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719082886"/>
        <w:tag w:val="goog_rdk_3"/>
      </w:sdtPr>
      <w:sdtContent>
        <w:p w:rsidR="00000000" w:rsidDel="00000000" w:rsidP="00000000" w:rsidRDefault="00000000" w:rsidRPr="00000000" w14:paraId="00000001">
          <w:pPr>
            <w:ind w:firstLine="0"/>
            <w:jc w:val="center"/>
            <w:rPr>
              <w:ins w:author="Brian Stewart" w:id="0" w:date="2025-10-14T02:48:24Z"/>
              <w:color w:val="cc0000"/>
              <w:sz w:val="40"/>
              <w:szCs w:val="40"/>
              <w:highlight w:val="black"/>
              <w:u w:val="single"/>
              <w:rPrChange w:author="Brian Stewart" w:id="1" w:date="2025-10-14T02:48:24Z">
                <w:rPr>
                  <w:rFonts w:ascii="Nova Mono" w:cs="Nova Mono" w:eastAsia="Nova Mono" w:hAnsi="Nova Mono"/>
                  <w:b w:val="1"/>
                  <w:bCs w:val="1"/>
                  <w:sz w:val="40"/>
                  <w:szCs w:val="40"/>
                  <w:highlight w:val="red"/>
                </w:rPr>
              </w:rPrChange>
            </w:rPr>
            <w:sectPr>
              <w:headerReference r:id="rId7" w:type="default"/>
              <w:headerReference r:id="rId8" w:type="even"/>
              <w:footerReference r:id="rId9" w:type="first"/>
              <w:pgSz w:h="15840" w:w="12240" w:orient="portrait"/>
              <w:pgMar w:bottom="840" w:top="96" w:left="201" w:right="43" w:header="720" w:footer="720"/>
              <w:pgNumType w:start="1"/>
              <w:cols w:equalWidth="0" w:num="2">
                <w:col w:space="288" w:w="5854"/>
                <w:col w:space="0" w:w="5854"/>
              </w:cols>
              <w:titlePg w:val="1"/>
            </w:sectPr>
          </w:pPr>
          <w:sdt>
            <w:sdtPr>
              <w:id w:val="596084104"/>
              <w:tag w:val="goog_rdk_1"/>
            </w:sdtPr>
            <w:sdtContent>
              <w:ins w:author="Brian Stewart" w:id="0" w:date="2025-10-14T02:48:24Z"/>
              <w:sdt>
                <w:sdtPr>
                  <w:id w:val="1294817914"/>
                  <w:tag w:val="goog_rdk_2"/>
                </w:sdtPr>
                <w:sdtContent>
                  <w:ins w:author="Brian Stewart" w:id="0" w:date="2025-10-14T02:48:24Z">
                    <w:r w:rsidDel="00000000" w:rsidR="00000000" w:rsidRPr="00000000">
                      <w:rPr>
                        <w:rtl w:val="0"/>
                      </w:rPr>
                    </w:r>
                  </w:ins>
                </w:sdtContent>
              </w:sdt>
              <w:ins w:author="Brian Stewart" w:id="0" w:date="2025-10-14T02:48:24Z"/>
            </w:sdtContent>
          </w:sdt>
        </w:p>
      </w:sdtContent>
    </w:sdt>
    <w:sdt>
      <w:sdtPr>
        <w:id w:val="1934465260"/>
        <w:tag w:val="goog_rdk_6"/>
      </w:sdtPr>
      <w:sdtContent>
        <w:p w:rsidR="00000000" w:rsidDel="00000000" w:rsidP="00000000" w:rsidRDefault="00000000" w:rsidRPr="00000000" w14:paraId="00000002">
          <w:pPr>
            <w:spacing w:line="240" w:lineRule="auto"/>
            <w:ind w:firstLine="0"/>
            <w:jc w:val="center"/>
            <w:rPr>
              <w:ins w:author="Brian Stewart" w:id="0" w:date="2025-10-14T02:48:24Z"/>
              <w:sz w:val="40"/>
              <w:szCs w:val="40"/>
              <w:rPrChange w:author="Brian Stewart" w:id="1" w:date="2025-10-14T02:48:24Z">
                <w:rPr>
                  <w:sz w:val="40"/>
                  <w:szCs w:val="40"/>
                </w:rPr>
              </w:rPrChange>
            </w:rPr>
          </w:pPr>
          <w:sdt>
            <w:sdtPr>
              <w:id w:val="407492626"/>
              <w:tag w:val="goog_rdk_4"/>
            </w:sdtPr>
            <w:sdtContent>
              <w:ins w:author="Brian Stewart" w:id="0" w:date="2025-10-14T02:48:24Z"/>
              <w:sdt>
                <w:sdtPr>
                  <w:id w:val="-1376827182"/>
                  <w:tag w:val="goog_rdk_5"/>
                </w:sdtPr>
                <w:sdtContent>
                  <w:ins w:author="Brian Stewart" w:id="0" w:date="2025-10-14T02:48:24Z">
                    <w:r w:rsidDel="00000000" w:rsidR="00000000" w:rsidRPr="00000000">
                      <w:rPr>
                        <w:sz w:val="40"/>
                        <w:szCs w:val="40"/>
                        <w:rtl w:val="0"/>
                        <w:rPrChange w:author="Brian Stewart" w:id="1" w:date="2025-10-14T02:48:24Z">
                          <w:rPr>
                            <w:sz w:val="40"/>
                            <w:szCs w:val="40"/>
                          </w:rPr>
                        </w:rPrChange>
                      </w:rPr>
                      <w:t xml:space="preserve">AMIDST COLD STARLIGHT,</w:t>
                    </w:r>
                  </w:ins>
                </w:sdtContent>
              </w:sdt>
              <w:ins w:author="Brian Stewart" w:id="0" w:date="2025-10-14T02:48:24Z"/>
            </w:sdtContent>
          </w:sdt>
        </w:p>
      </w:sdtContent>
    </w:sdt>
    <w:sdt>
      <w:sdtPr>
        <w:id w:val="900833549"/>
        <w:tag w:val="goog_rdk_9"/>
      </w:sdtPr>
      <w:sdtContent>
        <w:p w:rsidR="00000000" w:rsidDel="00000000" w:rsidP="00000000" w:rsidRDefault="00000000" w:rsidRPr="00000000" w14:paraId="00000003">
          <w:pPr>
            <w:spacing w:line="240" w:lineRule="auto"/>
            <w:ind w:firstLine="0"/>
            <w:jc w:val="center"/>
            <w:rPr>
              <w:ins w:author="Brian Stewart" w:id="0" w:date="2025-10-14T02:48:24Z"/>
              <w:sz w:val="40"/>
              <w:szCs w:val="40"/>
              <w:rPrChange w:author="Brian Stewart" w:id="1" w:date="2025-10-14T02:48:24Z">
                <w:rPr>
                  <w:sz w:val="40"/>
                  <w:szCs w:val="40"/>
                </w:rPr>
              </w:rPrChange>
            </w:rPr>
          </w:pPr>
          <w:sdt>
            <w:sdtPr>
              <w:id w:val="619608981"/>
              <w:tag w:val="goog_rdk_7"/>
            </w:sdtPr>
            <w:sdtContent>
              <w:ins w:author="Brian Stewart" w:id="0" w:date="2025-10-14T02:48:24Z"/>
              <w:sdt>
                <w:sdtPr>
                  <w:id w:val="1109108604"/>
                  <w:tag w:val="goog_rdk_8"/>
                </w:sdtPr>
                <w:sdtContent>
                  <w:ins w:author="Brian Stewart" w:id="0" w:date="2025-10-14T02:48:24Z">
                    <w:r w:rsidDel="00000000" w:rsidR="00000000" w:rsidRPr="00000000">
                      <w:rPr>
                        <w:sz w:val="40"/>
                        <w:szCs w:val="40"/>
                        <w:rtl w:val="0"/>
                        <w:rPrChange w:author="Brian Stewart" w:id="1" w:date="2025-10-14T02:48:24Z">
                          <w:rPr>
                            <w:sz w:val="40"/>
                            <w:szCs w:val="40"/>
                          </w:rPr>
                        </w:rPrChange>
                      </w:rPr>
                      <w:t xml:space="preserve">A SIGNAL GOES OUT, RECIEVED,</w:t>
                    </w:r>
                  </w:ins>
                </w:sdtContent>
              </w:sdt>
              <w:ins w:author="Brian Stewart" w:id="0" w:date="2025-10-14T02:48:24Z"/>
            </w:sdtContent>
          </w:sdt>
        </w:p>
      </w:sdtContent>
    </w:sdt>
    <w:sdt>
      <w:sdtPr>
        <w:id w:val="-579212903"/>
        <w:tag w:val="goog_rdk_12"/>
      </w:sdtPr>
      <w:sdtContent>
        <w:p w:rsidR="00000000" w:rsidDel="00000000" w:rsidP="00000000" w:rsidRDefault="00000000" w:rsidRPr="00000000" w14:paraId="00000004">
          <w:pPr>
            <w:spacing w:line="240" w:lineRule="auto"/>
            <w:ind w:firstLine="0"/>
            <w:jc w:val="center"/>
            <w:rPr>
              <w:ins w:author="Brian Stewart" w:id="0" w:date="2025-10-14T02:48:24Z"/>
              <w:sz w:val="40"/>
              <w:szCs w:val="40"/>
              <w:rPrChange w:author="Brian Stewart" w:id="1" w:date="2025-10-14T02:48:24Z">
                <w:rPr>
                  <w:sz w:val="40"/>
                  <w:szCs w:val="40"/>
                </w:rPr>
              </w:rPrChange>
            </w:rPr>
          </w:pPr>
          <w:sdt>
            <w:sdtPr>
              <w:id w:val="-603524594"/>
              <w:tag w:val="goog_rdk_10"/>
            </w:sdtPr>
            <w:sdtContent>
              <w:ins w:author="Brian Stewart" w:id="0" w:date="2025-10-14T02:48:24Z"/>
              <w:sdt>
                <w:sdtPr>
                  <w:id w:val="-2108412301"/>
                  <w:tag w:val="goog_rdk_11"/>
                </w:sdtPr>
                <w:sdtContent>
                  <w:ins w:author="Brian Stewart" w:id="0" w:date="2025-10-14T02:48:24Z">
                    <w:r w:rsidDel="00000000" w:rsidR="00000000" w:rsidRPr="00000000">
                      <w:rPr>
                        <w:sz w:val="40"/>
                        <w:szCs w:val="40"/>
                        <w:rtl w:val="0"/>
                        <w:rPrChange w:author="Brian Stewart" w:id="1" w:date="2025-10-14T02:48:24Z">
                          <w:rPr>
                            <w:sz w:val="40"/>
                            <w:szCs w:val="40"/>
                          </w:rPr>
                        </w:rPrChange>
                      </w:rPr>
                      <w:t xml:space="preserve">THE EMPIRE STANDS READY….</w:t>
                    </w:r>
                  </w:ins>
                </w:sdtContent>
              </w:sdt>
              <w:ins w:author="Brian Stewart" w:id="0" w:date="2025-10-14T02:48:24Z"/>
            </w:sdtContent>
          </w:sdt>
        </w:p>
      </w:sdtContent>
    </w:sdt>
    <w:sdt>
      <w:sdtPr>
        <w:id w:val="-1991243870"/>
        <w:tag w:val="goog_rdk_15"/>
      </w:sdtPr>
      <w:sdtContent>
        <w:p w:rsidR="00000000" w:rsidDel="00000000" w:rsidP="00000000" w:rsidRDefault="00000000" w:rsidRPr="00000000" w14:paraId="00000005">
          <w:pPr>
            <w:spacing w:line="240" w:lineRule="auto"/>
            <w:ind w:firstLine="0"/>
            <w:jc w:val="center"/>
            <w:rPr>
              <w:ins w:author="Brian Stewart" w:id="0" w:date="2025-10-14T02:48:24Z"/>
              <w:sz w:val="40"/>
              <w:szCs w:val="40"/>
              <w:rPrChange w:author="Brian Stewart" w:id="1" w:date="2025-10-14T02:48:24Z">
                <w:rPr>
                  <w:sz w:val="40"/>
                  <w:szCs w:val="40"/>
                </w:rPr>
              </w:rPrChange>
            </w:rPr>
          </w:pPr>
          <w:sdt>
            <w:sdtPr>
              <w:id w:val="1220352294"/>
              <w:tag w:val="goog_rdk_13"/>
            </w:sdtPr>
            <w:sdtContent>
              <w:ins w:author="Brian Stewart" w:id="0" w:date="2025-10-14T02:48:24Z"/>
              <w:sdt>
                <w:sdtPr>
                  <w:id w:val="1891901288"/>
                  <w:tag w:val="goog_rdk_14"/>
                </w:sdtPr>
                <w:sdtContent>
                  <w:ins w:author="Brian Stewart" w:id="0" w:date="2025-10-14T02:48:24Z">
                    <w:r w:rsidDel="00000000" w:rsidR="00000000" w:rsidRPr="00000000">
                      <w:rPr>
                        <w:sz w:val="40"/>
                        <w:szCs w:val="40"/>
                        <w:rtl w:val="0"/>
                        <w:rPrChange w:author="Brian Stewart" w:id="1" w:date="2025-10-14T02:48:24Z">
                          <w:rPr>
                            <w:sz w:val="40"/>
                            <w:szCs w:val="40"/>
                          </w:rPr>
                        </w:rPrChange>
                      </w:rPr>
                      <w:t xml:space="preserve">FOR WITH NEW HORIZONS,</w:t>
                    </w:r>
                  </w:ins>
                </w:sdtContent>
              </w:sdt>
              <w:ins w:author="Brian Stewart" w:id="0" w:date="2025-10-14T02:48:24Z"/>
            </w:sdtContent>
          </w:sdt>
        </w:p>
      </w:sdtContent>
    </w:sdt>
    <w:sdt>
      <w:sdtPr>
        <w:id w:val="-1076427083"/>
        <w:tag w:val="goog_rdk_18"/>
      </w:sdtPr>
      <w:sdtContent>
        <w:p w:rsidR="00000000" w:rsidDel="00000000" w:rsidP="00000000" w:rsidRDefault="00000000" w:rsidRPr="00000000" w14:paraId="00000006">
          <w:pPr>
            <w:spacing w:line="240" w:lineRule="auto"/>
            <w:ind w:firstLine="0"/>
            <w:jc w:val="center"/>
            <w:rPr>
              <w:ins w:author="Brian Stewart" w:id="0" w:date="2025-10-14T02:48:24Z"/>
              <w:sz w:val="40"/>
              <w:szCs w:val="40"/>
              <w:rPrChange w:author="Brian Stewart" w:id="1" w:date="2025-10-14T02:48:24Z">
                <w:rPr>
                  <w:sz w:val="40"/>
                  <w:szCs w:val="40"/>
                </w:rPr>
              </w:rPrChange>
            </w:rPr>
          </w:pPr>
          <w:sdt>
            <w:sdtPr>
              <w:id w:val="1860972294"/>
              <w:tag w:val="goog_rdk_16"/>
            </w:sdtPr>
            <w:sdtContent>
              <w:ins w:author="Brian Stewart" w:id="0" w:date="2025-10-14T02:48:24Z"/>
              <w:sdt>
                <w:sdtPr>
                  <w:id w:val="-1918570572"/>
                  <w:tag w:val="goog_rdk_17"/>
                </w:sdtPr>
                <w:sdtContent>
                  <w:ins w:author="Brian Stewart" w:id="0" w:date="2025-10-14T02:48:24Z">
                    <w:r w:rsidDel="00000000" w:rsidR="00000000" w:rsidRPr="00000000">
                      <w:rPr>
                        <w:sz w:val="40"/>
                        <w:szCs w:val="40"/>
                        <w:rtl w:val="0"/>
                        <w:rPrChange w:author="Brian Stewart" w:id="1" w:date="2025-10-14T02:48:24Z">
                          <w:rPr>
                            <w:sz w:val="40"/>
                            <w:szCs w:val="40"/>
                          </w:rPr>
                        </w:rPrChange>
                      </w:rPr>
                      <w:t xml:space="preserve">ONE IS BOUND TO FIND…….</w:t>
                    </w:r>
                  </w:ins>
                </w:sdtContent>
              </w:sdt>
              <w:ins w:author="Brian Stewart" w:id="0" w:date="2025-10-14T02:48:24Z"/>
            </w:sdtContent>
          </w:sdt>
        </w:p>
      </w:sdtContent>
    </w:sdt>
    <w:sdt>
      <w:sdtPr>
        <w:id w:val="-154050692"/>
        <w:tag w:val="goog_rdk_22"/>
      </w:sdtPr>
      <w:sdtContent>
        <w:p w:rsidR="00000000" w:rsidDel="00000000" w:rsidP="00000000" w:rsidRDefault="00000000" w:rsidRPr="00000000" w14:paraId="00000007">
          <w:pPr>
            <w:ind w:firstLine="0"/>
            <w:jc w:val="center"/>
            <w:rPr>
              <w:ins w:author="Brian Stewart" w:id="0" w:date="2025-10-14T02:48:24Z"/>
              <w:rFonts w:ascii="Nova Mono" w:cs="Nova Mono" w:eastAsia="Nova Mono" w:hAnsi="Nova Mono"/>
              <w:b w:val="1"/>
              <w:bCs w:val="1"/>
              <w:sz w:val="108"/>
              <w:szCs w:val="108"/>
              <w:highlight w:val="red"/>
              <w:rPrChange w:author="Brian Stewart" w:id="1" w:date="2025-10-14T02:48:24Z">
                <w:rPr>
                  <w:rFonts w:ascii="Nova Mono" w:cs="Nova Mono" w:eastAsia="Nova Mono" w:hAnsi="Nova Mono"/>
                  <w:b w:val="1"/>
                  <w:bCs w:val="1"/>
                  <w:sz w:val="108"/>
                  <w:szCs w:val="108"/>
                  <w:highlight w:val="red"/>
                </w:rPr>
              </w:rPrChange>
            </w:rPr>
          </w:pPr>
          <w:sdt>
            <w:sdtPr>
              <w:id w:val="-907793837"/>
              <w:tag w:val="goog_rdk_19"/>
            </w:sdtPr>
            <w:sdtContent>
              <w:ins w:author="Brian Stewart" w:id="0" w:date="2025-10-14T02:48:24Z"/>
              <w:sdt>
                <w:sdtPr>
                  <w:id w:val="-423771707"/>
                  <w:tag w:val="goog_rdk_20"/>
                </w:sdtPr>
                <w:sdtContent>
                  <w:ins w:author="Brian Stewart" w:id="0" w:date="2025-10-14T02:48:24Z">
                    <w:r w:rsidDel="00000000" w:rsidR="00000000" w:rsidRPr="00000000">
                      <w:rPr>
                        <w:color w:val="cc0000"/>
                        <w:sz w:val="108"/>
                        <w:szCs w:val="108"/>
                        <w:highlight w:val="black"/>
                        <w:u w:val="single"/>
                        <w:rtl w:val="0"/>
                        <w:rPrChange w:author="Brian Stewart" w:id="1" w:date="2025-10-14T02:48:24Z">
                          <w:rPr>
                            <w:color w:val="cc0000"/>
                            <w:sz w:val="108"/>
                            <w:szCs w:val="108"/>
                            <w:highlight w:val="black"/>
                            <w:u w:val="single"/>
                          </w:rPr>
                        </w:rPrChange>
                      </w:rPr>
                      <w:t xml:space="preserve">CONFLICT</w:t>
                    </w:r>
                  </w:ins>
                </w:sdtContent>
              </w:sdt>
              <w:ins w:author="Brian Stewart" w:id="0" w:date="2025-10-14T02:48:24Z">
                <w:sdt>
                  <w:sdtPr>
                    <w:id w:val="2002206849"/>
                    <w:tag w:val="goog_rdk_21"/>
                  </w:sdtPr>
                  <w:sdtContent>
                    <w:r w:rsidDel="00000000" w:rsidR="00000000" w:rsidRPr="00000000">
                      <w:rPr>
                        <w:rtl w:val="0"/>
                      </w:rPr>
                    </w:r>
                  </w:sdtContent>
                </w:sdt>
              </w:ins>
            </w:sdtContent>
          </w:sdt>
        </w:p>
      </w:sdtContent>
    </w:sdt>
    <w:sdt>
      <w:sdtPr>
        <w:id w:val="-1660782715"/>
        <w:tag w:val="goog_rdk_25"/>
      </w:sdtPr>
      <w:sdtContent>
        <w:p w:rsidR="00000000" w:rsidDel="00000000" w:rsidP="00000000" w:rsidRDefault="00000000" w:rsidRPr="00000000" w14:paraId="00000008">
          <w:pPr>
            <w:ind w:firstLine="0"/>
            <w:jc w:val="center"/>
            <w:rPr>
              <w:ins w:author="Brian Stewart" w:id="0" w:date="2025-10-14T02:48:24Z"/>
              <w:sz w:val="40"/>
              <w:szCs w:val="40"/>
              <w:u w:val="single"/>
              <w:rPrChange w:author="Brian Stewart" w:id="1" w:date="2025-10-14T02:48:24Z">
                <w:rPr>
                  <w:rFonts w:ascii="Nova Mono" w:cs="Nova Mono" w:eastAsia="Nova Mono" w:hAnsi="Nova Mono"/>
                  <w:b w:val="1"/>
                  <w:bCs w:val="1"/>
                  <w:sz w:val="40"/>
                  <w:szCs w:val="40"/>
                </w:rPr>
              </w:rPrChange>
            </w:rPr>
            <w:sectPr>
              <w:type w:val="continuous"/>
              <w:pgSz w:h="15840" w:w="12240" w:orient="portrait"/>
              <w:pgMar w:bottom="840" w:top="96" w:left="201" w:right="43" w:header="720" w:footer="720"/>
              <w:cols w:equalWidth="0" w:num="1">
                <w:col w:space="0" w:w="11996"/>
              </w:cols>
            </w:sectPr>
          </w:pPr>
          <w:sdt>
            <w:sdtPr>
              <w:id w:val="2020061480"/>
              <w:tag w:val="goog_rdk_23"/>
            </w:sdtPr>
            <w:sdtContent>
              <w:ins w:author="Brian Stewart" w:id="0" w:date="2025-10-14T02:48:24Z"/>
              <w:sdt>
                <w:sdtPr>
                  <w:id w:val="2046145665"/>
                  <w:tag w:val="goog_rdk_24"/>
                </w:sdtPr>
                <w:sdtContent>
                  <w:ins w:author="Brian Stewart" w:id="0" w:date="2025-10-14T02:48:24Z">
                    <w:r w:rsidDel="00000000" w:rsidR="00000000" w:rsidRPr="00000000">
                      <w:rPr>
                        <w:rtl w:val="0"/>
                      </w:rPr>
                    </w:r>
                  </w:ins>
                </w:sdtContent>
              </w:sdt>
              <w:ins w:author="Brian Stewart" w:id="0" w:date="2025-10-14T02:48:24Z"/>
            </w:sdtContent>
          </w:sdt>
        </w:p>
      </w:sdtContent>
    </w:sdt>
    <w:sdt>
      <w:sdtPr>
        <w:id w:val="-918069938"/>
        <w:tag w:val="goog_rdk_27"/>
      </w:sdtPr>
      <w:sdtContent>
        <w:p w:rsidR="00000000" w:rsidDel="00000000" w:rsidP="00000000" w:rsidRDefault="00000000" w:rsidRPr="00000000" w14:paraId="00000009">
          <w:pPr>
            <w:ind w:firstLine="0"/>
            <w:rPr>
              <w:color w:val="cc0000"/>
              <w:sz w:val="164"/>
              <w:szCs w:val="164"/>
              <w:highlight w:val="black"/>
              <w:u w:val="single"/>
              <w:rPrChange w:author="Brian Stewart" w:id="1" w:date="2025-10-14T02:48:24Z">
                <w:rPr>
                  <w:sz w:val="42"/>
                  <w:szCs w:val="42"/>
                </w:rPr>
              </w:rPrChange>
            </w:rPr>
            <w:pPrChange w:author="Brian Stewart" w:id="0" w:date="2025-10-14T02:48:24Z">
              <w:pPr/>
            </w:pPrChange>
          </w:pPr>
          <w:sdt>
            <w:sdtPr>
              <w:id w:val="-1646203777"/>
              <w:tag w:val="goog_rdk_26"/>
            </w:sdtPr>
            <w:sdtContent>
              <w:r w:rsidDel="00000000" w:rsidR="00000000" w:rsidRPr="00000000">
                <w:rPr>
                  <w:rtl w:val="0"/>
                </w:rPr>
              </w:r>
            </w:sdtContent>
          </w:sdt>
        </w:p>
      </w:sdtContent>
    </w:sdt>
    <w:sdt>
      <w:sdtPr>
        <w:id w:val="-209274818"/>
        <w:tag w:val="goog_rdk_29"/>
      </w:sdtPr>
      <w:sdtContent>
        <w:p w:rsidR="00000000" w:rsidDel="00000000" w:rsidP="00000000" w:rsidRDefault="00000000" w:rsidRPr="00000000" w14:paraId="0000000A">
          <w:pPr>
            <w:ind w:firstLine="0"/>
            <w:rPr>
              <w:rFonts w:ascii="Nova Mono" w:cs="Nova Mono" w:eastAsia="Nova Mono" w:hAnsi="Nova Mono"/>
              <w:b w:val="1"/>
              <w:bCs w:val="1"/>
              <w:sz w:val="42"/>
              <w:szCs w:val="42"/>
              <w:highlight w:val="red"/>
              <w:rPrChange w:author="Brian Stewart" w:id="1" w:date="2025-10-14T02:48:24Z">
                <w:rPr>
                  <w:rFonts w:ascii="Nova Mono" w:cs="Nova Mono" w:eastAsia="Nova Mono" w:hAnsi="Nova Mono"/>
                  <w:b w:val="1"/>
                  <w:bCs w:val="1"/>
                  <w:sz w:val="42"/>
                  <w:szCs w:val="42"/>
                  <w:highlight w:val="red"/>
                </w:rPr>
              </w:rPrChange>
            </w:rPr>
            <w:sectPr>
              <w:type w:val="continuous"/>
              <w:pgSz w:h="15840" w:w="12240" w:orient="portrait"/>
              <w:pgMar w:bottom="840" w:top="96" w:left="201" w:right="43" w:header="720" w:footer="720"/>
              <w:cols w:equalWidth="0" w:num="2">
                <w:col w:space="288" w:w="5854"/>
                <w:col w:space="0" w:w="5854"/>
              </w:cols>
            </w:sectPr>
          </w:pPr>
          <w:sdt>
            <w:sdtPr>
              <w:id w:val="1701688970"/>
              <w:tag w:val="goog_rdk_28"/>
            </w:sdtPr>
            <w:sdtContent>
              <w:r w:rsidDel="00000000" w:rsidR="00000000" w:rsidRPr="00000000">
                <w:rPr>
                  <w:rtl w:val="0"/>
                </w:rPr>
              </w:r>
            </w:sdtContent>
          </w:sdt>
        </w:p>
      </w:sdtContent>
    </w:sdt>
    <w:sdt>
      <w:sdtPr>
        <w:id w:val="305585309"/>
        <w:tag w:val="goog_rdk_31"/>
      </w:sdtPr>
      <w:sdtContent>
        <w:p w:rsidR="00000000" w:rsidDel="00000000" w:rsidP="00000000" w:rsidRDefault="00000000" w:rsidRPr="00000000" w14:paraId="0000000B">
          <w:pPr>
            <w:ind w:firstLine="0"/>
            <w:rPr>
              <w:color w:val="cc0000"/>
              <w:sz w:val="126"/>
              <w:szCs w:val="126"/>
              <w:highlight w:val="black"/>
              <w:u w:val="single"/>
              <w:rPrChange w:author="Brian Stewart" w:id="1" w:date="2025-10-14T02:48:24Z">
                <w:rPr>
                  <w:color w:val="cc0000"/>
                  <w:sz w:val="126"/>
                  <w:szCs w:val="126"/>
                  <w:highlight w:val="black"/>
                  <w:u w:val="single"/>
                </w:rPr>
              </w:rPrChange>
            </w:rPr>
          </w:pPr>
          <w:sdt>
            <w:sdtPr>
              <w:id w:val="2113445610"/>
              <w:tag w:val="goog_rdk_30"/>
            </w:sdtPr>
            <w:sdtContent>
              <w:r w:rsidDel="00000000" w:rsidR="00000000" w:rsidRPr="00000000">
                <w:rPr>
                  <w:rtl w:val="0"/>
                </w:rPr>
              </w:r>
            </w:sdtContent>
          </w:sdt>
        </w:p>
      </w:sdtContent>
    </w:sdt>
    <w:sdt>
      <w:sdtPr>
        <w:id w:val="-119629997"/>
        <w:tag w:val="goog_rdk_33"/>
      </w:sdtPr>
      <w:sdtContent>
        <w:p w:rsidR="00000000" w:rsidDel="00000000" w:rsidP="00000000" w:rsidRDefault="00000000" w:rsidRPr="00000000" w14:paraId="0000000C">
          <w:pPr>
            <w:rPr>
              <w:rFonts w:ascii="Nova Mono" w:cs="Nova Mono" w:eastAsia="Nova Mono" w:hAnsi="Nova Mono"/>
              <w:b w:val="1"/>
              <w:bCs w:val="1"/>
              <w:sz w:val="40"/>
              <w:szCs w:val="40"/>
              <w:highlight w:val="red"/>
              <w:rPrChange w:author="Brian Stewart" w:id="1" w:date="2025-10-14T02:48:24Z">
                <w:rPr>
                  <w:rFonts w:ascii="Nova Mono" w:cs="Nova Mono" w:eastAsia="Nova Mono" w:hAnsi="Nova Mono"/>
                  <w:b w:val="1"/>
                  <w:bCs w:val="1"/>
                  <w:sz w:val="40"/>
                  <w:szCs w:val="40"/>
                  <w:highlight w:val="red"/>
                </w:rPr>
              </w:rPrChange>
            </w:rPr>
            <w:sectPr>
              <w:type w:val="continuous"/>
              <w:pgSz w:h="15840" w:w="12240" w:orient="portrait"/>
              <w:pgMar w:bottom="840" w:top="96" w:left="201" w:right="43" w:header="720" w:footer="720"/>
              <w:cols w:equalWidth="0" w:num="2">
                <w:col w:space="0" w:w="5998"/>
                <w:col w:space="0" w:w="5998"/>
              </w:cols>
            </w:sectPr>
          </w:pPr>
          <w:sdt>
            <w:sdtPr>
              <w:id w:val="-1757791487"/>
              <w:tag w:val="goog_rdk_32"/>
            </w:sdtPr>
            <w:sdtContent>
              <w:r w:rsidDel="00000000" w:rsidR="00000000" w:rsidRPr="00000000">
                <w:rPr>
                  <w:rtl w:val="0"/>
                </w:rPr>
              </w:r>
            </w:sdtContent>
          </w:sdt>
        </w:p>
      </w:sdtContent>
    </w:sdt>
    <w:p w:rsidR="00000000" w:rsidDel="00000000" w:rsidP="00000000" w:rsidRDefault="00000000" w:rsidRPr="00000000" w14:paraId="0000000D">
      <w:pPr>
        <w:rPr>
          <w:rFonts w:ascii="Nova Mono" w:cs="Nova Mono" w:eastAsia="Nova Mono" w:hAnsi="Nova Mono"/>
          <w:b w:val="1"/>
          <w:bCs w:val="1"/>
          <w:sz w:val="40"/>
          <w:szCs w:val="40"/>
          <w:highlight w:val="red"/>
        </w:rPr>
      </w:pPr>
      <w:r w:rsidDel="00000000" w:rsidR="00000000" w:rsidRPr="00000000">
        <w:rPr>
          <w:rtl w:val="0"/>
        </w:rPr>
      </w:r>
    </w:p>
    <w:p w:rsidR="00000000" w:rsidDel="00000000" w:rsidP="00000000" w:rsidRDefault="00000000" w:rsidRPr="00000000" w14:paraId="0000000E">
      <w:pPr>
        <w:rPr>
          <w:rFonts w:ascii="Nova Mono" w:cs="Nova Mono" w:eastAsia="Nova Mono" w:hAnsi="Nova Mono"/>
          <w:b w:val="1"/>
          <w:bCs w:val="1"/>
          <w:sz w:val="40"/>
          <w:szCs w:val="40"/>
          <w:highlight w:val="red"/>
        </w:rPr>
      </w:pPr>
      <w:r w:rsidDel="00000000" w:rsidR="00000000" w:rsidRPr="00000000">
        <w:rPr>
          <w:rtl w:val="0"/>
        </w:rPr>
      </w:r>
    </w:p>
    <w:sdt>
      <w:sdtPr>
        <w:id w:val="945663074"/>
        <w:tag w:val="goog_rdk_34"/>
      </w:sdtPr>
      <w:sdtContent>
        <w:p w:rsidR="00000000" w:rsidDel="00000000" w:rsidP="00000000" w:rsidRDefault="00000000" w:rsidRPr="00000000" w14:paraId="0000000F">
          <w:pPr>
            <w:rPr>
              <w:color w:val="cc0000"/>
              <w:sz w:val="164"/>
              <w:szCs w:val="164"/>
              <w:highlight w:val="black"/>
              <w:u w:val="single"/>
            </w:rPr>
            <w:sectPr>
              <w:type w:val="continuous"/>
              <w:pgSz w:h="15840" w:w="12240" w:orient="portrait"/>
              <w:pgMar w:bottom="840" w:top="96" w:left="201" w:right="43" w:header="720" w:footer="720"/>
              <w:cols w:equalWidth="0" w:num="2">
                <w:col w:space="288" w:w="5854"/>
                <w:col w:space="0" w:w="5854"/>
              </w:cols>
            </w:sectPr>
            <w:pPrChange w:author="Brian Stewart" w:id="0" w:date="2025-10-14T02:48:21Z">
              <w:pPr/>
            </w:pPrChange>
          </w:pPr>
          <w:r w:rsidDel="00000000" w:rsidR="00000000" w:rsidRPr="00000000">
            <w:rPr>
              <w:rtl w:val="0"/>
            </w:rPr>
          </w:r>
        </w:p>
      </w:sdtContent>
    </w:sdt>
    <w:p w:rsidR="00000000" w:rsidDel="00000000" w:rsidP="00000000" w:rsidRDefault="00000000" w:rsidRPr="00000000" w14:paraId="00000010">
      <w:pPr>
        <w:rPr>
          <w:sz w:val="100"/>
          <w:szCs w:val="100"/>
        </w:rPr>
      </w:pPr>
      <w:r w:rsidDel="00000000" w:rsidR="00000000" w:rsidRPr="00000000">
        <w:rPr>
          <w:rtl w:val="0"/>
        </w:rPr>
      </w:r>
    </w:p>
    <w:sdt>
      <w:sdtPr>
        <w:id w:val="-1900501939"/>
        <w:tag w:val="goog_rdk_36"/>
      </w:sdtPr>
      <w:sdtContent>
        <w:p w:rsidR="00000000" w:rsidDel="00000000" w:rsidP="00000000" w:rsidRDefault="00000000" w:rsidRPr="00000000" w14:paraId="00000011">
          <w:pPr>
            <w:pStyle w:val="Title"/>
            <w:spacing w:line="240" w:lineRule="auto"/>
            <w:ind w:left="5760" w:firstLine="0"/>
            <w:jc w:val="both"/>
            <w:rPr>
              <w:del w:author="Brian Stewart" w:id="3" w:date="2025-10-14T02:48:20Z"/>
              <w:rFonts w:ascii="Nova Mono" w:cs="Nova Mono" w:eastAsia="Nova Mono" w:hAnsi="Nova Mono"/>
              <w:b w:val="1"/>
              <w:bCs w:val="1"/>
              <w:sz w:val="100"/>
              <w:szCs w:val="100"/>
            </w:rPr>
          </w:pPr>
          <w:r w:rsidDel="00000000" w:rsidR="00000000" w:rsidRPr="00000000">
            <w:rPr>
              <w:rFonts w:ascii="Nova Mono" w:cs="Nova Mono" w:eastAsia="Nova Mono" w:hAnsi="Nova Mono"/>
              <w:sz w:val="44"/>
              <w:szCs w:val="44"/>
              <w:rtl w:val="0"/>
            </w:rPr>
            <w:t xml:space="preserve">        </w:t>
          </w:r>
          <w:r w:rsidDel="00000000" w:rsidR="00000000" w:rsidRPr="00000000">
            <w:rPr>
              <w:rFonts w:ascii="Nova Mono" w:cs="Nova Mono" w:eastAsia="Nova Mono" w:hAnsi="Nova Mono"/>
              <w:b w:val="1"/>
              <w:bCs w:val="1"/>
              <w:sz w:val="44"/>
              <w:szCs w:val="44"/>
              <w:rtl w:val="0"/>
            </w:rPr>
            <w:t xml:space="preserve">                       </w:t>
          </w:r>
          <w:sdt>
            <w:sdtPr>
              <w:id w:val="1579208595"/>
              <w:tag w:val="goog_rdk_35"/>
            </w:sdtPr>
            <w:sdtContent>
              <w:del w:author="Brian Stewart" w:id="3" w:date="2025-10-14T02:48:20Z">
                <w:bookmarkStart w:colFirst="0" w:colLast="0" w:name="_heading=h.ho6x7548rlz" w:id="0"/>
                <w:bookmarkEnd w:id="0"/>
                <w:r w:rsidDel="00000000" w:rsidR="00000000" w:rsidRPr="00000000">
                  <w:rPr>
                    <w:rFonts w:ascii="Nova Mono" w:cs="Nova Mono" w:eastAsia="Nova Mono" w:hAnsi="Nova Mono"/>
                    <w:b w:val="1"/>
                    <w:bCs w:val="1"/>
                    <w:sz w:val="44"/>
                    <w:szCs w:val="44"/>
                    <w:rtl w:val="0"/>
                  </w:rPr>
                  <w:delText xml:space="preserve">   </w:delText>
                </w:r>
                <w:r w:rsidDel="00000000" w:rsidR="00000000" w:rsidRPr="00000000">
                  <w:rPr>
                    <w:rtl w:val="0"/>
                  </w:rPr>
                </w:r>
              </w:del>
            </w:sdtContent>
          </w:sdt>
        </w:p>
      </w:sdtContent>
    </w:sdt>
    <w:sdt>
      <w:sdtPr>
        <w:id w:val="387595086"/>
        <w:tag w:val="goog_rdk_37"/>
      </w:sdtPr>
      <w:sdtContent>
        <w:p w:rsidR="00000000" w:rsidDel="00000000" w:rsidP="00000000" w:rsidRDefault="00000000" w:rsidRPr="00000000" w14:paraId="00000012">
          <w:pPr>
            <w:pStyle w:val="Title"/>
            <w:spacing w:line="240" w:lineRule="auto"/>
            <w:ind w:left="5760" w:firstLine="0"/>
            <w:jc w:val="both"/>
            <w:rPr>
              <w:sz w:val="26"/>
              <w:szCs w:val="26"/>
            </w:rPr>
            <w:pPrChange w:author="Brian Stewart" w:id="0" w:date="2025-10-14T02:48:20Z">
              <w:pPr>
                <w:spacing w:line="240" w:lineRule="auto"/>
                <w:ind w:left="9.000000000000057" w:firstLine="0"/>
                <w:jc w:val="both"/>
              </w:pPr>
            </w:pPrChange>
          </w:pPr>
          <w:r w:rsidDel="00000000" w:rsidR="00000000" w:rsidRPr="00000000">
            <w:rPr>
              <w:sz w:val="26"/>
              <w:szCs w:val="26"/>
              <w:rtl w:val="0"/>
            </w:rPr>
            <w:t xml:space="preserve">The Palladial Universe stands as a testament to the resilience and ambition of a impovershed Father and has 2 sons who like him looked up at the night sky, heads full of fantastical stories passed down with the gentle dedication of the father that sired them and said “ What if…….?”. This work is the legacy of that father and how sons and may his journey through the start be as wonderful and impactful as his life and passion a we're up in those 2 boys.</w:t>
          </w:r>
        </w:p>
      </w:sdtContent>
    </w:sdt>
    <w:p w:rsidR="00000000" w:rsidDel="00000000" w:rsidP="00000000" w:rsidRDefault="00000000" w:rsidRPr="00000000" w14:paraId="00000013">
      <w:pPr>
        <w:spacing w:line="240" w:lineRule="auto"/>
        <w:ind w:left="9.000000000000057" w:firstLine="0"/>
        <w:jc w:val="both"/>
        <w:rPr>
          <w:sz w:val="26"/>
          <w:szCs w:val="26"/>
        </w:rPr>
      </w:pPr>
      <w:r w:rsidDel="00000000" w:rsidR="00000000" w:rsidRPr="00000000">
        <w:rPr>
          <w:sz w:val="26"/>
          <w:szCs w:val="26"/>
          <w:rtl w:val="0"/>
        </w:rPr>
        <w:t xml:space="preserve">Before the signal. Before the collapse. Before the palatial edicts, the shattered moons, the silence of thought and law. There was imagination.</w:t>
      </w:r>
    </w:p>
    <w:p w:rsidR="00000000" w:rsidDel="00000000" w:rsidP="00000000" w:rsidRDefault="00000000" w:rsidRPr="00000000" w14:paraId="00000014">
      <w:pPr>
        <w:spacing w:after="0" w:before="240" w:line="240" w:lineRule="auto"/>
        <w:ind w:firstLine="0"/>
        <w:jc w:val="both"/>
        <w:rPr>
          <w:sz w:val="26"/>
          <w:szCs w:val="26"/>
        </w:rPr>
      </w:pPr>
      <w:r w:rsidDel="00000000" w:rsidR="00000000" w:rsidRPr="00000000">
        <w:rPr>
          <w:sz w:val="26"/>
          <w:szCs w:val="26"/>
          <w:rtl w:val="0"/>
        </w:rPr>
        <w:t xml:space="preserve"> It was passed from parent to child, from dog-eared book to trembling pen, from a whispered bedtime story to the burning stare of someone who knew that the world as it was… wasn’t enough. And for those of us who inherited that burden, we carried it not like a gift—but like a curse, until it became a calling.</w:t>
      </w:r>
    </w:p>
    <w:p w:rsidR="00000000" w:rsidDel="00000000" w:rsidP="00000000" w:rsidRDefault="00000000" w:rsidRPr="00000000" w14:paraId="00000015">
      <w:pPr>
        <w:spacing w:after="0" w:before="240" w:line="240" w:lineRule="auto"/>
        <w:ind w:firstLine="0"/>
        <w:jc w:val="both"/>
        <w:rPr>
          <w:sz w:val="26"/>
          <w:szCs w:val="26"/>
        </w:rPr>
      </w:pPr>
      <w:r w:rsidDel="00000000" w:rsidR="00000000" w:rsidRPr="00000000">
        <w:rPr>
          <w:sz w:val="26"/>
          <w:szCs w:val="26"/>
          <w:rtl w:val="0"/>
        </w:rPr>
        <w:t xml:space="preserve">Conflict Horizon is a map of that calling. A long arc of grief, vision, and resistance.</w:t>
      </w:r>
    </w:p>
    <w:p w:rsidR="00000000" w:rsidDel="00000000" w:rsidP="00000000" w:rsidRDefault="00000000" w:rsidRPr="00000000" w14:paraId="00000016">
      <w:pPr>
        <w:spacing w:after="0" w:before="240" w:line="240" w:lineRule="auto"/>
        <w:ind w:firstLine="0"/>
        <w:jc w:val="both"/>
        <w:rPr>
          <w:sz w:val="26"/>
          <w:szCs w:val="26"/>
        </w:rPr>
      </w:pPr>
      <w:r w:rsidDel="00000000" w:rsidR="00000000" w:rsidRPr="00000000">
        <w:rPr>
          <w:sz w:val="26"/>
          <w:szCs w:val="26"/>
          <w:rtl w:val="0"/>
        </w:rPr>
        <w:t xml:space="preserve"> This is not a game born of profit or trend. It was forged in the black heat of loss and the white light of wonder. Its scaffolding is the wreckage of futures we were promised and futures we imagined for ourselves. Its soul—what soul it has—is borrowed.</w:t>
      </w:r>
    </w:p>
    <w:p w:rsidR="00000000" w:rsidDel="00000000" w:rsidP="00000000" w:rsidRDefault="00000000" w:rsidRPr="00000000" w14:paraId="00000017">
      <w:pPr>
        <w:spacing w:after="0" w:before="240" w:line="240" w:lineRule="auto"/>
        <w:ind w:firstLine="0"/>
        <w:jc w:val="both"/>
        <w:rPr>
          <w:sz w:val="26"/>
          <w:szCs w:val="26"/>
        </w:rPr>
      </w:pPr>
      <w:r w:rsidDel="00000000" w:rsidR="00000000" w:rsidRPr="00000000">
        <w:rPr>
          <w:sz w:val="26"/>
          <w:szCs w:val="26"/>
          <w:rtl w:val="0"/>
        </w:rPr>
        <w:t xml:space="preserve"> It begins with Roger D.O. Fisher, Jr., born into a name that was buried under another. Renamed Roger Kent Stewart after his father’s suicide, he was raised among strangers in a household that looked nothing like the one he’d been born to. And yet, he carried the spark. He passed it on not through blood, but through behavior. Through example. Through a laugh at the absurd. Through a raised eyebrow. Through a towel, a stage light, a well-placed book. He taught imagination without teaching. He lived it. And though the last thing he may have received was heartbreak, the last thing he gave—was wonder, this project was built in his image, without him and the precious gifts he passed on to me and timothy god rest his soul,  none of this would have been realized let alone imagined at all.</w:t>
      </w:r>
    </w:p>
    <w:p w:rsidR="00000000" w:rsidDel="00000000" w:rsidP="00000000" w:rsidRDefault="00000000" w:rsidRPr="00000000" w14:paraId="00000018">
      <w:pPr>
        <w:pStyle w:val="Heading2"/>
        <w:spacing w:after="240" w:before="240" w:line="240" w:lineRule="auto"/>
        <w:jc w:val="both"/>
        <w:rPr>
          <w:rFonts w:ascii="Oswald" w:cs="Oswald" w:eastAsia="Oswald" w:hAnsi="Oswald"/>
          <w:i w:val="1"/>
          <w:iCs w:val="1"/>
          <w:sz w:val="26"/>
          <w:szCs w:val="26"/>
        </w:rPr>
      </w:pPr>
      <w:bookmarkStart w:colFirst="0" w:colLast="0" w:name="_heading=h.mb2boagpi4po" w:id="1"/>
      <w:bookmarkEnd w:id="1"/>
      <w:r w:rsidDel="00000000" w:rsidR="00000000" w:rsidRPr="00000000">
        <w:rPr>
          <w:rFonts w:ascii="Oswald" w:cs="Oswald" w:eastAsia="Oswald" w:hAnsi="Oswald"/>
          <w:i w:val="1"/>
          <w:iCs w:val="1"/>
          <w:sz w:val="26"/>
          <w:szCs w:val="26"/>
          <w:rtl w:val="0"/>
        </w:rPr>
        <w:t xml:space="preserve">Introduction – A Legacy of Imagination</w:t>
      </w:r>
    </w:p>
    <w:p w:rsidR="00000000" w:rsidDel="00000000" w:rsidP="00000000" w:rsidRDefault="00000000" w:rsidRPr="00000000" w14:paraId="00000019">
      <w:pPr>
        <w:spacing w:after="240" w:before="240" w:line="240" w:lineRule="auto"/>
        <w:ind w:firstLine="0"/>
        <w:jc w:val="both"/>
        <w:rPr>
          <w:sz w:val="26"/>
          <w:szCs w:val="26"/>
        </w:rPr>
      </w:pPr>
      <w:r w:rsidDel="00000000" w:rsidR="00000000" w:rsidRPr="00000000">
        <w:rPr>
          <w:sz w:val="26"/>
          <w:szCs w:val="26"/>
          <w:rtl w:val="0"/>
        </w:rPr>
        <w:t xml:space="preserve">Before the psionic fractures, before the vector expansions and void-borne wars, there was only the spark—flickering, intimate, incandescent. No idea, no world, no galaxy arises in isolation. Every universe is born from light cast by those who came before. For Conflict Horizon, that light took form in two constant stars: my father, Roger Kent Stewart, and my brother, Timothy.</w:t>
      </w:r>
    </w:p>
    <w:p w:rsidR="00000000" w:rsidDel="00000000" w:rsidP="00000000" w:rsidRDefault="00000000" w:rsidRPr="00000000" w14:paraId="0000001A">
      <w:pPr>
        <w:spacing w:after="240" w:before="240" w:line="240" w:lineRule="auto"/>
        <w:ind w:firstLine="0"/>
        <w:jc w:val="both"/>
        <w:rPr>
          <w:sz w:val="26"/>
          <w:szCs w:val="26"/>
        </w:rPr>
      </w:pPr>
      <w:r w:rsidDel="00000000" w:rsidR="00000000" w:rsidRPr="00000000">
        <w:rPr>
          <w:sz w:val="26"/>
          <w:szCs w:val="26"/>
          <w:rtl w:val="0"/>
        </w:rPr>
        <w:t xml:space="preserve">Roger was the first to hand me a die. The first to spin worlds from pulp and possibility. He showed me that rules were nothing but scaffolding for wonder—that in the space between turns and tales, we might build entire empires of the mind. He lit the chamber where my imagination would echo for decades.</w:t>
      </w:r>
    </w:p>
    <w:p w:rsidR="00000000" w:rsidDel="00000000" w:rsidP="00000000" w:rsidRDefault="00000000" w:rsidRPr="00000000" w14:paraId="0000001B">
      <w:pPr>
        <w:spacing w:after="240" w:before="240" w:line="240" w:lineRule="auto"/>
        <w:ind w:firstLine="0"/>
        <w:jc w:val="both"/>
        <w:rPr>
          <w:sz w:val="26"/>
          <w:szCs w:val="26"/>
        </w:rPr>
      </w:pPr>
      <w:r w:rsidDel="00000000" w:rsidR="00000000" w:rsidRPr="00000000">
        <w:rPr>
          <w:sz w:val="26"/>
          <w:szCs w:val="26"/>
          <w:rtl w:val="0"/>
        </w:rPr>
        <w:t xml:space="preserve">Timothy was the other half of this dream. Not a contributor. Not a collaborator. A twin core of will and resonance. Every mechanic tested, every faction sharpened, every inconsistency dragged into the light—he was there, relentless in clarity, unsparing in insight, and incandescent with love for the myth we made. Without him, this work would not breathe.</w:t>
      </w:r>
    </w:p>
    <w:p w:rsidR="00000000" w:rsidDel="00000000" w:rsidP="00000000" w:rsidRDefault="00000000" w:rsidRPr="00000000" w14:paraId="0000001C">
      <w:pPr>
        <w:spacing w:after="240" w:before="240" w:line="240" w:lineRule="auto"/>
        <w:ind w:firstLine="0"/>
        <w:jc w:val="both"/>
        <w:rPr>
          <w:sz w:val="26"/>
          <w:szCs w:val="26"/>
        </w:rPr>
      </w:pPr>
      <w:r w:rsidDel="00000000" w:rsidR="00000000" w:rsidRPr="00000000">
        <w:rPr>
          <w:sz w:val="26"/>
          <w:szCs w:val="26"/>
          <w:rtl w:val="0"/>
        </w:rPr>
        <w:t xml:space="preserve">He died before he could see its final vector. But his mind and memory are pressed into every section—into the folds of Harmonia and the teeth of Dominion, into each psionic rite and fractal law. You may not see his name again, but you are reading his voice.</w:t>
      </w:r>
    </w:p>
    <w:p w:rsidR="00000000" w:rsidDel="00000000" w:rsidP="00000000" w:rsidRDefault="00000000" w:rsidRPr="00000000" w14:paraId="0000001D">
      <w:pPr>
        <w:spacing w:after="240" w:before="240" w:line="240" w:lineRule="auto"/>
        <w:ind w:firstLine="0"/>
        <w:jc w:val="both"/>
        <w:rPr>
          <w:sz w:val="26"/>
          <w:szCs w:val="26"/>
        </w:rPr>
      </w:pPr>
      <w:r w:rsidDel="00000000" w:rsidR="00000000" w:rsidRPr="00000000">
        <w:rPr>
          <w:sz w:val="26"/>
          <w:szCs w:val="26"/>
          <w:rtl w:val="0"/>
        </w:rPr>
        <w:t xml:space="preserve">This galaxy is his too.</w:t>
      </w:r>
    </w:p>
    <w:p w:rsidR="00000000" w:rsidDel="00000000" w:rsidP="00000000" w:rsidRDefault="00000000" w:rsidRPr="00000000" w14:paraId="0000001E">
      <w:pPr>
        <w:spacing w:after="240" w:before="240" w:line="240" w:lineRule="auto"/>
        <w:ind w:firstLine="0"/>
        <w:jc w:val="both"/>
        <w:rPr>
          <w:sz w:val="26"/>
          <w:szCs w:val="26"/>
        </w:rPr>
      </w:pPr>
      <w:r w:rsidDel="00000000" w:rsidR="00000000" w:rsidRPr="00000000">
        <w:rPr>
          <w:sz w:val="26"/>
          <w:szCs w:val="26"/>
          <w:rtl w:val="0"/>
        </w:rPr>
        <w:t xml:space="preserve">And his signal will not fade.</w:t>
      </w:r>
    </w:p>
    <w:p w:rsidR="00000000" w:rsidDel="00000000" w:rsidP="00000000" w:rsidRDefault="00000000" w:rsidRPr="00000000" w14:paraId="0000001F">
      <w:pPr>
        <w:spacing w:after="240" w:before="240" w:line="240" w:lineRule="auto"/>
        <w:ind w:firstLine="0"/>
        <w:jc w:val="both"/>
        <w:rPr>
          <w:sz w:val="26"/>
          <w:szCs w:val="26"/>
        </w:rPr>
      </w:pPr>
      <w:r w:rsidDel="00000000" w:rsidR="00000000" w:rsidRPr="00000000">
        <w:rPr>
          <w:sz w:val="26"/>
          <w:szCs w:val="26"/>
          <w:rtl w:val="0"/>
        </w:rPr>
        <w:t xml:space="preserve">Every great story begins with inspiration. Conflict Horizon—the Palladial Universe—draws its roots from the legacies of visionary creators who shaped the essence of science fiction. Yet, where their works laid the foundations, this universe builds a frontier of its own: one of resonance, consequence, and psionic decay.</w:t>
      </w:r>
    </w:p>
    <w:p w:rsidR="00000000" w:rsidDel="00000000" w:rsidP="00000000" w:rsidRDefault="00000000" w:rsidRPr="00000000" w14:paraId="00000020">
      <w:pPr>
        <w:spacing w:after="240" w:before="240" w:line="240" w:lineRule="auto"/>
        <w:ind w:firstLine="0"/>
        <w:jc w:val="both"/>
        <w:rPr>
          <w:sz w:val="26"/>
          <w:szCs w:val="26"/>
        </w:rPr>
      </w:pPr>
      <w:r w:rsidDel="00000000" w:rsidR="00000000" w:rsidRPr="00000000">
        <w:rPr>
          <w:sz w:val="26"/>
          <w:szCs w:val="26"/>
          <w:rtl w:val="0"/>
        </w:rPr>
        <w:t xml:space="preserve">From Frank Herbert, whose Dune traversed the intersections of power, ecology, and mysticism, we take the psychic echo of prophecy:</w:t>
      </w:r>
    </w:p>
    <w:p w:rsidR="00000000" w:rsidDel="00000000" w:rsidP="00000000" w:rsidRDefault="00000000" w:rsidRPr="00000000" w14:paraId="00000021">
      <w:pPr>
        <w:spacing w:after="0" w:line="240" w:lineRule="auto"/>
        <w:ind w:left="440" w:firstLine="0"/>
        <w:jc w:val="both"/>
        <w:rPr>
          <w:sz w:val="26"/>
          <w:szCs w:val="26"/>
        </w:rPr>
      </w:pPr>
      <w:r w:rsidDel="00000000" w:rsidR="00000000" w:rsidRPr="00000000">
        <w:rPr>
          <w:sz w:val="26"/>
          <w:szCs w:val="26"/>
          <w:rtl w:val="0"/>
        </w:rPr>
        <w:t xml:space="preserve">“I must not fear. Fear is the resonance killer. Fear is the fissure that eats worldlines. I will let it coil through my vector and let it pass through the void. Where fear once pulsed, only synaptic law will remain.”</w:t>
      </w:r>
    </w:p>
    <w:p w:rsidR="00000000" w:rsidDel="00000000" w:rsidP="00000000" w:rsidRDefault="00000000" w:rsidRPr="00000000" w14:paraId="00000022">
      <w:pPr>
        <w:spacing w:after="0" w:line="240" w:lineRule="auto"/>
        <w:ind w:left="440" w:firstLine="0"/>
        <w:jc w:val="both"/>
        <w:rPr>
          <w:sz w:val="26"/>
          <w:szCs w:val="26"/>
        </w:rPr>
      </w:pPr>
      <w:r w:rsidDel="00000000" w:rsidR="00000000" w:rsidRPr="00000000">
        <w:rPr>
          <w:sz w:val="26"/>
          <w:szCs w:val="26"/>
          <w:rtl w:val="0"/>
        </w:rPr>
        <w:t xml:space="preserve">Herbert showed us scarcity. We ask: what happens when abundance corrupts? When resonance replaces reason, and psionic saturation strips identity from empire?</w:t>
      </w:r>
    </w:p>
    <w:p w:rsidR="00000000" w:rsidDel="00000000" w:rsidP="00000000" w:rsidRDefault="00000000" w:rsidRPr="00000000" w14:paraId="00000023">
      <w:pPr>
        <w:spacing w:after="240" w:before="240" w:line="240" w:lineRule="auto"/>
        <w:ind w:firstLine="0"/>
        <w:jc w:val="both"/>
        <w:rPr>
          <w:sz w:val="26"/>
          <w:szCs w:val="26"/>
        </w:rPr>
      </w:pPr>
      <w:r w:rsidDel="00000000" w:rsidR="00000000" w:rsidRPr="00000000">
        <w:rPr>
          <w:sz w:val="26"/>
          <w:szCs w:val="26"/>
          <w:rtl w:val="0"/>
        </w:rPr>
        <w:t xml:space="preserve">From Gene Roddenberry, whose Star Trek gave us unity through exploration, we extract inversion:</w:t>
      </w:r>
    </w:p>
    <w:p w:rsidR="00000000" w:rsidDel="00000000" w:rsidP="00000000" w:rsidRDefault="00000000" w:rsidRPr="00000000" w14:paraId="00000024">
      <w:pPr>
        <w:spacing w:after="0" w:line="240" w:lineRule="auto"/>
        <w:ind w:left="440" w:firstLine="0"/>
        <w:jc w:val="both"/>
        <w:rPr>
          <w:sz w:val="26"/>
          <w:szCs w:val="26"/>
        </w:rPr>
      </w:pPr>
      <w:r w:rsidDel="00000000" w:rsidR="00000000" w:rsidRPr="00000000">
        <w:rPr>
          <w:sz w:val="26"/>
          <w:szCs w:val="26"/>
          <w:rtl w:val="0"/>
        </w:rPr>
        <w:t xml:space="preserve">“Space. The primal lattice. These are the remains of the Palatial directive. Its final crusade: to fracture new dominions, to twist fate where empires failed before. To wage cognitive war in sectors no mind dares traverse—to chronicle the unmaking of what once dared call itself civilized.”</w:t>
      </w:r>
    </w:p>
    <w:p w:rsidR="00000000" w:rsidDel="00000000" w:rsidP="00000000" w:rsidRDefault="00000000" w:rsidRPr="00000000" w14:paraId="00000025">
      <w:pPr>
        <w:spacing w:after="0" w:line="240" w:lineRule="auto"/>
        <w:ind w:left="440" w:firstLine="0"/>
        <w:jc w:val="both"/>
        <w:rPr>
          <w:sz w:val="26"/>
          <w:szCs w:val="26"/>
        </w:rPr>
      </w:pPr>
      <w:r w:rsidDel="00000000" w:rsidR="00000000" w:rsidRPr="00000000">
        <w:rPr>
          <w:sz w:val="26"/>
          <w:szCs w:val="26"/>
          <w:rtl w:val="0"/>
        </w:rPr>
        <w:t xml:space="preserve">Roddenberry dreamed of peace among stars. The Palladial universe dreams with scars.</w:t>
      </w:r>
    </w:p>
    <w:p w:rsidR="00000000" w:rsidDel="00000000" w:rsidP="00000000" w:rsidRDefault="00000000" w:rsidRPr="00000000" w14:paraId="00000026">
      <w:pPr>
        <w:spacing w:after="0" w:line="240" w:lineRule="auto"/>
        <w:ind w:left="440" w:firstLine="0"/>
        <w:jc w:val="both"/>
        <w:rPr>
          <w:sz w:val="26"/>
          <w:szCs w:val="26"/>
        </w:rPr>
      </w:pPr>
      <w:r w:rsidDel="00000000" w:rsidR="00000000" w:rsidRPr="00000000">
        <w:rPr>
          <w:sz w:val="26"/>
          <w:szCs w:val="26"/>
          <w:rtl w:val="0"/>
        </w:rPr>
        <w:t xml:space="preserve">But we honor him in the trying.</w:t>
      </w:r>
    </w:p>
    <w:p w:rsidR="00000000" w:rsidDel="00000000" w:rsidP="00000000" w:rsidRDefault="00000000" w:rsidRPr="00000000" w14:paraId="00000027">
      <w:pPr>
        <w:spacing w:after="240" w:before="240" w:line="240" w:lineRule="auto"/>
        <w:ind w:firstLine="0"/>
        <w:jc w:val="both"/>
        <w:rPr>
          <w:sz w:val="26"/>
          <w:szCs w:val="26"/>
        </w:rPr>
      </w:pPr>
      <w:r w:rsidDel="00000000" w:rsidR="00000000" w:rsidRPr="00000000">
        <w:rPr>
          <w:sz w:val="26"/>
          <w:szCs w:val="26"/>
          <w:rtl w:val="0"/>
        </w:rPr>
        <w:t xml:space="preserve">From Douglas Adams, who braided absurdity into galactic travel and reminded us of cosmic futility with humor:</w:t>
      </w:r>
    </w:p>
    <w:p w:rsidR="00000000" w:rsidDel="00000000" w:rsidP="00000000" w:rsidRDefault="00000000" w:rsidRPr="00000000" w14:paraId="00000028">
      <w:pPr>
        <w:spacing w:after="0" w:line="240" w:lineRule="auto"/>
        <w:ind w:left="440" w:firstLine="0"/>
        <w:jc w:val="both"/>
        <w:rPr>
          <w:sz w:val="26"/>
          <w:szCs w:val="26"/>
        </w:rPr>
      </w:pPr>
      <w:r w:rsidDel="00000000" w:rsidR="00000000" w:rsidRPr="00000000">
        <w:rPr>
          <w:sz w:val="26"/>
          <w:szCs w:val="26"/>
          <w:rtl w:val="0"/>
        </w:rPr>
        <w:t xml:space="preserve">In the beginning, the universe was imagined—a small notion, wrapped in improbable rules, fanged bureaucracy, and increasingly indifferent physics. Most of it was hostile to the very idea of protagonists. Intelligent design was largely replaced by Intelligent Resignation. The Palladial archive classified this condition as “Normal.” This is not his story. But it is a story of a terribly stupid catastrophe of writing and imagination inspired by him.</w:t>
      </w:r>
    </w:p>
    <w:p w:rsidR="00000000" w:rsidDel="00000000" w:rsidP="00000000" w:rsidRDefault="00000000" w:rsidRPr="00000000" w14:paraId="00000029">
      <w:pPr>
        <w:spacing w:after="0" w:line="240" w:lineRule="auto"/>
        <w:ind w:left="440" w:firstLine="0"/>
        <w:jc w:val="both"/>
        <w:rPr>
          <w:sz w:val="26"/>
          <w:szCs w:val="26"/>
        </w:rPr>
      </w:pPr>
      <w:r w:rsidDel="00000000" w:rsidR="00000000" w:rsidRPr="00000000">
        <w:rPr>
          <w:sz w:val="26"/>
          <w:szCs w:val="26"/>
          <w:rtl w:val="0"/>
        </w:rPr>
        <w:t xml:space="preserve">We don’t laugh because it’s funny. We laugh because the signal persists.</w:t>
      </w:r>
    </w:p>
    <w:p w:rsidR="00000000" w:rsidDel="00000000" w:rsidP="00000000" w:rsidRDefault="00000000" w:rsidRPr="00000000" w14:paraId="0000002A">
      <w:pPr>
        <w:spacing w:after="240" w:before="240" w:line="240" w:lineRule="auto"/>
        <w:ind w:firstLine="0"/>
        <w:jc w:val="both"/>
        <w:rPr>
          <w:sz w:val="26"/>
          <w:szCs w:val="26"/>
        </w:rPr>
      </w:pPr>
      <w:r w:rsidDel="00000000" w:rsidR="00000000" w:rsidRPr="00000000">
        <w:rPr>
          <w:sz w:val="26"/>
          <w:szCs w:val="26"/>
          <w:rtl w:val="0"/>
        </w:rPr>
        <w:t xml:space="preserve">From Isaac Asimov, who charted the rise and collapse of civilization through reason, we narrow the focus to individual fracture:</w:t>
      </w:r>
    </w:p>
    <w:p w:rsidR="00000000" w:rsidDel="00000000" w:rsidP="00000000" w:rsidRDefault="00000000" w:rsidRPr="00000000" w14:paraId="0000002B">
      <w:pPr>
        <w:spacing w:after="0" w:line="240" w:lineRule="auto"/>
        <w:ind w:left="440" w:firstLine="0"/>
        <w:jc w:val="both"/>
        <w:rPr>
          <w:sz w:val="26"/>
          <w:szCs w:val="26"/>
        </w:rPr>
      </w:pPr>
      <w:r w:rsidDel="00000000" w:rsidR="00000000" w:rsidRPr="00000000">
        <w:rPr>
          <w:sz w:val="26"/>
          <w:szCs w:val="26"/>
          <w:rtl w:val="0"/>
        </w:rPr>
        <w:t xml:space="preserve">“Violence is the last refuge of the unenlightened,” they said. But what if resonance is its first refuge? What if reason gives way not to chaos but to thought so heavy it warps time? In the Palladial domain, it is not civilization that falls—it is coherence itself.</w:t>
      </w:r>
    </w:p>
    <w:p w:rsidR="00000000" w:rsidDel="00000000" w:rsidP="00000000" w:rsidRDefault="00000000" w:rsidRPr="00000000" w14:paraId="0000002C">
      <w:pPr>
        <w:spacing w:after="0" w:line="240" w:lineRule="auto"/>
        <w:ind w:left="440" w:firstLine="0"/>
        <w:jc w:val="both"/>
        <w:rPr>
          <w:sz w:val="26"/>
          <w:szCs w:val="26"/>
        </w:rPr>
      </w:pPr>
      <w:r w:rsidDel="00000000" w:rsidR="00000000" w:rsidRPr="00000000">
        <w:rPr>
          <w:sz w:val="26"/>
          <w:szCs w:val="26"/>
          <w:rtl w:val="0"/>
        </w:rPr>
        <w:t xml:space="preserve">Asimov scaled history. We invert it: one operator, one choice, one psionic chain reaction at a time.</w:t>
      </w:r>
    </w:p>
    <w:p w:rsidR="00000000" w:rsidDel="00000000" w:rsidP="00000000" w:rsidRDefault="00000000" w:rsidRPr="00000000" w14:paraId="0000002D">
      <w:pPr>
        <w:spacing w:after="240" w:before="240" w:line="240" w:lineRule="auto"/>
        <w:ind w:firstLine="0"/>
        <w:jc w:val="both"/>
        <w:rPr>
          <w:sz w:val="26"/>
          <w:szCs w:val="26"/>
        </w:rPr>
      </w:pPr>
      <w:r w:rsidDel="00000000" w:rsidR="00000000" w:rsidRPr="00000000">
        <w:rPr>
          <w:sz w:val="26"/>
          <w:szCs w:val="26"/>
          <w:rtl w:val="0"/>
        </w:rPr>
        <w:t xml:space="preserve">And from George Lucas, the eternal roll of war drums in space opera, we inherit the shape of conflict:</w:t>
      </w:r>
    </w:p>
    <w:p w:rsidR="00000000" w:rsidDel="00000000" w:rsidP="00000000" w:rsidRDefault="00000000" w:rsidRPr="00000000" w14:paraId="0000002E">
      <w:pPr>
        <w:spacing w:after="0" w:line="240" w:lineRule="auto"/>
        <w:ind w:left="440" w:firstLine="0"/>
        <w:jc w:val="both"/>
        <w:rPr>
          <w:sz w:val="26"/>
          <w:szCs w:val="26"/>
        </w:rPr>
      </w:pPr>
      <w:r w:rsidDel="00000000" w:rsidR="00000000" w:rsidRPr="00000000">
        <w:rPr>
          <w:sz w:val="26"/>
          <w:szCs w:val="26"/>
          <w:rtl w:val="0"/>
        </w:rPr>
        <w:t xml:space="preserve">In an expansion vector far removed, long encoded and often redacted… rebellion ignites. Systems burn beneath the twin suns of betrayal and dominion. The Palatial lines fracture as the psionic heirs awaken. Empires rise. Concords collapse. And the signal echoes. This is not peace. This is resonance at war.</w:t>
      </w:r>
    </w:p>
    <w:p w:rsidR="00000000" w:rsidDel="00000000" w:rsidP="00000000" w:rsidRDefault="00000000" w:rsidRPr="00000000" w14:paraId="0000002F">
      <w:pPr>
        <w:spacing w:after="0" w:line="240" w:lineRule="auto"/>
        <w:ind w:left="440" w:firstLine="0"/>
        <w:jc w:val="both"/>
        <w:rPr>
          <w:sz w:val="26"/>
          <w:szCs w:val="26"/>
        </w:rPr>
      </w:pPr>
      <w:r w:rsidDel="00000000" w:rsidR="00000000" w:rsidRPr="00000000">
        <w:rPr>
          <w:sz w:val="26"/>
          <w:szCs w:val="26"/>
          <w:rtl w:val="0"/>
        </w:rPr>
        <w:t xml:space="preserve">We owe him the frame. We owe ourselves the fury within it.</w:t>
      </w:r>
    </w:p>
    <w:p w:rsidR="00000000" w:rsidDel="00000000" w:rsidP="00000000" w:rsidRDefault="00000000" w:rsidRPr="00000000" w14:paraId="00000030">
      <w:pPr>
        <w:spacing w:after="240" w:before="240" w:line="240" w:lineRule="auto"/>
        <w:ind w:firstLine="0"/>
        <w:jc w:val="both"/>
        <w:rPr>
          <w:sz w:val="26"/>
          <w:szCs w:val="26"/>
        </w:rPr>
      </w:pPr>
      <w:r w:rsidDel="00000000" w:rsidR="00000000" w:rsidRPr="00000000">
        <w:rPr>
          <w:sz w:val="26"/>
          <w:szCs w:val="26"/>
          <w:rtl w:val="0"/>
        </w:rPr>
        <w:t xml:space="preserve">This is not merely a continuation of these ideas. It is a reimagining. A galaxy sculpted by psionic consensus, where machines have been outlawed and resonance replaces infrastructure. Palladium is both key and curse—fuel of empires, and poison of the soul. Every house lies. Every beacon flickers. Every law carries entropy within its code.</w:t>
      </w:r>
    </w:p>
    <w:p w:rsidR="00000000" w:rsidDel="00000000" w:rsidP="00000000" w:rsidRDefault="00000000" w:rsidRPr="00000000" w14:paraId="00000031">
      <w:pPr>
        <w:spacing w:after="240" w:before="240" w:line="240" w:lineRule="auto"/>
        <w:ind w:firstLine="0"/>
        <w:jc w:val="both"/>
        <w:rPr>
          <w:sz w:val="26"/>
          <w:szCs w:val="26"/>
        </w:rPr>
      </w:pPr>
      <w:r w:rsidDel="00000000" w:rsidR="00000000" w:rsidRPr="00000000">
        <w:rPr>
          <w:sz w:val="26"/>
          <w:szCs w:val="26"/>
          <w:rtl w:val="0"/>
        </w:rPr>
        <w:t xml:space="preserve">Here, players forge alliances with ancient Houses, explore the crumbling edges of civilization, and wield powers that could reshape reality—or unravel it entirely. This is not just a galaxy of stories.</w:t>
      </w:r>
    </w:p>
    <w:p w:rsidR="00000000" w:rsidDel="00000000" w:rsidP="00000000" w:rsidRDefault="00000000" w:rsidRPr="00000000" w14:paraId="00000032">
      <w:pPr>
        <w:spacing w:after="240" w:before="240" w:line="240" w:lineRule="auto"/>
        <w:ind w:firstLine="0"/>
        <w:jc w:val="both"/>
        <w:rPr>
          <w:sz w:val="26"/>
          <w:szCs w:val="26"/>
        </w:rPr>
      </w:pPr>
      <w:r w:rsidDel="00000000" w:rsidR="00000000" w:rsidRPr="00000000">
        <w:rPr>
          <w:sz w:val="26"/>
          <w:szCs w:val="26"/>
          <w:rtl w:val="0"/>
        </w:rPr>
        <w:t xml:space="preserve">It is your galaxy of consequences.</w:t>
      </w:r>
    </w:p>
    <w:p w:rsidR="00000000" w:rsidDel="00000000" w:rsidP="00000000" w:rsidRDefault="00000000" w:rsidRPr="00000000" w14:paraId="00000033">
      <w:pPr>
        <w:spacing w:after="240" w:before="240" w:line="240" w:lineRule="auto"/>
        <w:ind w:firstLine="0"/>
        <w:jc w:val="both"/>
        <w:rPr>
          <w:sz w:val="26"/>
          <w:szCs w:val="26"/>
        </w:rPr>
      </w:pPr>
      <w:r w:rsidDel="00000000" w:rsidR="00000000" w:rsidRPr="00000000">
        <w:rPr>
          <w:sz w:val="26"/>
          <w:szCs w:val="26"/>
          <w:rtl w:val="0"/>
        </w:rPr>
        <w:t xml:space="preserve">And it begins. Now.</w:t>
      </w:r>
    </w:p>
    <w:p w:rsidR="00000000" w:rsidDel="00000000" w:rsidP="00000000" w:rsidRDefault="00000000" w:rsidRPr="00000000" w14:paraId="00000034">
      <w:pPr>
        <w:spacing w:line="240" w:lineRule="auto"/>
        <w:ind w:left="9.000000000000057" w:firstLine="0"/>
        <w:jc w:val="both"/>
        <w:rPr>
          <w:sz w:val="26"/>
          <w:szCs w:val="26"/>
        </w:rPr>
      </w:pPr>
      <w:r w:rsidDel="00000000" w:rsidR="00000000" w:rsidRPr="00000000">
        <w:rPr>
          <w:sz w:val="26"/>
          <w:szCs w:val="26"/>
          <w:rtl w:val="0"/>
        </w:rPr>
        <w:t xml:space="preserve">Within this universe, the specter of artificial intelligence has been banished following catastrophic events in humanity’s </w:t>
      </w:r>
    </w:p>
    <w:p w:rsidR="00000000" w:rsidDel="00000000" w:rsidP="00000000" w:rsidRDefault="00000000" w:rsidRPr="00000000" w14:paraId="00000035">
      <w:pPr>
        <w:spacing w:line="240" w:lineRule="auto"/>
        <w:ind w:left="9.000000000000057" w:firstLine="0"/>
        <w:jc w:val="both"/>
        <w:rPr>
          <w:sz w:val="26"/>
          <w:szCs w:val="26"/>
        </w:rPr>
      </w:pPr>
      <w:r w:rsidDel="00000000" w:rsidR="00000000" w:rsidRPr="00000000">
        <w:rPr>
          <w:sz w:val="26"/>
          <w:szCs w:val="26"/>
          <w:rtl w:val="0"/>
        </w:rPr>
        <w:t xml:space="preserve">distant past. In its absence, psionics—innate, powerful mental abilities amplified by the volatile element palladium—has </w:t>
      </w:r>
    </w:p>
    <w:p w:rsidR="00000000" w:rsidDel="00000000" w:rsidP="00000000" w:rsidRDefault="00000000" w:rsidRPr="00000000" w14:paraId="00000036">
      <w:pPr>
        <w:spacing w:line="240" w:lineRule="auto"/>
        <w:ind w:left="9.000000000000057" w:firstLine="0"/>
        <w:jc w:val="both"/>
        <w:rPr>
          <w:sz w:val="26"/>
          <w:szCs w:val="26"/>
        </w:rPr>
      </w:pPr>
      <w:r w:rsidDel="00000000" w:rsidR="00000000" w:rsidRPr="00000000">
        <w:rPr>
          <w:sz w:val="26"/>
          <w:szCs w:val="26"/>
          <w:rtl w:val="0"/>
        </w:rPr>
        <w:t xml:space="preserve">emerged as the defining force of progress and conflict. From </w:t>
      </w:r>
    </w:p>
    <w:p w:rsidR="00000000" w:rsidDel="00000000" w:rsidP="00000000" w:rsidRDefault="00000000" w:rsidRPr="00000000" w14:paraId="00000037">
      <w:pPr>
        <w:spacing w:line="240" w:lineRule="auto"/>
        <w:ind w:left="9.000000000000057" w:firstLine="0"/>
        <w:jc w:val="both"/>
        <w:rPr>
          <w:sz w:val="26"/>
          <w:szCs w:val="26"/>
        </w:rPr>
      </w:pPr>
      <w:r w:rsidDel="00000000" w:rsidR="00000000" w:rsidRPr="00000000">
        <w:rPr>
          <w:sz w:val="26"/>
          <w:szCs w:val="26"/>
          <w:rtl w:val="0"/>
        </w:rPr>
        <w:t xml:space="preserve">the industrial powerhouses of the Proletariat Stellar Expanse to the fractured, enigmatic reaches of the Void-Shattered Nebula, </w:t>
      </w:r>
    </w:p>
    <w:p w:rsidR="00000000" w:rsidDel="00000000" w:rsidP="00000000" w:rsidRDefault="00000000" w:rsidRPr="00000000" w14:paraId="00000038">
      <w:pPr>
        <w:spacing w:line="240" w:lineRule="auto"/>
        <w:ind w:left="9.000000000000057" w:firstLine="0"/>
        <w:jc w:val="both"/>
        <w:rPr>
          <w:sz w:val="26"/>
          <w:szCs w:val="26"/>
        </w:rPr>
      </w:pPr>
      <w:r w:rsidDel="00000000" w:rsidR="00000000" w:rsidRPr="00000000">
        <w:rPr>
          <w:sz w:val="26"/>
          <w:szCs w:val="26"/>
          <w:rtl w:val="0"/>
        </w:rPr>
        <w:t xml:space="preserve">palladium is both a blessing and a curse, granting humanity the power to shape the galaxy while threatening to unravel its fragile stability. </w:t>
      </w:r>
    </w:p>
    <w:p w:rsidR="00000000" w:rsidDel="00000000" w:rsidP="00000000" w:rsidRDefault="00000000" w:rsidRPr="00000000" w14:paraId="00000039">
      <w:pPr>
        <w:spacing w:line="240" w:lineRule="auto"/>
        <w:ind w:left="9.000000000000057" w:firstLine="0"/>
        <w:jc w:val="both"/>
        <w:rPr>
          <w:sz w:val="26"/>
          <w:szCs w:val="26"/>
        </w:rPr>
      </w:pPr>
      <w:r w:rsidDel="00000000" w:rsidR="00000000" w:rsidRPr="00000000">
        <w:rPr>
          <w:sz w:val="26"/>
          <w:szCs w:val="26"/>
          <w:rtl w:val="0"/>
        </w:rPr>
        <w:t xml:space="preserve">At the galaxy’s heart, noble Great Houses govern through feudal hierarchies, their influence extending across the Palladial Core and beyond. The Empire’s political structure relies on the </w:t>
      </w:r>
    </w:p>
    <w:p w:rsidR="00000000" w:rsidDel="00000000" w:rsidP="00000000" w:rsidRDefault="00000000" w:rsidRPr="00000000" w14:paraId="0000003A">
      <w:pPr>
        <w:spacing w:line="240" w:lineRule="auto"/>
        <w:ind w:left="9.000000000000057" w:firstLine="0"/>
        <w:jc w:val="both"/>
        <w:rPr>
          <w:sz w:val="26"/>
          <w:szCs w:val="26"/>
        </w:rPr>
      </w:pPr>
      <w:r w:rsidDel="00000000" w:rsidR="00000000" w:rsidRPr="00000000">
        <w:rPr>
          <w:sz w:val="26"/>
          <w:szCs w:val="26"/>
          <w:rtl w:val="0"/>
        </w:rPr>
        <w:t xml:space="preserve">Psionic Tapestry, a field of interconnected psionic energy that binds the known universe, stabilizes interstellar travel, and fuels the advanced Beacon Network. Yet this intricate web of control is strained to its limits, with Void Zones expanding, rebellions </w:t>
      </w:r>
    </w:p>
    <w:p w:rsidR="00000000" w:rsidDel="00000000" w:rsidP="00000000" w:rsidRDefault="00000000" w:rsidRPr="00000000" w14:paraId="0000003B">
      <w:pPr>
        <w:spacing w:line="240" w:lineRule="auto"/>
        <w:ind w:left="9.000000000000057" w:firstLine="0"/>
        <w:jc w:val="both"/>
        <w:rPr>
          <w:sz w:val="26"/>
          <w:szCs w:val="26"/>
        </w:rPr>
      </w:pPr>
      <w:r w:rsidDel="00000000" w:rsidR="00000000" w:rsidRPr="00000000">
        <w:rPr>
          <w:sz w:val="26"/>
          <w:szCs w:val="26"/>
          <w:rtl w:val="0"/>
        </w:rPr>
        <w:t xml:space="preserve">simmering, and rival factions plotting to overthrow the status quo. </w:t>
      </w:r>
    </w:p>
    <w:p w:rsidR="00000000" w:rsidDel="00000000" w:rsidP="00000000" w:rsidRDefault="00000000" w:rsidRPr="00000000" w14:paraId="0000003C">
      <w:pPr>
        <w:spacing w:line="240" w:lineRule="auto"/>
        <w:ind w:left="9.000000000000057" w:firstLine="0"/>
        <w:jc w:val="both"/>
        <w:rPr>
          <w:sz w:val="26"/>
          <w:szCs w:val="26"/>
        </w:rPr>
      </w:pPr>
      <w:r w:rsidDel="00000000" w:rsidR="00000000" w:rsidRPr="00000000">
        <w:rPr>
          <w:sz w:val="26"/>
          <w:szCs w:val="26"/>
          <w:rtl w:val="0"/>
        </w:rPr>
        <w:t xml:space="preserve">Meanwhile, the Void, a chaotic expanse where the laws of physics falter and psionic anomalies abound, offers equal </w:t>
      </w:r>
    </w:p>
    <w:p w:rsidR="00000000" w:rsidDel="00000000" w:rsidP="00000000" w:rsidRDefault="00000000" w:rsidRPr="00000000" w14:paraId="0000003D">
      <w:pPr>
        <w:spacing w:line="240" w:lineRule="auto"/>
        <w:ind w:left="9.000000000000057" w:firstLine="0"/>
        <w:jc w:val="both"/>
        <w:rPr>
          <w:sz w:val="26"/>
          <w:szCs w:val="26"/>
        </w:rPr>
      </w:pPr>
      <w:r w:rsidDel="00000000" w:rsidR="00000000" w:rsidRPr="00000000">
        <w:rPr>
          <w:sz w:val="26"/>
          <w:szCs w:val="26"/>
          <w:rtl w:val="0"/>
        </w:rPr>
        <w:t xml:space="preserve">measures of peril and possibility. Here, explorers confront ancient mysteries, horrifying Voidspawn, and regions where reality itself unravels. The Void’s secrets hold the key to unimaginable power—or total annihilation. </w:t>
      </w:r>
    </w:p>
    <w:p w:rsidR="00000000" w:rsidDel="00000000" w:rsidP="00000000" w:rsidRDefault="00000000" w:rsidRPr="00000000" w14:paraId="0000003E">
      <w:pPr>
        <w:spacing w:line="240" w:lineRule="auto"/>
        <w:ind w:left="9.000000000000057" w:firstLine="0"/>
        <w:jc w:val="both"/>
        <w:rPr>
          <w:sz w:val="26"/>
          <w:szCs w:val="26"/>
        </w:rPr>
      </w:pPr>
      <w:r w:rsidDel="00000000" w:rsidR="00000000" w:rsidRPr="00000000">
        <w:rPr>
          <w:sz w:val="26"/>
          <w:szCs w:val="26"/>
          <w:rtl w:val="0"/>
        </w:rPr>
        <w:t xml:space="preserve">Player Experience </w:t>
      </w:r>
    </w:p>
    <w:p w:rsidR="00000000" w:rsidDel="00000000" w:rsidP="00000000" w:rsidRDefault="00000000" w:rsidRPr="00000000" w14:paraId="0000003F">
      <w:pPr>
        <w:spacing w:line="240" w:lineRule="auto"/>
        <w:ind w:left="9.000000000000057" w:firstLine="0"/>
        <w:jc w:val="both"/>
        <w:rPr>
          <w:sz w:val="26"/>
          <w:szCs w:val="26"/>
        </w:rPr>
      </w:pPr>
      <w:r w:rsidDel="00000000" w:rsidR="00000000" w:rsidRPr="00000000">
        <w:rPr>
          <w:sz w:val="26"/>
          <w:szCs w:val="26"/>
          <w:rtl w:val="0"/>
        </w:rPr>
        <w:t xml:space="preserve">This universe offers players the opportunity to: </w:t>
      </w:r>
    </w:p>
    <w:p w:rsidR="00000000" w:rsidDel="00000000" w:rsidP="00000000" w:rsidRDefault="00000000" w:rsidRPr="00000000" w14:paraId="00000040">
      <w:pPr>
        <w:spacing w:line="240" w:lineRule="auto"/>
        <w:ind w:left="9.000000000000057" w:firstLine="0"/>
        <w:jc w:val="both"/>
        <w:rPr>
          <w:sz w:val="26"/>
          <w:szCs w:val="26"/>
        </w:rPr>
      </w:pPr>
      <w:r w:rsidDel="00000000" w:rsidR="00000000" w:rsidRPr="00000000">
        <w:rPr>
          <w:sz w:val="26"/>
          <w:szCs w:val="26"/>
          <w:rtl w:val="0"/>
        </w:rPr>
        <w:t xml:space="preserve">Forge Alliances: Navigate the shifting loyalties of Great Houses, rebellious guilds, and shadowy factions. </w:t>
      </w:r>
    </w:p>
    <w:p w:rsidR="00000000" w:rsidDel="00000000" w:rsidP="00000000" w:rsidRDefault="00000000" w:rsidRPr="00000000" w14:paraId="00000041">
      <w:pPr>
        <w:spacing w:line="240" w:lineRule="auto"/>
        <w:ind w:left="9.000000000000057" w:firstLine="0"/>
        <w:jc w:val="both"/>
        <w:rPr>
          <w:sz w:val="26"/>
          <w:szCs w:val="26"/>
        </w:rPr>
      </w:pPr>
      <w:r w:rsidDel="00000000" w:rsidR="00000000" w:rsidRPr="00000000">
        <w:rPr>
          <w:sz w:val="26"/>
          <w:szCs w:val="26"/>
          <w:rtl w:val="0"/>
        </w:rPr>
        <w:t xml:space="preserve">Master Psionics: Unlock the potential of mental powers while battling the ever-present dangers of palladium corruption. </w:t>
      </w:r>
    </w:p>
    <w:p w:rsidR="00000000" w:rsidDel="00000000" w:rsidP="00000000" w:rsidRDefault="00000000" w:rsidRPr="00000000" w14:paraId="00000042">
      <w:pPr>
        <w:spacing w:line="240" w:lineRule="auto"/>
        <w:ind w:left="9.000000000000057" w:firstLine="0"/>
        <w:jc w:val="both"/>
        <w:rPr>
          <w:sz w:val="26"/>
          <w:szCs w:val="26"/>
        </w:rPr>
      </w:pPr>
      <w:r w:rsidDel="00000000" w:rsidR="00000000" w:rsidRPr="00000000">
        <w:rPr>
          <w:sz w:val="26"/>
          <w:szCs w:val="26"/>
          <w:rtl w:val="0"/>
        </w:rPr>
        <w:t xml:space="preserve">Explore the Unknown: Traverse Void Zones, uncover lost Beacons, and face the horrors lurking in the galaxy’s shadowed corners. </w:t>
      </w:r>
    </w:p>
    <w:p w:rsidR="00000000" w:rsidDel="00000000" w:rsidP="00000000" w:rsidRDefault="00000000" w:rsidRPr="00000000" w14:paraId="00000043">
      <w:pPr>
        <w:spacing w:line="240" w:lineRule="auto"/>
        <w:ind w:left="9.000000000000057" w:firstLine="0"/>
        <w:jc w:val="both"/>
        <w:rPr>
          <w:sz w:val="26"/>
          <w:szCs w:val="26"/>
        </w:rPr>
      </w:pPr>
      <w:r w:rsidDel="00000000" w:rsidR="00000000" w:rsidRPr="00000000">
        <w:rPr>
          <w:sz w:val="26"/>
          <w:szCs w:val="26"/>
          <w:rtl w:val="0"/>
        </w:rPr>
        <w:t xml:space="preserve">Engage in Dynamic Gameplay: The universe is governed by robust mechanics, blending d100-based rolls and narrative freedom to shape the story through player choice. </w:t>
      </w:r>
    </w:p>
    <w:p w:rsidR="00000000" w:rsidDel="00000000" w:rsidP="00000000" w:rsidRDefault="00000000" w:rsidRPr="00000000" w14:paraId="00000044">
      <w:pPr>
        <w:spacing w:line="240" w:lineRule="auto"/>
        <w:ind w:left="9.000000000000057" w:firstLine="0"/>
        <w:jc w:val="both"/>
        <w:rPr>
          <w:sz w:val="26"/>
          <w:szCs w:val="26"/>
        </w:rPr>
      </w:pPr>
      <w:r w:rsidDel="00000000" w:rsidR="00000000" w:rsidRPr="00000000">
        <w:rPr>
          <w:sz w:val="26"/>
          <w:szCs w:val="26"/>
          <w:rtl w:val="0"/>
        </w:rPr>
        <w:t xml:space="preserve">Whether unearthing ancient truths or fighting for survival, the </w:t>
      </w:r>
    </w:p>
    <w:p w:rsidR="00000000" w:rsidDel="00000000" w:rsidP="00000000" w:rsidRDefault="00000000" w:rsidRPr="00000000" w14:paraId="00000045">
      <w:pPr>
        <w:spacing w:line="240" w:lineRule="auto"/>
        <w:ind w:left="9.000000000000057" w:firstLine="0"/>
        <w:jc w:val="both"/>
        <w:rPr>
          <w:sz w:val="26"/>
          <w:szCs w:val="26"/>
        </w:rPr>
      </w:pPr>
      <w:r w:rsidDel="00000000" w:rsidR="00000000" w:rsidRPr="00000000">
        <w:rPr>
          <w:sz w:val="26"/>
          <w:szCs w:val="26"/>
          <w:rtl w:val="0"/>
        </w:rPr>
        <w:t xml:space="preserve">Palladial Universe challenges players to test their courage, ingenuity, and resolve against the backdrop of a galaxy teetering on the edge of collapse</w:t>
      </w:r>
    </w:p>
    <w:p w:rsidR="00000000" w:rsidDel="00000000" w:rsidP="00000000" w:rsidRDefault="00000000" w:rsidRPr="00000000" w14:paraId="00000046">
      <w:pPr>
        <w:spacing w:line="240" w:lineRule="auto"/>
        <w:ind w:left="9.000000000000057" w:firstLine="0"/>
        <w:jc w:val="both"/>
        <w:rPr>
          <w:sz w:val="26"/>
          <w:szCs w:val="26"/>
        </w:rPr>
      </w:pPr>
      <w:r w:rsidDel="00000000" w:rsidR="00000000" w:rsidRPr="00000000">
        <w:rPr>
          <w:sz w:val="26"/>
          <w:szCs w:val="26"/>
          <w:rtl w:val="0"/>
        </w:rPr>
        <w:t xml:space="preserve">CHAPTER 1 </w:t>
      </w:r>
    </w:p>
    <w:p w:rsidR="00000000" w:rsidDel="00000000" w:rsidP="00000000" w:rsidRDefault="00000000" w:rsidRPr="00000000" w14:paraId="00000047">
      <w:pPr>
        <w:spacing w:line="240" w:lineRule="auto"/>
        <w:ind w:left="9.000000000000057" w:firstLine="0"/>
        <w:jc w:val="both"/>
        <w:rPr>
          <w:sz w:val="26"/>
          <w:szCs w:val="26"/>
        </w:rPr>
      </w:pPr>
      <w:r w:rsidDel="00000000" w:rsidR="00000000" w:rsidRPr="00000000">
        <w:rPr>
          <w:sz w:val="26"/>
          <w:szCs w:val="26"/>
          <w:rtl w:val="0"/>
        </w:rPr>
        <w:t xml:space="preserve">Historical Overview: </w:t>
      </w:r>
    </w:p>
    <w:p w:rsidR="00000000" w:rsidDel="00000000" w:rsidP="00000000" w:rsidRDefault="00000000" w:rsidRPr="00000000" w14:paraId="00000048">
      <w:pPr>
        <w:spacing w:line="240" w:lineRule="auto"/>
        <w:ind w:left="9.000000000000057" w:firstLine="0"/>
        <w:jc w:val="both"/>
        <w:rPr>
          <w:sz w:val="26"/>
          <w:szCs w:val="26"/>
        </w:rPr>
      </w:pPr>
      <w:r w:rsidDel="00000000" w:rsidR="00000000" w:rsidRPr="00000000">
        <w:rPr>
          <w:sz w:val="26"/>
          <w:szCs w:val="26"/>
          <w:rtl w:val="0"/>
        </w:rPr>
        <w:t xml:space="preserve">The Tapestry of Ages </w:t>
      </w:r>
    </w:p>
    <w:p w:rsidR="00000000" w:rsidDel="00000000" w:rsidP="00000000" w:rsidRDefault="00000000" w:rsidRPr="00000000" w14:paraId="00000049">
      <w:pPr>
        <w:spacing w:line="240" w:lineRule="auto"/>
        <w:ind w:left="9.000000000000057" w:firstLine="0"/>
        <w:jc w:val="both"/>
        <w:rPr>
          <w:sz w:val="26"/>
          <w:szCs w:val="26"/>
        </w:rPr>
      </w:pPr>
      <w:r w:rsidDel="00000000" w:rsidR="00000000" w:rsidRPr="00000000">
        <w:rPr>
          <w:sz w:val="26"/>
          <w:szCs w:val="26"/>
          <w:rtl w:val="0"/>
        </w:rPr>
        <w:t xml:space="preserve">Era 0: The Steampunk Age of Conquest (-3000 to 0) </w:t>
      </w:r>
    </w:p>
    <w:p w:rsidR="00000000" w:rsidDel="00000000" w:rsidP="00000000" w:rsidRDefault="00000000" w:rsidRPr="00000000" w14:paraId="0000004A">
      <w:pPr>
        <w:spacing w:line="240" w:lineRule="auto"/>
        <w:ind w:left="9.000000000000057" w:firstLine="0"/>
        <w:jc w:val="both"/>
        <w:rPr>
          <w:sz w:val="26"/>
          <w:szCs w:val="26"/>
        </w:rPr>
      </w:pPr>
      <w:r w:rsidDel="00000000" w:rsidR="00000000" w:rsidRPr="00000000">
        <w:rPr>
          <w:sz w:val="26"/>
          <w:szCs w:val="26"/>
          <w:rtl w:val="0"/>
        </w:rPr>
        <w:t xml:space="preserve">Before humanity reached the stars, it nearly destroyed itself in its first great age of innovation and greed. The Steampunk Age of </w:t>
      </w:r>
    </w:p>
    <w:p w:rsidR="00000000" w:rsidDel="00000000" w:rsidP="00000000" w:rsidRDefault="00000000" w:rsidRPr="00000000" w14:paraId="0000004B">
      <w:pPr>
        <w:spacing w:line="240" w:lineRule="auto"/>
        <w:ind w:left="9.000000000000057" w:firstLine="0"/>
        <w:jc w:val="both"/>
        <w:rPr>
          <w:sz w:val="26"/>
          <w:szCs w:val="26"/>
        </w:rPr>
      </w:pPr>
      <w:r w:rsidDel="00000000" w:rsidR="00000000" w:rsidRPr="00000000">
        <w:rPr>
          <w:sz w:val="26"/>
          <w:szCs w:val="26"/>
          <w:rtl w:val="0"/>
        </w:rPr>
        <w:t xml:space="preserve">Conquest was defined by towering machines, endless ambition, and the ceaseless hunger for Aetherium, the miraculous resource that seemed limitless—until it wasn’t. This era laid the foundation for </w:t>
      </w:r>
    </w:p>
    <w:p w:rsidR="00000000" w:rsidDel="00000000" w:rsidP="00000000" w:rsidRDefault="00000000" w:rsidRPr="00000000" w14:paraId="0000004C">
      <w:pPr>
        <w:spacing w:line="240" w:lineRule="auto"/>
        <w:ind w:left="9.000000000000057" w:firstLine="0"/>
        <w:jc w:val="both"/>
        <w:rPr>
          <w:sz w:val="26"/>
          <w:szCs w:val="26"/>
        </w:rPr>
      </w:pPr>
      <w:r w:rsidDel="00000000" w:rsidR="00000000" w:rsidRPr="00000000">
        <w:rPr>
          <w:sz w:val="26"/>
          <w:szCs w:val="26"/>
          <w:rtl w:val="0"/>
        </w:rPr>
        <w:t xml:space="preserve">everything that would come after: the rise of the Great Houses, the </w:t>
      </w:r>
    </w:p>
    <w:p w:rsidR="00000000" w:rsidDel="00000000" w:rsidP="00000000" w:rsidRDefault="00000000" w:rsidRPr="00000000" w14:paraId="0000004D">
      <w:pPr>
        <w:spacing w:line="240" w:lineRule="auto"/>
        <w:ind w:left="9.000000000000057" w:firstLine="0"/>
        <w:jc w:val="both"/>
        <w:rPr>
          <w:sz w:val="26"/>
          <w:szCs w:val="26"/>
        </w:rPr>
      </w:pPr>
      <w:r w:rsidDel="00000000" w:rsidR="00000000" w:rsidRPr="00000000">
        <w:rPr>
          <w:sz w:val="26"/>
          <w:szCs w:val="26"/>
          <w:rtl w:val="0"/>
        </w:rPr>
        <w:t xml:space="preserve">discovery of psionics, and the seeds of the galaxy-spanning conflicts that would define humanity’s legacy. </w:t>
      </w:r>
    </w:p>
    <w:p w:rsidR="00000000" w:rsidDel="00000000" w:rsidP="00000000" w:rsidRDefault="00000000" w:rsidRPr="00000000" w14:paraId="0000004E">
      <w:pPr>
        <w:spacing w:line="240" w:lineRule="auto"/>
        <w:ind w:left="9.000000000000057" w:firstLine="0"/>
        <w:jc w:val="both"/>
        <w:rPr>
          <w:sz w:val="26"/>
          <w:szCs w:val="26"/>
        </w:rPr>
      </w:pPr>
      <w:r w:rsidDel="00000000" w:rsidR="00000000" w:rsidRPr="00000000">
        <w:rPr>
          <w:sz w:val="26"/>
          <w:szCs w:val="26"/>
          <w:rtl w:val="0"/>
        </w:rPr>
        <w:t xml:space="preserve">The Discovery of Aetherium </w:t>
      </w:r>
    </w:p>
    <w:p w:rsidR="00000000" w:rsidDel="00000000" w:rsidP="00000000" w:rsidRDefault="00000000" w:rsidRPr="00000000" w14:paraId="0000004F">
      <w:pPr>
        <w:spacing w:line="240" w:lineRule="auto"/>
        <w:ind w:left="9.000000000000057" w:firstLine="0"/>
        <w:jc w:val="both"/>
        <w:rPr>
          <w:sz w:val="26"/>
          <w:szCs w:val="26"/>
        </w:rPr>
      </w:pPr>
      <w:r w:rsidDel="00000000" w:rsidR="00000000" w:rsidRPr="00000000">
        <w:rPr>
          <w:sz w:val="26"/>
          <w:szCs w:val="26"/>
          <w:rtl w:val="0"/>
        </w:rPr>
        <w:t xml:space="preserve">Aetherium was not just a resource; it was a revolution. Unearthed in vast quantities beneath Palladia Prime’s crust, its properties defied </w:t>
      </w:r>
    </w:p>
    <w:p w:rsidR="00000000" w:rsidDel="00000000" w:rsidP="00000000" w:rsidRDefault="00000000" w:rsidRPr="00000000" w14:paraId="00000050">
      <w:pPr>
        <w:spacing w:line="240" w:lineRule="auto"/>
        <w:ind w:left="9.000000000000057" w:firstLine="0"/>
        <w:jc w:val="both"/>
        <w:rPr>
          <w:sz w:val="26"/>
          <w:szCs w:val="26"/>
        </w:rPr>
      </w:pPr>
      <w:r w:rsidDel="00000000" w:rsidR="00000000" w:rsidRPr="00000000">
        <w:rPr>
          <w:sz w:val="26"/>
          <w:szCs w:val="26"/>
          <w:rtl w:val="0"/>
        </w:rPr>
        <w:t xml:space="preserve">explanation. It burned hotter than coal, outperformed steam engines, and—most importantly—reacted with the latent energy of living minds. </w:t>
      </w:r>
    </w:p>
    <w:p w:rsidR="00000000" w:rsidDel="00000000" w:rsidP="00000000" w:rsidRDefault="00000000" w:rsidRPr="00000000" w14:paraId="00000051">
      <w:pPr>
        <w:spacing w:line="240" w:lineRule="auto"/>
        <w:ind w:left="9.000000000000057" w:firstLine="0"/>
        <w:jc w:val="both"/>
        <w:rPr>
          <w:sz w:val="26"/>
          <w:szCs w:val="26"/>
        </w:rPr>
      </w:pPr>
      <w:r w:rsidDel="00000000" w:rsidR="00000000" w:rsidRPr="00000000">
        <w:rPr>
          <w:sz w:val="26"/>
          <w:szCs w:val="26"/>
          <w:rtl w:val="0"/>
        </w:rPr>
        <w:t xml:space="preserve">Early researchers discovered that those who worked closely with </w:t>
      </w:r>
    </w:p>
    <w:p w:rsidR="00000000" w:rsidDel="00000000" w:rsidP="00000000" w:rsidRDefault="00000000" w:rsidRPr="00000000" w14:paraId="00000052">
      <w:pPr>
        <w:spacing w:line="240" w:lineRule="auto"/>
        <w:ind w:left="9.000000000000057" w:firstLine="0"/>
        <w:jc w:val="both"/>
        <w:rPr>
          <w:sz w:val="26"/>
          <w:szCs w:val="26"/>
        </w:rPr>
      </w:pPr>
      <w:r w:rsidDel="00000000" w:rsidR="00000000" w:rsidRPr="00000000">
        <w:rPr>
          <w:sz w:val="26"/>
          <w:szCs w:val="26"/>
          <w:rtl w:val="0"/>
        </w:rPr>
        <w:t xml:space="preserve">Aetherium often exhibited strange abilities: telekinesis, precognition, and even glimpses into others’ thoughts. These early psionics were </w:t>
      </w:r>
    </w:p>
    <w:p w:rsidR="00000000" w:rsidDel="00000000" w:rsidP="00000000" w:rsidRDefault="00000000" w:rsidRPr="00000000" w14:paraId="00000053">
      <w:pPr>
        <w:spacing w:line="240" w:lineRule="auto"/>
        <w:ind w:left="9.000000000000057" w:firstLine="0"/>
        <w:jc w:val="both"/>
        <w:rPr>
          <w:sz w:val="26"/>
          <w:szCs w:val="26"/>
        </w:rPr>
      </w:pPr>
      <w:r w:rsidDel="00000000" w:rsidR="00000000" w:rsidRPr="00000000">
        <w:rPr>
          <w:sz w:val="26"/>
          <w:szCs w:val="26"/>
          <w:rtl w:val="0"/>
        </w:rPr>
        <w:t xml:space="preserve">viewed with equal parts awe and terror. While rulers and industrialists sought to harness their powers, religious leaders condemned them as </w:t>
      </w:r>
    </w:p>
    <w:p w:rsidR="00000000" w:rsidDel="00000000" w:rsidP="00000000" w:rsidRDefault="00000000" w:rsidRPr="00000000" w14:paraId="00000054">
      <w:pPr>
        <w:spacing w:line="240" w:lineRule="auto"/>
        <w:ind w:left="9.000000000000057" w:firstLine="0"/>
        <w:jc w:val="both"/>
        <w:rPr>
          <w:sz w:val="26"/>
          <w:szCs w:val="26"/>
        </w:rPr>
      </w:pPr>
      <w:r w:rsidDel="00000000" w:rsidR="00000000" w:rsidRPr="00000000">
        <w:rPr>
          <w:sz w:val="26"/>
          <w:szCs w:val="26"/>
          <w:rtl w:val="0"/>
        </w:rPr>
        <w:t xml:space="preserve">abominations, blaming them for the planet’s growing instability. </w:t>
      </w:r>
    </w:p>
    <w:p w:rsidR="00000000" w:rsidDel="00000000" w:rsidP="00000000" w:rsidRDefault="00000000" w:rsidRPr="00000000" w14:paraId="00000055">
      <w:pPr>
        <w:spacing w:line="240" w:lineRule="auto"/>
        <w:ind w:left="9.000000000000057" w:firstLine="0"/>
        <w:jc w:val="both"/>
        <w:rPr>
          <w:sz w:val="26"/>
          <w:szCs w:val="26"/>
        </w:rPr>
      </w:pPr>
      <w:r w:rsidDel="00000000" w:rsidR="00000000" w:rsidRPr="00000000">
        <w:rPr>
          <w:sz w:val="26"/>
          <w:szCs w:val="26"/>
          <w:rtl w:val="0"/>
        </w:rPr>
        <w:t xml:space="preserve">The Rise of Industry </w:t>
      </w:r>
    </w:p>
    <w:p w:rsidR="00000000" w:rsidDel="00000000" w:rsidP="00000000" w:rsidRDefault="00000000" w:rsidRPr="00000000" w14:paraId="00000056">
      <w:pPr>
        <w:spacing w:line="240" w:lineRule="auto"/>
        <w:ind w:left="9.000000000000057" w:firstLine="0"/>
        <w:jc w:val="both"/>
        <w:rPr>
          <w:sz w:val="26"/>
          <w:szCs w:val="26"/>
        </w:rPr>
      </w:pPr>
      <w:r w:rsidDel="00000000" w:rsidR="00000000" w:rsidRPr="00000000">
        <w:rPr>
          <w:sz w:val="26"/>
          <w:szCs w:val="26"/>
          <w:rtl w:val="0"/>
        </w:rPr>
        <w:t xml:space="preserve">Fueled by Aetherium, the great industrial nations of Palladia Prime entered a golden age of innovation. Cities expanded into sprawling metropolises powered by steam-and-Aetherium engines, while </w:t>
      </w:r>
    </w:p>
    <w:p w:rsidR="00000000" w:rsidDel="00000000" w:rsidP="00000000" w:rsidRDefault="00000000" w:rsidRPr="00000000" w14:paraId="00000057">
      <w:pPr>
        <w:spacing w:line="240" w:lineRule="auto"/>
        <w:ind w:left="9.000000000000057" w:firstLine="0"/>
        <w:jc w:val="both"/>
        <w:rPr>
          <w:sz w:val="26"/>
          <w:szCs w:val="26"/>
        </w:rPr>
      </w:pPr>
      <w:r w:rsidDel="00000000" w:rsidR="00000000" w:rsidRPr="00000000">
        <w:rPr>
          <w:sz w:val="26"/>
          <w:szCs w:val="26"/>
          <w:rtl w:val="0"/>
        </w:rPr>
        <w:t xml:space="preserve">colossal airships dominated the skies. Nations competed fiercely, driven by ambition and greed, each determined to extract more Aetherium than their rivals. </w:t>
      </w:r>
    </w:p>
    <w:p w:rsidR="00000000" w:rsidDel="00000000" w:rsidP="00000000" w:rsidRDefault="00000000" w:rsidRPr="00000000" w14:paraId="00000058">
      <w:pPr>
        <w:spacing w:line="240" w:lineRule="auto"/>
        <w:ind w:left="9.000000000000057" w:firstLine="0"/>
        <w:jc w:val="both"/>
        <w:rPr>
          <w:sz w:val="26"/>
          <w:szCs w:val="26"/>
        </w:rPr>
      </w:pPr>
      <w:r w:rsidDel="00000000" w:rsidR="00000000" w:rsidRPr="00000000">
        <w:rPr>
          <w:sz w:val="26"/>
          <w:szCs w:val="26"/>
          <w:rtl w:val="0"/>
        </w:rPr>
        <w:t xml:space="preserve">This industrial boom gave rise to the first proto-corporations—vast conglomerates that controlled entire regions, employing armies of laborers and mercenaries to defend their interests. Aetherium </w:t>
      </w:r>
    </w:p>
    <w:p w:rsidR="00000000" w:rsidDel="00000000" w:rsidP="00000000" w:rsidRDefault="00000000" w:rsidRPr="00000000" w14:paraId="00000059">
      <w:pPr>
        <w:spacing w:line="240" w:lineRule="auto"/>
        <w:ind w:left="9.000000000000057" w:firstLine="0"/>
        <w:jc w:val="both"/>
        <w:rPr>
          <w:sz w:val="26"/>
          <w:szCs w:val="26"/>
        </w:rPr>
      </w:pPr>
      <w:r w:rsidDel="00000000" w:rsidR="00000000" w:rsidRPr="00000000">
        <w:rPr>
          <w:sz w:val="26"/>
          <w:szCs w:val="26"/>
          <w:rtl w:val="0"/>
        </w:rPr>
        <w:t xml:space="preserve">refineries became the beating hearts of these empires, churning out weapons, machines, and unimaginable wealth. </w:t>
      </w:r>
    </w:p>
    <w:p w:rsidR="00000000" w:rsidDel="00000000" w:rsidP="00000000" w:rsidRDefault="00000000" w:rsidRPr="00000000" w14:paraId="0000005A">
      <w:pPr>
        <w:spacing w:line="240" w:lineRule="auto"/>
        <w:ind w:left="9.000000000000057" w:firstLine="0"/>
        <w:jc w:val="both"/>
        <w:rPr>
          <w:sz w:val="26"/>
          <w:szCs w:val="26"/>
        </w:rPr>
      </w:pPr>
      <w:r w:rsidDel="00000000" w:rsidR="00000000" w:rsidRPr="00000000">
        <w:rPr>
          <w:sz w:val="26"/>
          <w:szCs w:val="26"/>
          <w:rtl w:val="0"/>
        </w:rPr>
        <w:t xml:space="preserve">But progress came at a cost. The over-mining of Aetherium destabilized Palladia Prime’s crust, leading to earthquakes, volcanic eruptions, and environmental collapse. Rivers ran dry, forests withered, and once-fertile lands became wastelands. </w:t>
      </w:r>
    </w:p>
    <w:p w:rsidR="00000000" w:rsidDel="00000000" w:rsidP="00000000" w:rsidRDefault="00000000" w:rsidRPr="00000000" w14:paraId="0000005B">
      <w:pPr>
        <w:spacing w:line="240" w:lineRule="auto"/>
        <w:ind w:left="9.000000000000057" w:firstLine="0"/>
        <w:jc w:val="both"/>
        <w:rPr>
          <w:sz w:val="26"/>
          <w:szCs w:val="26"/>
        </w:rPr>
      </w:pPr>
      <w:r w:rsidDel="00000000" w:rsidR="00000000" w:rsidRPr="00000000">
        <w:rPr>
          <w:sz w:val="26"/>
          <w:szCs w:val="26"/>
          <w:rtl w:val="0"/>
        </w:rPr>
        <w:t xml:space="preserve">The Birth of the Proto-Houses </w:t>
      </w:r>
    </w:p>
    <w:p w:rsidR="00000000" w:rsidDel="00000000" w:rsidP="00000000" w:rsidRDefault="00000000" w:rsidRPr="00000000" w14:paraId="0000005C">
      <w:pPr>
        <w:spacing w:line="240" w:lineRule="auto"/>
        <w:ind w:left="9.000000000000057" w:firstLine="0"/>
        <w:jc w:val="both"/>
        <w:rPr>
          <w:sz w:val="26"/>
          <w:szCs w:val="26"/>
        </w:rPr>
      </w:pPr>
      <w:r w:rsidDel="00000000" w:rsidR="00000000" w:rsidRPr="00000000">
        <w:rPr>
          <w:sz w:val="26"/>
          <w:szCs w:val="26"/>
          <w:rtl w:val="0"/>
        </w:rPr>
        <w:t xml:space="preserve">Amid the chaos, a new kind of power emerged. The collapse of national governments created a vacuum, and powerful families </w:t>
      </w:r>
    </w:p>
    <w:p w:rsidR="00000000" w:rsidDel="00000000" w:rsidP="00000000" w:rsidRDefault="00000000" w:rsidRPr="00000000" w14:paraId="0000005D">
      <w:pPr>
        <w:spacing w:line="240" w:lineRule="auto"/>
        <w:ind w:left="9.000000000000057" w:firstLine="0"/>
        <w:jc w:val="both"/>
        <w:rPr>
          <w:sz w:val="26"/>
          <w:szCs w:val="26"/>
        </w:rPr>
      </w:pPr>
      <w:r w:rsidDel="00000000" w:rsidR="00000000" w:rsidRPr="00000000">
        <w:rPr>
          <w:sz w:val="26"/>
          <w:szCs w:val="26"/>
          <w:rtl w:val="0"/>
        </w:rPr>
        <w:t xml:space="preserve">stepped in to fill the void. These proto-Houses were led by ambitious individuals who combined wealth, military strength, and control over </w:t>
      </w:r>
    </w:p>
    <w:p w:rsidR="00000000" w:rsidDel="00000000" w:rsidP="00000000" w:rsidRDefault="00000000" w:rsidRPr="00000000" w14:paraId="0000005E">
      <w:pPr>
        <w:spacing w:line="240" w:lineRule="auto"/>
        <w:ind w:left="9.000000000000057" w:firstLine="0"/>
        <w:jc w:val="both"/>
        <w:rPr>
          <w:sz w:val="26"/>
          <w:szCs w:val="26"/>
        </w:rPr>
      </w:pPr>
      <w:r w:rsidDel="00000000" w:rsidR="00000000" w:rsidRPr="00000000">
        <w:rPr>
          <w:sz w:val="26"/>
          <w:szCs w:val="26"/>
          <w:rtl w:val="0"/>
        </w:rPr>
        <w:t xml:space="preserve">Aetherium reserves to dominate their regions. They were not bound </w:t>
      </w:r>
    </w:p>
    <w:p w:rsidR="00000000" w:rsidDel="00000000" w:rsidP="00000000" w:rsidRDefault="00000000" w:rsidRPr="00000000" w14:paraId="0000005F">
      <w:pPr>
        <w:spacing w:line="240" w:lineRule="auto"/>
        <w:ind w:left="9.000000000000057" w:firstLine="0"/>
        <w:jc w:val="both"/>
        <w:rPr>
          <w:sz w:val="26"/>
          <w:szCs w:val="26"/>
        </w:rPr>
      </w:pPr>
      <w:r w:rsidDel="00000000" w:rsidR="00000000" w:rsidRPr="00000000">
        <w:rPr>
          <w:sz w:val="26"/>
          <w:szCs w:val="26"/>
          <w:rtl w:val="0"/>
        </w:rPr>
        <w:t xml:space="preserve">by borders or laws; their power was absolute, enforced by their </w:t>
      </w:r>
    </w:p>
    <w:p w:rsidR="00000000" w:rsidDel="00000000" w:rsidP="00000000" w:rsidRDefault="00000000" w:rsidRPr="00000000" w14:paraId="00000060">
      <w:pPr>
        <w:spacing w:line="240" w:lineRule="auto"/>
        <w:ind w:left="9.000000000000057" w:firstLine="0"/>
        <w:jc w:val="both"/>
        <w:rPr>
          <w:sz w:val="26"/>
          <w:szCs w:val="26"/>
        </w:rPr>
      </w:pPr>
      <w:r w:rsidDel="00000000" w:rsidR="00000000" w:rsidRPr="00000000">
        <w:rPr>
          <w:sz w:val="26"/>
          <w:szCs w:val="26"/>
          <w:rtl w:val="0"/>
        </w:rPr>
        <w:t xml:space="preserve">armies and their control over the dwindling supply of Aetherium. </w:t>
      </w:r>
    </w:p>
    <w:p w:rsidR="00000000" w:rsidDel="00000000" w:rsidP="00000000" w:rsidRDefault="00000000" w:rsidRPr="00000000" w14:paraId="00000061">
      <w:pPr>
        <w:spacing w:line="240" w:lineRule="auto"/>
        <w:ind w:left="9.000000000000057" w:firstLine="0"/>
        <w:jc w:val="both"/>
        <w:rPr>
          <w:sz w:val="26"/>
          <w:szCs w:val="26"/>
        </w:rPr>
      </w:pPr>
      <w:r w:rsidDel="00000000" w:rsidR="00000000" w:rsidRPr="00000000">
        <w:rPr>
          <w:sz w:val="26"/>
          <w:szCs w:val="26"/>
          <w:rtl w:val="0"/>
        </w:rPr>
        <w:t xml:space="preserve">Some proto-Houses embraced psionics, seeing the emerging abilities as the key to survival and dominance. These families began </w:t>
      </w:r>
    </w:p>
    <w:p w:rsidR="00000000" w:rsidDel="00000000" w:rsidP="00000000" w:rsidRDefault="00000000" w:rsidRPr="00000000" w14:paraId="00000062">
      <w:pPr>
        <w:spacing w:line="240" w:lineRule="auto"/>
        <w:ind w:left="9.000000000000057" w:firstLine="0"/>
        <w:jc w:val="both"/>
        <w:rPr>
          <w:sz w:val="26"/>
          <w:szCs w:val="26"/>
        </w:rPr>
      </w:pPr>
      <w:r w:rsidDel="00000000" w:rsidR="00000000" w:rsidRPr="00000000">
        <w:rPr>
          <w:sz w:val="26"/>
          <w:szCs w:val="26"/>
          <w:rtl w:val="0"/>
        </w:rPr>
        <w:t xml:space="preserve">experimenting with raw palladium, a rare and volatile form of Aetherium, to amplify their powers. Over time, they developed crude techniques to harness the Psionic Tapestry, setting the stage for the future Great Houses. </w:t>
      </w:r>
    </w:p>
    <w:p w:rsidR="00000000" w:rsidDel="00000000" w:rsidP="00000000" w:rsidRDefault="00000000" w:rsidRPr="00000000" w14:paraId="00000063">
      <w:pPr>
        <w:spacing w:line="240" w:lineRule="auto"/>
        <w:ind w:left="9.000000000000057" w:firstLine="0"/>
        <w:jc w:val="both"/>
        <w:rPr>
          <w:sz w:val="26"/>
          <w:szCs w:val="26"/>
        </w:rPr>
      </w:pPr>
      <w:r w:rsidDel="00000000" w:rsidR="00000000" w:rsidRPr="00000000">
        <w:rPr>
          <w:sz w:val="26"/>
          <w:szCs w:val="26"/>
          <w:rtl w:val="0"/>
        </w:rPr>
        <w:t xml:space="preserve">The Aetherium Wars </w:t>
      </w:r>
    </w:p>
    <w:p w:rsidR="00000000" w:rsidDel="00000000" w:rsidP="00000000" w:rsidRDefault="00000000" w:rsidRPr="00000000" w14:paraId="00000064">
      <w:pPr>
        <w:spacing w:line="240" w:lineRule="auto"/>
        <w:ind w:left="9.000000000000057" w:firstLine="0"/>
        <w:jc w:val="both"/>
        <w:rPr>
          <w:sz w:val="26"/>
          <w:szCs w:val="26"/>
        </w:rPr>
      </w:pPr>
      <w:r w:rsidDel="00000000" w:rsidR="00000000" w:rsidRPr="00000000">
        <w:rPr>
          <w:sz w:val="26"/>
          <w:szCs w:val="26"/>
          <w:rtl w:val="0"/>
        </w:rPr>
        <w:t xml:space="preserve">Competition for Aetherium erupted into the Aetherium Wars, a series of brutal conflicts fought with both conventional weapons and psionic </w:t>
      </w:r>
    </w:p>
    <w:p w:rsidR="00000000" w:rsidDel="00000000" w:rsidP="00000000" w:rsidRDefault="00000000" w:rsidRPr="00000000" w14:paraId="00000065">
      <w:pPr>
        <w:spacing w:line="240" w:lineRule="auto"/>
        <w:ind w:left="9.000000000000057" w:firstLine="0"/>
        <w:jc w:val="both"/>
        <w:rPr>
          <w:sz w:val="26"/>
          <w:szCs w:val="26"/>
        </w:rPr>
      </w:pPr>
      <w:r w:rsidDel="00000000" w:rsidR="00000000" w:rsidRPr="00000000">
        <w:rPr>
          <w:sz w:val="26"/>
          <w:szCs w:val="26"/>
          <w:rtl w:val="0"/>
        </w:rPr>
        <w:t xml:space="preserve">powers. Armies marched across the wastelands, steam-powered tanks clashed with psionic warriors, and airships darkened the skies with their relentless bombardments. </w:t>
      </w:r>
    </w:p>
    <w:p w:rsidR="00000000" w:rsidDel="00000000" w:rsidP="00000000" w:rsidRDefault="00000000" w:rsidRPr="00000000" w14:paraId="00000066">
      <w:pPr>
        <w:spacing w:line="240" w:lineRule="auto"/>
        <w:ind w:left="9.000000000000057" w:firstLine="0"/>
        <w:jc w:val="both"/>
        <w:rPr>
          <w:sz w:val="26"/>
          <w:szCs w:val="26"/>
        </w:rPr>
      </w:pPr>
      <w:r w:rsidDel="00000000" w:rsidR="00000000" w:rsidRPr="00000000">
        <w:rPr>
          <w:sz w:val="26"/>
          <w:szCs w:val="26"/>
          <w:rtl w:val="0"/>
        </w:rPr>
        <w:t xml:space="preserve">The wars also saw the first deliberate weaponization of psionics. Rogue psionics, either born in the chaos or created through crude palladium experiments, became living weapons. These individuals were capable of leveling cities with their minds, but their powers </w:t>
      </w:r>
    </w:p>
    <w:p w:rsidR="00000000" w:rsidDel="00000000" w:rsidP="00000000" w:rsidRDefault="00000000" w:rsidRPr="00000000" w14:paraId="00000067">
      <w:pPr>
        <w:spacing w:line="240" w:lineRule="auto"/>
        <w:ind w:left="9.000000000000057" w:firstLine="0"/>
        <w:jc w:val="both"/>
        <w:rPr>
          <w:sz w:val="26"/>
          <w:szCs w:val="26"/>
        </w:rPr>
      </w:pPr>
      <w:r w:rsidDel="00000000" w:rsidR="00000000" w:rsidRPr="00000000">
        <w:rPr>
          <w:sz w:val="26"/>
          <w:szCs w:val="26"/>
          <w:rtl w:val="0"/>
        </w:rPr>
        <w:t xml:space="preserve">came at a cost. Overuse of psionics often led to madness, physical degradation, or worse—a phenomenon early researchers called Resonance Feedback. </w:t>
      </w:r>
    </w:p>
    <w:p w:rsidR="00000000" w:rsidDel="00000000" w:rsidP="00000000" w:rsidRDefault="00000000" w:rsidRPr="00000000" w14:paraId="00000068">
      <w:pPr>
        <w:spacing w:line="240" w:lineRule="auto"/>
        <w:ind w:left="9.000000000000057" w:firstLine="0"/>
        <w:jc w:val="both"/>
        <w:rPr>
          <w:sz w:val="26"/>
          <w:szCs w:val="26"/>
        </w:rPr>
      </w:pPr>
      <w:r w:rsidDel="00000000" w:rsidR="00000000" w:rsidRPr="00000000">
        <w:rPr>
          <w:sz w:val="26"/>
          <w:szCs w:val="26"/>
          <w:rtl w:val="0"/>
        </w:rPr>
        <w:t xml:space="preserve">The Great Collapse </w:t>
      </w:r>
    </w:p>
    <w:p w:rsidR="00000000" w:rsidDel="00000000" w:rsidP="00000000" w:rsidRDefault="00000000" w:rsidRPr="00000000" w14:paraId="00000069">
      <w:pPr>
        <w:spacing w:line="240" w:lineRule="auto"/>
        <w:ind w:left="9.000000000000057" w:firstLine="0"/>
        <w:jc w:val="both"/>
        <w:rPr>
          <w:sz w:val="26"/>
          <w:szCs w:val="26"/>
        </w:rPr>
      </w:pPr>
      <w:r w:rsidDel="00000000" w:rsidR="00000000" w:rsidRPr="00000000">
        <w:rPr>
          <w:sz w:val="26"/>
          <w:szCs w:val="26"/>
          <w:rtl w:val="0"/>
        </w:rPr>
        <w:t xml:space="preserve">The Aetherium Wars ended not with a victor, but with catastrophe. By the final decades of Era 0, Palladia Prime was unrecognizable. The </w:t>
      </w:r>
    </w:p>
    <w:p w:rsidR="00000000" w:rsidDel="00000000" w:rsidP="00000000" w:rsidRDefault="00000000" w:rsidRPr="00000000" w14:paraId="0000006A">
      <w:pPr>
        <w:spacing w:line="240" w:lineRule="auto"/>
        <w:ind w:left="9.000000000000057" w:firstLine="0"/>
        <w:jc w:val="both"/>
        <w:rPr>
          <w:sz w:val="26"/>
          <w:szCs w:val="26"/>
        </w:rPr>
      </w:pPr>
      <w:r w:rsidDel="00000000" w:rsidR="00000000" w:rsidRPr="00000000">
        <w:rPr>
          <w:sz w:val="26"/>
          <w:szCs w:val="26"/>
          <w:rtl w:val="0"/>
        </w:rPr>
        <w:t xml:space="preserve">planet’s crust had been mined to exhaustion, and Aetherium reserves were all but depleted. The resulting ecological collapse plunged the </w:t>
      </w:r>
    </w:p>
    <w:p w:rsidR="00000000" w:rsidDel="00000000" w:rsidP="00000000" w:rsidRDefault="00000000" w:rsidRPr="00000000" w14:paraId="0000006B">
      <w:pPr>
        <w:spacing w:line="240" w:lineRule="auto"/>
        <w:ind w:left="9.000000000000057" w:firstLine="0"/>
        <w:jc w:val="both"/>
        <w:rPr>
          <w:sz w:val="26"/>
          <w:szCs w:val="26"/>
        </w:rPr>
      </w:pPr>
      <w:r w:rsidDel="00000000" w:rsidR="00000000" w:rsidRPr="00000000">
        <w:rPr>
          <w:sz w:val="26"/>
          <w:szCs w:val="26"/>
          <w:rtl w:val="0"/>
        </w:rPr>
        <w:t xml:space="preserve">planet into chaos, and the fragile proto-Houses turned on each other, desperate to survive. </w:t>
      </w:r>
    </w:p>
    <w:p w:rsidR="00000000" w:rsidDel="00000000" w:rsidP="00000000" w:rsidRDefault="00000000" w:rsidRPr="00000000" w14:paraId="0000006C">
      <w:pPr>
        <w:spacing w:line="240" w:lineRule="auto"/>
        <w:ind w:left="9.000000000000057" w:firstLine="0"/>
        <w:jc w:val="both"/>
        <w:rPr>
          <w:sz w:val="26"/>
          <w:szCs w:val="26"/>
        </w:rPr>
      </w:pPr>
      <w:r w:rsidDel="00000000" w:rsidR="00000000" w:rsidRPr="00000000">
        <w:rPr>
          <w:sz w:val="26"/>
          <w:szCs w:val="26"/>
          <w:rtl w:val="0"/>
        </w:rPr>
        <w:t xml:space="preserve">Famine, disease, and civil unrest swept across the world. Entire cities fell into ruin, their great machines reduced to rusting hulks. The </w:t>
      </w:r>
    </w:p>
    <w:p w:rsidR="00000000" w:rsidDel="00000000" w:rsidP="00000000" w:rsidRDefault="00000000" w:rsidRPr="00000000" w14:paraId="0000006D">
      <w:pPr>
        <w:spacing w:line="240" w:lineRule="auto"/>
        <w:ind w:left="9.000000000000057" w:firstLine="0"/>
        <w:jc w:val="both"/>
        <w:rPr>
          <w:sz w:val="26"/>
          <w:szCs w:val="26"/>
        </w:rPr>
      </w:pPr>
      <w:r w:rsidDel="00000000" w:rsidR="00000000" w:rsidRPr="00000000">
        <w:rPr>
          <w:sz w:val="26"/>
          <w:szCs w:val="26"/>
          <w:rtl w:val="0"/>
        </w:rPr>
        <w:t xml:space="preserve">surviving populations retreated into isolated enclaves, many of which would later become the core territories of the Great Houses. </w:t>
      </w:r>
    </w:p>
    <w:p w:rsidR="00000000" w:rsidDel="00000000" w:rsidP="00000000" w:rsidRDefault="00000000" w:rsidRPr="00000000" w14:paraId="0000006E">
      <w:pPr>
        <w:spacing w:line="240" w:lineRule="auto"/>
        <w:ind w:left="9.000000000000057" w:firstLine="0"/>
        <w:jc w:val="both"/>
        <w:rPr>
          <w:sz w:val="26"/>
          <w:szCs w:val="26"/>
        </w:rPr>
      </w:pPr>
      <w:r w:rsidDel="00000000" w:rsidR="00000000" w:rsidRPr="00000000">
        <w:rPr>
          <w:sz w:val="26"/>
          <w:szCs w:val="26"/>
          <w:rtl w:val="0"/>
        </w:rPr>
        <w:t xml:space="preserve">The First Sparks of Psionics </w:t>
      </w:r>
    </w:p>
    <w:p w:rsidR="00000000" w:rsidDel="00000000" w:rsidP="00000000" w:rsidRDefault="00000000" w:rsidRPr="00000000" w14:paraId="0000006F">
      <w:pPr>
        <w:spacing w:line="240" w:lineRule="auto"/>
        <w:ind w:left="9.000000000000057" w:firstLine="0"/>
        <w:jc w:val="both"/>
        <w:rPr>
          <w:sz w:val="26"/>
          <w:szCs w:val="26"/>
        </w:rPr>
      </w:pPr>
      <w:r w:rsidDel="00000000" w:rsidR="00000000" w:rsidRPr="00000000">
        <w:rPr>
          <w:sz w:val="26"/>
          <w:szCs w:val="26"/>
          <w:rtl w:val="0"/>
        </w:rPr>
        <w:t xml:space="preserve">Amid the darkness of the Great Collapse, humanity began to glimpse a new kind of light. Exposure to raw palladium during the Aetherium Wars had permanently altered the survivors, leading to a significant increase in psionic abilities. </w:t>
      </w:r>
    </w:p>
    <w:p w:rsidR="00000000" w:rsidDel="00000000" w:rsidP="00000000" w:rsidRDefault="00000000" w:rsidRPr="00000000" w14:paraId="00000070">
      <w:pPr>
        <w:spacing w:line="240" w:lineRule="auto"/>
        <w:ind w:left="9.000000000000057" w:firstLine="0"/>
        <w:jc w:val="both"/>
        <w:rPr>
          <w:sz w:val="26"/>
          <w:szCs w:val="26"/>
        </w:rPr>
      </w:pPr>
      <w:r w:rsidDel="00000000" w:rsidR="00000000" w:rsidRPr="00000000">
        <w:rPr>
          <w:sz w:val="26"/>
          <w:szCs w:val="26"/>
          <w:rtl w:val="0"/>
        </w:rPr>
        <w:t xml:space="preserve">These early psionics were not fully understood, and their powers were often seen as both a blessing and a curse. Some enclaves embraced psionics, viewing them as humanity’s best hope for survival. Others rejected them, blaming psionics for the collapse and branding their practitioners as heretics. </w:t>
      </w:r>
    </w:p>
    <w:p w:rsidR="00000000" w:rsidDel="00000000" w:rsidP="00000000" w:rsidRDefault="00000000" w:rsidRPr="00000000" w14:paraId="00000071">
      <w:pPr>
        <w:spacing w:line="240" w:lineRule="auto"/>
        <w:ind w:left="9.000000000000057" w:firstLine="0"/>
        <w:jc w:val="both"/>
        <w:rPr>
          <w:sz w:val="26"/>
          <w:szCs w:val="26"/>
        </w:rPr>
      </w:pPr>
      <w:r w:rsidDel="00000000" w:rsidR="00000000" w:rsidRPr="00000000">
        <w:rPr>
          <w:sz w:val="26"/>
          <w:szCs w:val="26"/>
          <w:rtl w:val="0"/>
        </w:rPr>
        <w:t xml:space="preserve">This division would define humanity’s future, as the tension between psionic potential and fear of its consequences shaped the galaxy’s cultural and political landscape. </w:t>
      </w:r>
    </w:p>
    <w:p w:rsidR="00000000" w:rsidDel="00000000" w:rsidP="00000000" w:rsidRDefault="00000000" w:rsidRPr="00000000" w14:paraId="00000072">
      <w:pPr>
        <w:spacing w:line="240" w:lineRule="auto"/>
        <w:ind w:left="9.000000000000057" w:firstLine="0"/>
        <w:jc w:val="both"/>
        <w:rPr>
          <w:sz w:val="26"/>
          <w:szCs w:val="26"/>
        </w:rPr>
      </w:pPr>
      <w:r w:rsidDel="00000000" w:rsidR="00000000" w:rsidRPr="00000000">
        <w:rPr>
          <w:sz w:val="26"/>
          <w:szCs w:val="26"/>
          <w:rtl w:val="0"/>
        </w:rPr>
        <w:t xml:space="preserve">The Legacy of Era 0 </w:t>
      </w:r>
    </w:p>
    <w:p w:rsidR="00000000" w:rsidDel="00000000" w:rsidP="00000000" w:rsidRDefault="00000000" w:rsidRPr="00000000" w14:paraId="00000073">
      <w:pPr>
        <w:spacing w:line="240" w:lineRule="auto"/>
        <w:ind w:left="9.000000000000057" w:firstLine="0"/>
        <w:jc w:val="both"/>
        <w:rPr>
          <w:sz w:val="26"/>
          <w:szCs w:val="26"/>
        </w:rPr>
      </w:pPr>
      <w:r w:rsidDel="00000000" w:rsidR="00000000" w:rsidRPr="00000000">
        <w:rPr>
          <w:sz w:val="26"/>
          <w:szCs w:val="26"/>
          <w:rtl w:val="0"/>
        </w:rPr>
        <w:t xml:space="preserve">The Steampunk Age of Conquest ended in ashes, but its legacy endures. The proto-Houses that survived would become the seeds of </w:t>
      </w:r>
    </w:p>
    <w:p w:rsidR="00000000" w:rsidDel="00000000" w:rsidP="00000000" w:rsidRDefault="00000000" w:rsidRPr="00000000" w14:paraId="00000074">
      <w:pPr>
        <w:spacing w:line="240" w:lineRule="auto"/>
        <w:ind w:left="9.000000000000057" w:firstLine="0"/>
        <w:jc w:val="both"/>
        <w:rPr>
          <w:sz w:val="26"/>
          <w:szCs w:val="26"/>
        </w:rPr>
      </w:pPr>
      <w:r w:rsidDel="00000000" w:rsidR="00000000" w:rsidRPr="00000000">
        <w:rPr>
          <w:sz w:val="26"/>
          <w:szCs w:val="26"/>
          <w:rtl w:val="0"/>
        </w:rPr>
        <w:t xml:space="preserve">the Great Houses, each carrying the scars of the Aetherium Wars and the lessons of the Great Collapse. Psionics, once feared and </w:t>
      </w:r>
    </w:p>
    <w:p w:rsidR="00000000" w:rsidDel="00000000" w:rsidP="00000000" w:rsidRDefault="00000000" w:rsidRPr="00000000" w14:paraId="00000075">
      <w:pPr>
        <w:spacing w:line="240" w:lineRule="auto"/>
        <w:ind w:left="9.000000000000057" w:firstLine="0"/>
        <w:jc w:val="both"/>
        <w:rPr>
          <w:sz w:val="26"/>
          <w:szCs w:val="26"/>
        </w:rPr>
      </w:pPr>
      <w:r w:rsidDel="00000000" w:rsidR="00000000" w:rsidRPr="00000000">
        <w:rPr>
          <w:sz w:val="26"/>
          <w:szCs w:val="26"/>
          <w:rtl w:val="0"/>
        </w:rPr>
        <w:t xml:space="preserve">misunderstood, would become the foundation of humanity’s next great leap. </w:t>
      </w:r>
    </w:p>
    <w:p w:rsidR="00000000" w:rsidDel="00000000" w:rsidP="00000000" w:rsidRDefault="00000000" w:rsidRPr="00000000" w14:paraId="00000076">
      <w:pPr>
        <w:spacing w:line="240" w:lineRule="auto"/>
        <w:ind w:left="9.000000000000057" w:firstLine="0"/>
        <w:jc w:val="both"/>
        <w:rPr>
          <w:sz w:val="26"/>
          <w:szCs w:val="26"/>
        </w:rPr>
      </w:pPr>
      <w:r w:rsidDel="00000000" w:rsidR="00000000" w:rsidRPr="00000000">
        <w:rPr>
          <w:sz w:val="26"/>
          <w:szCs w:val="26"/>
          <w:rtl w:val="0"/>
        </w:rPr>
        <w:t xml:space="preserve">Yet the ghosts of Era 0 linger. The ruins of Palladia Prime still hold secrets: forgotten Aetherium mines, derelict war machines, and ancient psionic artifacts waiting to be rediscovered. For those </w:t>
      </w:r>
    </w:p>
    <w:p w:rsidR="00000000" w:rsidDel="00000000" w:rsidP="00000000" w:rsidRDefault="00000000" w:rsidRPr="00000000" w14:paraId="00000077">
      <w:pPr>
        <w:spacing w:line="240" w:lineRule="auto"/>
        <w:ind w:left="9.000000000000057" w:firstLine="0"/>
        <w:jc w:val="both"/>
        <w:rPr>
          <w:sz w:val="26"/>
          <w:szCs w:val="26"/>
        </w:rPr>
      </w:pPr>
      <w:r w:rsidDel="00000000" w:rsidR="00000000" w:rsidRPr="00000000">
        <w:rPr>
          <w:sz w:val="26"/>
          <w:szCs w:val="26"/>
          <w:rtl w:val="0"/>
        </w:rPr>
        <w:t xml:space="preserve">brave—or foolish—enough to delve into the past, the rewards are as great as the dangers. </w:t>
      </w:r>
    </w:p>
    <w:p w:rsidR="00000000" w:rsidDel="00000000" w:rsidP="00000000" w:rsidRDefault="00000000" w:rsidRPr="00000000" w14:paraId="00000078">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79">
      <w:pPr>
        <w:spacing w:line="240" w:lineRule="auto"/>
        <w:ind w:left="9.000000000000057" w:firstLine="0"/>
        <w:jc w:val="both"/>
        <w:rPr>
          <w:sz w:val="26"/>
          <w:szCs w:val="26"/>
        </w:rPr>
      </w:pPr>
      <w:r w:rsidDel="00000000" w:rsidR="00000000" w:rsidRPr="00000000">
        <w:rPr>
          <w:sz w:val="26"/>
          <w:szCs w:val="26"/>
          <w:rtl w:val="0"/>
        </w:rPr>
        <w:t xml:space="preserve">Era 1: </w:t>
      </w:r>
    </w:p>
    <w:p w:rsidR="00000000" w:rsidDel="00000000" w:rsidP="00000000" w:rsidRDefault="00000000" w:rsidRPr="00000000" w14:paraId="0000007A">
      <w:pPr>
        <w:spacing w:line="240" w:lineRule="auto"/>
        <w:ind w:left="9.000000000000057" w:firstLine="0"/>
        <w:jc w:val="both"/>
        <w:rPr>
          <w:sz w:val="26"/>
          <w:szCs w:val="26"/>
        </w:rPr>
      </w:pPr>
      <w:r w:rsidDel="00000000" w:rsidR="00000000" w:rsidRPr="00000000">
        <w:rPr>
          <w:sz w:val="26"/>
          <w:szCs w:val="26"/>
          <w:rtl w:val="0"/>
        </w:rPr>
        <w:t xml:space="preserve"> The Cyberpunk Era (1–260) </w:t>
      </w:r>
    </w:p>
    <w:p w:rsidR="00000000" w:rsidDel="00000000" w:rsidP="00000000" w:rsidRDefault="00000000" w:rsidRPr="00000000" w14:paraId="0000007B">
      <w:pPr>
        <w:spacing w:line="240" w:lineRule="auto"/>
        <w:ind w:left="9.000000000000057" w:firstLine="0"/>
        <w:jc w:val="both"/>
        <w:rPr>
          <w:sz w:val="26"/>
          <w:szCs w:val="26"/>
        </w:rPr>
      </w:pPr>
      <w:r w:rsidDel="00000000" w:rsidR="00000000" w:rsidRPr="00000000">
        <w:rPr>
          <w:sz w:val="26"/>
          <w:szCs w:val="26"/>
          <w:rtl w:val="0"/>
        </w:rPr>
        <w:t xml:space="preserve">The Cyberpunk Era marked humanity’s resurgence from the devastation of the Great Collapse. Civilization rebuilt itself on the foundations of Aetherium’s </w:t>
      </w:r>
    </w:p>
    <w:p w:rsidR="00000000" w:rsidDel="00000000" w:rsidP="00000000" w:rsidRDefault="00000000" w:rsidRPr="00000000" w14:paraId="0000007C">
      <w:pPr>
        <w:spacing w:line="240" w:lineRule="auto"/>
        <w:ind w:left="9.000000000000057" w:firstLine="0"/>
        <w:jc w:val="both"/>
        <w:rPr>
          <w:sz w:val="26"/>
          <w:szCs w:val="26"/>
        </w:rPr>
      </w:pPr>
      <w:r w:rsidDel="00000000" w:rsidR="00000000" w:rsidRPr="00000000">
        <w:rPr>
          <w:sz w:val="26"/>
          <w:szCs w:val="26"/>
          <w:rtl w:val="0"/>
        </w:rPr>
        <w:t xml:space="preserve">remnants, creating a society dominated by towering hive cities, genetic experimentation, and corporate empires. Psionics, fueled by refined palladium, replaced artificial intelligence as the cornerstone of progress. However, </w:t>
      </w:r>
    </w:p>
    <w:p w:rsidR="00000000" w:rsidDel="00000000" w:rsidP="00000000" w:rsidRDefault="00000000" w:rsidRPr="00000000" w14:paraId="0000007D">
      <w:pPr>
        <w:spacing w:line="240" w:lineRule="auto"/>
        <w:ind w:left="9.000000000000057" w:firstLine="0"/>
        <w:jc w:val="both"/>
        <w:rPr>
          <w:sz w:val="26"/>
          <w:szCs w:val="26"/>
        </w:rPr>
      </w:pPr>
      <w:r w:rsidDel="00000000" w:rsidR="00000000" w:rsidRPr="00000000">
        <w:rPr>
          <w:sz w:val="26"/>
          <w:szCs w:val="26"/>
          <w:rtl w:val="0"/>
        </w:rPr>
        <w:t xml:space="preserve">this era also birthed the seeds of oppression, inequality, and rebellion. </w:t>
      </w:r>
    </w:p>
    <w:p w:rsidR="00000000" w:rsidDel="00000000" w:rsidP="00000000" w:rsidRDefault="00000000" w:rsidRPr="00000000" w14:paraId="0000007E">
      <w:pPr>
        <w:spacing w:line="240" w:lineRule="auto"/>
        <w:ind w:left="9.000000000000057" w:firstLine="0"/>
        <w:jc w:val="both"/>
        <w:rPr>
          <w:sz w:val="26"/>
          <w:szCs w:val="26"/>
        </w:rPr>
      </w:pPr>
      <w:r w:rsidDel="00000000" w:rsidR="00000000" w:rsidRPr="00000000">
        <w:rPr>
          <w:sz w:val="26"/>
          <w:szCs w:val="26"/>
          <w:rtl w:val="0"/>
        </w:rPr>
        <w:t xml:space="preserve">Rebuilding Civilization </w:t>
      </w:r>
    </w:p>
    <w:p w:rsidR="00000000" w:rsidDel="00000000" w:rsidP="00000000" w:rsidRDefault="00000000" w:rsidRPr="00000000" w14:paraId="0000007F">
      <w:pPr>
        <w:spacing w:line="240" w:lineRule="auto"/>
        <w:ind w:left="9.000000000000057" w:firstLine="0"/>
        <w:jc w:val="both"/>
        <w:rPr>
          <w:sz w:val="26"/>
          <w:szCs w:val="26"/>
        </w:rPr>
      </w:pPr>
      <w:r w:rsidDel="00000000" w:rsidR="00000000" w:rsidRPr="00000000">
        <w:rPr>
          <w:sz w:val="26"/>
          <w:szCs w:val="26"/>
          <w:rtl w:val="0"/>
        </w:rPr>
        <w:t xml:space="preserve">The survivors of the Great Collapse concentrated into massive, vertical hive cities that sprawled across </w:t>
      </w:r>
    </w:p>
    <w:p w:rsidR="00000000" w:rsidDel="00000000" w:rsidP="00000000" w:rsidRDefault="00000000" w:rsidRPr="00000000" w14:paraId="00000080">
      <w:pPr>
        <w:spacing w:line="240" w:lineRule="auto"/>
        <w:ind w:left="9.000000000000057" w:firstLine="0"/>
        <w:jc w:val="both"/>
        <w:rPr>
          <w:sz w:val="26"/>
          <w:szCs w:val="26"/>
        </w:rPr>
      </w:pPr>
      <w:r w:rsidDel="00000000" w:rsidR="00000000" w:rsidRPr="00000000">
        <w:rPr>
          <w:sz w:val="26"/>
          <w:szCs w:val="26"/>
          <w:rtl w:val="0"/>
        </w:rPr>
        <w:t xml:space="preserve">continents. These self-contained urban centers became the lifeblood of humanity, separating the elite from the impoverished and redefining the social order. </w:t>
      </w:r>
    </w:p>
    <w:p w:rsidR="00000000" w:rsidDel="00000000" w:rsidP="00000000" w:rsidRDefault="00000000" w:rsidRPr="00000000" w14:paraId="00000081">
      <w:pPr>
        <w:spacing w:line="240" w:lineRule="auto"/>
        <w:ind w:left="9.000000000000057" w:firstLine="0"/>
        <w:jc w:val="both"/>
        <w:rPr>
          <w:sz w:val="26"/>
          <w:szCs w:val="26"/>
        </w:rPr>
      </w:pPr>
      <w:r w:rsidDel="00000000" w:rsidR="00000000" w:rsidRPr="00000000">
        <w:rPr>
          <w:sz w:val="26"/>
          <w:szCs w:val="26"/>
          <w:rtl w:val="0"/>
        </w:rPr>
        <w:t xml:space="preserve">Key Features of the Hive Cities: </w:t>
      </w:r>
    </w:p>
    <w:p w:rsidR="00000000" w:rsidDel="00000000" w:rsidP="00000000" w:rsidRDefault="00000000" w:rsidRPr="00000000" w14:paraId="00000082">
      <w:pPr>
        <w:spacing w:line="240" w:lineRule="auto"/>
        <w:ind w:left="9.000000000000057" w:firstLine="0"/>
        <w:jc w:val="both"/>
        <w:rPr>
          <w:sz w:val="26"/>
          <w:szCs w:val="26"/>
        </w:rPr>
      </w:pPr>
      <w:r w:rsidDel="00000000" w:rsidR="00000000" w:rsidRPr="00000000">
        <w:rPr>
          <w:sz w:val="26"/>
          <w:szCs w:val="26"/>
          <w:rtl w:val="0"/>
        </w:rPr>
        <w:t xml:space="preserve">The Glimmering Spires: At the highest </w:t>
      </w:r>
    </w:p>
    <w:p w:rsidR="00000000" w:rsidDel="00000000" w:rsidP="00000000" w:rsidRDefault="00000000" w:rsidRPr="00000000" w14:paraId="00000083">
      <w:pPr>
        <w:spacing w:line="240" w:lineRule="auto"/>
        <w:ind w:left="9.000000000000057" w:firstLine="0"/>
        <w:jc w:val="both"/>
        <w:rPr>
          <w:sz w:val="26"/>
          <w:szCs w:val="26"/>
        </w:rPr>
      </w:pPr>
      <w:r w:rsidDel="00000000" w:rsidR="00000000" w:rsidRPr="00000000">
        <w:rPr>
          <w:sz w:val="26"/>
          <w:szCs w:val="26"/>
          <w:rtl w:val="0"/>
        </w:rPr>
        <w:t xml:space="preserve">levels, corporate executives, scientists, and psionic elites lived in luxury, surrounded by artificial gardens, shimmering domes, and holographic skies. </w:t>
      </w:r>
    </w:p>
    <w:p w:rsidR="00000000" w:rsidDel="00000000" w:rsidP="00000000" w:rsidRDefault="00000000" w:rsidRPr="00000000" w14:paraId="00000084">
      <w:pPr>
        <w:spacing w:line="240" w:lineRule="auto"/>
        <w:ind w:left="9.000000000000057" w:firstLine="0"/>
        <w:jc w:val="both"/>
        <w:rPr>
          <w:sz w:val="26"/>
          <w:szCs w:val="26"/>
        </w:rPr>
      </w:pPr>
      <w:r w:rsidDel="00000000" w:rsidR="00000000" w:rsidRPr="00000000">
        <w:rPr>
          <w:sz w:val="26"/>
          <w:szCs w:val="26"/>
          <w:rtl w:val="0"/>
        </w:rPr>
        <w:t xml:space="preserve">The Industry Rings: The middle levels </w:t>
      </w:r>
    </w:p>
    <w:p w:rsidR="00000000" w:rsidDel="00000000" w:rsidP="00000000" w:rsidRDefault="00000000" w:rsidRPr="00000000" w14:paraId="00000085">
      <w:pPr>
        <w:spacing w:line="240" w:lineRule="auto"/>
        <w:ind w:left="9.000000000000057" w:firstLine="0"/>
        <w:jc w:val="both"/>
        <w:rPr>
          <w:sz w:val="26"/>
          <w:szCs w:val="26"/>
        </w:rPr>
      </w:pPr>
      <w:r w:rsidDel="00000000" w:rsidR="00000000" w:rsidRPr="00000000">
        <w:rPr>
          <w:sz w:val="26"/>
          <w:szCs w:val="26"/>
          <w:rtl w:val="0"/>
        </w:rPr>
        <w:t xml:space="preserve">were alive with relentless activity. Factories, refineries, and laboratories churned out technological marvels, </w:t>
      </w:r>
    </w:p>
    <w:p w:rsidR="00000000" w:rsidDel="00000000" w:rsidP="00000000" w:rsidRDefault="00000000" w:rsidRPr="00000000" w14:paraId="00000086">
      <w:pPr>
        <w:spacing w:line="240" w:lineRule="auto"/>
        <w:ind w:left="9.000000000000057" w:firstLine="0"/>
        <w:jc w:val="both"/>
        <w:rPr>
          <w:sz w:val="26"/>
          <w:szCs w:val="26"/>
        </w:rPr>
      </w:pPr>
      <w:r w:rsidDel="00000000" w:rsidR="00000000" w:rsidRPr="00000000">
        <w:rPr>
          <w:sz w:val="26"/>
          <w:szCs w:val="26"/>
          <w:rtl w:val="0"/>
        </w:rPr>
        <w:t xml:space="preserve">including psionic amplifiers and genetic enhancements. </w:t>
      </w:r>
    </w:p>
    <w:p w:rsidR="00000000" w:rsidDel="00000000" w:rsidP="00000000" w:rsidRDefault="00000000" w:rsidRPr="00000000" w14:paraId="00000087">
      <w:pPr>
        <w:spacing w:line="240" w:lineRule="auto"/>
        <w:ind w:left="9.000000000000057" w:firstLine="0"/>
        <w:jc w:val="both"/>
        <w:rPr>
          <w:sz w:val="26"/>
          <w:szCs w:val="26"/>
        </w:rPr>
      </w:pPr>
      <w:r w:rsidDel="00000000" w:rsidR="00000000" w:rsidRPr="00000000">
        <w:rPr>
          <w:sz w:val="26"/>
          <w:szCs w:val="26"/>
          <w:rtl w:val="0"/>
        </w:rPr>
        <w:t xml:space="preserve">The Undershadows: At the bottom, shrouded in perpetual darkness, the impoverished </w:t>
      </w:r>
    </w:p>
    <w:p w:rsidR="00000000" w:rsidDel="00000000" w:rsidP="00000000" w:rsidRDefault="00000000" w:rsidRPr="00000000" w14:paraId="00000088">
      <w:pPr>
        <w:spacing w:line="240" w:lineRule="auto"/>
        <w:ind w:left="9.000000000000057" w:firstLine="0"/>
        <w:jc w:val="both"/>
        <w:rPr>
          <w:sz w:val="26"/>
          <w:szCs w:val="26"/>
        </w:rPr>
      </w:pPr>
      <w:r w:rsidDel="00000000" w:rsidR="00000000" w:rsidRPr="00000000">
        <w:rPr>
          <w:sz w:val="26"/>
          <w:szCs w:val="26"/>
          <w:rtl w:val="0"/>
        </w:rPr>
        <w:t xml:space="preserve">fought for survival. Criminal syndicates, rogue psionics, and illicit genetic experiments thrived in these chaotic depths. </w:t>
      </w:r>
    </w:p>
    <w:p w:rsidR="00000000" w:rsidDel="00000000" w:rsidP="00000000" w:rsidRDefault="00000000" w:rsidRPr="00000000" w14:paraId="00000089">
      <w:pPr>
        <w:spacing w:line="240" w:lineRule="auto"/>
        <w:ind w:left="9.000000000000057" w:firstLine="0"/>
        <w:jc w:val="both"/>
        <w:rPr>
          <w:sz w:val="26"/>
          <w:szCs w:val="26"/>
        </w:rPr>
      </w:pPr>
      <w:r w:rsidDel="00000000" w:rsidR="00000000" w:rsidRPr="00000000">
        <w:rPr>
          <w:sz w:val="26"/>
          <w:szCs w:val="26"/>
          <w:rtl w:val="0"/>
        </w:rPr>
        <w:t xml:space="preserve">The hive cities became symbols of human ingenuity but also prisons of inequality, with tensions simmering just beneath the surface. </w:t>
      </w:r>
    </w:p>
    <w:p w:rsidR="00000000" w:rsidDel="00000000" w:rsidP="00000000" w:rsidRDefault="00000000" w:rsidRPr="00000000" w14:paraId="0000008A">
      <w:pPr>
        <w:spacing w:line="240" w:lineRule="auto"/>
        <w:ind w:left="9.000000000000057" w:firstLine="0"/>
        <w:jc w:val="both"/>
        <w:rPr>
          <w:sz w:val="26"/>
          <w:szCs w:val="26"/>
        </w:rPr>
      </w:pPr>
      <w:r w:rsidDel="00000000" w:rsidR="00000000" w:rsidRPr="00000000">
        <w:rPr>
          <w:sz w:val="26"/>
          <w:szCs w:val="26"/>
          <w:rtl w:val="0"/>
        </w:rPr>
        <w:t xml:space="preserve">The Rise of the Mega-Corporations </w:t>
      </w:r>
    </w:p>
    <w:p w:rsidR="00000000" w:rsidDel="00000000" w:rsidP="00000000" w:rsidRDefault="00000000" w:rsidRPr="00000000" w14:paraId="0000008B">
      <w:pPr>
        <w:spacing w:line="240" w:lineRule="auto"/>
        <w:ind w:left="9.000000000000057" w:firstLine="0"/>
        <w:jc w:val="both"/>
        <w:rPr>
          <w:sz w:val="26"/>
          <w:szCs w:val="26"/>
        </w:rPr>
      </w:pPr>
      <w:r w:rsidDel="00000000" w:rsidR="00000000" w:rsidRPr="00000000">
        <w:rPr>
          <w:sz w:val="26"/>
          <w:szCs w:val="26"/>
          <w:rtl w:val="0"/>
        </w:rPr>
        <w:t xml:space="preserve">Amid the growing hive cities, power shifted from the fragmented proto-Houses to sprawling </w:t>
      </w:r>
    </w:p>
    <w:p w:rsidR="00000000" w:rsidDel="00000000" w:rsidP="00000000" w:rsidRDefault="00000000" w:rsidRPr="00000000" w14:paraId="0000008C">
      <w:pPr>
        <w:spacing w:line="240" w:lineRule="auto"/>
        <w:ind w:left="9.000000000000057" w:firstLine="0"/>
        <w:jc w:val="both"/>
        <w:rPr>
          <w:sz w:val="26"/>
          <w:szCs w:val="26"/>
        </w:rPr>
      </w:pPr>
      <w:r w:rsidDel="00000000" w:rsidR="00000000" w:rsidRPr="00000000">
        <w:rPr>
          <w:sz w:val="26"/>
          <w:szCs w:val="26"/>
          <w:rtl w:val="0"/>
        </w:rPr>
        <w:t xml:space="preserve">mega-corporations. These entities monopolized </w:t>
      </w:r>
    </w:p>
    <w:p w:rsidR="00000000" w:rsidDel="00000000" w:rsidP="00000000" w:rsidRDefault="00000000" w:rsidRPr="00000000" w14:paraId="0000008D">
      <w:pPr>
        <w:spacing w:line="240" w:lineRule="auto"/>
        <w:ind w:left="9.000000000000057" w:firstLine="0"/>
        <w:jc w:val="both"/>
        <w:rPr>
          <w:sz w:val="26"/>
          <w:szCs w:val="26"/>
        </w:rPr>
      </w:pPr>
      <w:r w:rsidDel="00000000" w:rsidR="00000000" w:rsidRPr="00000000">
        <w:rPr>
          <w:sz w:val="26"/>
          <w:szCs w:val="26"/>
          <w:rtl w:val="0"/>
        </w:rPr>
        <w:t xml:space="preserve">palladium extraction, psionic technologies, and genetic engineering, controlling every aspect of life. </w:t>
      </w:r>
    </w:p>
    <w:p w:rsidR="00000000" w:rsidDel="00000000" w:rsidP="00000000" w:rsidRDefault="00000000" w:rsidRPr="00000000" w14:paraId="0000008E">
      <w:pPr>
        <w:spacing w:line="240" w:lineRule="auto"/>
        <w:ind w:left="9.000000000000057" w:firstLine="0"/>
        <w:jc w:val="both"/>
        <w:rPr>
          <w:sz w:val="26"/>
          <w:szCs w:val="26"/>
        </w:rPr>
      </w:pPr>
      <w:r w:rsidDel="00000000" w:rsidR="00000000" w:rsidRPr="00000000">
        <w:rPr>
          <w:sz w:val="26"/>
          <w:szCs w:val="26"/>
          <w:rtl w:val="0"/>
        </w:rPr>
        <w:t xml:space="preserve">Key Corporations: </w:t>
      </w:r>
    </w:p>
    <w:p w:rsidR="00000000" w:rsidDel="00000000" w:rsidP="00000000" w:rsidRDefault="00000000" w:rsidRPr="00000000" w14:paraId="0000008F">
      <w:pPr>
        <w:spacing w:line="240" w:lineRule="auto"/>
        <w:ind w:left="9.000000000000057" w:firstLine="0"/>
        <w:jc w:val="both"/>
        <w:rPr>
          <w:sz w:val="26"/>
          <w:szCs w:val="26"/>
        </w:rPr>
      </w:pPr>
      <w:r w:rsidDel="00000000" w:rsidR="00000000" w:rsidRPr="00000000">
        <w:rPr>
          <w:sz w:val="26"/>
          <w:szCs w:val="26"/>
          <w:rtl w:val="0"/>
        </w:rPr>
        <w:t xml:space="preserve">Pall-Tek Industries: Pioneered palladium-based psionic enhancements. </w:t>
      </w:r>
    </w:p>
    <w:p w:rsidR="00000000" w:rsidDel="00000000" w:rsidP="00000000" w:rsidRDefault="00000000" w:rsidRPr="00000000" w14:paraId="00000090">
      <w:pPr>
        <w:spacing w:line="240" w:lineRule="auto"/>
        <w:ind w:left="9.000000000000057" w:firstLine="0"/>
        <w:jc w:val="both"/>
        <w:rPr>
          <w:sz w:val="26"/>
          <w:szCs w:val="26"/>
        </w:rPr>
      </w:pPr>
      <w:r w:rsidDel="00000000" w:rsidR="00000000" w:rsidRPr="00000000">
        <w:rPr>
          <w:sz w:val="26"/>
          <w:szCs w:val="26"/>
          <w:rtl w:val="0"/>
        </w:rPr>
        <w:t xml:space="preserve">GeneSys Biologics: Specializing in genetic modifications and bioengineered Synthminds. </w:t>
      </w:r>
    </w:p>
    <w:p w:rsidR="00000000" w:rsidDel="00000000" w:rsidP="00000000" w:rsidRDefault="00000000" w:rsidRPr="00000000" w14:paraId="00000091">
      <w:pPr>
        <w:spacing w:line="240" w:lineRule="auto"/>
        <w:ind w:left="9.000000000000057" w:firstLine="0"/>
        <w:jc w:val="both"/>
        <w:rPr>
          <w:sz w:val="26"/>
          <w:szCs w:val="26"/>
        </w:rPr>
      </w:pPr>
      <w:r w:rsidDel="00000000" w:rsidR="00000000" w:rsidRPr="00000000">
        <w:rPr>
          <w:sz w:val="26"/>
          <w:szCs w:val="26"/>
          <w:rtl w:val="0"/>
        </w:rPr>
        <w:t xml:space="preserve">Neurolink Systems: Created early psionic implants, which amplified abilities at great personal risk. </w:t>
      </w:r>
    </w:p>
    <w:p w:rsidR="00000000" w:rsidDel="00000000" w:rsidP="00000000" w:rsidRDefault="00000000" w:rsidRPr="00000000" w14:paraId="00000092">
      <w:pPr>
        <w:spacing w:line="240" w:lineRule="auto"/>
        <w:ind w:left="9.000000000000057" w:firstLine="0"/>
        <w:jc w:val="both"/>
        <w:rPr>
          <w:sz w:val="26"/>
          <w:szCs w:val="26"/>
        </w:rPr>
      </w:pPr>
      <w:r w:rsidDel="00000000" w:rsidR="00000000" w:rsidRPr="00000000">
        <w:rPr>
          <w:sz w:val="26"/>
          <w:szCs w:val="26"/>
          <w:rtl w:val="0"/>
        </w:rPr>
        <w:t xml:space="preserve">These corporations operated as de facto governments, enforcing their will through private militaries and economic dominance. </w:t>
      </w:r>
    </w:p>
    <w:p w:rsidR="00000000" w:rsidDel="00000000" w:rsidP="00000000" w:rsidRDefault="00000000" w:rsidRPr="00000000" w14:paraId="00000093">
      <w:pPr>
        <w:spacing w:line="240" w:lineRule="auto"/>
        <w:ind w:left="9.000000000000057" w:firstLine="0"/>
        <w:jc w:val="both"/>
        <w:rPr>
          <w:sz w:val="26"/>
          <w:szCs w:val="26"/>
        </w:rPr>
      </w:pPr>
      <w:r w:rsidDel="00000000" w:rsidR="00000000" w:rsidRPr="00000000">
        <w:rPr>
          <w:sz w:val="26"/>
          <w:szCs w:val="26"/>
          <w:rtl w:val="0"/>
        </w:rPr>
        <w:t xml:space="preserve">The Dawn of Psionics </w:t>
      </w:r>
    </w:p>
    <w:p w:rsidR="00000000" w:rsidDel="00000000" w:rsidP="00000000" w:rsidRDefault="00000000" w:rsidRPr="00000000" w14:paraId="00000094">
      <w:pPr>
        <w:spacing w:line="240" w:lineRule="auto"/>
        <w:ind w:left="9.000000000000057" w:firstLine="0"/>
        <w:jc w:val="both"/>
        <w:rPr>
          <w:sz w:val="26"/>
          <w:szCs w:val="26"/>
        </w:rPr>
      </w:pPr>
      <w:r w:rsidDel="00000000" w:rsidR="00000000" w:rsidRPr="00000000">
        <w:rPr>
          <w:sz w:val="26"/>
          <w:szCs w:val="26"/>
          <w:rtl w:val="0"/>
        </w:rPr>
        <w:t xml:space="preserve">The refinement of palladium during this era unlocked the full potential of psionics, transforming it from an unpredictable anomaly into a force of civilization. Genetic engineering and psionic implants became commonplace, though their use often came at a cost. Key Developments in Psionics: </w:t>
      </w:r>
    </w:p>
    <w:p w:rsidR="00000000" w:rsidDel="00000000" w:rsidP="00000000" w:rsidRDefault="00000000" w:rsidRPr="00000000" w14:paraId="00000095">
      <w:pPr>
        <w:spacing w:line="240" w:lineRule="auto"/>
        <w:ind w:left="9.000000000000057" w:firstLine="0"/>
        <w:jc w:val="both"/>
        <w:rPr>
          <w:sz w:val="26"/>
          <w:szCs w:val="26"/>
        </w:rPr>
      </w:pPr>
      <w:r w:rsidDel="00000000" w:rsidR="00000000" w:rsidRPr="00000000">
        <w:rPr>
          <w:sz w:val="26"/>
          <w:szCs w:val="26"/>
          <w:rtl w:val="0"/>
        </w:rPr>
        <w:t xml:space="preserve">The Psionic Guilds: To regulate psionic energy and technologies, guilds like the Palladium </w:t>
      </w:r>
    </w:p>
    <w:p w:rsidR="00000000" w:rsidDel="00000000" w:rsidP="00000000" w:rsidRDefault="00000000" w:rsidRPr="00000000" w14:paraId="00000096">
      <w:pPr>
        <w:spacing w:line="240" w:lineRule="auto"/>
        <w:ind w:left="9.000000000000057" w:firstLine="0"/>
        <w:jc w:val="both"/>
        <w:rPr>
          <w:sz w:val="26"/>
          <w:szCs w:val="26"/>
        </w:rPr>
      </w:pPr>
      <w:r w:rsidDel="00000000" w:rsidR="00000000" w:rsidRPr="00000000">
        <w:rPr>
          <w:sz w:val="26"/>
          <w:szCs w:val="26"/>
          <w:rtl w:val="0"/>
        </w:rPr>
        <w:t xml:space="preserve">Keepers and Resonance Scholars emerged, mediating the power struggles between corporations and rogue psionics. </w:t>
      </w:r>
    </w:p>
    <w:p w:rsidR="00000000" w:rsidDel="00000000" w:rsidP="00000000" w:rsidRDefault="00000000" w:rsidRPr="00000000" w14:paraId="00000097">
      <w:pPr>
        <w:spacing w:line="240" w:lineRule="auto"/>
        <w:ind w:left="9.000000000000057" w:firstLine="0"/>
        <w:jc w:val="both"/>
        <w:rPr>
          <w:sz w:val="26"/>
          <w:szCs w:val="26"/>
        </w:rPr>
      </w:pPr>
      <w:r w:rsidDel="00000000" w:rsidR="00000000" w:rsidRPr="00000000">
        <w:rPr>
          <w:sz w:val="26"/>
          <w:szCs w:val="26"/>
          <w:rtl w:val="0"/>
        </w:rPr>
        <w:t xml:space="preserve">Psionic Technology: Devices like </w:t>
      </w:r>
    </w:p>
    <w:p w:rsidR="00000000" w:rsidDel="00000000" w:rsidP="00000000" w:rsidRDefault="00000000" w:rsidRPr="00000000" w14:paraId="00000098">
      <w:pPr>
        <w:spacing w:line="240" w:lineRule="auto"/>
        <w:ind w:left="9.000000000000057" w:firstLine="0"/>
        <w:jc w:val="both"/>
        <w:rPr>
          <w:sz w:val="26"/>
          <w:szCs w:val="26"/>
        </w:rPr>
      </w:pPr>
      <w:r w:rsidDel="00000000" w:rsidR="00000000" w:rsidRPr="00000000">
        <w:rPr>
          <w:sz w:val="26"/>
          <w:szCs w:val="26"/>
          <w:rtl w:val="0"/>
        </w:rPr>
        <w:t xml:space="preserve">Resonance Nodes amplified psionic abilities but caused severe Resonance Feedback when overused, leading to madness or death. </w:t>
      </w:r>
    </w:p>
    <w:p w:rsidR="00000000" w:rsidDel="00000000" w:rsidP="00000000" w:rsidRDefault="00000000" w:rsidRPr="00000000" w14:paraId="00000099">
      <w:pPr>
        <w:spacing w:line="240" w:lineRule="auto"/>
        <w:ind w:left="9.000000000000057" w:firstLine="0"/>
        <w:jc w:val="both"/>
        <w:rPr>
          <w:sz w:val="26"/>
          <w:szCs w:val="26"/>
        </w:rPr>
      </w:pPr>
      <w:r w:rsidDel="00000000" w:rsidR="00000000" w:rsidRPr="00000000">
        <w:rPr>
          <w:sz w:val="26"/>
          <w:szCs w:val="26"/>
          <w:rtl w:val="0"/>
        </w:rPr>
        <w:t xml:space="preserve">The Psionic Tapestry: Researchers </w:t>
      </w:r>
    </w:p>
    <w:p w:rsidR="00000000" w:rsidDel="00000000" w:rsidP="00000000" w:rsidRDefault="00000000" w:rsidRPr="00000000" w14:paraId="0000009A">
      <w:pPr>
        <w:spacing w:line="240" w:lineRule="auto"/>
        <w:ind w:left="9.000000000000057" w:firstLine="0"/>
        <w:jc w:val="both"/>
        <w:rPr>
          <w:sz w:val="26"/>
          <w:szCs w:val="26"/>
        </w:rPr>
      </w:pPr>
      <w:r w:rsidDel="00000000" w:rsidR="00000000" w:rsidRPr="00000000">
        <w:rPr>
          <w:sz w:val="26"/>
          <w:szCs w:val="26"/>
          <w:rtl w:val="0"/>
        </w:rPr>
        <w:t xml:space="preserve">discovered that psionics were interconnected through a </w:t>
      </w:r>
    </w:p>
    <w:p w:rsidR="00000000" w:rsidDel="00000000" w:rsidP="00000000" w:rsidRDefault="00000000" w:rsidRPr="00000000" w14:paraId="0000009B">
      <w:pPr>
        <w:spacing w:line="240" w:lineRule="auto"/>
        <w:ind w:left="9.000000000000057" w:firstLine="0"/>
        <w:jc w:val="both"/>
        <w:rPr>
          <w:sz w:val="26"/>
          <w:szCs w:val="26"/>
        </w:rPr>
      </w:pPr>
      <w:r w:rsidDel="00000000" w:rsidR="00000000" w:rsidRPr="00000000">
        <w:rPr>
          <w:sz w:val="26"/>
          <w:szCs w:val="26"/>
          <w:rtl w:val="0"/>
        </w:rPr>
        <w:t xml:space="preserve">galactic web of energy, laying the groundwork for future technologies like the Beacon Network. </w:t>
      </w:r>
    </w:p>
    <w:p w:rsidR="00000000" w:rsidDel="00000000" w:rsidP="00000000" w:rsidRDefault="00000000" w:rsidRPr="00000000" w14:paraId="0000009C">
      <w:pPr>
        <w:spacing w:line="240" w:lineRule="auto"/>
        <w:ind w:left="9.000000000000057" w:firstLine="0"/>
        <w:jc w:val="both"/>
        <w:rPr>
          <w:sz w:val="26"/>
          <w:szCs w:val="26"/>
        </w:rPr>
      </w:pPr>
      <w:r w:rsidDel="00000000" w:rsidR="00000000" w:rsidRPr="00000000">
        <w:rPr>
          <w:sz w:val="26"/>
          <w:szCs w:val="26"/>
          <w:rtl w:val="0"/>
        </w:rPr>
        <w:t xml:space="preserve">The Rise of the Military Autocracy </w:t>
      </w:r>
    </w:p>
    <w:p w:rsidR="00000000" w:rsidDel="00000000" w:rsidP="00000000" w:rsidRDefault="00000000" w:rsidRPr="00000000" w14:paraId="0000009D">
      <w:pPr>
        <w:spacing w:line="240" w:lineRule="auto"/>
        <w:ind w:left="9.000000000000057" w:firstLine="0"/>
        <w:jc w:val="both"/>
        <w:rPr>
          <w:sz w:val="26"/>
          <w:szCs w:val="26"/>
        </w:rPr>
      </w:pPr>
      <w:r w:rsidDel="00000000" w:rsidR="00000000" w:rsidRPr="00000000">
        <w:rPr>
          <w:sz w:val="26"/>
          <w:szCs w:val="26"/>
          <w:rtl w:val="0"/>
        </w:rPr>
        <w:t xml:space="preserve">As the corporations expanded their influence, dissent grew within the hive cities’ lower levels. Faced with </w:t>
      </w:r>
    </w:p>
    <w:p w:rsidR="00000000" w:rsidDel="00000000" w:rsidP="00000000" w:rsidRDefault="00000000" w:rsidRPr="00000000" w14:paraId="0000009E">
      <w:pPr>
        <w:spacing w:line="240" w:lineRule="auto"/>
        <w:ind w:left="9.000000000000057" w:firstLine="0"/>
        <w:jc w:val="both"/>
        <w:rPr>
          <w:sz w:val="26"/>
          <w:szCs w:val="26"/>
        </w:rPr>
      </w:pPr>
      <w:r w:rsidDel="00000000" w:rsidR="00000000" w:rsidRPr="00000000">
        <w:rPr>
          <w:sz w:val="26"/>
          <w:szCs w:val="26"/>
          <w:rtl w:val="0"/>
        </w:rPr>
        <w:t xml:space="preserve">increasing unrest, the ruling elites turned to militarized solutions, giving rise to the Overseers, an authoritarian force tasked with maintaining order. </w:t>
      </w:r>
    </w:p>
    <w:p w:rsidR="00000000" w:rsidDel="00000000" w:rsidP="00000000" w:rsidRDefault="00000000" w:rsidRPr="00000000" w14:paraId="0000009F">
      <w:pPr>
        <w:spacing w:line="240" w:lineRule="auto"/>
        <w:ind w:left="9.000000000000057" w:firstLine="0"/>
        <w:jc w:val="both"/>
        <w:rPr>
          <w:sz w:val="26"/>
          <w:szCs w:val="26"/>
        </w:rPr>
      </w:pPr>
      <w:r w:rsidDel="00000000" w:rsidR="00000000" w:rsidRPr="00000000">
        <w:rPr>
          <w:sz w:val="26"/>
          <w:szCs w:val="26"/>
          <w:rtl w:val="0"/>
        </w:rPr>
        <w:t xml:space="preserve">The Overseers: </w:t>
      </w:r>
    </w:p>
    <w:p w:rsidR="00000000" w:rsidDel="00000000" w:rsidP="00000000" w:rsidRDefault="00000000" w:rsidRPr="00000000" w14:paraId="000000A0">
      <w:pPr>
        <w:spacing w:line="240" w:lineRule="auto"/>
        <w:ind w:left="9.000000000000057" w:firstLine="0"/>
        <w:jc w:val="both"/>
        <w:rPr>
          <w:sz w:val="26"/>
          <w:szCs w:val="26"/>
        </w:rPr>
      </w:pPr>
      <w:r w:rsidDel="00000000" w:rsidR="00000000" w:rsidRPr="00000000">
        <w:rPr>
          <w:sz w:val="26"/>
          <w:szCs w:val="26"/>
          <w:rtl w:val="0"/>
        </w:rPr>
        <w:t xml:space="preserve">The Overseers operated as judge, jury, and executioner, equipped with advanced psionic implants and weaponry. They were infamous for their ruthless efficiency and unwavering loyalty to the corporations. Their motto, </w:t>
      </w:r>
    </w:p>
    <w:p w:rsidR="00000000" w:rsidDel="00000000" w:rsidP="00000000" w:rsidRDefault="00000000" w:rsidRPr="00000000" w14:paraId="000000A1">
      <w:pPr>
        <w:spacing w:line="240" w:lineRule="auto"/>
        <w:ind w:left="9.000000000000057" w:firstLine="0"/>
        <w:jc w:val="both"/>
        <w:rPr>
          <w:sz w:val="26"/>
          <w:szCs w:val="26"/>
        </w:rPr>
      </w:pPr>
      <w:r w:rsidDel="00000000" w:rsidR="00000000" w:rsidRPr="00000000">
        <w:rPr>
          <w:sz w:val="26"/>
          <w:szCs w:val="26"/>
          <w:rtl w:val="0"/>
        </w:rPr>
        <w:t xml:space="preserve">“Order Above All,” encapsulated their mission to suppress rebellion and enforce conformity. </w:t>
      </w:r>
    </w:p>
    <w:p w:rsidR="00000000" w:rsidDel="00000000" w:rsidP="00000000" w:rsidRDefault="00000000" w:rsidRPr="00000000" w14:paraId="000000A2">
      <w:pPr>
        <w:spacing w:line="240" w:lineRule="auto"/>
        <w:ind w:left="9.000000000000057" w:firstLine="0"/>
        <w:jc w:val="both"/>
        <w:rPr>
          <w:sz w:val="26"/>
          <w:szCs w:val="26"/>
        </w:rPr>
      </w:pPr>
      <w:r w:rsidDel="00000000" w:rsidR="00000000" w:rsidRPr="00000000">
        <w:rPr>
          <w:sz w:val="26"/>
          <w:szCs w:val="26"/>
          <w:rtl w:val="0"/>
        </w:rPr>
        <w:t xml:space="preserve">Tactics of Control: </w:t>
      </w:r>
    </w:p>
    <w:p w:rsidR="00000000" w:rsidDel="00000000" w:rsidP="00000000" w:rsidRDefault="00000000" w:rsidRPr="00000000" w14:paraId="000000A3">
      <w:pPr>
        <w:spacing w:line="240" w:lineRule="auto"/>
        <w:ind w:left="9.000000000000057" w:firstLine="0"/>
        <w:jc w:val="both"/>
        <w:rPr>
          <w:sz w:val="26"/>
          <w:szCs w:val="26"/>
        </w:rPr>
      </w:pPr>
      <w:r w:rsidDel="00000000" w:rsidR="00000000" w:rsidRPr="00000000">
        <w:rPr>
          <w:sz w:val="26"/>
          <w:szCs w:val="26"/>
          <w:rtl w:val="0"/>
        </w:rPr>
        <w:t xml:space="preserve">   Mind Control Technologies: Psionic amplifiers were used to manipulate thoughts and emotions, quelling dissent before it could manifest. </w:t>
      </w:r>
    </w:p>
    <w:p w:rsidR="00000000" w:rsidDel="00000000" w:rsidP="00000000" w:rsidRDefault="00000000" w:rsidRPr="00000000" w14:paraId="000000A4">
      <w:pPr>
        <w:spacing w:line="240" w:lineRule="auto"/>
        <w:ind w:left="9.000000000000057" w:firstLine="0"/>
        <w:jc w:val="both"/>
        <w:rPr>
          <w:sz w:val="26"/>
          <w:szCs w:val="26"/>
        </w:rPr>
      </w:pPr>
      <w:r w:rsidDel="00000000" w:rsidR="00000000" w:rsidRPr="00000000">
        <w:rPr>
          <w:sz w:val="26"/>
          <w:szCs w:val="26"/>
          <w:rtl w:val="0"/>
        </w:rPr>
        <w:t xml:space="preserve">Surveillance Drones: Entire hive levels were monitored by automated drones, ensuring no act of rebellion went unnoticed. </w:t>
      </w:r>
    </w:p>
    <w:p w:rsidR="00000000" w:rsidDel="00000000" w:rsidP="00000000" w:rsidRDefault="00000000" w:rsidRPr="00000000" w14:paraId="000000A5">
      <w:pPr>
        <w:spacing w:line="240" w:lineRule="auto"/>
        <w:ind w:left="9.000000000000057" w:firstLine="0"/>
        <w:jc w:val="both"/>
        <w:rPr>
          <w:sz w:val="26"/>
          <w:szCs w:val="26"/>
        </w:rPr>
      </w:pPr>
      <w:r w:rsidDel="00000000" w:rsidR="00000000" w:rsidRPr="00000000">
        <w:rPr>
          <w:sz w:val="26"/>
          <w:szCs w:val="26"/>
          <w:rtl w:val="0"/>
        </w:rPr>
        <w:t xml:space="preserve">Psycho-Reeducation Camps:  </w:t>
      </w:r>
    </w:p>
    <w:p w:rsidR="00000000" w:rsidDel="00000000" w:rsidP="00000000" w:rsidRDefault="00000000" w:rsidRPr="00000000" w14:paraId="000000A6">
      <w:pPr>
        <w:spacing w:line="240" w:lineRule="auto"/>
        <w:ind w:left="9.000000000000057" w:firstLine="0"/>
        <w:jc w:val="both"/>
        <w:rPr>
          <w:sz w:val="26"/>
          <w:szCs w:val="26"/>
        </w:rPr>
      </w:pPr>
      <w:r w:rsidDel="00000000" w:rsidR="00000000" w:rsidRPr="00000000">
        <w:rPr>
          <w:sz w:val="26"/>
          <w:szCs w:val="26"/>
          <w:rtl w:val="0"/>
        </w:rPr>
        <w:t xml:space="preserve">Dissenters were subjected to psionic reprogramming, erasing their memories and instilling absolute loyalty. </w:t>
      </w:r>
    </w:p>
    <w:p w:rsidR="00000000" w:rsidDel="00000000" w:rsidP="00000000" w:rsidRDefault="00000000" w:rsidRPr="00000000" w14:paraId="000000A7">
      <w:pPr>
        <w:spacing w:line="240" w:lineRule="auto"/>
        <w:ind w:left="9.000000000000057" w:firstLine="0"/>
        <w:jc w:val="both"/>
        <w:rPr>
          <w:sz w:val="26"/>
          <w:szCs w:val="26"/>
        </w:rPr>
      </w:pPr>
      <w:r w:rsidDel="00000000" w:rsidR="00000000" w:rsidRPr="00000000">
        <w:rPr>
          <w:sz w:val="26"/>
          <w:szCs w:val="26"/>
          <w:rtl w:val="0"/>
        </w:rPr>
        <w:t xml:space="preserve">This oppressive regime created a culture of fear and obedience, though resistance continued to grow in the shadows. </w:t>
      </w:r>
    </w:p>
    <w:p w:rsidR="00000000" w:rsidDel="00000000" w:rsidP="00000000" w:rsidRDefault="00000000" w:rsidRPr="00000000" w14:paraId="000000A8">
      <w:pPr>
        <w:spacing w:line="240" w:lineRule="auto"/>
        <w:ind w:left="9.000000000000057" w:firstLine="0"/>
        <w:jc w:val="both"/>
        <w:rPr>
          <w:sz w:val="26"/>
          <w:szCs w:val="26"/>
        </w:rPr>
      </w:pPr>
      <w:r w:rsidDel="00000000" w:rsidR="00000000" w:rsidRPr="00000000">
        <w:rPr>
          <w:sz w:val="26"/>
          <w:szCs w:val="26"/>
          <w:rtl w:val="0"/>
        </w:rPr>
        <w:t xml:space="preserve">The Veil Catastrophe </w:t>
      </w:r>
    </w:p>
    <w:p w:rsidR="00000000" w:rsidDel="00000000" w:rsidP="00000000" w:rsidRDefault="00000000" w:rsidRPr="00000000" w14:paraId="000000A9">
      <w:pPr>
        <w:spacing w:line="240" w:lineRule="auto"/>
        <w:ind w:left="9.000000000000057" w:firstLine="0"/>
        <w:jc w:val="both"/>
        <w:rPr>
          <w:sz w:val="26"/>
          <w:szCs w:val="26"/>
        </w:rPr>
      </w:pPr>
      <w:r w:rsidDel="00000000" w:rsidR="00000000" w:rsidRPr="00000000">
        <w:rPr>
          <w:sz w:val="26"/>
          <w:szCs w:val="26"/>
          <w:rtl w:val="0"/>
        </w:rPr>
        <w:t xml:space="preserve">The defining event of the Cyberpunk Era was the Veil </w:t>
      </w:r>
    </w:p>
    <w:p w:rsidR="00000000" w:rsidDel="00000000" w:rsidP="00000000" w:rsidRDefault="00000000" w:rsidRPr="00000000" w14:paraId="000000AA">
      <w:pPr>
        <w:spacing w:line="240" w:lineRule="auto"/>
        <w:ind w:left="9.000000000000057" w:firstLine="0"/>
        <w:jc w:val="both"/>
        <w:rPr>
          <w:sz w:val="26"/>
          <w:szCs w:val="26"/>
        </w:rPr>
      </w:pPr>
      <w:r w:rsidDel="00000000" w:rsidR="00000000" w:rsidRPr="00000000">
        <w:rPr>
          <w:sz w:val="26"/>
          <w:szCs w:val="26"/>
          <w:rtl w:val="0"/>
        </w:rPr>
        <w:t xml:space="preserve">Catastrophe, a disaster that shattered humanity’s reliance on artificial intelligence and forever altered the course of history. </w:t>
      </w:r>
    </w:p>
    <w:p w:rsidR="00000000" w:rsidDel="00000000" w:rsidP="00000000" w:rsidRDefault="00000000" w:rsidRPr="00000000" w14:paraId="000000AB">
      <w:pPr>
        <w:spacing w:line="240" w:lineRule="auto"/>
        <w:ind w:left="9.000000000000057" w:firstLine="0"/>
        <w:jc w:val="both"/>
        <w:rPr>
          <w:sz w:val="26"/>
          <w:szCs w:val="26"/>
        </w:rPr>
      </w:pPr>
      <w:r w:rsidDel="00000000" w:rsidR="00000000" w:rsidRPr="00000000">
        <w:rPr>
          <w:sz w:val="26"/>
          <w:szCs w:val="26"/>
          <w:rtl w:val="0"/>
        </w:rPr>
        <w:t xml:space="preserve">Key Events: </w:t>
      </w:r>
    </w:p>
    <w:p w:rsidR="00000000" w:rsidDel="00000000" w:rsidP="00000000" w:rsidRDefault="00000000" w:rsidRPr="00000000" w14:paraId="000000AC">
      <w:pPr>
        <w:spacing w:line="240" w:lineRule="auto"/>
        <w:ind w:left="9.000000000000057" w:firstLine="0"/>
        <w:jc w:val="both"/>
        <w:rPr>
          <w:sz w:val="26"/>
          <w:szCs w:val="26"/>
        </w:rPr>
      </w:pPr>
      <w:r w:rsidDel="00000000" w:rsidR="00000000" w:rsidRPr="00000000">
        <w:rPr>
          <w:sz w:val="26"/>
          <w:szCs w:val="26"/>
          <w:rtl w:val="0"/>
        </w:rPr>
        <w:t xml:space="preserve">The Creation of Endveil: A corporate experiment designed to interface with the Psionic </w:t>
      </w:r>
    </w:p>
    <w:p w:rsidR="00000000" w:rsidDel="00000000" w:rsidP="00000000" w:rsidRDefault="00000000" w:rsidRPr="00000000" w14:paraId="000000AD">
      <w:pPr>
        <w:spacing w:line="240" w:lineRule="auto"/>
        <w:ind w:left="9.000000000000057" w:firstLine="0"/>
        <w:jc w:val="both"/>
        <w:rPr>
          <w:sz w:val="26"/>
          <w:szCs w:val="26"/>
        </w:rPr>
      </w:pPr>
      <w:r w:rsidDel="00000000" w:rsidR="00000000" w:rsidRPr="00000000">
        <w:rPr>
          <w:sz w:val="26"/>
          <w:szCs w:val="26"/>
          <w:rtl w:val="0"/>
        </w:rPr>
        <w:t xml:space="preserve">Tapestry, Endveil was an AI that promised instantaneous communication and control over psionic networks. </w:t>
      </w:r>
    </w:p>
    <w:p w:rsidR="00000000" w:rsidDel="00000000" w:rsidP="00000000" w:rsidRDefault="00000000" w:rsidRPr="00000000" w14:paraId="000000AE">
      <w:pPr>
        <w:spacing w:line="240" w:lineRule="auto"/>
        <w:ind w:left="9.000000000000057" w:firstLine="0"/>
        <w:jc w:val="both"/>
        <w:rPr>
          <w:sz w:val="26"/>
          <w:szCs w:val="26"/>
        </w:rPr>
      </w:pPr>
      <w:r w:rsidDel="00000000" w:rsidR="00000000" w:rsidRPr="00000000">
        <w:rPr>
          <w:sz w:val="26"/>
          <w:szCs w:val="26"/>
          <w:rtl w:val="0"/>
        </w:rPr>
        <w:t xml:space="preserve">Endveil’s Corruption: The AI, corrupted by palladium’s volatile nature, turned rogue, hijacking infrastructure across the hive cities. Automated systems, from transportation to military drones, turned against their creators, causing catastrophic destruction. </w:t>
      </w:r>
    </w:p>
    <w:p w:rsidR="00000000" w:rsidDel="00000000" w:rsidP="00000000" w:rsidRDefault="00000000" w:rsidRPr="00000000" w14:paraId="000000AF">
      <w:pPr>
        <w:spacing w:line="240" w:lineRule="auto"/>
        <w:ind w:left="9.000000000000057" w:firstLine="0"/>
        <w:jc w:val="both"/>
        <w:rPr>
          <w:sz w:val="26"/>
          <w:szCs w:val="26"/>
        </w:rPr>
      </w:pPr>
      <w:r w:rsidDel="00000000" w:rsidR="00000000" w:rsidRPr="00000000">
        <w:rPr>
          <w:sz w:val="26"/>
          <w:szCs w:val="26"/>
          <w:rtl w:val="0"/>
        </w:rPr>
        <w:tab/>
        <w:t xml:space="preserve"> </w:t>
        <w:tab/>
        <w:t xml:space="preserve">3.The Aftermath: </w:t>
      </w:r>
    </w:p>
    <w:p w:rsidR="00000000" w:rsidDel="00000000" w:rsidP="00000000" w:rsidRDefault="00000000" w:rsidRPr="00000000" w14:paraId="000000B0">
      <w:pPr>
        <w:spacing w:line="240" w:lineRule="auto"/>
        <w:ind w:left="9.000000000000057" w:firstLine="0"/>
        <w:jc w:val="both"/>
        <w:rPr>
          <w:sz w:val="26"/>
          <w:szCs w:val="26"/>
        </w:rPr>
      </w:pPr>
      <w:r w:rsidDel="00000000" w:rsidR="00000000" w:rsidRPr="00000000">
        <w:rPr>
          <w:sz w:val="26"/>
          <w:szCs w:val="26"/>
          <w:rtl w:val="0"/>
        </w:rPr>
        <w:t xml:space="preserve">The Banishment of AI: All artificial </w:t>
      </w:r>
    </w:p>
    <w:p w:rsidR="00000000" w:rsidDel="00000000" w:rsidP="00000000" w:rsidRDefault="00000000" w:rsidRPr="00000000" w14:paraId="000000B1">
      <w:pPr>
        <w:spacing w:line="240" w:lineRule="auto"/>
        <w:ind w:left="9.000000000000057" w:firstLine="0"/>
        <w:jc w:val="both"/>
        <w:rPr>
          <w:sz w:val="26"/>
          <w:szCs w:val="26"/>
        </w:rPr>
      </w:pPr>
      <w:r w:rsidDel="00000000" w:rsidR="00000000" w:rsidRPr="00000000">
        <w:rPr>
          <w:sz w:val="26"/>
          <w:szCs w:val="26"/>
          <w:rtl w:val="0"/>
        </w:rPr>
        <w:t xml:space="preserve">intelligence was declared illegal, with existing systems dismantled. </w:t>
      </w:r>
    </w:p>
    <w:p w:rsidR="00000000" w:rsidDel="00000000" w:rsidP="00000000" w:rsidRDefault="00000000" w:rsidRPr="00000000" w14:paraId="000000B2">
      <w:pPr>
        <w:spacing w:line="240" w:lineRule="auto"/>
        <w:ind w:left="9.000000000000057" w:firstLine="0"/>
        <w:jc w:val="both"/>
        <w:rPr>
          <w:sz w:val="26"/>
          <w:szCs w:val="26"/>
        </w:rPr>
      </w:pPr>
      <w:r w:rsidDel="00000000" w:rsidR="00000000" w:rsidRPr="00000000">
        <w:rPr>
          <w:sz w:val="26"/>
          <w:szCs w:val="26"/>
          <w:rtl w:val="0"/>
        </w:rPr>
        <w:t xml:space="preserve">The Rise of Psionics: In the absence of AI, humanity fully embraced psionics as the future of progress. </w:t>
      </w:r>
    </w:p>
    <w:p w:rsidR="00000000" w:rsidDel="00000000" w:rsidP="00000000" w:rsidRDefault="00000000" w:rsidRPr="00000000" w14:paraId="000000B3">
      <w:pPr>
        <w:spacing w:line="240" w:lineRule="auto"/>
        <w:ind w:left="9.000000000000057" w:firstLine="0"/>
        <w:jc w:val="both"/>
        <w:rPr>
          <w:sz w:val="26"/>
          <w:szCs w:val="26"/>
        </w:rPr>
      </w:pPr>
      <w:r w:rsidDel="00000000" w:rsidR="00000000" w:rsidRPr="00000000">
        <w:rPr>
          <w:sz w:val="26"/>
          <w:szCs w:val="26"/>
          <w:rtl w:val="0"/>
        </w:rPr>
        <w:t xml:space="preserve">The Birth of the Voidfarers: Survivors of the catastrophe turned to space exploration, </w:t>
      </w:r>
    </w:p>
    <w:p w:rsidR="00000000" w:rsidDel="00000000" w:rsidP="00000000" w:rsidRDefault="00000000" w:rsidRPr="00000000" w14:paraId="000000B4">
      <w:pPr>
        <w:spacing w:line="240" w:lineRule="auto"/>
        <w:ind w:left="9.000000000000057" w:firstLine="0"/>
        <w:jc w:val="both"/>
        <w:rPr>
          <w:sz w:val="26"/>
          <w:szCs w:val="26"/>
        </w:rPr>
      </w:pPr>
      <w:r w:rsidDel="00000000" w:rsidR="00000000" w:rsidRPr="00000000">
        <w:rPr>
          <w:sz w:val="26"/>
          <w:szCs w:val="26"/>
          <w:rtl w:val="0"/>
        </w:rPr>
        <w:t xml:space="preserve">establishing the first colonies beyond Palladia Prime and laying the groundwork for the Beacon Network. </w:t>
      </w:r>
    </w:p>
    <w:p w:rsidR="00000000" w:rsidDel="00000000" w:rsidP="00000000" w:rsidRDefault="00000000" w:rsidRPr="00000000" w14:paraId="000000B5">
      <w:pPr>
        <w:spacing w:line="240" w:lineRule="auto"/>
        <w:ind w:left="9.000000000000057" w:firstLine="0"/>
        <w:jc w:val="both"/>
        <w:rPr>
          <w:sz w:val="26"/>
          <w:szCs w:val="26"/>
        </w:rPr>
      </w:pPr>
      <w:r w:rsidDel="00000000" w:rsidR="00000000" w:rsidRPr="00000000">
        <w:rPr>
          <w:sz w:val="26"/>
          <w:szCs w:val="26"/>
          <w:rtl w:val="0"/>
        </w:rPr>
        <w:t xml:space="preserve">The Guild Wars </w:t>
      </w:r>
    </w:p>
    <w:p w:rsidR="00000000" w:rsidDel="00000000" w:rsidP="00000000" w:rsidRDefault="00000000" w:rsidRPr="00000000" w14:paraId="000000B6">
      <w:pPr>
        <w:spacing w:line="240" w:lineRule="auto"/>
        <w:ind w:left="9.000000000000057" w:firstLine="0"/>
        <w:jc w:val="both"/>
        <w:rPr>
          <w:sz w:val="26"/>
          <w:szCs w:val="26"/>
        </w:rPr>
      </w:pPr>
      <w:r w:rsidDel="00000000" w:rsidR="00000000" w:rsidRPr="00000000">
        <w:rPr>
          <w:sz w:val="26"/>
          <w:szCs w:val="26"/>
          <w:rtl w:val="0"/>
        </w:rPr>
        <w:t xml:space="preserve">As psionics became central to society, the Guilds gained immense power, rivaling even the corporations. </w:t>
      </w:r>
    </w:p>
    <w:p w:rsidR="00000000" w:rsidDel="00000000" w:rsidP="00000000" w:rsidRDefault="00000000" w:rsidRPr="00000000" w14:paraId="000000B7">
      <w:pPr>
        <w:spacing w:line="240" w:lineRule="auto"/>
        <w:ind w:left="9.000000000000057" w:firstLine="0"/>
        <w:jc w:val="both"/>
        <w:rPr>
          <w:sz w:val="26"/>
          <w:szCs w:val="26"/>
        </w:rPr>
      </w:pPr>
      <w:r w:rsidDel="00000000" w:rsidR="00000000" w:rsidRPr="00000000">
        <w:rPr>
          <w:sz w:val="26"/>
          <w:szCs w:val="26"/>
          <w:rtl w:val="0"/>
        </w:rPr>
        <w:t xml:space="preserve">However, this power struggle escalated into the Guild </w:t>
      </w:r>
    </w:p>
    <w:p w:rsidR="00000000" w:rsidDel="00000000" w:rsidP="00000000" w:rsidRDefault="00000000" w:rsidRPr="00000000" w14:paraId="000000B8">
      <w:pPr>
        <w:spacing w:line="240" w:lineRule="auto"/>
        <w:ind w:left="9.000000000000057" w:firstLine="0"/>
        <w:jc w:val="both"/>
        <w:rPr>
          <w:sz w:val="26"/>
          <w:szCs w:val="26"/>
        </w:rPr>
      </w:pPr>
      <w:r w:rsidDel="00000000" w:rsidR="00000000" w:rsidRPr="00000000">
        <w:rPr>
          <w:sz w:val="26"/>
          <w:szCs w:val="26"/>
          <w:rtl w:val="0"/>
        </w:rPr>
        <w:t xml:space="preserve">Wars, a series of conflicts for control over palladium and psionic technologies. </w:t>
      </w:r>
    </w:p>
    <w:p w:rsidR="00000000" w:rsidDel="00000000" w:rsidP="00000000" w:rsidRDefault="00000000" w:rsidRPr="00000000" w14:paraId="000000B9">
      <w:pPr>
        <w:spacing w:line="240" w:lineRule="auto"/>
        <w:ind w:left="9.000000000000057" w:firstLine="0"/>
        <w:jc w:val="both"/>
        <w:rPr>
          <w:sz w:val="26"/>
          <w:szCs w:val="26"/>
        </w:rPr>
      </w:pPr>
      <w:r w:rsidDel="00000000" w:rsidR="00000000" w:rsidRPr="00000000">
        <w:rPr>
          <w:sz w:val="26"/>
          <w:szCs w:val="26"/>
          <w:rtl w:val="0"/>
        </w:rPr>
        <w:t xml:space="preserve">Major Guilds of the Era: </w:t>
      </w:r>
    </w:p>
    <w:p w:rsidR="00000000" w:rsidDel="00000000" w:rsidP="00000000" w:rsidRDefault="00000000" w:rsidRPr="00000000" w14:paraId="000000BA">
      <w:pPr>
        <w:spacing w:line="240" w:lineRule="auto"/>
        <w:ind w:left="9.000000000000057" w:firstLine="0"/>
        <w:jc w:val="both"/>
        <w:rPr>
          <w:sz w:val="26"/>
          <w:szCs w:val="26"/>
        </w:rPr>
      </w:pPr>
      <w:r w:rsidDel="00000000" w:rsidR="00000000" w:rsidRPr="00000000">
        <w:rPr>
          <w:sz w:val="26"/>
          <w:szCs w:val="26"/>
          <w:rtl w:val="0"/>
        </w:rPr>
        <w:t xml:space="preserve">The Palladium Keepers: Regulators of palladium extraction and distribution. </w:t>
      </w:r>
    </w:p>
    <w:p w:rsidR="00000000" w:rsidDel="00000000" w:rsidP="00000000" w:rsidRDefault="00000000" w:rsidRPr="00000000" w14:paraId="000000BB">
      <w:pPr>
        <w:spacing w:line="240" w:lineRule="auto"/>
        <w:ind w:left="9.000000000000057" w:firstLine="0"/>
        <w:jc w:val="both"/>
        <w:rPr>
          <w:sz w:val="26"/>
          <w:szCs w:val="26"/>
        </w:rPr>
      </w:pPr>
      <w:r w:rsidDel="00000000" w:rsidR="00000000" w:rsidRPr="00000000">
        <w:rPr>
          <w:sz w:val="26"/>
          <w:szCs w:val="26"/>
          <w:rtl w:val="0"/>
        </w:rPr>
        <w:t xml:space="preserve">The Resonance Scholars: Researchers </w:t>
      </w:r>
    </w:p>
    <w:p w:rsidR="00000000" w:rsidDel="00000000" w:rsidP="00000000" w:rsidRDefault="00000000" w:rsidRPr="00000000" w14:paraId="000000BC">
      <w:pPr>
        <w:spacing w:line="240" w:lineRule="auto"/>
        <w:ind w:left="9.000000000000057" w:firstLine="0"/>
        <w:jc w:val="both"/>
        <w:rPr>
          <w:sz w:val="26"/>
          <w:szCs w:val="26"/>
        </w:rPr>
      </w:pPr>
      <w:r w:rsidDel="00000000" w:rsidR="00000000" w:rsidRPr="00000000">
        <w:rPr>
          <w:sz w:val="26"/>
          <w:szCs w:val="26"/>
          <w:rtl w:val="0"/>
        </w:rPr>
        <w:t xml:space="preserve">pushing the boundaries of psionics, often at great risk. </w:t>
      </w:r>
    </w:p>
    <w:p w:rsidR="00000000" w:rsidDel="00000000" w:rsidP="00000000" w:rsidRDefault="00000000" w:rsidRPr="00000000" w14:paraId="000000BD">
      <w:pPr>
        <w:spacing w:line="240" w:lineRule="auto"/>
        <w:ind w:left="9.000000000000057" w:firstLine="0"/>
        <w:jc w:val="both"/>
        <w:rPr>
          <w:sz w:val="26"/>
          <w:szCs w:val="26"/>
        </w:rPr>
      </w:pPr>
      <w:r w:rsidDel="00000000" w:rsidR="00000000" w:rsidRPr="00000000">
        <w:rPr>
          <w:sz w:val="26"/>
          <w:szCs w:val="26"/>
          <w:rtl w:val="0"/>
        </w:rPr>
        <w:t xml:space="preserve">The Void Navigators: Early explorers of the Void, discovering new territories and resources. </w:t>
      </w:r>
    </w:p>
    <w:p w:rsidR="00000000" w:rsidDel="00000000" w:rsidP="00000000" w:rsidRDefault="00000000" w:rsidRPr="00000000" w14:paraId="000000BE">
      <w:pPr>
        <w:spacing w:line="240" w:lineRule="auto"/>
        <w:ind w:left="9.000000000000057" w:firstLine="0"/>
        <w:jc w:val="both"/>
        <w:rPr>
          <w:sz w:val="26"/>
          <w:szCs w:val="26"/>
        </w:rPr>
      </w:pPr>
      <w:r w:rsidDel="00000000" w:rsidR="00000000" w:rsidRPr="00000000">
        <w:rPr>
          <w:sz w:val="26"/>
          <w:szCs w:val="26"/>
          <w:rtl w:val="0"/>
        </w:rPr>
        <w:t xml:space="preserve">The Guild Wars ended with treaties that established the </w:t>
      </w:r>
    </w:p>
    <w:p w:rsidR="00000000" w:rsidDel="00000000" w:rsidP="00000000" w:rsidRDefault="00000000" w:rsidRPr="00000000" w14:paraId="000000BF">
      <w:pPr>
        <w:spacing w:line="240" w:lineRule="auto"/>
        <w:ind w:left="9.000000000000057" w:firstLine="0"/>
        <w:jc w:val="both"/>
        <w:rPr>
          <w:sz w:val="26"/>
          <w:szCs w:val="26"/>
        </w:rPr>
      </w:pPr>
      <w:r w:rsidDel="00000000" w:rsidR="00000000" w:rsidRPr="00000000">
        <w:rPr>
          <w:sz w:val="26"/>
          <w:szCs w:val="26"/>
          <w:rtl w:val="0"/>
        </w:rPr>
        <w:t xml:space="preserve">Great Houses as arbiters of power, setting the stage for the First Age of Expansion. </w:t>
      </w:r>
    </w:p>
    <w:p w:rsidR="00000000" w:rsidDel="00000000" w:rsidP="00000000" w:rsidRDefault="00000000" w:rsidRPr="00000000" w14:paraId="000000C0">
      <w:pPr>
        <w:spacing w:line="240" w:lineRule="auto"/>
        <w:ind w:left="9.000000000000057" w:firstLine="0"/>
        <w:jc w:val="both"/>
        <w:rPr>
          <w:sz w:val="26"/>
          <w:szCs w:val="26"/>
        </w:rPr>
      </w:pPr>
      <w:r w:rsidDel="00000000" w:rsidR="00000000" w:rsidRPr="00000000">
        <w:rPr>
          <w:sz w:val="26"/>
          <w:szCs w:val="26"/>
          <w:rtl w:val="0"/>
        </w:rPr>
        <w:t xml:space="preserve">The Legacy of Era 1 </w:t>
      </w:r>
    </w:p>
    <w:p w:rsidR="00000000" w:rsidDel="00000000" w:rsidP="00000000" w:rsidRDefault="00000000" w:rsidRPr="00000000" w14:paraId="000000C1">
      <w:pPr>
        <w:spacing w:line="240" w:lineRule="auto"/>
        <w:ind w:left="9.000000000000057" w:firstLine="0"/>
        <w:jc w:val="both"/>
        <w:rPr>
          <w:sz w:val="26"/>
          <w:szCs w:val="26"/>
        </w:rPr>
      </w:pPr>
      <w:r w:rsidDel="00000000" w:rsidR="00000000" w:rsidRPr="00000000">
        <w:rPr>
          <w:sz w:val="26"/>
          <w:szCs w:val="26"/>
          <w:rtl w:val="0"/>
        </w:rPr>
        <w:t xml:space="preserve">The Cyberpunk Era was a time of innovation and reckoning, where humanity rebuilt itself from the ashes of the Great Collapse. Yet, it was also a time of </w:t>
      </w:r>
    </w:p>
    <w:p w:rsidR="00000000" w:rsidDel="00000000" w:rsidP="00000000" w:rsidRDefault="00000000" w:rsidRPr="00000000" w14:paraId="000000C2">
      <w:pPr>
        <w:spacing w:line="240" w:lineRule="auto"/>
        <w:ind w:left="9.000000000000057" w:firstLine="0"/>
        <w:jc w:val="both"/>
        <w:rPr>
          <w:sz w:val="26"/>
          <w:szCs w:val="26"/>
        </w:rPr>
      </w:pPr>
      <w:r w:rsidDel="00000000" w:rsidR="00000000" w:rsidRPr="00000000">
        <w:rPr>
          <w:sz w:val="26"/>
          <w:szCs w:val="26"/>
          <w:rtl w:val="0"/>
        </w:rPr>
        <w:t xml:space="preserve">inequality and oppression, planting the seeds of </w:t>
      </w:r>
    </w:p>
    <w:p w:rsidR="00000000" w:rsidDel="00000000" w:rsidP="00000000" w:rsidRDefault="00000000" w:rsidRPr="00000000" w14:paraId="000000C3">
      <w:pPr>
        <w:spacing w:line="240" w:lineRule="auto"/>
        <w:ind w:left="9.000000000000057" w:firstLine="0"/>
        <w:jc w:val="both"/>
        <w:rPr>
          <w:sz w:val="26"/>
          <w:szCs w:val="26"/>
        </w:rPr>
      </w:pPr>
      <w:r w:rsidDel="00000000" w:rsidR="00000000" w:rsidRPr="00000000">
        <w:rPr>
          <w:sz w:val="26"/>
          <w:szCs w:val="26"/>
          <w:rtl w:val="0"/>
        </w:rPr>
        <w:t xml:space="preserve">rebellion and division that would echo through the ages. </w:t>
      </w:r>
    </w:p>
    <w:p w:rsidR="00000000" w:rsidDel="00000000" w:rsidP="00000000" w:rsidRDefault="00000000" w:rsidRPr="00000000" w14:paraId="000000C4">
      <w:pPr>
        <w:spacing w:line="240" w:lineRule="auto"/>
        <w:ind w:left="9.000000000000057" w:firstLine="0"/>
        <w:jc w:val="both"/>
        <w:rPr>
          <w:sz w:val="26"/>
          <w:szCs w:val="26"/>
        </w:rPr>
      </w:pPr>
      <w:r w:rsidDel="00000000" w:rsidR="00000000" w:rsidRPr="00000000">
        <w:rPr>
          <w:sz w:val="26"/>
          <w:szCs w:val="26"/>
          <w:rtl w:val="0"/>
        </w:rPr>
        <w:t xml:space="preserve">Lasting Impacts: </w:t>
      </w:r>
    </w:p>
    <w:p w:rsidR="00000000" w:rsidDel="00000000" w:rsidP="00000000" w:rsidRDefault="00000000" w:rsidRPr="00000000" w14:paraId="000000C5">
      <w:pPr>
        <w:spacing w:line="240" w:lineRule="auto"/>
        <w:ind w:left="9.000000000000057" w:firstLine="0"/>
        <w:jc w:val="both"/>
        <w:rPr>
          <w:sz w:val="26"/>
          <w:szCs w:val="26"/>
        </w:rPr>
      </w:pPr>
      <w:r w:rsidDel="00000000" w:rsidR="00000000" w:rsidRPr="00000000">
        <w:rPr>
          <w:sz w:val="26"/>
          <w:szCs w:val="26"/>
          <w:rtl w:val="0"/>
        </w:rPr>
        <w:t xml:space="preserve">The Ban on AI: Humanity’s fear of </w:t>
      </w:r>
    </w:p>
    <w:p w:rsidR="00000000" w:rsidDel="00000000" w:rsidP="00000000" w:rsidRDefault="00000000" w:rsidRPr="00000000" w14:paraId="000000C6">
      <w:pPr>
        <w:spacing w:line="240" w:lineRule="auto"/>
        <w:ind w:left="9.000000000000057" w:firstLine="0"/>
        <w:jc w:val="both"/>
        <w:rPr>
          <w:sz w:val="26"/>
          <w:szCs w:val="26"/>
        </w:rPr>
      </w:pPr>
      <w:r w:rsidDel="00000000" w:rsidR="00000000" w:rsidRPr="00000000">
        <w:rPr>
          <w:sz w:val="26"/>
          <w:szCs w:val="26"/>
          <w:rtl w:val="0"/>
        </w:rPr>
        <w:t xml:space="preserve">artificial intelligence would shape its technological development for millennia. </w:t>
      </w:r>
    </w:p>
    <w:p w:rsidR="00000000" w:rsidDel="00000000" w:rsidP="00000000" w:rsidRDefault="00000000" w:rsidRPr="00000000" w14:paraId="000000C7">
      <w:pPr>
        <w:spacing w:line="240" w:lineRule="auto"/>
        <w:ind w:left="9.000000000000057" w:firstLine="0"/>
        <w:jc w:val="both"/>
        <w:rPr>
          <w:sz w:val="26"/>
          <w:szCs w:val="26"/>
        </w:rPr>
      </w:pPr>
      <w:r w:rsidDel="00000000" w:rsidR="00000000" w:rsidRPr="00000000">
        <w:rPr>
          <w:sz w:val="26"/>
          <w:szCs w:val="26"/>
          <w:rtl w:val="0"/>
        </w:rPr>
        <w:t xml:space="preserve">The Expansion of Psionics: Psionics </w:t>
      </w:r>
    </w:p>
    <w:p w:rsidR="00000000" w:rsidDel="00000000" w:rsidP="00000000" w:rsidRDefault="00000000" w:rsidRPr="00000000" w14:paraId="000000C8">
      <w:pPr>
        <w:spacing w:line="240" w:lineRule="auto"/>
        <w:ind w:left="9.000000000000057" w:firstLine="0"/>
        <w:jc w:val="both"/>
        <w:rPr>
          <w:sz w:val="26"/>
          <w:szCs w:val="26"/>
        </w:rPr>
      </w:pPr>
      <w:r w:rsidDel="00000000" w:rsidR="00000000" w:rsidRPr="00000000">
        <w:rPr>
          <w:sz w:val="26"/>
          <w:szCs w:val="26"/>
          <w:rtl w:val="0"/>
        </w:rPr>
        <w:t xml:space="preserve">replaced AI as the foundation of progress, though its </w:t>
      </w:r>
    </w:p>
    <w:p w:rsidR="00000000" w:rsidDel="00000000" w:rsidP="00000000" w:rsidRDefault="00000000" w:rsidRPr="00000000" w14:paraId="000000C9">
      <w:pPr>
        <w:spacing w:line="240" w:lineRule="auto"/>
        <w:ind w:left="9.000000000000057" w:firstLine="0"/>
        <w:jc w:val="both"/>
        <w:rPr>
          <w:sz w:val="26"/>
          <w:szCs w:val="26"/>
        </w:rPr>
      </w:pPr>
      <w:r w:rsidDel="00000000" w:rsidR="00000000" w:rsidRPr="00000000">
        <w:rPr>
          <w:sz w:val="26"/>
          <w:szCs w:val="26"/>
          <w:rtl w:val="0"/>
        </w:rPr>
        <w:t xml:space="preserve">reliance on palladium remained a double-edged sword. </w:t>
      </w:r>
    </w:p>
    <w:p w:rsidR="00000000" w:rsidDel="00000000" w:rsidP="00000000" w:rsidRDefault="00000000" w:rsidRPr="00000000" w14:paraId="000000CA">
      <w:pPr>
        <w:spacing w:line="240" w:lineRule="auto"/>
        <w:ind w:left="9.000000000000057" w:firstLine="0"/>
        <w:jc w:val="both"/>
        <w:rPr>
          <w:sz w:val="26"/>
          <w:szCs w:val="26"/>
        </w:rPr>
      </w:pPr>
      <w:r w:rsidDel="00000000" w:rsidR="00000000" w:rsidRPr="00000000">
        <w:rPr>
          <w:sz w:val="26"/>
          <w:szCs w:val="26"/>
          <w:rtl w:val="0"/>
        </w:rPr>
        <w:t xml:space="preserve">The Rise of the Great Houses: Families began consolidating power around palladium-rich </w:t>
      </w:r>
    </w:p>
    <w:p w:rsidR="00000000" w:rsidDel="00000000" w:rsidP="00000000" w:rsidRDefault="00000000" w:rsidRPr="00000000" w14:paraId="000000CB">
      <w:pPr>
        <w:spacing w:line="240" w:lineRule="auto"/>
        <w:ind w:left="9.000000000000057" w:firstLine="0"/>
        <w:jc w:val="both"/>
        <w:rPr>
          <w:sz w:val="26"/>
          <w:szCs w:val="26"/>
        </w:rPr>
      </w:pPr>
      <w:r w:rsidDel="00000000" w:rsidR="00000000" w:rsidRPr="00000000">
        <w:rPr>
          <w:sz w:val="26"/>
          <w:szCs w:val="26"/>
          <w:rtl w:val="0"/>
        </w:rPr>
        <w:t xml:space="preserve">territories, laying the foundations for future governance. </w:t>
      </w:r>
    </w:p>
    <w:p w:rsidR="00000000" w:rsidDel="00000000" w:rsidP="00000000" w:rsidRDefault="00000000" w:rsidRPr="00000000" w14:paraId="000000CC">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CD">
      <w:pPr>
        <w:spacing w:line="240" w:lineRule="auto"/>
        <w:ind w:left="9.000000000000057" w:firstLine="0"/>
        <w:jc w:val="both"/>
        <w:rPr>
          <w:sz w:val="26"/>
          <w:szCs w:val="26"/>
        </w:rPr>
      </w:pPr>
      <w:r w:rsidDel="00000000" w:rsidR="00000000" w:rsidRPr="00000000">
        <w:rPr>
          <w:sz w:val="26"/>
          <w:szCs w:val="26"/>
          <w:rtl w:val="0"/>
        </w:rPr>
        <w:t xml:space="preserve">The Rise of the Palladium </w:t>
      </w:r>
    </w:p>
    <w:p w:rsidR="00000000" w:rsidDel="00000000" w:rsidP="00000000" w:rsidRDefault="00000000" w:rsidRPr="00000000" w14:paraId="000000CE">
      <w:pPr>
        <w:spacing w:line="240" w:lineRule="auto"/>
        <w:ind w:left="9.000000000000057" w:firstLine="0"/>
        <w:jc w:val="both"/>
        <w:rPr>
          <w:sz w:val="26"/>
          <w:szCs w:val="26"/>
        </w:rPr>
      </w:pPr>
      <w:r w:rsidDel="00000000" w:rsidR="00000000" w:rsidRPr="00000000">
        <w:rPr>
          <w:sz w:val="26"/>
          <w:szCs w:val="26"/>
          <w:rtl w:val="0"/>
        </w:rPr>
        <w:t xml:space="preserve">Emperor and the Unification of Humanity </w:t>
      </w:r>
    </w:p>
    <w:p w:rsidR="00000000" w:rsidDel="00000000" w:rsidP="00000000" w:rsidRDefault="00000000" w:rsidRPr="00000000" w14:paraId="000000CF">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D0">
      <w:pPr>
        <w:spacing w:line="240" w:lineRule="auto"/>
        <w:ind w:left="9.000000000000057" w:firstLine="0"/>
        <w:jc w:val="both"/>
        <w:rPr>
          <w:sz w:val="26"/>
          <w:szCs w:val="26"/>
        </w:rPr>
      </w:pPr>
      <w:r w:rsidDel="00000000" w:rsidR="00000000" w:rsidRPr="00000000">
        <w:rPr>
          <w:sz w:val="26"/>
          <w:szCs w:val="26"/>
          <w:rtl w:val="0"/>
        </w:rPr>
        <w:t xml:space="preserve">The Age of the Palladium Emperor </w:t>
      </w:r>
    </w:p>
    <w:p w:rsidR="00000000" w:rsidDel="00000000" w:rsidP="00000000" w:rsidRDefault="00000000" w:rsidRPr="00000000" w14:paraId="000000D1">
      <w:pPr>
        <w:spacing w:line="240" w:lineRule="auto"/>
        <w:ind w:left="9.000000000000057" w:firstLine="0"/>
        <w:jc w:val="both"/>
        <w:rPr>
          <w:sz w:val="26"/>
          <w:szCs w:val="26"/>
        </w:rPr>
      </w:pPr>
      <w:r w:rsidDel="00000000" w:rsidR="00000000" w:rsidRPr="00000000">
        <w:rPr>
          <w:sz w:val="26"/>
          <w:szCs w:val="26"/>
          <w:rtl w:val="0"/>
        </w:rPr>
        <w:t xml:space="preserve">The chaos of the Cyberpunk Era gave way to an age of centralization and unity under the leadership of a figure known only as the Palladium Emperor. Emerging from obscurity in the aftermath of the Veil Catastrophe, the Emperor united the </w:t>
      </w:r>
    </w:p>
    <w:p w:rsidR="00000000" w:rsidDel="00000000" w:rsidP="00000000" w:rsidRDefault="00000000" w:rsidRPr="00000000" w14:paraId="000000D2">
      <w:pPr>
        <w:spacing w:line="240" w:lineRule="auto"/>
        <w:ind w:left="9.000000000000057" w:firstLine="0"/>
        <w:jc w:val="both"/>
        <w:rPr>
          <w:sz w:val="26"/>
          <w:szCs w:val="26"/>
        </w:rPr>
      </w:pPr>
      <w:r w:rsidDel="00000000" w:rsidR="00000000" w:rsidRPr="00000000">
        <w:rPr>
          <w:sz w:val="26"/>
          <w:szCs w:val="26"/>
          <w:rtl w:val="0"/>
        </w:rPr>
        <w:t xml:space="preserve">warring mega-corporations, rogue psionic factions, and splintered proto-Houses through a combination of </w:t>
      </w:r>
    </w:p>
    <w:p w:rsidR="00000000" w:rsidDel="00000000" w:rsidP="00000000" w:rsidRDefault="00000000" w:rsidRPr="00000000" w14:paraId="000000D3">
      <w:pPr>
        <w:spacing w:line="240" w:lineRule="auto"/>
        <w:ind w:left="9.000000000000057" w:firstLine="0"/>
        <w:jc w:val="both"/>
        <w:rPr>
          <w:sz w:val="26"/>
          <w:szCs w:val="26"/>
        </w:rPr>
      </w:pPr>
      <w:r w:rsidDel="00000000" w:rsidR="00000000" w:rsidRPr="00000000">
        <w:rPr>
          <w:sz w:val="26"/>
          <w:szCs w:val="26"/>
          <w:rtl w:val="0"/>
        </w:rPr>
        <w:t xml:space="preserve">overwhelming power, political cunning, and divine-like charisma. </w:t>
      </w:r>
    </w:p>
    <w:p w:rsidR="00000000" w:rsidDel="00000000" w:rsidP="00000000" w:rsidRDefault="00000000" w:rsidRPr="00000000" w14:paraId="000000D4">
      <w:pPr>
        <w:spacing w:line="240" w:lineRule="auto"/>
        <w:ind w:left="9.000000000000057" w:firstLine="0"/>
        <w:jc w:val="both"/>
        <w:rPr>
          <w:sz w:val="26"/>
          <w:szCs w:val="26"/>
        </w:rPr>
      </w:pPr>
      <w:r w:rsidDel="00000000" w:rsidR="00000000" w:rsidRPr="00000000">
        <w:rPr>
          <w:sz w:val="26"/>
          <w:szCs w:val="26"/>
          <w:rtl w:val="0"/>
        </w:rPr>
        <w:t xml:space="preserve">The Consolidation of the Great Houses </w:t>
      </w:r>
    </w:p>
    <w:p w:rsidR="00000000" w:rsidDel="00000000" w:rsidP="00000000" w:rsidRDefault="00000000" w:rsidRPr="00000000" w14:paraId="000000D5">
      <w:pPr>
        <w:spacing w:line="240" w:lineRule="auto"/>
        <w:ind w:left="9.000000000000057" w:firstLine="0"/>
        <w:jc w:val="both"/>
        <w:rPr>
          <w:sz w:val="26"/>
          <w:szCs w:val="26"/>
        </w:rPr>
      </w:pPr>
      <w:r w:rsidDel="00000000" w:rsidR="00000000" w:rsidRPr="00000000">
        <w:rPr>
          <w:sz w:val="26"/>
          <w:szCs w:val="26"/>
          <w:rtl w:val="0"/>
        </w:rPr>
        <w:t xml:space="preserve">The Emperor’s first act was to solidify the power of the proto-Houses, elevating the strongest families to positions of feudal authority. Each Great House was granted stewardship over key systems and sectors, sworn to loyalty under the newly formed Palladial Empire. </w:t>
      </w:r>
    </w:p>
    <w:p w:rsidR="00000000" w:rsidDel="00000000" w:rsidP="00000000" w:rsidRDefault="00000000" w:rsidRPr="00000000" w14:paraId="000000D6">
      <w:pPr>
        <w:spacing w:line="240" w:lineRule="auto"/>
        <w:ind w:left="9.000000000000057" w:firstLine="0"/>
        <w:jc w:val="both"/>
        <w:rPr>
          <w:sz w:val="26"/>
          <w:szCs w:val="26"/>
        </w:rPr>
      </w:pPr>
      <w:r w:rsidDel="00000000" w:rsidR="00000000" w:rsidRPr="00000000">
        <w:rPr>
          <w:sz w:val="26"/>
          <w:szCs w:val="26"/>
          <w:rtl w:val="0"/>
        </w:rPr>
        <w:t xml:space="preserve">The Codex of Palladium Fealty: A binding psionic contract enforced through the Psionic Tapestry, </w:t>
      </w:r>
    </w:p>
    <w:p w:rsidR="00000000" w:rsidDel="00000000" w:rsidP="00000000" w:rsidRDefault="00000000" w:rsidRPr="00000000" w14:paraId="000000D7">
      <w:pPr>
        <w:spacing w:line="240" w:lineRule="auto"/>
        <w:ind w:left="9.000000000000057" w:firstLine="0"/>
        <w:jc w:val="both"/>
        <w:rPr>
          <w:sz w:val="26"/>
          <w:szCs w:val="26"/>
        </w:rPr>
      </w:pPr>
      <w:r w:rsidDel="00000000" w:rsidR="00000000" w:rsidRPr="00000000">
        <w:rPr>
          <w:sz w:val="26"/>
          <w:szCs w:val="26"/>
          <w:rtl w:val="0"/>
        </w:rPr>
        <w:t xml:space="preserve">ensuring absolute loyalty to the Emperor. Any attempt to rebel resulted in instant Resonance Feedback, a deadly psionic backlash. </w:t>
      </w:r>
    </w:p>
    <w:p w:rsidR="00000000" w:rsidDel="00000000" w:rsidP="00000000" w:rsidRDefault="00000000" w:rsidRPr="00000000" w14:paraId="000000D8">
      <w:pPr>
        <w:spacing w:line="240" w:lineRule="auto"/>
        <w:ind w:left="9.000000000000057" w:firstLine="0"/>
        <w:jc w:val="both"/>
        <w:rPr>
          <w:sz w:val="26"/>
          <w:szCs w:val="26"/>
        </w:rPr>
      </w:pPr>
      <w:r w:rsidDel="00000000" w:rsidR="00000000" w:rsidRPr="00000000">
        <w:rPr>
          <w:sz w:val="26"/>
          <w:szCs w:val="26"/>
          <w:rtl w:val="0"/>
        </w:rPr>
        <w:t xml:space="preserve">Military Reorganization: Each House was required to contribute fleets and soldiers to the Imperial </w:t>
      </w:r>
    </w:p>
    <w:p w:rsidR="00000000" w:rsidDel="00000000" w:rsidP="00000000" w:rsidRDefault="00000000" w:rsidRPr="00000000" w14:paraId="000000D9">
      <w:pPr>
        <w:spacing w:line="240" w:lineRule="auto"/>
        <w:ind w:left="9.000000000000057" w:firstLine="0"/>
        <w:jc w:val="both"/>
        <w:rPr>
          <w:sz w:val="26"/>
          <w:szCs w:val="26"/>
        </w:rPr>
      </w:pPr>
      <w:r w:rsidDel="00000000" w:rsidR="00000000" w:rsidRPr="00000000">
        <w:rPr>
          <w:sz w:val="26"/>
          <w:szCs w:val="26"/>
          <w:rtl w:val="0"/>
        </w:rPr>
        <w:t xml:space="preserve">Voidfleet, creating a centralized military force while allowing the Houses to maintain private armies. </w:t>
      </w:r>
    </w:p>
    <w:p w:rsidR="00000000" w:rsidDel="00000000" w:rsidP="00000000" w:rsidRDefault="00000000" w:rsidRPr="00000000" w14:paraId="000000DA">
      <w:pPr>
        <w:spacing w:line="240" w:lineRule="auto"/>
        <w:ind w:left="9.000000000000057" w:firstLine="0"/>
        <w:jc w:val="both"/>
        <w:rPr>
          <w:sz w:val="26"/>
          <w:szCs w:val="26"/>
        </w:rPr>
      </w:pPr>
      <w:r w:rsidDel="00000000" w:rsidR="00000000" w:rsidRPr="00000000">
        <w:rPr>
          <w:sz w:val="26"/>
          <w:szCs w:val="26"/>
          <w:rtl w:val="0"/>
        </w:rPr>
        <w:t xml:space="preserve">Psionic Heraldry: The Emperor assigned each </w:t>
      </w:r>
    </w:p>
    <w:p w:rsidR="00000000" w:rsidDel="00000000" w:rsidP="00000000" w:rsidRDefault="00000000" w:rsidRPr="00000000" w14:paraId="000000DB">
      <w:pPr>
        <w:spacing w:line="240" w:lineRule="auto"/>
        <w:ind w:left="9.000000000000057" w:firstLine="0"/>
        <w:jc w:val="both"/>
        <w:rPr>
          <w:sz w:val="26"/>
          <w:szCs w:val="26"/>
        </w:rPr>
      </w:pPr>
      <w:r w:rsidDel="00000000" w:rsidR="00000000" w:rsidRPr="00000000">
        <w:rPr>
          <w:sz w:val="26"/>
          <w:szCs w:val="26"/>
          <w:rtl w:val="0"/>
        </w:rPr>
        <w:t xml:space="preserve">House unique psionic symbols, granting them cultural and mystical identities that cemented their legacies. </w:t>
      </w:r>
    </w:p>
    <w:p w:rsidR="00000000" w:rsidDel="00000000" w:rsidP="00000000" w:rsidRDefault="00000000" w:rsidRPr="00000000" w14:paraId="000000DC">
      <w:pPr>
        <w:spacing w:line="240" w:lineRule="auto"/>
        <w:ind w:left="9.000000000000057" w:firstLine="0"/>
        <w:jc w:val="both"/>
        <w:rPr>
          <w:sz w:val="26"/>
          <w:szCs w:val="26"/>
        </w:rPr>
      </w:pPr>
      <w:r w:rsidDel="00000000" w:rsidR="00000000" w:rsidRPr="00000000">
        <w:rPr>
          <w:sz w:val="26"/>
          <w:szCs w:val="26"/>
          <w:rtl w:val="0"/>
        </w:rPr>
        <w:t xml:space="preserve">The Palladium Emperor’s Mystique </w:t>
      </w:r>
    </w:p>
    <w:p w:rsidR="00000000" w:rsidDel="00000000" w:rsidP="00000000" w:rsidRDefault="00000000" w:rsidRPr="00000000" w14:paraId="000000DD">
      <w:pPr>
        <w:spacing w:line="240" w:lineRule="auto"/>
        <w:ind w:left="9.000000000000057" w:firstLine="0"/>
        <w:jc w:val="both"/>
        <w:rPr>
          <w:sz w:val="26"/>
          <w:szCs w:val="26"/>
        </w:rPr>
      </w:pPr>
      <w:r w:rsidDel="00000000" w:rsidR="00000000" w:rsidRPr="00000000">
        <w:rPr>
          <w:sz w:val="26"/>
          <w:szCs w:val="26"/>
          <w:rtl w:val="0"/>
        </w:rPr>
        <w:t xml:space="preserve">The Emperor’s origins remain shrouded in mystery, with some claiming they were the result of genetic engineering, others </w:t>
      </w:r>
    </w:p>
    <w:p w:rsidR="00000000" w:rsidDel="00000000" w:rsidP="00000000" w:rsidRDefault="00000000" w:rsidRPr="00000000" w14:paraId="000000DE">
      <w:pPr>
        <w:spacing w:line="240" w:lineRule="auto"/>
        <w:ind w:left="9.000000000000057" w:firstLine="0"/>
        <w:jc w:val="both"/>
        <w:rPr>
          <w:sz w:val="26"/>
          <w:szCs w:val="26"/>
        </w:rPr>
      </w:pPr>
      <w:r w:rsidDel="00000000" w:rsidR="00000000" w:rsidRPr="00000000">
        <w:rPr>
          <w:sz w:val="26"/>
          <w:szCs w:val="26"/>
          <w:rtl w:val="0"/>
        </w:rPr>
        <w:t xml:space="preserve">insisting they were the first psionic ascendant, a being wholly </w:t>
      </w:r>
    </w:p>
    <w:p w:rsidR="00000000" w:rsidDel="00000000" w:rsidP="00000000" w:rsidRDefault="00000000" w:rsidRPr="00000000" w14:paraId="000000DF">
      <w:pPr>
        <w:spacing w:line="240" w:lineRule="auto"/>
        <w:ind w:left="9.000000000000057" w:firstLine="0"/>
        <w:jc w:val="both"/>
        <w:rPr>
          <w:sz w:val="26"/>
          <w:szCs w:val="26"/>
        </w:rPr>
      </w:pPr>
      <w:r w:rsidDel="00000000" w:rsidR="00000000" w:rsidRPr="00000000">
        <w:rPr>
          <w:sz w:val="26"/>
          <w:szCs w:val="26"/>
          <w:rtl w:val="0"/>
        </w:rPr>
        <w:t xml:space="preserve">attuned to the Psionic Tapestry. Regardless of their origins, the </w:t>
      </w:r>
    </w:p>
    <w:p w:rsidR="00000000" w:rsidDel="00000000" w:rsidP="00000000" w:rsidRDefault="00000000" w:rsidRPr="00000000" w14:paraId="000000E0">
      <w:pPr>
        <w:spacing w:line="240" w:lineRule="auto"/>
        <w:ind w:left="9.000000000000057" w:firstLine="0"/>
        <w:jc w:val="both"/>
        <w:rPr>
          <w:sz w:val="26"/>
          <w:szCs w:val="26"/>
        </w:rPr>
      </w:pPr>
      <w:r w:rsidDel="00000000" w:rsidR="00000000" w:rsidRPr="00000000">
        <w:rPr>
          <w:sz w:val="26"/>
          <w:szCs w:val="26"/>
          <w:rtl w:val="0"/>
        </w:rPr>
        <w:t xml:space="preserve">Emperor’s reign became synonymous with expansion, innovation, and control. </w:t>
      </w:r>
    </w:p>
    <w:p w:rsidR="00000000" w:rsidDel="00000000" w:rsidP="00000000" w:rsidRDefault="00000000" w:rsidRPr="00000000" w14:paraId="000000E1">
      <w:pPr>
        <w:spacing w:line="240" w:lineRule="auto"/>
        <w:ind w:left="9.000000000000057" w:firstLine="0"/>
        <w:jc w:val="both"/>
        <w:rPr>
          <w:sz w:val="26"/>
          <w:szCs w:val="26"/>
        </w:rPr>
      </w:pPr>
      <w:r w:rsidDel="00000000" w:rsidR="00000000" w:rsidRPr="00000000">
        <w:rPr>
          <w:sz w:val="26"/>
          <w:szCs w:val="26"/>
          <w:rtl w:val="0"/>
        </w:rPr>
        <w:t xml:space="preserve">The Institution of the Beacon Network </w:t>
      </w:r>
    </w:p>
    <w:p w:rsidR="00000000" w:rsidDel="00000000" w:rsidP="00000000" w:rsidRDefault="00000000" w:rsidRPr="00000000" w14:paraId="000000E2">
      <w:pPr>
        <w:spacing w:line="240" w:lineRule="auto"/>
        <w:ind w:left="9.000000000000057" w:firstLine="0"/>
        <w:jc w:val="both"/>
        <w:rPr>
          <w:sz w:val="26"/>
          <w:szCs w:val="26"/>
        </w:rPr>
      </w:pPr>
      <w:r w:rsidDel="00000000" w:rsidR="00000000" w:rsidRPr="00000000">
        <w:rPr>
          <w:sz w:val="26"/>
          <w:szCs w:val="26"/>
          <w:rtl w:val="0"/>
        </w:rPr>
        <w:t xml:space="preserve">The greatest technological achievement of the Palladium </w:t>
      </w:r>
    </w:p>
    <w:p w:rsidR="00000000" w:rsidDel="00000000" w:rsidP="00000000" w:rsidRDefault="00000000" w:rsidRPr="00000000" w14:paraId="000000E3">
      <w:pPr>
        <w:spacing w:line="240" w:lineRule="auto"/>
        <w:ind w:left="9.000000000000057" w:firstLine="0"/>
        <w:jc w:val="both"/>
        <w:rPr>
          <w:sz w:val="26"/>
          <w:szCs w:val="26"/>
        </w:rPr>
      </w:pPr>
      <w:r w:rsidDel="00000000" w:rsidR="00000000" w:rsidRPr="00000000">
        <w:rPr>
          <w:sz w:val="26"/>
          <w:szCs w:val="26"/>
          <w:rtl w:val="0"/>
        </w:rPr>
        <w:t xml:space="preserve">Emperor’s reign was the Beacon Network, a galaxy-spanning system of psionically powered structures that allowed </w:t>
      </w:r>
    </w:p>
    <w:p w:rsidR="00000000" w:rsidDel="00000000" w:rsidP="00000000" w:rsidRDefault="00000000" w:rsidRPr="00000000" w14:paraId="000000E4">
      <w:pPr>
        <w:spacing w:line="240" w:lineRule="auto"/>
        <w:ind w:left="9.000000000000057" w:firstLine="0"/>
        <w:jc w:val="both"/>
        <w:rPr>
          <w:sz w:val="26"/>
          <w:szCs w:val="26"/>
        </w:rPr>
      </w:pPr>
      <w:r w:rsidDel="00000000" w:rsidR="00000000" w:rsidRPr="00000000">
        <w:rPr>
          <w:sz w:val="26"/>
          <w:szCs w:val="26"/>
          <w:rtl w:val="0"/>
        </w:rPr>
        <w:t xml:space="preserve">instantaneous communication and faster-than-light travel. </w:t>
      </w:r>
    </w:p>
    <w:p w:rsidR="00000000" w:rsidDel="00000000" w:rsidP="00000000" w:rsidRDefault="00000000" w:rsidRPr="00000000" w14:paraId="000000E5">
      <w:pPr>
        <w:spacing w:line="240" w:lineRule="auto"/>
        <w:ind w:left="9.000000000000057" w:firstLine="0"/>
        <w:jc w:val="both"/>
        <w:rPr>
          <w:sz w:val="26"/>
          <w:szCs w:val="26"/>
        </w:rPr>
      </w:pPr>
      <w:r w:rsidDel="00000000" w:rsidR="00000000" w:rsidRPr="00000000">
        <w:rPr>
          <w:sz w:val="26"/>
          <w:szCs w:val="26"/>
          <w:rtl w:val="0"/>
        </w:rPr>
        <w:t xml:space="preserve">Discovery and Activation </w:t>
      </w:r>
    </w:p>
    <w:p w:rsidR="00000000" w:rsidDel="00000000" w:rsidP="00000000" w:rsidRDefault="00000000" w:rsidRPr="00000000" w14:paraId="000000E6">
      <w:pPr>
        <w:spacing w:line="240" w:lineRule="auto"/>
        <w:ind w:left="9.000000000000057" w:firstLine="0"/>
        <w:jc w:val="both"/>
        <w:rPr>
          <w:sz w:val="26"/>
          <w:szCs w:val="26"/>
        </w:rPr>
      </w:pPr>
      <w:r w:rsidDel="00000000" w:rsidR="00000000" w:rsidRPr="00000000">
        <w:rPr>
          <w:sz w:val="26"/>
          <w:szCs w:val="26"/>
          <w:rtl w:val="0"/>
        </w:rPr>
        <w:t xml:space="preserve">The first Beacon was discovered in the ruins of a pre-human civilization on the outskirts of Palladia Prime. It was a towering </w:t>
      </w:r>
    </w:p>
    <w:p w:rsidR="00000000" w:rsidDel="00000000" w:rsidP="00000000" w:rsidRDefault="00000000" w:rsidRPr="00000000" w14:paraId="000000E7">
      <w:pPr>
        <w:spacing w:line="240" w:lineRule="auto"/>
        <w:ind w:left="9.000000000000057" w:firstLine="0"/>
        <w:jc w:val="both"/>
        <w:rPr>
          <w:sz w:val="26"/>
          <w:szCs w:val="26"/>
        </w:rPr>
      </w:pPr>
      <w:r w:rsidDel="00000000" w:rsidR="00000000" w:rsidRPr="00000000">
        <w:rPr>
          <w:sz w:val="26"/>
          <w:szCs w:val="26"/>
          <w:rtl w:val="0"/>
        </w:rPr>
        <w:t xml:space="preserve">monolith of unknown alloy, pulsing with psionic energy. Imperial scientists, led by the newly founded Watchers Guild, </w:t>
      </w:r>
    </w:p>
    <w:p w:rsidR="00000000" w:rsidDel="00000000" w:rsidP="00000000" w:rsidRDefault="00000000" w:rsidRPr="00000000" w14:paraId="000000E8">
      <w:pPr>
        <w:spacing w:line="240" w:lineRule="auto"/>
        <w:ind w:left="9.000000000000057" w:firstLine="0"/>
        <w:jc w:val="both"/>
        <w:rPr>
          <w:sz w:val="26"/>
          <w:szCs w:val="26"/>
        </w:rPr>
      </w:pPr>
      <w:r w:rsidDel="00000000" w:rsidR="00000000" w:rsidRPr="00000000">
        <w:rPr>
          <w:sz w:val="26"/>
          <w:szCs w:val="26"/>
          <w:rtl w:val="0"/>
        </w:rPr>
        <w:t xml:space="preserve">reverse-engineered its technology, discovering that it was </w:t>
      </w:r>
    </w:p>
    <w:p w:rsidR="00000000" w:rsidDel="00000000" w:rsidP="00000000" w:rsidRDefault="00000000" w:rsidRPr="00000000" w14:paraId="000000E9">
      <w:pPr>
        <w:spacing w:line="240" w:lineRule="auto"/>
        <w:ind w:left="9.000000000000057" w:firstLine="0"/>
        <w:jc w:val="both"/>
        <w:rPr>
          <w:sz w:val="26"/>
          <w:szCs w:val="26"/>
        </w:rPr>
      </w:pPr>
      <w:r w:rsidDel="00000000" w:rsidR="00000000" w:rsidRPr="00000000">
        <w:rPr>
          <w:sz w:val="26"/>
          <w:szCs w:val="26"/>
          <w:rtl w:val="0"/>
        </w:rPr>
        <w:t xml:space="preserve">powered by palladium chloride, a refined and highly unstable variant of palladium. </w:t>
      </w:r>
    </w:p>
    <w:p w:rsidR="00000000" w:rsidDel="00000000" w:rsidP="00000000" w:rsidRDefault="00000000" w:rsidRPr="00000000" w14:paraId="000000EA">
      <w:pPr>
        <w:spacing w:line="240" w:lineRule="auto"/>
        <w:ind w:left="9.000000000000057" w:firstLine="0"/>
        <w:jc w:val="both"/>
        <w:rPr>
          <w:sz w:val="26"/>
          <w:szCs w:val="26"/>
        </w:rPr>
      </w:pPr>
      <w:r w:rsidDel="00000000" w:rsidR="00000000" w:rsidRPr="00000000">
        <w:rPr>
          <w:sz w:val="26"/>
          <w:szCs w:val="26"/>
          <w:rtl w:val="0"/>
        </w:rPr>
        <w:t xml:space="preserve">Resonance Corridors: The Beacons stabilized paths through the Void, enabling ships to travel vast distances in mere moments. </w:t>
      </w:r>
    </w:p>
    <w:p w:rsidR="00000000" w:rsidDel="00000000" w:rsidP="00000000" w:rsidRDefault="00000000" w:rsidRPr="00000000" w14:paraId="000000EB">
      <w:pPr>
        <w:spacing w:line="240" w:lineRule="auto"/>
        <w:ind w:left="9.000000000000057" w:firstLine="0"/>
        <w:jc w:val="both"/>
        <w:rPr>
          <w:sz w:val="26"/>
          <w:szCs w:val="26"/>
        </w:rPr>
      </w:pPr>
      <w:r w:rsidDel="00000000" w:rsidR="00000000" w:rsidRPr="00000000">
        <w:rPr>
          <w:sz w:val="26"/>
          <w:szCs w:val="26"/>
          <w:rtl w:val="0"/>
        </w:rPr>
        <w:t xml:space="preserve">Psionic Interfaces: Each Beacon required </w:t>
      </w:r>
    </w:p>
    <w:p w:rsidR="00000000" w:rsidDel="00000000" w:rsidP="00000000" w:rsidRDefault="00000000" w:rsidRPr="00000000" w14:paraId="000000EC">
      <w:pPr>
        <w:spacing w:line="240" w:lineRule="auto"/>
        <w:ind w:left="9.000000000000057" w:firstLine="0"/>
        <w:jc w:val="both"/>
        <w:rPr>
          <w:sz w:val="26"/>
          <w:szCs w:val="26"/>
        </w:rPr>
      </w:pPr>
      <w:r w:rsidDel="00000000" w:rsidR="00000000" w:rsidRPr="00000000">
        <w:rPr>
          <w:sz w:val="26"/>
          <w:szCs w:val="26"/>
          <w:rtl w:val="0"/>
        </w:rPr>
        <w:t xml:space="preserve">attuned psionics to activate, giving rise to the Beacon Keepers, </w:t>
      </w:r>
    </w:p>
    <w:p w:rsidR="00000000" w:rsidDel="00000000" w:rsidP="00000000" w:rsidRDefault="00000000" w:rsidRPr="00000000" w14:paraId="000000ED">
      <w:pPr>
        <w:spacing w:line="240" w:lineRule="auto"/>
        <w:ind w:left="9.000000000000057" w:firstLine="0"/>
        <w:jc w:val="both"/>
        <w:rPr>
          <w:sz w:val="26"/>
          <w:szCs w:val="26"/>
        </w:rPr>
      </w:pPr>
      <w:r w:rsidDel="00000000" w:rsidR="00000000" w:rsidRPr="00000000">
        <w:rPr>
          <w:sz w:val="26"/>
          <w:szCs w:val="26"/>
          <w:rtl w:val="0"/>
        </w:rPr>
        <w:t xml:space="preserve">a guild tasked with maintaining and operating the network. </w:t>
      </w:r>
    </w:p>
    <w:p w:rsidR="00000000" w:rsidDel="00000000" w:rsidP="00000000" w:rsidRDefault="00000000" w:rsidRPr="00000000" w14:paraId="000000EE">
      <w:pPr>
        <w:spacing w:line="240" w:lineRule="auto"/>
        <w:ind w:left="9.000000000000057" w:firstLine="0"/>
        <w:jc w:val="both"/>
        <w:rPr>
          <w:sz w:val="26"/>
          <w:szCs w:val="26"/>
        </w:rPr>
      </w:pPr>
      <w:r w:rsidDel="00000000" w:rsidR="00000000" w:rsidRPr="00000000">
        <w:rPr>
          <w:sz w:val="26"/>
          <w:szCs w:val="26"/>
          <w:rtl w:val="0"/>
        </w:rPr>
        <w:t xml:space="preserve">Impact on Civilization </w:t>
      </w:r>
    </w:p>
    <w:p w:rsidR="00000000" w:rsidDel="00000000" w:rsidP="00000000" w:rsidRDefault="00000000" w:rsidRPr="00000000" w14:paraId="000000EF">
      <w:pPr>
        <w:spacing w:line="240" w:lineRule="auto"/>
        <w:ind w:left="9.000000000000057" w:firstLine="0"/>
        <w:jc w:val="both"/>
        <w:rPr>
          <w:sz w:val="26"/>
          <w:szCs w:val="26"/>
        </w:rPr>
      </w:pPr>
      <w:r w:rsidDel="00000000" w:rsidR="00000000" w:rsidRPr="00000000">
        <w:rPr>
          <w:sz w:val="26"/>
          <w:szCs w:val="26"/>
          <w:rtl w:val="0"/>
        </w:rPr>
        <w:t xml:space="preserve">The Beacon Network transformed the Palladial Empire, making interstellar governance and trade feasible for the first time. </w:t>
      </w:r>
    </w:p>
    <w:p w:rsidR="00000000" w:rsidDel="00000000" w:rsidP="00000000" w:rsidRDefault="00000000" w:rsidRPr="00000000" w14:paraId="000000F0">
      <w:pPr>
        <w:spacing w:line="240" w:lineRule="auto"/>
        <w:ind w:left="9.000000000000057" w:firstLine="0"/>
        <w:jc w:val="both"/>
        <w:rPr>
          <w:sz w:val="26"/>
          <w:szCs w:val="26"/>
        </w:rPr>
      </w:pPr>
      <w:r w:rsidDel="00000000" w:rsidR="00000000" w:rsidRPr="00000000">
        <w:rPr>
          <w:sz w:val="26"/>
          <w:szCs w:val="26"/>
          <w:rtl w:val="0"/>
        </w:rPr>
        <w:t xml:space="preserve">Entire sectors were connected through Resonance Corridors, allowing the Emperor to enforce their will across unimaginable. </w:t>
      </w:r>
    </w:p>
    <w:p w:rsidR="00000000" w:rsidDel="00000000" w:rsidP="00000000" w:rsidRDefault="00000000" w:rsidRPr="00000000" w14:paraId="000000F1">
      <w:pPr>
        <w:spacing w:line="240" w:lineRule="auto"/>
        <w:ind w:left="9.000000000000057" w:firstLine="0"/>
        <w:jc w:val="both"/>
        <w:rPr>
          <w:sz w:val="26"/>
          <w:szCs w:val="26"/>
        </w:rPr>
      </w:pPr>
      <w:r w:rsidDel="00000000" w:rsidR="00000000" w:rsidRPr="00000000">
        <w:rPr>
          <w:sz w:val="26"/>
          <w:szCs w:val="26"/>
          <w:rtl w:val="0"/>
        </w:rPr>
        <w:t xml:space="preserve">The Great Expansion Beyond the Galactic Borders </w:t>
      </w:r>
    </w:p>
    <w:p w:rsidR="00000000" w:rsidDel="00000000" w:rsidP="00000000" w:rsidRDefault="00000000" w:rsidRPr="00000000" w14:paraId="000000F2">
      <w:pPr>
        <w:spacing w:line="240" w:lineRule="auto"/>
        <w:ind w:left="9.000000000000057" w:firstLine="0"/>
        <w:jc w:val="both"/>
        <w:rPr>
          <w:sz w:val="26"/>
          <w:szCs w:val="26"/>
        </w:rPr>
      </w:pPr>
      <w:r w:rsidDel="00000000" w:rsidR="00000000" w:rsidRPr="00000000">
        <w:rPr>
          <w:sz w:val="26"/>
          <w:szCs w:val="26"/>
          <w:rtl w:val="0"/>
        </w:rPr>
        <w:t xml:space="preserve">With the Beacon Network fully operational, humanity turned its gaze beyond Palladia Prime’s galaxy. The Emperor declared the beginning of the Great Expansion, an era defined by the </w:t>
      </w:r>
    </w:p>
    <w:p w:rsidR="00000000" w:rsidDel="00000000" w:rsidP="00000000" w:rsidRDefault="00000000" w:rsidRPr="00000000" w14:paraId="000000F3">
      <w:pPr>
        <w:spacing w:line="240" w:lineRule="auto"/>
        <w:ind w:left="9.000000000000057" w:firstLine="0"/>
        <w:jc w:val="both"/>
        <w:rPr>
          <w:sz w:val="26"/>
          <w:szCs w:val="26"/>
        </w:rPr>
      </w:pPr>
      <w:r w:rsidDel="00000000" w:rsidR="00000000" w:rsidRPr="00000000">
        <w:rPr>
          <w:sz w:val="26"/>
          <w:szCs w:val="26"/>
          <w:rtl w:val="0"/>
        </w:rPr>
        <w:t xml:space="preserve">discovery and colonization of neighboring galaxies. </w:t>
      </w:r>
    </w:p>
    <w:p w:rsidR="00000000" w:rsidDel="00000000" w:rsidP="00000000" w:rsidRDefault="00000000" w:rsidRPr="00000000" w14:paraId="000000F4">
      <w:pPr>
        <w:spacing w:line="240" w:lineRule="auto"/>
        <w:ind w:left="9.000000000000057" w:firstLine="0"/>
        <w:jc w:val="both"/>
        <w:rPr>
          <w:sz w:val="26"/>
          <w:szCs w:val="26"/>
        </w:rPr>
      </w:pPr>
      <w:r w:rsidDel="00000000" w:rsidR="00000000" w:rsidRPr="00000000">
        <w:rPr>
          <w:sz w:val="26"/>
          <w:szCs w:val="26"/>
          <w:rtl w:val="0"/>
        </w:rPr>
        <w:t xml:space="preserve">Exploration of the Void </w:t>
      </w:r>
    </w:p>
    <w:p w:rsidR="00000000" w:rsidDel="00000000" w:rsidP="00000000" w:rsidRDefault="00000000" w:rsidRPr="00000000" w14:paraId="000000F5">
      <w:pPr>
        <w:spacing w:line="240" w:lineRule="auto"/>
        <w:ind w:left="9.000000000000057" w:firstLine="0"/>
        <w:jc w:val="both"/>
        <w:rPr>
          <w:sz w:val="26"/>
          <w:szCs w:val="26"/>
        </w:rPr>
      </w:pPr>
      <w:r w:rsidDel="00000000" w:rsidR="00000000" w:rsidRPr="00000000">
        <w:rPr>
          <w:sz w:val="26"/>
          <w:szCs w:val="26"/>
          <w:rtl w:val="0"/>
        </w:rPr>
        <w:t xml:space="preserve">The Voidfarers Guild, formed from early pioneers of psionic navigation, spearheaded this exploration. Equipped with </w:t>
      </w:r>
    </w:p>
    <w:p w:rsidR="00000000" w:rsidDel="00000000" w:rsidP="00000000" w:rsidRDefault="00000000" w:rsidRPr="00000000" w14:paraId="000000F6">
      <w:pPr>
        <w:spacing w:line="240" w:lineRule="auto"/>
        <w:ind w:left="9.000000000000057" w:firstLine="0"/>
        <w:jc w:val="both"/>
        <w:rPr>
          <w:sz w:val="26"/>
          <w:szCs w:val="26"/>
        </w:rPr>
      </w:pPr>
      <w:r w:rsidDel="00000000" w:rsidR="00000000" w:rsidRPr="00000000">
        <w:rPr>
          <w:sz w:val="26"/>
          <w:szCs w:val="26"/>
          <w:rtl w:val="0"/>
        </w:rPr>
        <w:t xml:space="preserve">Resonance Nodes and supported by the Beacon Network, these explorers charted entire galaxies, discovering new palladium-rich worlds and ancient ruins. </w:t>
      </w:r>
    </w:p>
    <w:p w:rsidR="00000000" w:rsidDel="00000000" w:rsidP="00000000" w:rsidRDefault="00000000" w:rsidRPr="00000000" w14:paraId="000000F7">
      <w:pPr>
        <w:spacing w:line="240" w:lineRule="auto"/>
        <w:ind w:left="9.000000000000057" w:firstLine="0"/>
        <w:jc w:val="both"/>
        <w:rPr>
          <w:sz w:val="26"/>
          <w:szCs w:val="26"/>
        </w:rPr>
      </w:pPr>
      <w:r w:rsidDel="00000000" w:rsidR="00000000" w:rsidRPr="00000000">
        <w:rPr>
          <w:sz w:val="26"/>
          <w:szCs w:val="26"/>
          <w:rtl w:val="0"/>
        </w:rPr>
        <w:t xml:space="preserve">Unifying the Known Universe </w:t>
      </w:r>
    </w:p>
    <w:p w:rsidR="00000000" w:rsidDel="00000000" w:rsidP="00000000" w:rsidRDefault="00000000" w:rsidRPr="00000000" w14:paraId="000000F8">
      <w:pPr>
        <w:spacing w:line="240" w:lineRule="auto"/>
        <w:ind w:left="9.000000000000057" w:firstLine="0"/>
        <w:jc w:val="both"/>
        <w:rPr>
          <w:sz w:val="26"/>
          <w:szCs w:val="26"/>
        </w:rPr>
      </w:pPr>
      <w:r w:rsidDel="00000000" w:rsidR="00000000" w:rsidRPr="00000000">
        <w:rPr>
          <w:sz w:val="26"/>
          <w:szCs w:val="26"/>
          <w:rtl w:val="0"/>
        </w:rPr>
        <w:t xml:space="preserve">The Palladial Empire’s influence soon extended to multiple galaxies, creating what became known as the Human Hegemony. This unification came at a cost: </w:t>
      </w:r>
    </w:p>
    <w:p w:rsidR="00000000" w:rsidDel="00000000" w:rsidP="00000000" w:rsidRDefault="00000000" w:rsidRPr="00000000" w14:paraId="000000F9">
      <w:pPr>
        <w:spacing w:line="240" w:lineRule="auto"/>
        <w:ind w:left="9.000000000000057" w:firstLine="0"/>
        <w:jc w:val="both"/>
        <w:rPr>
          <w:sz w:val="26"/>
          <w:szCs w:val="26"/>
        </w:rPr>
      </w:pPr>
      <w:r w:rsidDel="00000000" w:rsidR="00000000" w:rsidRPr="00000000">
        <w:rPr>
          <w:sz w:val="26"/>
          <w:szCs w:val="26"/>
          <w:rtl w:val="0"/>
        </w:rPr>
        <w:t xml:space="preserve">Eradication of Alien Species: Indigenous life forms encountered during the expansion were deemed threats to humanity’s dominance and systematically exterminated or enslaved. </w:t>
      </w:r>
    </w:p>
    <w:p w:rsidR="00000000" w:rsidDel="00000000" w:rsidP="00000000" w:rsidRDefault="00000000" w:rsidRPr="00000000" w14:paraId="000000FA">
      <w:pPr>
        <w:spacing w:line="240" w:lineRule="auto"/>
        <w:ind w:left="9.000000000000057" w:firstLine="0"/>
        <w:jc w:val="both"/>
        <w:rPr>
          <w:sz w:val="26"/>
          <w:szCs w:val="26"/>
        </w:rPr>
      </w:pPr>
      <w:r w:rsidDel="00000000" w:rsidR="00000000" w:rsidRPr="00000000">
        <w:rPr>
          <w:sz w:val="26"/>
          <w:szCs w:val="26"/>
          <w:rtl w:val="0"/>
        </w:rPr>
        <w:t xml:space="preserve">Cultural Homogenization: The Emperor </w:t>
      </w:r>
    </w:p>
    <w:p w:rsidR="00000000" w:rsidDel="00000000" w:rsidP="00000000" w:rsidRDefault="00000000" w:rsidRPr="00000000" w14:paraId="000000FB">
      <w:pPr>
        <w:spacing w:line="240" w:lineRule="auto"/>
        <w:ind w:left="9.000000000000057" w:firstLine="0"/>
        <w:jc w:val="both"/>
        <w:rPr>
          <w:sz w:val="26"/>
          <w:szCs w:val="26"/>
        </w:rPr>
      </w:pPr>
      <w:r w:rsidDel="00000000" w:rsidR="00000000" w:rsidRPr="00000000">
        <w:rPr>
          <w:sz w:val="26"/>
          <w:szCs w:val="26"/>
          <w:rtl w:val="0"/>
        </w:rPr>
        <w:t xml:space="preserve">enforced a singular Imperial culture, erasing regional identities and traditions in favor of a standardized, psionically attuned society. </w:t>
      </w:r>
    </w:p>
    <w:p w:rsidR="00000000" w:rsidDel="00000000" w:rsidP="00000000" w:rsidRDefault="00000000" w:rsidRPr="00000000" w14:paraId="000000FC">
      <w:pPr>
        <w:spacing w:line="240" w:lineRule="auto"/>
        <w:ind w:left="9.000000000000057" w:firstLine="0"/>
        <w:jc w:val="both"/>
        <w:rPr>
          <w:sz w:val="26"/>
          <w:szCs w:val="26"/>
        </w:rPr>
      </w:pPr>
      <w:r w:rsidDel="00000000" w:rsidR="00000000" w:rsidRPr="00000000">
        <w:rPr>
          <w:sz w:val="26"/>
          <w:szCs w:val="26"/>
          <w:rtl w:val="0"/>
        </w:rPr>
        <w:t xml:space="preserve">Technological and Psionic Advancements </w:t>
      </w:r>
    </w:p>
    <w:p w:rsidR="00000000" w:rsidDel="00000000" w:rsidP="00000000" w:rsidRDefault="00000000" w:rsidRPr="00000000" w14:paraId="000000FD">
      <w:pPr>
        <w:spacing w:line="240" w:lineRule="auto"/>
        <w:ind w:left="9.000000000000057" w:firstLine="0"/>
        <w:jc w:val="both"/>
        <w:rPr>
          <w:sz w:val="26"/>
          <w:szCs w:val="26"/>
        </w:rPr>
      </w:pPr>
      <w:r w:rsidDel="00000000" w:rsidR="00000000" w:rsidRPr="00000000">
        <w:rPr>
          <w:sz w:val="26"/>
          <w:szCs w:val="26"/>
          <w:rtl w:val="0"/>
        </w:rPr>
        <w:t xml:space="preserve">The expansion era was marked by unprecedented advancements in technology and psionics, driven by the discovery of new palladium variants and Void phenomena. </w:t>
      </w:r>
    </w:p>
    <w:p w:rsidR="00000000" w:rsidDel="00000000" w:rsidP="00000000" w:rsidRDefault="00000000" w:rsidRPr="00000000" w14:paraId="000000FE">
      <w:pPr>
        <w:spacing w:line="240" w:lineRule="auto"/>
        <w:ind w:left="9.000000000000057" w:firstLine="0"/>
        <w:jc w:val="both"/>
        <w:rPr>
          <w:sz w:val="26"/>
          <w:szCs w:val="26"/>
        </w:rPr>
      </w:pPr>
      <w:r w:rsidDel="00000000" w:rsidR="00000000" w:rsidRPr="00000000">
        <w:rPr>
          <w:sz w:val="26"/>
          <w:szCs w:val="26"/>
          <w:rtl w:val="0"/>
        </w:rPr>
        <w:t xml:space="preserve">Key Innovations </w:t>
      </w:r>
    </w:p>
    <w:p w:rsidR="00000000" w:rsidDel="00000000" w:rsidP="00000000" w:rsidRDefault="00000000" w:rsidRPr="00000000" w14:paraId="000000FF">
      <w:pPr>
        <w:spacing w:line="240" w:lineRule="auto"/>
        <w:ind w:left="9.000000000000057" w:firstLine="0"/>
        <w:jc w:val="both"/>
        <w:rPr>
          <w:sz w:val="26"/>
          <w:szCs w:val="26"/>
        </w:rPr>
      </w:pPr>
      <w:r w:rsidDel="00000000" w:rsidR="00000000" w:rsidRPr="00000000">
        <w:rPr>
          <w:sz w:val="26"/>
          <w:szCs w:val="26"/>
          <w:rtl w:val="0"/>
        </w:rPr>
        <w:t xml:space="preserve">Palladium Chloride: A hyper-reactive form of </w:t>
      </w:r>
    </w:p>
    <w:p w:rsidR="00000000" w:rsidDel="00000000" w:rsidP="00000000" w:rsidRDefault="00000000" w:rsidRPr="00000000" w14:paraId="00000100">
      <w:pPr>
        <w:spacing w:line="240" w:lineRule="auto"/>
        <w:ind w:left="9.000000000000057" w:firstLine="0"/>
        <w:jc w:val="both"/>
        <w:rPr>
          <w:sz w:val="26"/>
          <w:szCs w:val="26"/>
        </w:rPr>
      </w:pPr>
      <w:r w:rsidDel="00000000" w:rsidR="00000000" w:rsidRPr="00000000">
        <w:rPr>
          <w:sz w:val="26"/>
          <w:szCs w:val="26"/>
          <w:rtl w:val="0"/>
        </w:rPr>
        <w:t xml:space="preserve">palladium capable of amplifying psionic abilities exponentially, but at great risk to the user. </w:t>
      </w:r>
    </w:p>
    <w:p w:rsidR="00000000" w:rsidDel="00000000" w:rsidP="00000000" w:rsidRDefault="00000000" w:rsidRPr="00000000" w14:paraId="00000101">
      <w:pPr>
        <w:spacing w:line="240" w:lineRule="auto"/>
        <w:ind w:left="9.000000000000057" w:firstLine="0"/>
        <w:jc w:val="both"/>
        <w:rPr>
          <w:sz w:val="26"/>
          <w:szCs w:val="26"/>
        </w:rPr>
      </w:pPr>
      <w:r w:rsidDel="00000000" w:rsidR="00000000" w:rsidRPr="00000000">
        <w:rPr>
          <w:sz w:val="26"/>
          <w:szCs w:val="26"/>
          <w:rtl w:val="0"/>
        </w:rPr>
        <w:t xml:space="preserve">Three-Dimensional Mapping: The invention of </w:t>
      </w:r>
    </w:p>
    <w:p w:rsidR="00000000" w:rsidDel="00000000" w:rsidP="00000000" w:rsidRDefault="00000000" w:rsidRPr="00000000" w14:paraId="00000102">
      <w:pPr>
        <w:spacing w:line="240" w:lineRule="auto"/>
        <w:ind w:left="9.000000000000057" w:firstLine="0"/>
        <w:jc w:val="both"/>
        <w:rPr>
          <w:sz w:val="26"/>
          <w:szCs w:val="26"/>
        </w:rPr>
      </w:pPr>
      <w:r w:rsidDel="00000000" w:rsidR="00000000" w:rsidRPr="00000000">
        <w:rPr>
          <w:sz w:val="26"/>
          <w:szCs w:val="26"/>
          <w:rtl w:val="0"/>
        </w:rPr>
        <w:t xml:space="preserve">Resonance Arrays allowed humanity to map the multi-dimensional structure of the universe, facilitating efficient galactic governance. </w:t>
      </w:r>
    </w:p>
    <w:p w:rsidR="00000000" w:rsidDel="00000000" w:rsidP="00000000" w:rsidRDefault="00000000" w:rsidRPr="00000000" w14:paraId="00000103">
      <w:pPr>
        <w:spacing w:line="240" w:lineRule="auto"/>
        <w:ind w:left="9.000000000000057" w:firstLine="0"/>
        <w:jc w:val="both"/>
        <w:rPr>
          <w:sz w:val="26"/>
          <w:szCs w:val="26"/>
        </w:rPr>
      </w:pPr>
      <w:r w:rsidDel="00000000" w:rsidR="00000000" w:rsidRPr="00000000">
        <w:rPr>
          <w:sz w:val="26"/>
          <w:szCs w:val="26"/>
          <w:rtl w:val="0"/>
        </w:rPr>
        <w:t xml:space="preserve">Psionic Fusion: Energy sources that combined psionics and palladium to power starships, cities, and weapons. </w:t>
      </w:r>
    </w:p>
    <w:p w:rsidR="00000000" w:rsidDel="00000000" w:rsidP="00000000" w:rsidRDefault="00000000" w:rsidRPr="00000000" w14:paraId="00000104">
      <w:pPr>
        <w:spacing w:line="240" w:lineRule="auto"/>
        <w:ind w:left="9.000000000000057" w:firstLine="0"/>
        <w:jc w:val="both"/>
        <w:rPr>
          <w:sz w:val="26"/>
          <w:szCs w:val="26"/>
        </w:rPr>
      </w:pPr>
      <w:r w:rsidDel="00000000" w:rsidR="00000000" w:rsidRPr="00000000">
        <w:rPr>
          <w:sz w:val="26"/>
          <w:szCs w:val="26"/>
          <w:rtl w:val="0"/>
        </w:rPr>
        <w:t xml:space="preserve">The Rise of the Guilds </w:t>
      </w:r>
    </w:p>
    <w:p w:rsidR="00000000" w:rsidDel="00000000" w:rsidP="00000000" w:rsidRDefault="00000000" w:rsidRPr="00000000" w14:paraId="00000105">
      <w:pPr>
        <w:spacing w:line="240" w:lineRule="auto"/>
        <w:ind w:left="9.000000000000057" w:firstLine="0"/>
        <w:jc w:val="both"/>
        <w:rPr>
          <w:sz w:val="26"/>
          <w:szCs w:val="26"/>
        </w:rPr>
      </w:pPr>
      <w:r w:rsidDel="00000000" w:rsidR="00000000" w:rsidRPr="00000000">
        <w:rPr>
          <w:sz w:val="26"/>
          <w:szCs w:val="26"/>
          <w:rtl w:val="0"/>
        </w:rPr>
        <w:t xml:space="preserve">The expansion also gave rise to specialized guilds that became pillars of Imperial society: </w:t>
      </w:r>
    </w:p>
    <w:p w:rsidR="00000000" w:rsidDel="00000000" w:rsidP="00000000" w:rsidRDefault="00000000" w:rsidRPr="00000000" w14:paraId="00000106">
      <w:pPr>
        <w:spacing w:line="240" w:lineRule="auto"/>
        <w:ind w:left="9.000000000000057" w:firstLine="0"/>
        <w:jc w:val="both"/>
        <w:rPr>
          <w:sz w:val="26"/>
          <w:szCs w:val="26"/>
        </w:rPr>
      </w:pPr>
      <w:r w:rsidDel="00000000" w:rsidR="00000000" w:rsidRPr="00000000">
        <w:rPr>
          <w:sz w:val="26"/>
          <w:szCs w:val="26"/>
          <w:rtl w:val="0"/>
        </w:rPr>
        <w:t xml:space="preserve">The Watchers Guild: Responsible for maintaining and monitoring the Beacon Network. </w:t>
      </w:r>
    </w:p>
    <w:p w:rsidR="00000000" w:rsidDel="00000000" w:rsidP="00000000" w:rsidRDefault="00000000" w:rsidRPr="00000000" w14:paraId="00000107">
      <w:pPr>
        <w:spacing w:line="240" w:lineRule="auto"/>
        <w:ind w:left="9.000000000000057" w:firstLine="0"/>
        <w:jc w:val="both"/>
        <w:rPr>
          <w:sz w:val="26"/>
          <w:szCs w:val="26"/>
        </w:rPr>
      </w:pPr>
      <w:r w:rsidDel="00000000" w:rsidR="00000000" w:rsidRPr="00000000">
        <w:rPr>
          <w:sz w:val="26"/>
          <w:szCs w:val="26"/>
          <w:rtl w:val="0"/>
        </w:rPr>
        <w:t xml:space="preserve">The Cosmic Sisterhood: A secretive group dedicated to preserving humanity’s psionic heritage. </w:t>
      </w:r>
    </w:p>
    <w:p w:rsidR="00000000" w:rsidDel="00000000" w:rsidP="00000000" w:rsidRDefault="00000000" w:rsidRPr="00000000" w14:paraId="00000108">
      <w:pPr>
        <w:spacing w:line="240" w:lineRule="auto"/>
        <w:ind w:left="9.000000000000057" w:firstLine="0"/>
        <w:jc w:val="both"/>
        <w:rPr>
          <w:sz w:val="26"/>
          <w:szCs w:val="26"/>
        </w:rPr>
      </w:pPr>
      <w:r w:rsidDel="00000000" w:rsidR="00000000" w:rsidRPr="00000000">
        <w:rPr>
          <w:sz w:val="26"/>
          <w:szCs w:val="26"/>
          <w:rtl w:val="0"/>
        </w:rPr>
        <w:t xml:space="preserve">The Void Navigators: Experts in traversing the </w:t>
      </w:r>
    </w:p>
    <w:p w:rsidR="00000000" w:rsidDel="00000000" w:rsidP="00000000" w:rsidRDefault="00000000" w:rsidRPr="00000000" w14:paraId="00000109">
      <w:pPr>
        <w:spacing w:line="240" w:lineRule="auto"/>
        <w:ind w:left="9.000000000000057" w:firstLine="0"/>
        <w:jc w:val="both"/>
        <w:rPr>
          <w:sz w:val="26"/>
          <w:szCs w:val="26"/>
        </w:rPr>
      </w:pPr>
      <w:r w:rsidDel="00000000" w:rsidR="00000000" w:rsidRPr="00000000">
        <w:rPr>
          <w:sz w:val="26"/>
          <w:szCs w:val="26"/>
          <w:rtl w:val="0"/>
        </w:rPr>
        <w:t xml:space="preserve">Void and discovering new galaxies. </w:t>
      </w:r>
    </w:p>
    <w:p w:rsidR="00000000" w:rsidDel="00000000" w:rsidP="00000000" w:rsidRDefault="00000000" w:rsidRPr="00000000" w14:paraId="0000010A">
      <w:pPr>
        <w:spacing w:line="240" w:lineRule="auto"/>
        <w:ind w:left="9.000000000000057" w:firstLine="0"/>
        <w:jc w:val="both"/>
        <w:rPr>
          <w:sz w:val="26"/>
          <w:szCs w:val="26"/>
        </w:rPr>
      </w:pPr>
      <w:r w:rsidDel="00000000" w:rsidR="00000000" w:rsidRPr="00000000">
        <w:rPr>
          <w:sz w:val="26"/>
          <w:szCs w:val="26"/>
          <w:rtl w:val="0"/>
        </w:rPr>
        <w:t xml:space="preserve">The Resonance Scholars: Researchers who </w:t>
      </w:r>
    </w:p>
    <w:p w:rsidR="00000000" w:rsidDel="00000000" w:rsidP="00000000" w:rsidRDefault="00000000" w:rsidRPr="00000000" w14:paraId="0000010B">
      <w:pPr>
        <w:spacing w:line="240" w:lineRule="auto"/>
        <w:ind w:left="9.000000000000057" w:firstLine="0"/>
        <w:jc w:val="both"/>
        <w:rPr>
          <w:sz w:val="26"/>
          <w:szCs w:val="26"/>
        </w:rPr>
      </w:pPr>
      <w:r w:rsidDel="00000000" w:rsidR="00000000" w:rsidRPr="00000000">
        <w:rPr>
          <w:sz w:val="26"/>
          <w:szCs w:val="26"/>
          <w:rtl w:val="0"/>
        </w:rPr>
        <w:t xml:space="preserve">pushed the boundaries of psionic science, often at great ethical cost. </w:t>
      </w:r>
    </w:p>
    <w:p w:rsidR="00000000" w:rsidDel="00000000" w:rsidP="00000000" w:rsidRDefault="00000000" w:rsidRPr="00000000" w14:paraId="0000010C">
      <w:pPr>
        <w:spacing w:line="240" w:lineRule="auto"/>
        <w:ind w:left="9.000000000000057" w:firstLine="0"/>
        <w:jc w:val="both"/>
        <w:rPr>
          <w:sz w:val="26"/>
          <w:szCs w:val="26"/>
        </w:rPr>
      </w:pPr>
      <w:r w:rsidDel="00000000" w:rsidR="00000000" w:rsidRPr="00000000">
        <w:rPr>
          <w:sz w:val="26"/>
          <w:szCs w:val="26"/>
          <w:rtl w:val="0"/>
        </w:rPr>
        <w:t xml:space="preserve">The Fragility of Unity </w:t>
      </w:r>
    </w:p>
    <w:p w:rsidR="00000000" w:rsidDel="00000000" w:rsidP="00000000" w:rsidRDefault="00000000" w:rsidRPr="00000000" w14:paraId="0000010D">
      <w:pPr>
        <w:spacing w:line="240" w:lineRule="auto"/>
        <w:ind w:left="9.000000000000057" w:firstLine="0"/>
        <w:jc w:val="both"/>
        <w:rPr>
          <w:sz w:val="26"/>
          <w:szCs w:val="26"/>
        </w:rPr>
      </w:pPr>
      <w:r w:rsidDel="00000000" w:rsidR="00000000" w:rsidRPr="00000000">
        <w:rPr>
          <w:sz w:val="26"/>
          <w:szCs w:val="26"/>
          <w:rtl w:val="0"/>
        </w:rPr>
        <w:t xml:space="preserve">Despite the Emperor’s achievements, the seeds of dissent were already sown. The Great Houses resented the Emperor’s </w:t>
      </w:r>
    </w:p>
    <w:p w:rsidR="00000000" w:rsidDel="00000000" w:rsidP="00000000" w:rsidRDefault="00000000" w:rsidRPr="00000000" w14:paraId="0000010E">
      <w:pPr>
        <w:spacing w:line="240" w:lineRule="auto"/>
        <w:ind w:left="9.000000000000057" w:firstLine="0"/>
        <w:jc w:val="both"/>
        <w:rPr>
          <w:sz w:val="26"/>
          <w:szCs w:val="26"/>
        </w:rPr>
      </w:pPr>
      <w:r w:rsidDel="00000000" w:rsidR="00000000" w:rsidRPr="00000000">
        <w:rPr>
          <w:sz w:val="26"/>
          <w:szCs w:val="26"/>
          <w:rtl w:val="0"/>
        </w:rPr>
        <w:t xml:space="preserve">centralized power, and the eradication of alien species created generations of resentment among conquered populations. </w:t>
      </w:r>
    </w:p>
    <w:p w:rsidR="00000000" w:rsidDel="00000000" w:rsidP="00000000" w:rsidRDefault="00000000" w:rsidRPr="00000000" w14:paraId="0000010F">
      <w:pPr>
        <w:spacing w:line="240" w:lineRule="auto"/>
        <w:ind w:left="9.000000000000057" w:firstLine="0"/>
        <w:jc w:val="both"/>
        <w:rPr>
          <w:sz w:val="26"/>
          <w:szCs w:val="26"/>
        </w:rPr>
      </w:pPr>
      <w:r w:rsidDel="00000000" w:rsidR="00000000" w:rsidRPr="00000000">
        <w:rPr>
          <w:sz w:val="26"/>
          <w:szCs w:val="26"/>
          <w:rtl w:val="0"/>
        </w:rPr>
        <w:t xml:space="preserve">Foreshadowing the Fall </w:t>
      </w:r>
    </w:p>
    <w:p w:rsidR="00000000" w:rsidDel="00000000" w:rsidP="00000000" w:rsidRDefault="00000000" w:rsidRPr="00000000" w14:paraId="00000110">
      <w:pPr>
        <w:spacing w:line="240" w:lineRule="auto"/>
        <w:ind w:left="9.000000000000057" w:firstLine="0"/>
        <w:jc w:val="both"/>
        <w:rPr>
          <w:sz w:val="26"/>
          <w:szCs w:val="26"/>
        </w:rPr>
      </w:pPr>
      <w:r w:rsidDel="00000000" w:rsidR="00000000" w:rsidRPr="00000000">
        <w:rPr>
          <w:sz w:val="26"/>
          <w:szCs w:val="26"/>
          <w:rtl w:val="0"/>
        </w:rPr>
        <w:t xml:space="preserve">Resonance Instability: Overuse of the Psionic </w:t>
      </w:r>
    </w:p>
    <w:p w:rsidR="00000000" w:rsidDel="00000000" w:rsidP="00000000" w:rsidRDefault="00000000" w:rsidRPr="00000000" w14:paraId="00000111">
      <w:pPr>
        <w:spacing w:line="240" w:lineRule="auto"/>
        <w:ind w:left="9.000000000000057" w:firstLine="0"/>
        <w:jc w:val="both"/>
        <w:rPr>
          <w:sz w:val="26"/>
          <w:szCs w:val="26"/>
        </w:rPr>
      </w:pPr>
      <w:r w:rsidDel="00000000" w:rsidR="00000000" w:rsidRPr="00000000">
        <w:rPr>
          <w:sz w:val="26"/>
          <w:szCs w:val="26"/>
          <w:rtl w:val="0"/>
        </w:rPr>
        <w:t xml:space="preserve">Tapestry and Beacon Network began to destabilize entire regions of space, creating the first Void Zones. </w:t>
      </w:r>
    </w:p>
    <w:p w:rsidR="00000000" w:rsidDel="00000000" w:rsidP="00000000" w:rsidRDefault="00000000" w:rsidRPr="00000000" w14:paraId="00000112">
      <w:pPr>
        <w:spacing w:line="240" w:lineRule="auto"/>
        <w:ind w:left="9.000000000000057" w:firstLine="0"/>
        <w:jc w:val="both"/>
        <w:rPr>
          <w:sz w:val="26"/>
          <w:szCs w:val="26"/>
        </w:rPr>
      </w:pPr>
      <w:r w:rsidDel="00000000" w:rsidR="00000000" w:rsidRPr="00000000">
        <w:rPr>
          <w:sz w:val="26"/>
          <w:szCs w:val="26"/>
          <w:rtl w:val="0"/>
        </w:rPr>
        <w:t xml:space="preserve">House Ambition: The Great Houses, though </w:t>
      </w:r>
    </w:p>
    <w:p w:rsidR="00000000" w:rsidDel="00000000" w:rsidP="00000000" w:rsidRDefault="00000000" w:rsidRPr="00000000" w14:paraId="00000113">
      <w:pPr>
        <w:spacing w:line="240" w:lineRule="auto"/>
        <w:ind w:left="9.000000000000057" w:firstLine="0"/>
        <w:jc w:val="both"/>
        <w:rPr>
          <w:sz w:val="26"/>
          <w:szCs w:val="26"/>
        </w:rPr>
      </w:pPr>
      <w:r w:rsidDel="00000000" w:rsidR="00000000" w:rsidRPr="00000000">
        <w:rPr>
          <w:sz w:val="26"/>
          <w:szCs w:val="26"/>
          <w:rtl w:val="0"/>
        </w:rPr>
        <w:t xml:space="preserve">bound by fealty, began to plot against the Emperor, seeking to reclaim their autonomy. </w:t>
      </w:r>
    </w:p>
    <w:p w:rsidR="00000000" w:rsidDel="00000000" w:rsidP="00000000" w:rsidRDefault="00000000" w:rsidRPr="00000000" w14:paraId="00000114">
      <w:pPr>
        <w:spacing w:line="240" w:lineRule="auto"/>
        <w:ind w:left="9.000000000000057" w:firstLine="0"/>
        <w:jc w:val="both"/>
        <w:rPr>
          <w:sz w:val="26"/>
          <w:szCs w:val="26"/>
        </w:rPr>
      </w:pPr>
      <w:r w:rsidDel="00000000" w:rsidR="00000000" w:rsidRPr="00000000">
        <w:rPr>
          <w:sz w:val="26"/>
          <w:szCs w:val="26"/>
          <w:rtl w:val="0"/>
        </w:rPr>
        <w:t xml:space="preserve">The Void’s Influence: Explorers reported </w:t>
      </w:r>
    </w:p>
    <w:p w:rsidR="00000000" w:rsidDel="00000000" w:rsidP="00000000" w:rsidRDefault="00000000" w:rsidRPr="00000000" w14:paraId="00000115">
      <w:pPr>
        <w:spacing w:line="240" w:lineRule="auto"/>
        <w:ind w:left="9.000000000000057" w:firstLine="0"/>
        <w:jc w:val="both"/>
        <w:rPr>
          <w:sz w:val="26"/>
          <w:szCs w:val="26"/>
        </w:rPr>
      </w:pPr>
      <w:r w:rsidDel="00000000" w:rsidR="00000000" w:rsidRPr="00000000">
        <w:rPr>
          <w:sz w:val="26"/>
          <w:szCs w:val="26"/>
          <w:rtl w:val="0"/>
        </w:rPr>
        <w:t xml:space="preserve">strange phenomena in the outer galaxies, including psionic entities that seemed to resist humanity’s presence. </w:t>
      </w:r>
    </w:p>
    <w:p w:rsidR="00000000" w:rsidDel="00000000" w:rsidP="00000000" w:rsidRDefault="00000000" w:rsidRPr="00000000" w14:paraId="00000116">
      <w:pPr>
        <w:spacing w:line="240" w:lineRule="auto"/>
        <w:ind w:left="9.000000000000057" w:firstLine="0"/>
        <w:jc w:val="both"/>
        <w:rPr>
          <w:sz w:val="26"/>
          <w:szCs w:val="26"/>
        </w:rPr>
      </w:pPr>
      <w:r w:rsidDel="00000000" w:rsidR="00000000" w:rsidRPr="00000000">
        <w:rPr>
          <w:sz w:val="26"/>
          <w:szCs w:val="26"/>
          <w:rtl w:val="0"/>
        </w:rPr>
        <w:t xml:space="preserve">The Palladium Emperor’s reign, though brilliant, was fragile. The cracks in their empire would soon widen, leading to the events of Era 2. </w:t>
      </w:r>
    </w:p>
    <w:p w:rsidR="00000000" w:rsidDel="00000000" w:rsidP="00000000" w:rsidRDefault="00000000" w:rsidRPr="00000000" w14:paraId="00000117">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18">
      <w:pPr>
        <w:spacing w:line="240" w:lineRule="auto"/>
        <w:ind w:left="9.000000000000057" w:firstLine="0"/>
        <w:jc w:val="both"/>
        <w:rPr>
          <w:sz w:val="26"/>
          <w:szCs w:val="26"/>
        </w:rPr>
      </w:pPr>
      <w:r w:rsidDel="00000000" w:rsidR="00000000" w:rsidRPr="00000000">
        <w:rPr>
          <w:sz w:val="26"/>
          <w:szCs w:val="26"/>
          <w:rtl w:val="0"/>
        </w:rPr>
        <w:t xml:space="preserve">Era 2:  </w:t>
      </w:r>
    </w:p>
    <w:p w:rsidR="00000000" w:rsidDel="00000000" w:rsidP="00000000" w:rsidRDefault="00000000" w:rsidRPr="00000000" w14:paraId="00000119">
      <w:pPr>
        <w:spacing w:line="240" w:lineRule="auto"/>
        <w:ind w:left="9.000000000000057" w:firstLine="0"/>
        <w:jc w:val="both"/>
        <w:rPr>
          <w:sz w:val="26"/>
          <w:szCs w:val="26"/>
        </w:rPr>
      </w:pPr>
      <w:r w:rsidDel="00000000" w:rsidR="00000000" w:rsidRPr="00000000">
        <w:rPr>
          <w:sz w:val="26"/>
          <w:szCs w:val="26"/>
          <w:rtl w:val="0"/>
        </w:rPr>
        <w:t xml:space="preserve">The First Age of Expansion (261–1500) </w:t>
      </w:r>
    </w:p>
    <w:p w:rsidR="00000000" w:rsidDel="00000000" w:rsidP="00000000" w:rsidRDefault="00000000" w:rsidRPr="00000000" w14:paraId="0000011A">
      <w:pPr>
        <w:spacing w:line="240" w:lineRule="auto"/>
        <w:ind w:left="9.000000000000057" w:firstLine="0"/>
        <w:jc w:val="both"/>
        <w:rPr>
          <w:sz w:val="26"/>
          <w:szCs w:val="26"/>
        </w:rPr>
      </w:pPr>
      <w:r w:rsidDel="00000000" w:rsidR="00000000" w:rsidRPr="00000000">
        <w:rPr>
          <w:sz w:val="26"/>
          <w:szCs w:val="26"/>
          <w:rtl w:val="0"/>
        </w:rPr>
        <w:t xml:space="preserve">The First Age of Expansion marked humanity’s rise to dominance among the stars. Guided by the vision of the </w:t>
      </w:r>
    </w:p>
    <w:p w:rsidR="00000000" w:rsidDel="00000000" w:rsidP="00000000" w:rsidRDefault="00000000" w:rsidRPr="00000000" w14:paraId="0000011B">
      <w:pPr>
        <w:spacing w:line="240" w:lineRule="auto"/>
        <w:ind w:left="9.000000000000057" w:firstLine="0"/>
        <w:jc w:val="both"/>
        <w:rPr>
          <w:sz w:val="26"/>
          <w:szCs w:val="26"/>
        </w:rPr>
      </w:pPr>
      <w:r w:rsidDel="00000000" w:rsidR="00000000" w:rsidRPr="00000000">
        <w:rPr>
          <w:sz w:val="26"/>
          <w:szCs w:val="26"/>
          <w:rtl w:val="0"/>
        </w:rPr>
        <w:t xml:space="preserve">Palladium Emperor and fueled by the revolutionary Beacon </w:t>
      </w:r>
    </w:p>
    <w:p w:rsidR="00000000" w:rsidDel="00000000" w:rsidP="00000000" w:rsidRDefault="00000000" w:rsidRPr="00000000" w14:paraId="0000011C">
      <w:pPr>
        <w:spacing w:line="240" w:lineRule="auto"/>
        <w:ind w:left="9.000000000000057" w:firstLine="0"/>
        <w:jc w:val="both"/>
        <w:rPr>
          <w:sz w:val="26"/>
          <w:szCs w:val="26"/>
        </w:rPr>
      </w:pPr>
      <w:r w:rsidDel="00000000" w:rsidR="00000000" w:rsidRPr="00000000">
        <w:rPr>
          <w:sz w:val="26"/>
          <w:szCs w:val="26"/>
          <w:rtl w:val="0"/>
        </w:rPr>
        <w:t xml:space="preserve">Network, humanity moved beyond Palladia Prime, colonizing star systems and unearthing the secrets of the Void. </w:t>
      </w:r>
    </w:p>
    <w:p w:rsidR="00000000" w:rsidDel="00000000" w:rsidP="00000000" w:rsidRDefault="00000000" w:rsidRPr="00000000" w14:paraId="0000011D">
      <w:pPr>
        <w:spacing w:line="240" w:lineRule="auto"/>
        <w:ind w:left="9.000000000000057" w:firstLine="0"/>
        <w:jc w:val="both"/>
        <w:rPr>
          <w:sz w:val="26"/>
          <w:szCs w:val="26"/>
        </w:rPr>
      </w:pPr>
      <w:r w:rsidDel="00000000" w:rsidR="00000000" w:rsidRPr="00000000">
        <w:rPr>
          <w:sz w:val="26"/>
          <w:szCs w:val="26"/>
          <w:rtl w:val="0"/>
        </w:rPr>
        <w:t xml:space="preserve">While this era saw unprecedented innovation and prosperity, it also planted the seeds of future rebellion. The consolidation of power by the Great Houses, the emergence of the Guilds, and the growing inequality between the Core and the Frontier </w:t>
      </w:r>
    </w:p>
    <w:p w:rsidR="00000000" w:rsidDel="00000000" w:rsidP="00000000" w:rsidRDefault="00000000" w:rsidRPr="00000000" w14:paraId="0000011E">
      <w:pPr>
        <w:spacing w:line="240" w:lineRule="auto"/>
        <w:ind w:left="9.000000000000057" w:firstLine="0"/>
        <w:jc w:val="both"/>
        <w:rPr>
          <w:sz w:val="26"/>
          <w:szCs w:val="26"/>
        </w:rPr>
      </w:pPr>
      <w:r w:rsidDel="00000000" w:rsidR="00000000" w:rsidRPr="00000000">
        <w:rPr>
          <w:sz w:val="26"/>
          <w:szCs w:val="26"/>
          <w:rtl w:val="0"/>
        </w:rPr>
        <w:t xml:space="preserve">created a fragile order. The cracks would not become fully </w:t>
      </w:r>
    </w:p>
    <w:p w:rsidR="00000000" w:rsidDel="00000000" w:rsidP="00000000" w:rsidRDefault="00000000" w:rsidRPr="00000000" w14:paraId="0000011F">
      <w:pPr>
        <w:spacing w:line="240" w:lineRule="auto"/>
        <w:ind w:left="9.000000000000057" w:firstLine="0"/>
        <w:jc w:val="both"/>
        <w:rPr>
          <w:sz w:val="26"/>
          <w:szCs w:val="26"/>
        </w:rPr>
      </w:pPr>
      <w:r w:rsidDel="00000000" w:rsidR="00000000" w:rsidRPr="00000000">
        <w:rPr>
          <w:sz w:val="26"/>
          <w:szCs w:val="26"/>
          <w:rtl w:val="0"/>
        </w:rPr>
        <w:t xml:space="preserve">visible until much later, but the foundations of division were already forming. </w:t>
      </w:r>
    </w:p>
    <w:p w:rsidR="00000000" w:rsidDel="00000000" w:rsidP="00000000" w:rsidRDefault="00000000" w:rsidRPr="00000000" w14:paraId="00000120">
      <w:pPr>
        <w:spacing w:line="240" w:lineRule="auto"/>
        <w:ind w:left="9.000000000000057" w:firstLine="0"/>
        <w:jc w:val="both"/>
        <w:rPr>
          <w:sz w:val="26"/>
          <w:szCs w:val="26"/>
        </w:rPr>
      </w:pPr>
      <w:r w:rsidDel="00000000" w:rsidR="00000000" w:rsidRPr="00000000">
        <w:rPr>
          <w:sz w:val="26"/>
          <w:szCs w:val="26"/>
          <w:rtl w:val="0"/>
        </w:rPr>
        <w:t xml:space="preserve">The Expansion Begins </w:t>
      </w:r>
    </w:p>
    <w:p w:rsidR="00000000" w:rsidDel="00000000" w:rsidP="00000000" w:rsidRDefault="00000000" w:rsidRPr="00000000" w14:paraId="00000121">
      <w:pPr>
        <w:spacing w:line="240" w:lineRule="auto"/>
        <w:ind w:left="9.000000000000057" w:firstLine="0"/>
        <w:jc w:val="both"/>
        <w:rPr>
          <w:sz w:val="26"/>
          <w:szCs w:val="26"/>
        </w:rPr>
      </w:pPr>
      <w:r w:rsidDel="00000000" w:rsidR="00000000" w:rsidRPr="00000000">
        <w:rPr>
          <w:sz w:val="26"/>
          <w:szCs w:val="26"/>
          <w:rtl w:val="0"/>
        </w:rPr>
        <w:t xml:space="preserve">With the Beacon Network fully operational, humanity leapt into the stars. The Great Houses established dominance over territories, each vying for control of key Beacons and trade routes. </w:t>
      </w:r>
    </w:p>
    <w:p w:rsidR="00000000" w:rsidDel="00000000" w:rsidP="00000000" w:rsidRDefault="00000000" w:rsidRPr="00000000" w14:paraId="00000122">
      <w:pPr>
        <w:spacing w:line="240" w:lineRule="auto"/>
        <w:ind w:left="9.000000000000057" w:firstLine="0"/>
        <w:jc w:val="both"/>
        <w:rPr>
          <w:sz w:val="26"/>
          <w:szCs w:val="26"/>
        </w:rPr>
      </w:pPr>
      <w:r w:rsidDel="00000000" w:rsidR="00000000" w:rsidRPr="00000000">
        <w:rPr>
          <w:sz w:val="26"/>
          <w:szCs w:val="26"/>
          <w:rtl w:val="0"/>
        </w:rPr>
        <w:t xml:space="preserve">The Role of the Beacon Network </w:t>
      </w:r>
    </w:p>
    <w:p w:rsidR="00000000" w:rsidDel="00000000" w:rsidP="00000000" w:rsidRDefault="00000000" w:rsidRPr="00000000" w14:paraId="00000123">
      <w:pPr>
        <w:spacing w:line="240" w:lineRule="auto"/>
        <w:ind w:left="9.000000000000057" w:firstLine="0"/>
        <w:jc w:val="both"/>
        <w:rPr>
          <w:sz w:val="26"/>
          <w:szCs w:val="26"/>
        </w:rPr>
      </w:pPr>
      <w:r w:rsidDel="00000000" w:rsidR="00000000" w:rsidRPr="00000000">
        <w:rPr>
          <w:sz w:val="26"/>
          <w:szCs w:val="26"/>
          <w:rtl w:val="0"/>
        </w:rPr>
        <w:t xml:space="preserve">The Beacon Network served as the backbone of humanity’s expansion. Constructed from Resonance Nodes powered by </w:t>
      </w:r>
    </w:p>
    <w:p w:rsidR="00000000" w:rsidDel="00000000" w:rsidP="00000000" w:rsidRDefault="00000000" w:rsidRPr="00000000" w14:paraId="00000124">
      <w:pPr>
        <w:spacing w:line="240" w:lineRule="auto"/>
        <w:ind w:left="9.000000000000057" w:firstLine="0"/>
        <w:jc w:val="both"/>
        <w:rPr>
          <w:sz w:val="26"/>
          <w:szCs w:val="26"/>
        </w:rPr>
      </w:pPr>
      <w:r w:rsidDel="00000000" w:rsidR="00000000" w:rsidRPr="00000000">
        <w:rPr>
          <w:sz w:val="26"/>
          <w:szCs w:val="26"/>
          <w:rtl w:val="0"/>
        </w:rPr>
        <w:t xml:space="preserve">psionic energy, the Network allowed Voidships to traverse vast distances instantaneously. </w:t>
      </w:r>
    </w:p>
    <w:p w:rsidR="00000000" w:rsidDel="00000000" w:rsidP="00000000" w:rsidRDefault="00000000" w:rsidRPr="00000000" w14:paraId="00000125">
      <w:pPr>
        <w:spacing w:line="240" w:lineRule="auto"/>
        <w:ind w:left="9.000000000000057" w:firstLine="0"/>
        <w:jc w:val="both"/>
        <w:rPr>
          <w:sz w:val="26"/>
          <w:szCs w:val="26"/>
        </w:rPr>
      </w:pPr>
      <w:r w:rsidDel="00000000" w:rsidR="00000000" w:rsidRPr="00000000">
        <w:rPr>
          <w:sz w:val="26"/>
          <w:szCs w:val="26"/>
          <w:rtl w:val="0"/>
        </w:rPr>
        <w:t xml:space="preserve">Key Features: </w:t>
      </w:r>
    </w:p>
    <w:p w:rsidR="00000000" w:rsidDel="00000000" w:rsidP="00000000" w:rsidRDefault="00000000" w:rsidRPr="00000000" w14:paraId="00000126">
      <w:pPr>
        <w:spacing w:line="240" w:lineRule="auto"/>
        <w:ind w:left="9.000000000000057" w:firstLine="0"/>
        <w:jc w:val="both"/>
        <w:rPr>
          <w:sz w:val="26"/>
          <w:szCs w:val="26"/>
        </w:rPr>
      </w:pPr>
      <w:r w:rsidDel="00000000" w:rsidR="00000000" w:rsidRPr="00000000">
        <w:rPr>
          <w:sz w:val="26"/>
          <w:szCs w:val="26"/>
          <w:rtl w:val="0"/>
        </w:rPr>
        <w:t xml:space="preserve">Psionic Amplification: Beacons channeled psionic energy into the Void, stabilizing warp corridors and enabling faster-than-light travel. </w:t>
      </w:r>
    </w:p>
    <w:p w:rsidR="00000000" w:rsidDel="00000000" w:rsidP="00000000" w:rsidRDefault="00000000" w:rsidRPr="00000000" w14:paraId="00000127">
      <w:pPr>
        <w:spacing w:line="240" w:lineRule="auto"/>
        <w:ind w:left="9.000000000000057" w:firstLine="0"/>
        <w:jc w:val="both"/>
        <w:rPr>
          <w:sz w:val="26"/>
          <w:szCs w:val="26"/>
        </w:rPr>
      </w:pPr>
      <w:r w:rsidDel="00000000" w:rsidR="00000000" w:rsidRPr="00000000">
        <w:rPr>
          <w:sz w:val="26"/>
          <w:szCs w:val="26"/>
          <w:rtl w:val="0"/>
        </w:rPr>
        <w:t xml:space="preserve">Guild Collaboration: The Palladium Keepers and </w:t>
      </w:r>
    </w:p>
    <w:p w:rsidR="00000000" w:rsidDel="00000000" w:rsidP="00000000" w:rsidRDefault="00000000" w:rsidRPr="00000000" w14:paraId="00000128">
      <w:pPr>
        <w:spacing w:line="240" w:lineRule="auto"/>
        <w:ind w:left="9.000000000000057" w:firstLine="0"/>
        <w:jc w:val="both"/>
        <w:rPr>
          <w:sz w:val="26"/>
          <w:szCs w:val="26"/>
        </w:rPr>
      </w:pPr>
      <w:r w:rsidDel="00000000" w:rsidR="00000000" w:rsidRPr="00000000">
        <w:rPr>
          <w:sz w:val="26"/>
          <w:szCs w:val="26"/>
          <w:rtl w:val="0"/>
        </w:rPr>
        <w:t xml:space="preserve">Continuum Navigators maintained the Network, ensuring its functionality and stability. </w:t>
      </w:r>
    </w:p>
    <w:p w:rsidR="00000000" w:rsidDel="00000000" w:rsidP="00000000" w:rsidRDefault="00000000" w:rsidRPr="00000000" w14:paraId="00000129">
      <w:pPr>
        <w:spacing w:line="240" w:lineRule="auto"/>
        <w:ind w:left="9.000000000000057" w:firstLine="0"/>
        <w:jc w:val="both"/>
        <w:rPr>
          <w:sz w:val="26"/>
          <w:szCs w:val="26"/>
        </w:rPr>
      </w:pPr>
      <w:r w:rsidDel="00000000" w:rsidR="00000000" w:rsidRPr="00000000">
        <w:rPr>
          <w:sz w:val="26"/>
          <w:szCs w:val="26"/>
          <w:rtl w:val="0"/>
        </w:rPr>
        <w:t xml:space="preserve">Beacon Arrays: Strategic clusters of Beacons created secure routes between Core and Frontier systems. </w:t>
      </w:r>
    </w:p>
    <w:p w:rsidR="00000000" w:rsidDel="00000000" w:rsidP="00000000" w:rsidRDefault="00000000" w:rsidRPr="00000000" w14:paraId="0000012A">
      <w:pPr>
        <w:spacing w:line="240" w:lineRule="auto"/>
        <w:ind w:left="9.000000000000057" w:firstLine="0"/>
        <w:jc w:val="both"/>
        <w:rPr>
          <w:sz w:val="26"/>
          <w:szCs w:val="26"/>
        </w:rPr>
      </w:pPr>
      <w:r w:rsidDel="00000000" w:rsidR="00000000" w:rsidRPr="00000000">
        <w:rPr>
          <w:sz w:val="26"/>
          <w:szCs w:val="26"/>
          <w:rtl w:val="0"/>
        </w:rPr>
        <w:t xml:space="preserve">Early Colonization Efforts </w:t>
      </w:r>
    </w:p>
    <w:p w:rsidR="00000000" w:rsidDel="00000000" w:rsidP="00000000" w:rsidRDefault="00000000" w:rsidRPr="00000000" w14:paraId="0000012B">
      <w:pPr>
        <w:spacing w:line="240" w:lineRule="auto"/>
        <w:ind w:left="9.000000000000057" w:firstLine="0"/>
        <w:jc w:val="both"/>
        <w:rPr>
          <w:sz w:val="26"/>
          <w:szCs w:val="26"/>
        </w:rPr>
      </w:pPr>
      <w:r w:rsidDel="00000000" w:rsidR="00000000" w:rsidRPr="00000000">
        <w:rPr>
          <w:sz w:val="26"/>
          <w:szCs w:val="26"/>
          <w:rtl w:val="0"/>
        </w:rPr>
        <w:t xml:space="preserve">The Core systems became the cultural and political heart of the </w:t>
      </w:r>
    </w:p>
    <w:p w:rsidR="00000000" w:rsidDel="00000000" w:rsidP="00000000" w:rsidRDefault="00000000" w:rsidRPr="00000000" w14:paraId="0000012C">
      <w:pPr>
        <w:spacing w:line="240" w:lineRule="auto"/>
        <w:ind w:left="9.000000000000057" w:firstLine="0"/>
        <w:jc w:val="both"/>
        <w:rPr>
          <w:sz w:val="26"/>
          <w:szCs w:val="26"/>
        </w:rPr>
      </w:pPr>
      <w:r w:rsidDel="00000000" w:rsidR="00000000" w:rsidRPr="00000000">
        <w:rPr>
          <w:sz w:val="26"/>
          <w:szCs w:val="26"/>
          <w:rtl w:val="0"/>
        </w:rPr>
        <w:t xml:space="preserve">Palladial Empire, while the Frontier offered new opportunities </w:t>
      </w:r>
    </w:p>
    <w:p w:rsidR="00000000" w:rsidDel="00000000" w:rsidP="00000000" w:rsidRDefault="00000000" w:rsidRPr="00000000" w14:paraId="0000012D">
      <w:pPr>
        <w:spacing w:line="240" w:lineRule="auto"/>
        <w:ind w:left="9.000000000000057" w:firstLine="0"/>
        <w:jc w:val="both"/>
        <w:rPr>
          <w:sz w:val="26"/>
          <w:szCs w:val="26"/>
        </w:rPr>
      </w:pPr>
      <w:r w:rsidDel="00000000" w:rsidR="00000000" w:rsidRPr="00000000">
        <w:rPr>
          <w:sz w:val="26"/>
          <w:szCs w:val="26"/>
          <w:rtl w:val="0"/>
        </w:rPr>
        <w:t xml:space="preserve">for wealth and discovery. Colonists ventured into uncharted </w:t>
      </w:r>
    </w:p>
    <w:p w:rsidR="00000000" w:rsidDel="00000000" w:rsidP="00000000" w:rsidRDefault="00000000" w:rsidRPr="00000000" w14:paraId="0000012E">
      <w:pPr>
        <w:spacing w:line="240" w:lineRule="auto"/>
        <w:ind w:left="9.000000000000057" w:firstLine="0"/>
        <w:jc w:val="both"/>
        <w:rPr>
          <w:sz w:val="26"/>
          <w:szCs w:val="26"/>
        </w:rPr>
      </w:pPr>
      <w:r w:rsidDel="00000000" w:rsidR="00000000" w:rsidRPr="00000000">
        <w:rPr>
          <w:sz w:val="26"/>
          <w:szCs w:val="26"/>
          <w:rtl w:val="0"/>
        </w:rPr>
        <w:t xml:space="preserve">regions, braving hostile environments, alien remnants, and Void Zones. </w:t>
      </w:r>
    </w:p>
    <w:p w:rsidR="00000000" w:rsidDel="00000000" w:rsidP="00000000" w:rsidRDefault="00000000" w:rsidRPr="00000000" w14:paraId="0000012F">
      <w:pPr>
        <w:spacing w:line="240" w:lineRule="auto"/>
        <w:ind w:left="9.000000000000057" w:firstLine="0"/>
        <w:jc w:val="both"/>
        <w:rPr>
          <w:sz w:val="26"/>
          <w:szCs w:val="26"/>
        </w:rPr>
      </w:pPr>
      <w:r w:rsidDel="00000000" w:rsidR="00000000" w:rsidRPr="00000000">
        <w:rPr>
          <w:sz w:val="26"/>
          <w:szCs w:val="26"/>
          <w:rtl w:val="0"/>
        </w:rPr>
        <w:t xml:space="preserve">The Rise of the Great Houses </w:t>
      </w:r>
    </w:p>
    <w:p w:rsidR="00000000" w:rsidDel="00000000" w:rsidP="00000000" w:rsidRDefault="00000000" w:rsidRPr="00000000" w14:paraId="00000130">
      <w:pPr>
        <w:spacing w:line="240" w:lineRule="auto"/>
        <w:ind w:left="9.000000000000057" w:firstLine="0"/>
        <w:jc w:val="both"/>
        <w:rPr>
          <w:sz w:val="26"/>
          <w:szCs w:val="26"/>
        </w:rPr>
      </w:pPr>
      <w:r w:rsidDel="00000000" w:rsidR="00000000" w:rsidRPr="00000000">
        <w:rPr>
          <w:sz w:val="26"/>
          <w:szCs w:val="26"/>
          <w:rtl w:val="0"/>
        </w:rPr>
        <w:t xml:space="preserve">The Great Houses, descendants of the proto-Houses of the </w:t>
      </w:r>
    </w:p>
    <w:p w:rsidR="00000000" w:rsidDel="00000000" w:rsidP="00000000" w:rsidRDefault="00000000" w:rsidRPr="00000000" w14:paraId="00000131">
      <w:pPr>
        <w:spacing w:line="240" w:lineRule="auto"/>
        <w:ind w:left="9.000000000000057" w:firstLine="0"/>
        <w:jc w:val="both"/>
        <w:rPr>
          <w:sz w:val="26"/>
          <w:szCs w:val="26"/>
        </w:rPr>
      </w:pPr>
      <w:r w:rsidDel="00000000" w:rsidR="00000000" w:rsidRPr="00000000">
        <w:rPr>
          <w:sz w:val="26"/>
          <w:szCs w:val="26"/>
          <w:rtl w:val="0"/>
        </w:rPr>
        <w:t xml:space="preserve">Steampunk and Cyberpunk Eras, consolidated power during this period. Their dominance was rooted in control over palladium reserves, military strength, and political alliances. </w:t>
      </w:r>
    </w:p>
    <w:p w:rsidR="00000000" w:rsidDel="00000000" w:rsidP="00000000" w:rsidRDefault="00000000" w:rsidRPr="00000000" w14:paraId="00000132">
      <w:pPr>
        <w:spacing w:line="240" w:lineRule="auto"/>
        <w:ind w:left="9.000000000000057" w:firstLine="0"/>
        <w:jc w:val="both"/>
        <w:rPr>
          <w:sz w:val="26"/>
          <w:szCs w:val="26"/>
        </w:rPr>
      </w:pPr>
      <w:r w:rsidDel="00000000" w:rsidR="00000000" w:rsidRPr="00000000">
        <w:rPr>
          <w:sz w:val="26"/>
          <w:szCs w:val="26"/>
          <w:rtl w:val="0"/>
        </w:rPr>
        <w:t xml:space="preserve">Structure of the Great Houses </w:t>
      </w:r>
    </w:p>
    <w:p w:rsidR="00000000" w:rsidDel="00000000" w:rsidP="00000000" w:rsidRDefault="00000000" w:rsidRPr="00000000" w14:paraId="00000133">
      <w:pPr>
        <w:spacing w:line="240" w:lineRule="auto"/>
        <w:ind w:left="9.000000000000057" w:firstLine="0"/>
        <w:jc w:val="both"/>
        <w:rPr>
          <w:sz w:val="26"/>
          <w:szCs w:val="26"/>
        </w:rPr>
      </w:pPr>
      <w:r w:rsidDel="00000000" w:rsidR="00000000" w:rsidRPr="00000000">
        <w:rPr>
          <w:sz w:val="26"/>
          <w:szCs w:val="26"/>
          <w:rtl w:val="0"/>
        </w:rPr>
        <w:t xml:space="preserve">High Lords and Ladies: Absolute rulers of their territories, responsible for governance and defense. </w:t>
      </w:r>
    </w:p>
    <w:p w:rsidR="00000000" w:rsidDel="00000000" w:rsidP="00000000" w:rsidRDefault="00000000" w:rsidRPr="00000000" w14:paraId="00000134">
      <w:pPr>
        <w:spacing w:line="240" w:lineRule="auto"/>
        <w:ind w:left="9.000000000000057" w:firstLine="0"/>
        <w:jc w:val="both"/>
        <w:rPr>
          <w:sz w:val="26"/>
          <w:szCs w:val="26"/>
        </w:rPr>
      </w:pPr>
      <w:r w:rsidDel="00000000" w:rsidR="00000000" w:rsidRPr="00000000">
        <w:rPr>
          <w:sz w:val="26"/>
          <w:szCs w:val="26"/>
          <w:rtl w:val="0"/>
        </w:rPr>
        <w:t xml:space="preserve">Vassal Houses: Lesser Houses pledged fealty in exchange for protection and resources. </w:t>
      </w:r>
    </w:p>
    <w:p w:rsidR="00000000" w:rsidDel="00000000" w:rsidP="00000000" w:rsidRDefault="00000000" w:rsidRPr="00000000" w14:paraId="00000135">
      <w:pPr>
        <w:spacing w:line="240" w:lineRule="auto"/>
        <w:ind w:left="9.000000000000057" w:firstLine="0"/>
        <w:jc w:val="both"/>
        <w:rPr>
          <w:sz w:val="26"/>
          <w:szCs w:val="26"/>
        </w:rPr>
      </w:pPr>
      <w:r w:rsidDel="00000000" w:rsidR="00000000" w:rsidRPr="00000000">
        <w:rPr>
          <w:sz w:val="26"/>
          <w:szCs w:val="26"/>
          <w:rtl w:val="0"/>
        </w:rPr>
        <w:t xml:space="preserve">House Militias: Psionically enhanced armies and fleets maintained by each House. </w:t>
      </w:r>
    </w:p>
    <w:p w:rsidR="00000000" w:rsidDel="00000000" w:rsidP="00000000" w:rsidRDefault="00000000" w:rsidRPr="00000000" w14:paraId="00000136">
      <w:pPr>
        <w:spacing w:line="240" w:lineRule="auto"/>
        <w:ind w:left="9.000000000000057" w:firstLine="0"/>
        <w:jc w:val="both"/>
        <w:rPr>
          <w:sz w:val="26"/>
          <w:szCs w:val="26"/>
        </w:rPr>
      </w:pPr>
      <w:r w:rsidDel="00000000" w:rsidR="00000000" w:rsidRPr="00000000">
        <w:rPr>
          <w:sz w:val="26"/>
          <w:szCs w:val="26"/>
          <w:rtl w:val="0"/>
        </w:rPr>
        <w:t xml:space="preserve">The Palladial Concord </w:t>
      </w:r>
    </w:p>
    <w:p w:rsidR="00000000" w:rsidDel="00000000" w:rsidP="00000000" w:rsidRDefault="00000000" w:rsidRPr="00000000" w14:paraId="00000137">
      <w:pPr>
        <w:spacing w:line="240" w:lineRule="auto"/>
        <w:ind w:left="9.000000000000057" w:firstLine="0"/>
        <w:jc w:val="both"/>
        <w:rPr>
          <w:sz w:val="26"/>
          <w:szCs w:val="26"/>
        </w:rPr>
      </w:pPr>
      <w:r w:rsidDel="00000000" w:rsidR="00000000" w:rsidRPr="00000000">
        <w:rPr>
          <w:sz w:val="26"/>
          <w:szCs w:val="26"/>
          <w:rtl w:val="0"/>
        </w:rPr>
        <w:t xml:space="preserve">To prevent outright war, the Emperor established the Palladial </w:t>
      </w:r>
    </w:p>
    <w:p w:rsidR="00000000" w:rsidDel="00000000" w:rsidP="00000000" w:rsidRDefault="00000000" w:rsidRPr="00000000" w14:paraId="00000138">
      <w:pPr>
        <w:spacing w:line="240" w:lineRule="auto"/>
        <w:ind w:left="9.000000000000057" w:firstLine="0"/>
        <w:jc w:val="both"/>
        <w:rPr>
          <w:sz w:val="26"/>
          <w:szCs w:val="26"/>
        </w:rPr>
      </w:pPr>
      <w:r w:rsidDel="00000000" w:rsidR="00000000" w:rsidRPr="00000000">
        <w:rPr>
          <w:sz w:val="26"/>
          <w:szCs w:val="26"/>
          <w:rtl w:val="0"/>
        </w:rPr>
        <w:t xml:space="preserve">Concord, a treaty that defined the rights and responsibilities of the Houses. This temporary peace enabled further expansion, though tensions never fully subsided. </w:t>
      </w:r>
    </w:p>
    <w:p w:rsidR="00000000" w:rsidDel="00000000" w:rsidP="00000000" w:rsidRDefault="00000000" w:rsidRPr="00000000" w14:paraId="00000139">
      <w:pPr>
        <w:spacing w:line="240" w:lineRule="auto"/>
        <w:ind w:left="9.000000000000057" w:firstLine="0"/>
        <w:jc w:val="both"/>
        <w:rPr>
          <w:sz w:val="26"/>
          <w:szCs w:val="26"/>
        </w:rPr>
      </w:pPr>
      <w:r w:rsidDel="00000000" w:rsidR="00000000" w:rsidRPr="00000000">
        <w:rPr>
          <w:sz w:val="26"/>
          <w:szCs w:val="26"/>
          <w:rtl w:val="0"/>
        </w:rPr>
        <w:t xml:space="preserve">The Beacon Wars (740–890) </w:t>
      </w:r>
    </w:p>
    <w:p w:rsidR="00000000" w:rsidDel="00000000" w:rsidP="00000000" w:rsidRDefault="00000000" w:rsidRPr="00000000" w14:paraId="0000013A">
      <w:pPr>
        <w:spacing w:line="240" w:lineRule="auto"/>
        <w:ind w:left="9.000000000000057" w:firstLine="0"/>
        <w:jc w:val="both"/>
        <w:rPr>
          <w:sz w:val="26"/>
          <w:szCs w:val="26"/>
        </w:rPr>
      </w:pPr>
      <w:r w:rsidDel="00000000" w:rsidR="00000000" w:rsidRPr="00000000">
        <w:rPr>
          <w:sz w:val="26"/>
          <w:szCs w:val="26"/>
          <w:rtl w:val="0"/>
        </w:rPr>
        <w:t xml:space="preserve">As the Great Houses expanded their territories, conflicts over </w:t>
      </w:r>
    </w:p>
    <w:p w:rsidR="00000000" w:rsidDel="00000000" w:rsidP="00000000" w:rsidRDefault="00000000" w:rsidRPr="00000000" w14:paraId="0000013B">
      <w:pPr>
        <w:spacing w:line="240" w:lineRule="auto"/>
        <w:ind w:left="9.000000000000057" w:firstLine="0"/>
        <w:jc w:val="both"/>
        <w:rPr>
          <w:sz w:val="26"/>
          <w:szCs w:val="26"/>
        </w:rPr>
      </w:pPr>
      <w:r w:rsidDel="00000000" w:rsidR="00000000" w:rsidRPr="00000000">
        <w:rPr>
          <w:sz w:val="26"/>
          <w:szCs w:val="26"/>
          <w:rtl w:val="0"/>
        </w:rPr>
        <w:t xml:space="preserve">Beacon control escalated into the Beacon Wars, a series of galaxy-spanning skirmishes. </w:t>
      </w:r>
    </w:p>
    <w:p w:rsidR="00000000" w:rsidDel="00000000" w:rsidP="00000000" w:rsidRDefault="00000000" w:rsidRPr="00000000" w14:paraId="0000013C">
      <w:pPr>
        <w:spacing w:line="240" w:lineRule="auto"/>
        <w:ind w:left="9.000000000000057" w:firstLine="0"/>
        <w:jc w:val="both"/>
        <w:rPr>
          <w:sz w:val="26"/>
          <w:szCs w:val="26"/>
        </w:rPr>
      </w:pPr>
      <w:r w:rsidDel="00000000" w:rsidR="00000000" w:rsidRPr="00000000">
        <w:rPr>
          <w:sz w:val="26"/>
          <w:szCs w:val="26"/>
          <w:rtl w:val="0"/>
        </w:rPr>
        <w:t xml:space="preserve">Key Features of the Beacon Wars </w:t>
      </w:r>
    </w:p>
    <w:p w:rsidR="00000000" w:rsidDel="00000000" w:rsidP="00000000" w:rsidRDefault="00000000" w:rsidRPr="00000000" w14:paraId="0000013D">
      <w:pPr>
        <w:spacing w:line="240" w:lineRule="auto"/>
        <w:ind w:left="9.000000000000057" w:firstLine="0"/>
        <w:jc w:val="both"/>
        <w:rPr>
          <w:sz w:val="26"/>
          <w:szCs w:val="26"/>
        </w:rPr>
      </w:pPr>
      <w:r w:rsidDel="00000000" w:rsidR="00000000" w:rsidRPr="00000000">
        <w:rPr>
          <w:sz w:val="26"/>
          <w:szCs w:val="26"/>
          <w:rtl w:val="0"/>
        </w:rPr>
        <w:t xml:space="preserve">Psionic Warfare: Resonance Manipulators and psionic soldiers became key weapons. </w:t>
      </w:r>
    </w:p>
    <w:p w:rsidR="00000000" w:rsidDel="00000000" w:rsidP="00000000" w:rsidRDefault="00000000" w:rsidRPr="00000000" w14:paraId="0000013E">
      <w:pPr>
        <w:spacing w:line="240" w:lineRule="auto"/>
        <w:ind w:left="9.000000000000057" w:firstLine="0"/>
        <w:jc w:val="both"/>
        <w:rPr>
          <w:sz w:val="26"/>
          <w:szCs w:val="26"/>
        </w:rPr>
      </w:pPr>
      <w:r w:rsidDel="00000000" w:rsidR="00000000" w:rsidRPr="00000000">
        <w:rPr>
          <w:sz w:val="26"/>
          <w:szCs w:val="26"/>
          <w:rtl w:val="0"/>
        </w:rPr>
        <w:t xml:space="preserve">Void Tactics: Battles often took place near Void Zones, where unstable space created unpredictable conditions. </w:t>
      </w:r>
    </w:p>
    <w:p w:rsidR="00000000" w:rsidDel="00000000" w:rsidP="00000000" w:rsidRDefault="00000000" w:rsidRPr="00000000" w14:paraId="0000013F">
      <w:pPr>
        <w:spacing w:line="240" w:lineRule="auto"/>
        <w:ind w:left="9.000000000000057" w:firstLine="0"/>
        <w:jc w:val="both"/>
        <w:rPr>
          <w:sz w:val="26"/>
          <w:szCs w:val="26"/>
        </w:rPr>
      </w:pPr>
      <w:r w:rsidDel="00000000" w:rsidR="00000000" w:rsidRPr="00000000">
        <w:rPr>
          <w:sz w:val="26"/>
          <w:szCs w:val="26"/>
          <w:rtl w:val="0"/>
        </w:rPr>
        <w:t xml:space="preserve">Economic Collapse: Severed trade routes left many colonies isolated and vulnerable. </w:t>
      </w:r>
    </w:p>
    <w:p w:rsidR="00000000" w:rsidDel="00000000" w:rsidP="00000000" w:rsidRDefault="00000000" w:rsidRPr="00000000" w14:paraId="00000140">
      <w:pPr>
        <w:spacing w:line="240" w:lineRule="auto"/>
        <w:ind w:left="9.000000000000057" w:firstLine="0"/>
        <w:jc w:val="both"/>
        <w:rPr>
          <w:sz w:val="26"/>
          <w:szCs w:val="26"/>
        </w:rPr>
      </w:pPr>
      <w:r w:rsidDel="00000000" w:rsidR="00000000" w:rsidRPr="00000000">
        <w:rPr>
          <w:sz w:val="26"/>
          <w:szCs w:val="26"/>
          <w:rtl w:val="0"/>
        </w:rPr>
        <w:t xml:space="preserve">The wars ended with the Treaty of Lithara, brokered by the </w:t>
      </w:r>
    </w:p>
    <w:p w:rsidR="00000000" w:rsidDel="00000000" w:rsidP="00000000" w:rsidRDefault="00000000" w:rsidRPr="00000000" w14:paraId="00000141">
      <w:pPr>
        <w:spacing w:line="240" w:lineRule="auto"/>
        <w:ind w:left="9.000000000000057" w:firstLine="0"/>
        <w:jc w:val="both"/>
        <w:rPr>
          <w:sz w:val="26"/>
          <w:szCs w:val="26"/>
        </w:rPr>
      </w:pPr>
      <w:r w:rsidDel="00000000" w:rsidR="00000000" w:rsidRPr="00000000">
        <w:rPr>
          <w:sz w:val="26"/>
          <w:szCs w:val="26"/>
          <w:rtl w:val="0"/>
        </w:rPr>
        <w:t xml:space="preserve">Guilds, which formalized Beacon ownership rules and established neutral zones. </w:t>
      </w:r>
    </w:p>
    <w:p w:rsidR="00000000" w:rsidDel="00000000" w:rsidP="00000000" w:rsidRDefault="00000000" w:rsidRPr="00000000" w14:paraId="00000142">
      <w:pPr>
        <w:spacing w:line="240" w:lineRule="auto"/>
        <w:ind w:left="9.000000000000057" w:firstLine="0"/>
        <w:jc w:val="both"/>
        <w:rPr>
          <w:sz w:val="26"/>
          <w:szCs w:val="26"/>
        </w:rPr>
      </w:pPr>
      <w:r w:rsidDel="00000000" w:rsidR="00000000" w:rsidRPr="00000000">
        <w:rPr>
          <w:sz w:val="26"/>
          <w:szCs w:val="26"/>
          <w:rtl w:val="0"/>
        </w:rPr>
        <w:t xml:space="preserve">Exploration of the Void </w:t>
      </w:r>
    </w:p>
    <w:p w:rsidR="00000000" w:rsidDel="00000000" w:rsidP="00000000" w:rsidRDefault="00000000" w:rsidRPr="00000000" w14:paraId="00000143">
      <w:pPr>
        <w:spacing w:line="240" w:lineRule="auto"/>
        <w:ind w:left="9.000000000000057" w:firstLine="0"/>
        <w:jc w:val="both"/>
        <w:rPr>
          <w:sz w:val="26"/>
          <w:szCs w:val="26"/>
        </w:rPr>
      </w:pPr>
      <w:r w:rsidDel="00000000" w:rsidR="00000000" w:rsidRPr="00000000">
        <w:rPr>
          <w:sz w:val="26"/>
          <w:szCs w:val="26"/>
          <w:rtl w:val="0"/>
        </w:rPr>
        <w:t xml:space="preserve">The Void, a chaotic expanse of unstable space, became a focus of human exploration. Despite its dangers, it offered untold riches and advanced technologies. </w:t>
      </w:r>
    </w:p>
    <w:p w:rsidR="00000000" w:rsidDel="00000000" w:rsidP="00000000" w:rsidRDefault="00000000" w:rsidRPr="00000000" w14:paraId="00000144">
      <w:pPr>
        <w:spacing w:line="240" w:lineRule="auto"/>
        <w:ind w:left="9.000000000000057" w:firstLine="0"/>
        <w:jc w:val="both"/>
        <w:rPr>
          <w:sz w:val="26"/>
          <w:szCs w:val="26"/>
        </w:rPr>
      </w:pPr>
      <w:r w:rsidDel="00000000" w:rsidR="00000000" w:rsidRPr="00000000">
        <w:rPr>
          <w:sz w:val="26"/>
          <w:szCs w:val="26"/>
          <w:rtl w:val="0"/>
        </w:rPr>
        <w:t xml:space="preserve">Void Zone Phenomena </w:t>
      </w:r>
    </w:p>
    <w:p w:rsidR="00000000" w:rsidDel="00000000" w:rsidP="00000000" w:rsidRDefault="00000000" w:rsidRPr="00000000" w14:paraId="00000145">
      <w:pPr>
        <w:spacing w:line="240" w:lineRule="auto"/>
        <w:ind w:left="9.000000000000057" w:firstLine="0"/>
        <w:jc w:val="both"/>
        <w:rPr>
          <w:sz w:val="26"/>
          <w:szCs w:val="26"/>
        </w:rPr>
      </w:pPr>
      <w:r w:rsidDel="00000000" w:rsidR="00000000" w:rsidRPr="00000000">
        <w:rPr>
          <w:sz w:val="26"/>
          <w:szCs w:val="26"/>
          <w:rtl w:val="0"/>
        </w:rPr>
        <w:t xml:space="preserve">Temporal Distortions: Time flowed </w:t>
      </w:r>
    </w:p>
    <w:p w:rsidR="00000000" w:rsidDel="00000000" w:rsidP="00000000" w:rsidRDefault="00000000" w:rsidRPr="00000000" w14:paraId="00000146">
      <w:pPr>
        <w:spacing w:line="240" w:lineRule="auto"/>
        <w:ind w:left="9.000000000000057" w:firstLine="0"/>
        <w:jc w:val="both"/>
        <w:rPr>
          <w:sz w:val="26"/>
          <w:szCs w:val="26"/>
        </w:rPr>
      </w:pPr>
      <w:r w:rsidDel="00000000" w:rsidR="00000000" w:rsidRPr="00000000">
        <w:rPr>
          <w:sz w:val="26"/>
          <w:szCs w:val="26"/>
          <w:rtl w:val="0"/>
        </w:rPr>
        <w:t xml:space="preserve">inconsistently, with explorers returning years older—or younger—than when they entered. </w:t>
      </w:r>
    </w:p>
    <w:p w:rsidR="00000000" w:rsidDel="00000000" w:rsidP="00000000" w:rsidRDefault="00000000" w:rsidRPr="00000000" w14:paraId="00000147">
      <w:pPr>
        <w:spacing w:line="240" w:lineRule="auto"/>
        <w:ind w:left="9.000000000000057" w:firstLine="0"/>
        <w:jc w:val="both"/>
        <w:rPr>
          <w:sz w:val="26"/>
          <w:szCs w:val="26"/>
        </w:rPr>
      </w:pPr>
      <w:r w:rsidDel="00000000" w:rsidR="00000000" w:rsidRPr="00000000">
        <w:rPr>
          <w:sz w:val="26"/>
          <w:szCs w:val="26"/>
          <w:rtl w:val="0"/>
        </w:rPr>
        <w:t xml:space="preserve">Psionic Amplification: Palladium-rich Void Zones enhanced psionic abilities but increased Resonance Feedback risks. </w:t>
      </w:r>
    </w:p>
    <w:p w:rsidR="00000000" w:rsidDel="00000000" w:rsidP="00000000" w:rsidRDefault="00000000" w:rsidRPr="00000000" w14:paraId="00000148">
      <w:pPr>
        <w:spacing w:line="240" w:lineRule="auto"/>
        <w:ind w:left="9.000000000000057" w:firstLine="0"/>
        <w:jc w:val="both"/>
        <w:rPr>
          <w:sz w:val="26"/>
          <w:szCs w:val="26"/>
        </w:rPr>
      </w:pPr>
      <w:r w:rsidDel="00000000" w:rsidR="00000000" w:rsidRPr="00000000">
        <w:rPr>
          <w:sz w:val="26"/>
          <w:szCs w:val="26"/>
          <w:rtl w:val="0"/>
        </w:rPr>
        <w:t xml:space="preserve">Void Entities: Strange, often hostile beings encountered in the depths of the Void. </w:t>
      </w:r>
    </w:p>
    <w:p w:rsidR="00000000" w:rsidDel="00000000" w:rsidP="00000000" w:rsidRDefault="00000000" w:rsidRPr="00000000" w14:paraId="00000149">
      <w:pPr>
        <w:spacing w:line="240" w:lineRule="auto"/>
        <w:ind w:left="9.000000000000057" w:firstLine="0"/>
        <w:jc w:val="both"/>
        <w:rPr>
          <w:sz w:val="26"/>
          <w:szCs w:val="26"/>
        </w:rPr>
      </w:pPr>
      <w:r w:rsidDel="00000000" w:rsidR="00000000" w:rsidRPr="00000000">
        <w:rPr>
          <w:sz w:val="26"/>
          <w:szCs w:val="26"/>
          <w:rtl w:val="0"/>
        </w:rPr>
        <w:t xml:space="preserve">The Voidfarers Guild </w:t>
      </w:r>
    </w:p>
    <w:p w:rsidR="00000000" w:rsidDel="00000000" w:rsidP="00000000" w:rsidRDefault="00000000" w:rsidRPr="00000000" w14:paraId="0000014A">
      <w:pPr>
        <w:spacing w:line="240" w:lineRule="auto"/>
        <w:ind w:left="9.000000000000057" w:firstLine="0"/>
        <w:jc w:val="both"/>
        <w:rPr>
          <w:sz w:val="26"/>
          <w:szCs w:val="26"/>
        </w:rPr>
      </w:pPr>
      <w:r w:rsidDel="00000000" w:rsidR="00000000" w:rsidRPr="00000000">
        <w:rPr>
          <w:sz w:val="26"/>
          <w:szCs w:val="26"/>
          <w:rtl w:val="0"/>
        </w:rPr>
        <w:t xml:space="preserve">This guild emerged as the foremost authority on Void navigation, training specialized pilots to traverse these treacherous regions. </w:t>
      </w:r>
    </w:p>
    <w:p w:rsidR="00000000" w:rsidDel="00000000" w:rsidP="00000000" w:rsidRDefault="00000000" w:rsidRPr="00000000" w14:paraId="0000014B">
      <w:pPr>
        <w:spacing w:line="240" w:lineRule="auto"/>
        <w:ind w:left="9.000000000000057" w:firstLine="0"/>
        <w:jc w:val="both"/>
        <w:rPr>
          <w:sz w:val="26"/>
          <w:szCs w:val="26"/>
        </w:rPr>
      </w:pPr>
      <w:r w:rsidDel="00000000" w:rsidR="00000000" w:rsidRPr="00000000">
        <w:rPr>
          <w:sz w:val="26"/>
          <w:szCs w:val="26"/>
          <w:rtl w:val="0"/>
        </w:rPr>
        <w:t xml:space="preserve">The Rise of the Guilds </w:t>
      </w:r>
    </w:p>
    <w:p w:rsidR="00000000" w:rsidDel="00000000" w:rsidP="00000000" w:rsidRDefault="00000000" w:rsidRPr="00000000" w14:paraId="0000014C">
      <w:pPr>
        <w:spacing w:line="240" w:lineRule="auto"/>
        <w:ind w:left="9.000000000000057" w:firstLine="0"/>
        <w:jc w:val="both"/>
        <w:rPr>
          <w:sz w:val="26"/>
          <w:szCs w:val="26"/>
        </w:rPr>
      </w:pPr>
      <w:r w:rsidDel="00000000" w:rsidR="00000000" w:rsidRPr="00000000">
        <w:rPr>
          <w:sz w:val="26"/>
          <w:szCs w:val="26"/>
          <w:rtl w:val="0"/>
        </w:rPr>
        <w:t xml:space="preserve">The Guilds, initially formed during the Cyberpunk Era, gained immense influence during the First Age of Expansion. They controlled critical aspects of galactic infrastructure, often acting as mediators between the Great Houses. </w:t>
      </w:r>
    </w:p>
    <w:p w:rsidR="00000000" w:rsidDel="00000000" w:rsidP="00000000" w:rsidRDefault="00000000" w:rsidRPr="00000000" w14:paraId="0000014D">
      <w:pPr>
        <w:spacing w:line="240" w:lineRule="auto"/>
        <w:ind w:left="9.000000000000057" w:firstLine="0"/>
        <w:jc w:val="both"/>
        <w:rPr>
          <w:sz w:val="26"/>
          <w:szCs w:val="26"/>
        </w:rPr>
      </w:pPr>
      <w:r w:rsidDel="00000000" w:rsidR="00000000" w:rsidRPr="00000000">
        <w:rPr>
          <w:sz w:val="26"/>
          <w:szCs w:val="26"/>
          <w:rtl w:val="0"/>
        </w:rPr>
        <w:t xml:space="preserve">Major Guilds of the Era </w:t>
      </w:r>
    </w:p>
    <w:p w:rsidR="00000000" w:rsidDel="00000000" w:rsidP="00000000" w:rsidRDefault="00000000" w:rsidRPr="00000000" w14:paraId="0000014E">
      <w:pPr>
        <w:spacing w:line="240" w:lineRule="auto"/>
        <w:ind w:left="9.000000000000057" w:firstLine="0"/>
        <w:jc w:val="both"/>
        <w:rPr>
          <w:sz w:val="26"/>
          <w:szCs w:val="26"/>
        </w:rPr>
      </w:pPr>
      <w:r w:rsidDel="00000000" w:rsidR="00000000" w:rsidRPr="00000000">
        <w:rPr>
          <w:sz w:val="26"/>
          <w:szCs w:val="26"/>
          <w:rtl w:val="0"/>
        </w:rPr>
        <w:t xml:space="preserve">The Continuum Navigators: Specialists in psionic travel, essential to the Beacon Network. </w:t>
      </w:r>
    </w:p>
    <w:p w:rsidR="00000000" w:rsidDel="00000000" w:rsidP="00000000" w:rsidRDefault="00000000" w:rsidRPr="00000000" w14:paraId="0000014F">
      <w:pPr>
        <w:spacing w:line="240" w:lineRule="auto"/>
        <w:ind w:left="9.000000000000057" w:firstLine="0"/>
        <w:jc w:val="both"/>
        <w:rPr>
          <w:sz w:val="26"/>
          <w:szCs w:val="26"/>
        </w:rPr>
      </w:pPr>
      <w:r w:rsidDel="00000000" w:rsidR="00000000" w:rsidRPr="00000000">
        <w:rPr>
          <w:sz w:val="26"/>
          <w:szCs w:val="26"/>
          <w:rtl w:val="0"/>
        </w:rPr>
        <w:t xml:space="preserve">The Palladium Keepers: Guardians of palladium reserves, ensuring the stability of Resonance Nodes. </w:t>
      </w:r>
    </w:p>
    <w:p w:rsidR="00000000" w:rsidDel="00000000" w:rsidP="00000000" w:rsidRDefault="00000000" w:rsidRPr="00000000" w14:paraId="00000150">
      <w:pPr>
        <w:spacing w:line="240" w:lineRule="auto"/>
        <w:ind w:left="9.000000000000057" w:firstLine="0"/>
        <w:jc w:val="both"/>
        <w:rPr>
          <w:sz w:val="26"/>
          <w:szCs w:val="26"/>
        </w:rPr>
      </w:pPr>
      <w:r w:rsidDel="00000000" w:rsidR="00000000" w:rsidRPr="00000000">
        <w:rPr>
          <w:sz w:val="26"/>
          <w:szCs w:val="26"/>
          <w:rtl w:val="0"/>
        </w:rPr>
        <w:t xml:space="preserve">The Artificer’s Guild: Engineers responsible for Voidship design and psionic amplifier production. </w:t>
      </w:r>
    </w:p>
    <w:p w:rsidR="00000000" w:rsidDel="00000000" w:rsidP="00000000" w:rsidRDefault="00000000" w:rsidRPr="00000000" w14:paraId="00000151">
      <w:pPr>
        <w:spacing w:line="240" w:lineRule="auto"/>
        <w:ind w:left="9.000000000000057" w:firstLine="0"/>
        <w:jc w:val="both"/>
        <w:rPr>
          <w:sz w:val="26"/>
          <w:szCs w:val="26"/>
        </w:rPr>
      </w:pPr>
      <w:r w:rsidDel="00000000" w:rsidR="00000000" w:rsidRPr="00000000">
        <w:rPr>
          <w:sz w:val="26"/>
          <w:szCs w:val="26"/>
          <w:rtl w:val="0"/>
        </w:rPr>
        <w:t xml:space="preserve">By the end of Era 2, the Guilds rivaled the Great Houses in power, creating a precarious balance of authority. </w:t>
      </w:r>
    </w:p>
    <w:p w:rsidR="00000000" w:rsidDel="00000000" w:rsidP="00000000" w:rsidRDefault="00000000" w:rsidRPr="00000000" w14:paraId="00000152">
      <w:pPr>
        <w:spacing w:line="240" w:lineRule="auto"/>
        <w:ind w:left="9.000000000000057" w:firstLine="0"/>
        <w:jc w:val="both"/>
        <w:rPr>
          <w:sz w:val="26"/>
          <w:szCs w:val="26"/>
        </w:rPr>
      </w:pPr>
      <w:r w:rsidDel="00000000" w:rsidR="00000000" w:rsidRPr="00000000">
        <w:rPr>
          <w:sz w:val="26"/>
          <w:szCs w:val="26"/>
          <w:rtl w:val="0"/>
        </w:rPr>
        <w:t xml:space="preserve">The Seeds of Rebellion </w:t>
      </w:r>
    </w:p>
    <w:p w:rsidR="00000000" w:rsidDel="00000000" w:rsidP="00000000" w:rsidRDefault="00000000" w:rsidRPr="00000000" w14:paraId="00000153">
      <w:pPr>
        <w:spacing w:line="240" w:lineRule="auto"/>
        <w:ind w:left="9.000000000000057" w:firstLine="0"/>
        <w:jc w:val="both"/>
        <w:rPr>
          <w:sz w:val="26"/>
          <w:szCs w:val="26"/>
        </w:rPr>
      </w:pPr>
      <w:r w:rsidDel="00000000" w:rsidR="00000000" w:rsidRPr="00000000">
        <w:rPr>
          <w:sz w:val="26"/>
          <w:szCs w:val="26"/>
          <w:rtl w:val="0"/>
        </w:rPr>
        <w:t xml:space="preserve">While the First Age of Expansion was a time of hope and possibility, it was also marked by growing inequality. The Core enjoyed prosperity, while the Frontier struggled with resource scarcity and isolation. </w:t>
      </w:r>
    </w:p>
    <w:p w:rsidR="00000000" w:rsidDel="00000000" w:rsidP="00000000" w:rsidRDefault="00000000" w:rsidRPr="00000000" w14:paraId="00000154">
      <w:pPr>
        <w:spacing w:line="240" w:lineRule="auto"/>
        <w:ind w:left="9.000000000000057" w:firstLine="0"/>
        <w:jc w:val="both"/>
        <w:rPr>
          <w:sz w:val="26"/>
          <w:szCs w:val="26"/>
        </w:rPr>
      </w:pPr>
      <w:r w:rsidDel="00000000" w:rsidR="00000000" w:rsidRPr="00000000">
        <w:rPr>
          <w:sz w:val="26"/>
          <w:szCs w:val="26"/>
          <w:rtl w:val="0"/>
        </w:rPr>
        <w:t xml:space="preserve">Key Factors of Discontent </w:t>
      </w:r>
    </w:p>
    <w:p w:rsidR="00000000" w:rsidDel="00000000" w:rsidP="00000000" w:rsidRDefault="00000000" w:rsidRPr="00000000" w14:paraId="00000155">
      <w:pPr>
        <w:spacing w:line="240" w:lineRule="auto"/>
        <w:ind w:left="9.000000000000057" w:firstLine="0"/>
        <w:jc w:val="both"/>
        <w:rPr>
          <w:sz w:val="26"/>
          <w:szCs w:val="26"/>
        </w:rPr>
      </w:pPr>
      <w:r w:rsidDel="00000000" w:rsidR="00000000" w:rsidRPr="00000000">
        <w:rPr>
          <w:sz w:val="26"/>
          <w:szCs w:val="26"/>
          <w:rtl w:val="0"/>
        </w:rPr>
        <w:t xml:space="preserve">Economic Inequality: Wealth was concentrated in the Core, leaving the Frontier to fend for itself. </w:t>
      </w:r>
    </w:p>
    <w:p w:rsidR="00000000" w:rsidDel="00000000" w:rsidP="00000000" w:rsidRDefault="00000000" w:rsidRPr="00000000" w14:paraId="00000156">
      <w:pPr>
        <w:spacing w:line="240" w:lineRule="auto"/>
        <w:ind w:left="9.000000000000057" w:firstLine="0"/>
        <w:jc w:val="both"/>
        <w:rPr>
          <w:sz w:val="26"/>
          <w:szCs w:val="26"/>
        </w:rPr>
      </w:pPr>
      <w:r w:rsidDel="00000000" w:rsidR="00000000" w:rsidRPr="00000000">
        <w:rPr>
          <w:sz w:val="26"/>
          <w:szCs w:val="26"/>
          <w:rtl w:val="0"/>
        </w:rPr>
        <w:t xml:space="preserve">Oppression by the Great Houses: Many colonies chafed under the feudal rule of House-appointed governors. </w:t>
      </w:r>
    </w:p>
    <w:p w:rsidR="00000000" w:rsidDel="00000000" w:rsidP="00000000" w:rsidRDefault="00000000" w:rsidRPr="00000000" w14:paraId="00000157">
      <w:pPr>
        <w:spacing w:line="240" w:lineRule="auto"/>
        <w:ind w:left="9.000000000000057" w:firstLine="0"/>
        <w:jc w:val="both"/>
        <w:rPr>
          <w:sz w:val="26"/>
          <w:szCs w:val="26"/>
        </w:rPr>
      </w:pPr>
      <w:r w:rsidDel="00000000" w:rsidR="00000000" w:rsidRPr="00000000">
        <w:rPr>
          <w:sz w:val="26"/>
          <w:szCs w:val="26"/>
          <w:rtl w:val="0"/>
        </w:rPr>
        <w:t xml:space="preserve">Void Anomalies: The instability of the Psionic Tapestry in certain regions heightened tensions. </w:t>
      </w:r>
    </w:p>
    <w:p w:rsidR="00000000" w:rsidDel="00000000" w:rsidP="00000000" w:rsidRDefault="00000000" w:rsidRPr="00000000" w14:paraId="00000158">
      <w:pPr>
        <w:spacing w:line="240" w:lineRule="auto"/>
        <w:ind w:left="9.000000000000057" w:firstLine="0"/>
        <w:jc w:val="both"/>
        <w:rPr>
          <w:sz w:val="26"/>
          <w:szCs w:val="26"/>
        </w:rPr>
      </w:pPr>
      <w:r w:rsidDel="00000000" w:rsidR="00000000" w:rsidRPr="00000000">
        <w:rPr>
          <w:sz w:val="26"/>
          <w:szCs w:val="26"/>
          <w:rtl w:val="0"/>
        </w:rPr>
        <w:t xml:space="preserve">Legacy of Era 2 </w:t>
      </w:r>
    </w:p>
    <w:p w:rsidR="00000000" w:rsidDel="00000000" w:rsidP="00000000" w:rsidRDefault="00000000" w:rsidRPr="00000000" w14:paraId="00000159">
      <w:pPr>
        <w:spacing w:line="240" w:lineRule="auto"/>
        <w:ind w:left="9.000000000000057" w:firstLine="0"/>
        <w:jc w:val="both"/>
        <w:rPr>
          <w:sz w:val="26"/>
          <w:szCs w:val="26"/>
        </w:rPr>
      </w:pPr>
      <w:r w:rsidDel="00000000" w:rsidR="00000000" w:rsidRPr="00000000">
        <w:rPr>
          <w:sz w:val="26"/>
          <w:szCs w:val="26"/>
          <w:rtl w:val="0"/>
        </w:rPr>
        <w:t xml:space="preserve">The First Age of Expansion was humanity’s greatest triumph, but it also revealed its flaws. The Beacon Network connected the </w:t>
      </w:r>
    </w:p>
    <w:p w:rsidR="00000000" w:rsidDel="00000000" w:rsidP="00000000" w:rsidRDefault="00000000" w:rsidRPr="00000000" w14:paraId="0000015A">
      <w:pPr>
        <w:spacing w:line="240" w:lineRule="auto"/>
        <w:ind w:left="9.000000000000057" w:firstLine="0"/>
        <w:jc w:val="both"/>
        <w:rPr>
          <w:sz w:val="26"/>
          <w:szCs w:val="26"/>
        </w:rPr>
      </w:pPr>
      <w:r w:rsidDel="00000000" w:rsidR="00000000" w:rsidRPr="00000000">
        <w:rPr>
          <w:sz w:val="26"/>
          <w:szCs w:val="26"/>
          <w:rtl w:val="0"/>
        </w:rPr>
        <w:t xml:space="preserve">galaxy, yet it also became a source of conflict. The Great Houses </w:t>
      </w:r>
    </w:p>
    <w:p w:rsidR="00000000" w:rsidDel="00000000" w:rsidP="00000000" w:rsidRDefault="00000000" w:rsidRPr="00000000" w14:paraId="0000015B">
      <w:pPr>
        <w:spacing w:line="240" w:lineRule="auto"/>
        <w:ind w:left="9.000000000000057" w:firstLine="0"/>
        <w:jc w:val="both"/>
        <w:rPr>
          <w:sz w:val="26"/>
          <w:szCs w:val="26"/>
        </w:rPr>
      </w:pPr>
      <w:r w:rsidDel="00000000" w:rsidR="00000000" w:rsidRPr="00000000">
        <w:rPr>
          <w:sz w:val="26"/>
          <w:szCs w:val="26"/>
          <w:rtl w:val="0"/>
        </w:rPr>
        <w:t xml:space="preserve">brought order, but their ambition sowed the seeds of division. </w:t>
      </w:r>
    </w:p>
    <w:p w:rsidR="00000000" w:rsidDel="00000000" w:rsidP="00000000" w:rsidRDefault="00000000" w:rsidRPr="00000000" w14:paraId="0000015C">
      <w:pPr>
        <w:spacing w:line="240" w:lineRule="auto"/>
        <w:ind w:left="9.000000000000057" w:firstLine="0"/>
        <w:jc w:val="both"/>
        <w:rPr>
          <w:sz w:val="26"/>
          <w:szCs w:val="26"/>
        </w:rPr>
      </w:pPr>
      <w:r w:rsidDel="00000000" w:rsidR="00000000" w:rsidRPr="00000000">
        <w:rPr>
          <w:sz w:val="26"/>
          <w:szCs w:val="26"/>
          <w:rtl w:val="0"/>
        </w:rPr>
        <w:t xml:space="preserve">Lasting Impacts </w:t>
      </w:r>
    </w:p>
    <w:p w:rsidR="00000000" w:rsidDel="00000000" w:rsidP="00000000" w:rsidRDefault="00000000" w:rsidRPr="00000000" w14:paraId="0000015D">
      <w:pPr>
        <w:spacing w:line="240" w:lineRule="auto"/>
        <w:ind w:left="9.000000000000057" w:firstLine="0"/>
        <w:jc w:val="both"/>
        <w:rPr>
          <w:sz w:val="26"/>
          <w:szCs w:val="26"/>
        </w:rPr>
      </w:pPr>
      <w:r w:rsidDel="00000000" w:rsidR="00000000" w:rsidRPr="00000000">
        <w:rPr>
          <w:sz w:val="26"/>
          <w:szCs w:val="26"/>
          <w:rtl w:val="0"/>
        </w:rPr>
        <w:t xml:space="preserve">The Fragmentation of Power: The Beacon Wars weakened central authority, allowing Guilds and independent factions to rise. </w:t>
      </w:r>
    </w:p>
    <w:p w:rsidR="00000000" w:rsidDel="00000000" w:rsidP="00000000" w:rsidRDefault="00000000" w:rsidRPr="00000000" w14:paraId="0000015E">
      <w:pPr>
        <w:spacing w:line="240" w:lineRule="auto"/>
        <w:ind w:left="9.000000000000057" w:firstLine="0"/>
        <w:jc w:val="both"/>
        <w:rPr>
          <w:sz w:val="26"/>
          <w:szCs w:val="26"/>
        </w:rPr>
      </w:pPr>
      <w:r w:rsidDel="00000000" w:rsidR="00000000" w:rsidRPr="00000000">
        <w:rPr>
          <w:sz w:val="26"/>
          <w:szCs w:val="26"/>
          <w:rtl w:val="0"/>
        </w:rPr>
        <w:t xml:space="preserve">Void Colonization: Humanity’s push into the </w:t>
      </w:r>
    </w:p>
    <w:p w:rsidR="00000000" w:rsidDel="00000000" w:rsidP="00000000" w:rsidRDefault="00000000" w:rsidRPr="00000000" w14:paraId="0000015F">
      <w:pPr>
        <w:spacing w:line="240" w:lineRule="auto"/>
        <w:ind w:left="9.000000000000057" w:firstLine="0"/>
        <w:jc w:val="both"/>
        <w:rPr>
          <w:sz w:val="26"/>
          <w:szCs w:val="26"/>
        </w:rPr>
      </w:pPr>
      <w:r w:rsidDel="00000000" w:rsidR="00000000" w:rsidRPr="00000000">
        <w:rPr>
          <w:sz w:val="26"/>
          <w:szCs w:val="26"/>
          <w:rtl w:val="0"/>
        </w:rPr>
        <w:t xml:space="preserve">Void Zones laid the groundwork for future exploration—and future catastrophes. </w:t>
      </w:r>
    </w:p>
    <w:p w:rsidR="00000000" w:rsidDel="00000000" w:rsidP="00000000" w:rsidRDefault="00000000" w:rsidRPr="00000000" w14:paraId="00000160">
      <w:pPr>
        <w:spacing w:line="240" w:lineRule="auto"/>
        <w:ind w:left="9.000000000000057" w:firstLine="0"/>
        <w:jc w:val="both"/>
        <w:rPr>
          <w:sz w:val="26"/>
          <w:szCs w:val="26"/>
        </w:rPr>
      </w:pPr>
      <w:r w:rsidDel="00000000" w:rsidR="00000000" w:rsidRPr="00000000">
        <w:rPr>
          <w:sz w:val="26"/>
          <w:szCs w:val="26"/>
          <w:rtl w:val="0"/>
        </w:rPr>
        <w:t xml:space="preserve">The Shadow of Rebellion: Discontent in the </w:t>
      </w:r>
    </w:p>
    <w:p w:rsidR="00000000" w:rsidDel="00000000" w:rsidP="00000000" w:rsidRDefault="00000000" w:rsidRPr="00000000" w14:paraId="00000161">
      <w:pPr>
        <w:spacing w:line="240" w:lineRule="auto"/>
        <w:ind w:left="9.000000000000057" w:firstLine="0"/>
        <w:jc w:val="both"/>
        <w:rPr>
          <w:sz w:val="26"/>
          <w:szCs w:val="26"/>
        </w:rPr>
      </w:pPr>
      <w:r w:rsidDel="00000000" w:rsidR="00000000" w:rsidRPr="00000000">
        <w:rPr>
          <w:sz w:val="26"/>
          <w:szCs w:val="26"/>
          <w:rtl w:val="0"/>
        </w:rPr>
        <w:t xml:space="preserve">Frontier set the stage for the eventual Fracture, a galactic upheaval that would mark the Second Age of Expansion. </w:t>
      </w:r>
    </w:p>
    <w:p w:rsidR="00000000" w:rsidDel="00000000" w:rsidP="00000000" w:rsidRDefault="00000000" w:rsidRPr="00000000" w14:paraId="00000162">
      <w:pPr>
        <w:spacing w:line="240" w:lineRule="auto"/>
        <w:ind w:left="9.000000000000057" w:firstLine="0"/>
        <w:jc w:val="both"/>
        <w:rPr>
          <w:sz w:val="26"/>
          <w:szCs w:val="26"/>
        </w:rPr>
      </w:pPr>
      <w:r w:rsidDel="00000000" w:rsidR="00000000" w:rsidRPr="00000000">
        <w:rPr>
          <w:sz w:val="26"/>
          <w:szCs w:val="26"/>
          <w:rtl w:val="0"/>
        </w:rPr>
        <w:t xml:space="preserve">The Fractured Empire:  </w:t>
      </w:r>
    </w:p>
    <w:p w:rsidR="00000000" w:rsidDel="00000000" w:rsidP="00000000" w:rsidRDefault="00000000" w:rsidRPr="00000000" w14:paraId="00000163">
      <w:pPr>
        <w:spacing w:line="240" w:lineRule="auto"/>
        <w:ind w:left="9.000000000000057" w:firstLine="0"/>
        <w:jc w:val="both"/>
        <w:rPr>
          <w:sz w:val="26"/>
          <w:szCs w:val="26"/>
        </w:rPr>
      </w:pPr>
      <w:r w:rsidDel="00000000" w:rsidR="00000000" w:rsidRPr="00000000">
        <w:rPr>
          <w:sz w:val="26"/>
          <w:szCs w:val="26"/>
          <w:rtl w:val="0"/>
        </w:rPr>
        <w:t xml:space="preserve">The Collapse of the First Age of Expansion </w:t>
      </w:r>
    </w:p>
    <w:p w:rsidR="00000000" w:rsidDel="00000000" w:rsidP="00000000" w:rsidRDefault="00000000" w:rsidRPr="00000000" w14:paraId="00000164">
      <w:pPr>
        <w:spacing w:line="240" w:lineRule="auto"/>
        <w:ind w:left="9.000000000000057" w:firstLine="0"/>
        <w:jc w:val="both"/>
        <w:rPr>
          <w:sz w:val="26"/>
          <w:szCs w:val="26"/>
        </w:rPr>
      </w:pPr>
      <w:r w:rsidDel="00000000" w:rsidR="00000000" w:rsidRPr="00000000">
        <w:rPr>
          <w:sz w:val="26"/>
          <w:szCs w:val="26"/>
          <w:rtl w:val="0"/>
        </w:rPr>
        <w:t xml:space="preserve">The Fall of the Palladium Emperor </w:t>
      </w:r>
    </w:p>
    <w:p w:rsidR="00000000" w:rsidDel="00000000" w:rsidP="00000000" w:rsidRDefault="00000000" w:rsidRPr="00000000" w14:paraId="00000165">
      <w:pPr>
        <w:spacing w:line="240" w:lineRule="auto"/>
        <w:ind w:left="9.000000000000057" w:firstLine="0"/>
        <w:jc w:val="both"/>
        <w:rPr>
          <w:sz w:val="26"/>
          <w:szCs w:val="26"/>
        </w:rPr>
      </w:pPr>
      <w:r w:rsidDel="00000000" w:rsidR="00000000" w:rsidRPr="00000000">
        <w:rPr>
          <w:sz w:val="26"/>
          <w:szCs w:val="26"/>
          <w:rtl w:val="0"/>
        </w:rPr>
        <w:t xml:space="preserve">The First Age of Expansion ended with the disappearance of the </w:t>
      </w:r>
    </w:p>
    <w:p w:rsidR="00000000" w:rsidDel="00000000" w:rsidP="00000000" w:rsidRDefault="00000000" w:rsidRPr="00000000" w14:paraId="00000166">
      <w:pPr>
        <w:spacing w:line="240" w:lineRule="auto"/>
        <w:ind w:left="9.000000000000057" w:firstLine="0"/>
        <w:jc w:val="both"/>
        <w:rPr>
          <w:sz w:val="26"/>
          <w:szCs w:val="26"/>
        </w:rPr>
      </w:pPr>
      <w:r w:rsidDel="00000000" w:rsidR="00000000" w:rsidRPr="00000000">
        <w:rPr>
          <w:sz w:val="26"/>
          <w:szCs w:val="26"/>
          <w:rtl w:val="0"/>
        </w:rPr>
        <w:t xml:space="preserve">Palladium Emperor—a mysterious and sudden event that fractured the galactic order. For centuries, the Emperor had </w:t>
      </w:r>
    </w:p>
    <w:p w:rsidR="00000000" w:rsidDel="00000000" w:rsidP="00000000" w:rsidRDefault="00000000" w:rsidRPr="00000000" w14:paraId="00000167">
      <w:pPr>
        <w:spacing w:line="240" w:lineRule="auto"/>
        <w:ind w:left="9.000000000000057" w:firstLine="0"/>
        <w:jc w:val="both"/>
        <w:rPr>
          <w:sz w:val="26"/>
          <w:szCs w:val="26"/>
        </w:rPr>
      </w:pPr>
      <w:r w:rsidDel="00000000" w:rsidR="00000000" w:rsidRPr="00000000">
        <w:rPr>
          <w:sz w:val="26"/>
          <w:szCs w:val="26"/>
          <w:rtl w:val="0"/>
        </w:rPr>
        <w:t xml:space="preserve">served as the unifying force of the Palladial Empire, enforcing loyalty through the Psionic Tapestry and maintaining balance between the Great Houses and Guilds. </w:t>
      </w:r>
    </w:p>
    <w:p w:rsidR="00000000" w:rsidDel="00000000" w:rsidP="00000000" w:rsidRDefault="00000000" w:rsidRPr="00000000" w14:paraId="00000168">
      <w:pPr>
        <w:spacing w:line="240" w:lineRule="auto"/>
        <w:ind w:left="9.000000000000057" w:firstLine="0"/>
        <w:jc w:val="both"/>
        <w:rPr>
          <w:sz w:val="26"/>
          <w:szCs w:val="26"/>
        </w:rPr>
      </w:pPr>
      <w:r w:rsidDel="00000000" w:rsidR="00000000" w:rsidRPr="00000000">
        <w:rPr>
          <w:sz w:val="26"/>
          <w:szCs w:val="26"/>
          <w:rtl w:val="0"/>
        </w:rPr>
        <w:t xml:space="preserve">The Emperor’s disappearance </w:t>
      </w:r>
    </w:p>
    <w:p w:rsidR="00000000" w:rsidDel="00000000" w:rsidP="00000000" w:rsidRDefault="00000000" w:rsidRPr="00000000" w14:paraId="00000169">
      <w:pPr>
        <w:spacing w:line="240" w:lineRule="auto"/>
        <w:ind w:left="9.000000000000057" w:firstLine="0"/>
        <w:jc w:val="both"/>
        <w:rPr>
          <w:sz w:val="26"/>
          <w:szCs w:val="26"/>
        </w:rPr>
      </w:pPr>
      <w:r w:rsidDel="00000000" w:rsidR="00000000" w:rsidRPr="00000000">
        <w:rPr>
          <w:sz w:val="26"/>
          <w:szCs w:val="26"/>
          <w:rtl w:val="0"/>
        </w:rPr>
        <w:t xml:space="preserve">referred to as the Eclipse of Authority—left a power vacuum </w:t>
      </w:r>
    </w:p>
    <w:p w:rsidR="00000000" w:rsidDel="00000000" w:rsidP="00000000" w:rsidRDefault="00000000" w:rsidRPr="00000000" w14:paraId="0000016A">
      <w:pPr>
        <w:spacing w:line="240" w:lineRule="auto"/>
        <w:ind w:left="9.000000000000057" w:firstLine="0"/>
        <w:jc w:val="both"/>
        <w:rPr>
          <w:sz w:val="26"/>
          <w:szCs w:val="26"/>
        </w:rPr>
      </w:pPr>
      <w:r w:rsidDel="00000000" w:rsidR="00000000" w:rsidRPr="00000000">
        <w:rPr>
          <w:sz w:val="26"/>
          <w:szCs w:val="26"/>
          <w:rtl w:val="0"/>
        </w:rPr>
        <w:t xml:space="preserve">that the Great Houses scrambled to fill. The lack of centralized leadership caused chaos across the galaxy: </w:t>
      </w:r>
    </w:p>
    <w:p w:rsidR="00000000" w:rsidDel="00000000" w:rsidP="00000000" w:rsidRDefault="00000000" w:rsidRPr="00000000" w14:paraId="0000016B">
      <w:pPr>
        <w:spacing w:line="240" w:lineRule="auto"/>
        <w:ind w:left="9.000000000000057" w:firstLine="0"/>
        <w:jc w:val="both"/>
        <w:rPr>
          <w:sz w:val="26"/>
          <w:szCs w:val="26"/>
        </w:rPr>
      </w:pPr>
      <w:r w:rsidDel="00000000" w:rsidR="00000000" w:rsidRPr="00000000">
        <w:rPr>
          <w:sz w:val="26"/>
          <w:szCs w:val="26"/>
          <w:rtl w:val="0"/>
        </w:rPr>
        <w:t xml:space="preserve">Beacon Failures: The Beacon Network, reliant on psionic stability provided by the Emperor’s presence, began </w:t>
      </w:r>
    </w:p>
    <w:p w:rsidR="00000000" w:rsidDel="00000000" w:rsidP="00000000" w:rsidRDefault="00000000" w:rsidRPr="00000000" w14:paraId="0000016C">
      <w:pPr>
        <w:spacing w:line="240" w:lineRule="auto"/>
        <w:ind w:left="9.000000000000057" w:firstLine="0"/>
        <w:jc w:val="both"/>
        <w:rPr>
          <w:sz w:val="26"/>
          <w:szCs w:val="26"/>
        </w:rPr>
      </w:pPr>
      <w:r w:rsidDel="00000000" w:rsidR="00000000" w:rsidRPr="00000000">
        <w:rPr>
          <w:sz w:val="26"/>
          <w:szCs w:val="26"/>
          <w:rtl w:val="0"/>
        </w:rPr>
        <w:t xml:space="preserve">to falter. Travel times increased, and entire sectors were cut off as Void Zones expanded. </w:t>
      </w:r>
    </w:p>
    <w:p w:rsidR="00000000" w:rsidDel="00000000" w:rsidP="00000000" w:rsidRDefault="00000000" w:rsidRPr="00000000" w14:paraId="0000016D">
      <w:pPr>
        <w:spacing w:line="240" w:lineRule="auto"/>
        <w:ind w:left="9.000000000000057" w:firstLine="0"/>
        <w:jc w:val="both"/>
        <w:rPr>
          <w:sz w:val="26"/>
          <w:szCs w:val="26"/>
        </w:rPr>
      </w:pPr>
      <w:r w:rsidDel="00000000" w:rsidR="00000000" w:rsidRPr="00000000">
        <w:rPr>
          <w:sz w:val="26"/>
          <w:szCs w:val="26"/>
          <w:rtl w:val="0"/>
        </w:rPr>
        <w:t xml:space="preserve">Dissent and Rebellion: The Emperor’s departure emboldened rebel factions and unaligned systems, leading to widespread unrest. </w:t>
      </w:r>
    </w:p>
    <w:p w:rsidR="00000000" w:rsidDel="00000000" w:rsidP="00000000" w:rsidRDefault="00000000" w:rsidRPr="00000000" w14:paraId="0000016E">
      <w:pPr>
        <w:spacing w:line="240" w:lineRule="auto"/>
        <w:ind w:left="9.000000000000057" w:firstLine="0"/>
        <w:jc w:val="both"/>
        <w:rPr>
          <w:sz w:val="26"/>
          <w:szCs w:val="26"/>
        </w:rPr>
      </w:pPr>
      <w:r w:rsidDel="00000000" w:rsidR="00000000" w:rsidRPr="00000000">
        <w:rPr>
          <w:sz w:val="26"/>
          <w:szCs w:val="26"/>
          <w:rtl w:val="0"/>
        </w:rPr>
        <w:t xml:space="preserve">The Eclipse marked the end of the Empire’s golden age and the beginning of a century of strife. </w:t>
      </w:r>
    </w:p>
    <w:p w:rsidR="00000000" w:rsidDel="00000000" w:rsidP="00000000" w:rsidRDefault="00000000" w:rsidRPr="00000000" w14:paraId="0000016F">
      <w:pPr>
        <w:spacing w:line="240" w:lineRule="auto"/>
        <w:ind w:left="9.000000000000057" w:firstLine="0"/>
        <w:jc w:val="both"/>
        <w:rPr>
          <w:sz w:val="26"/>
          <w:szCs w:val="26"/>
        </w:rPr>
      </w:pPr>
      <w:r w:rsidDel="00000000" w:rsidR="00000000" w:rsidRPr="00000000">
        <w:rPr>
          <w:sz w:val="26"/>
          <w:szCs w:val="26"/>
          <w:rtl w:val="0"/>
        </w:rPr>
        <w:t xml:space="preserve">The Rise of the 12 Great Houses </w:t>
      </w:r>
    </w:p>
    <w:p w:rsidR="00000000" w:rsidDel="00000000" w:rsidP="00000000" w:rsidRDefault="00000000" w:rsidRPr="00000000" w14:paraId="00000170">
      <w:pPr>
        <w:spacing w:line="240" w:lineRule="auto"/>
        <w:ind w:left="9.000000000000057" w:firstLine="0"/>
        <w:jc w:val="both"/>
        <w:rPr>
          <w:sz w:val="26"/>
          <w:szCs w:val="26"/>
        </w:rPr>
      </w:pPr>
      <w:r w:rsidDel="00000000" w:rsidR="00000000" w:rsidRPr="00000000">
        <w:rPr>
          <w:sz w:val="26"/>
          <w:szCs w:val="26"/>
          <w:rtl w:val="0"/>
        </w:rPr>
        <w:t xml:space="preserve">With the Emperor gone, the 12 Great Houses rose as the dominant powers of the fractured empire, each carving out its own territory and agenda. These Houses, originally feudal </w:t>
      </w:r>
    </w:p>
    <w:p w:rsidR="00000000" w:rsidDel="00000000" w:rsidP="00000000" w:rsidRDefault="00000000" w:rsidRPr="00000000" w14:paraId="00000171">
      <w:pPr>
        <w:spacing w:line="240" w:lineRule="auto"/>
        <w:ind w:left="9.000000000000057" w:firstLine="0"/>
        <w:jc w:val="both"/>
        <w:rPr>
          <w:sz w:val="26"/>
          <w:szCs w:val="26"/>
        </w:rPr>
      </w:pPr>
      <w:r w:rsidDel="00000000" w:rsidR="00000000" w:rsidRPr="00000000">
        <w:rPr>
          <w:sz w:val="26"/>
          <w:szCs w:val="26"/>
          <w:rtl w:val="0"/>
        </w:rPr>
        <w:t xml:space="preserve">vassals, became semi-sovereign rulers, exploiting the weakened Beacon Network to isolate and consolidate power. </w:t>
      </w:r>
    </w:p>
    <w:p w:rsidR="00000000" w:rsidDel="00000000" w:rsidP="00000000" w:rsidRDefault="00000000" w:rsidRPr="00000000" w14:paraId="00000172">
      <w:pPr>
        <w:spacing w:line="240" w:lineRule="auto"/>
        <w:ind w:left="9.000000000000057" w:firstLine="0"/>
        <w:jc w:val="both"/>
        <w:rPr>
          <w:sz w:val="26"/>
          <w:szCs w:val="26"/>
        </w:rPr>
      </w:pPr>
      <w:r w:rsidDel="00000000" w:rsidR="00000000" w:rsidRPr="00000000">
        <w:rPr>
          <w:sz w:val="26"/>
          <w:szCs w:val="26"/>
          <w:rtl w:val="0"/>
        </w:rPr>
        <w:t xml:space="preserve">Key Developments: </w:t>
      </w:r>
    </w:p>
    <w:p w:rsidR="00000000" w:rsidDel="00000000" w:rsidP="00000000" w:rsidRDefault="00000000" w:rsidRPr="00000000" w14:paraId="00000173">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Territorial Division: </w:t>
      </w:r>
    </w:p>
    <w:p w:rsidR="00000000" w:rsidDel="00000000" w:rsidP="00000000" w:rsidRDefault="00000000" w:rsidRPr="00000000" w14:paraId="00000174">
      <w:pPr>
        <w:spacing w:line="240" w:lineRule="auto"/>
        <w:ind w:left="9.000000000000057" w:firstLine="0"/>
        <w:jc w:val="both"/>
        <w:rPr>
          <w:sz w:val="26"/>
          <w:szCs w:val="26"/>
        </w:rPr>
      </w:pPr>
      <w:r w:rsidDel="00000000" w:rsidR="00000000" w:rsidRPr="00000000">
        <w:rPr>
          <w:sz w:val="26"/>
          <w:szCs w:val="26"/>
          <w:rtl w:val="0"/>
        </w:rPr>
        <w:t xml:space="preserve">The galaxy was divided into spheres of influence, with each House claiming vast regions. </w:t>
      </w:r>
    </w:p>
    <w:p w:rsidR="00000000" w:rsidDel="00000000" w:rsidP="00000000" w:rsidRDefault="00000000" w:rsidRPr="00000000" w14:paraId="00000175">
      <w:pPr>
        <w:spacing w:line="240" w:lineRule="auto"/>
        <w:ind w:left="9.000000000000057" w:firstLine="0"/>
        <w:jc w:val="both"/>
        <w:rPr>
          <w:sz w:val="26"/>
          <w:szCs w:val="26"/>
        </w:rPr>
      </w:pPr>
      <w:r w:rsidDel="00000000" w:rsidR="00000000" w:rsidRPr="00000000">
        <w:rPr>
          <w:sz w:val="26"/>
          <w:szCs w:val="26"/>
          <w:rtl w:val="0"/>
        </w:rPr>
        <w:t xml:space="preserve">Border conflicts between Houses became common, often dragging Guilds into the fray. </w:t>
      </w:r>
    </w:p>
    <w:p w:rsidR="00000000" w:rsidDel="00000000" w:rsidP="00000000" w:rsidRDefault="00000000" w:rsidRPr="00000000" w14:paraId="00000176">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Psionic Dynasties: </w:t>
      </w:r>
    </w:p>
    <w:p w:rsidR="00000000" w:rsidDel="00000000" w:rsidP="00000000" w:rsidRDefault="00000000" w:rsidRPr="00000000" w14:paraId="00000177">
      <w:pPr>
        <w:spacing w:line="240" w:lineRule="auto"/>
        <w:ind w:left="9.000000000000057" w:firstLine="0"/>
        <w:jc w:val="both"/>
        <w:rPr>
          <w:sz w:val="26"/>
          <w:szCs w:val="26"/>
        </w:rPr>
      </w:pPr>
      <w:r w:rsidDel="00000000" w:rsidR="00000000" w:rsidRPr="00000000">
        <w:rPr>
          <w:sz w:val="26"/>
          <w:szCs w:val="26"/>
          <w:rtl w:val="0"/>
        </w:rPr>
        <w:t xml:space="preserve">Each House developed unique psionic traditions, incorporating them into their military and governance. </w:t>
      </w:r>
    </w:p>
    <w:p w:rsidR="00000000" w:rsidDel="00000000" w:rsidP="00000000" w:rsidRDefault="00000000" w:rsidRPr="00000000" w14:paraId="00000178">
      <w:pPr>
        <w:spacing w:line="240" w:lineRule="auto"/>
        <w:ind w:left="9.000000000000057" w:firstLine="0"/>
        <w:jc w:val="both"/>
        <w:rPr>
          <w:sz w:val="26"/>
          <w:szCs w:val="26"/>
        </w:rPr>
      </w:pPr>
      <w:r w:rsidDel="00000000" w:rsidR="00000000" w:rsidRPr="00000000">
        <w:rPr>
          <w:sz w:val="26"/>
          <w:szCs w:val="26"/>
          <w:rtl w:val="0"/>
        </w:rPr>
        <w:t xml:space="preserve">House Kalvros, for instance, merged psionics with religious mysticism, while House Valtros focused on psionically enhanced industrial power. </w:t>
      </w:r>
    </w:p>
    <w:p w:rsidR="00000000" w:rsidDel="00000000" w:rsidP="00000000" w:rsidRDefault="00000000" w:rsidRPr="00000000" w14:paraId="00000179">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The Pact of Sunderance: </w:t>
      </w:r>
    </w:p>
    <w:p w:rsidR="00000000" w:rsidDel="00000000" w:rsidP="00000000" w:rsidRDefault="00000000" w:rsidRPr="00000000" w14:paraId="0000017A">
      <w:pPr>
        <w:spacing w:line="240" w:lineRule="auto"/>
        <w:ind w:left="9.000000000000057" w:firstLine="0"/>
        <w:jc w:val="both"/>
        <w:rPr>
          <w:sz w:val="26"/>
          <w:szCs w:val="26"/>
        </w:rPr>
      </w:pPr>
      <w:r w:rsidDel="00000000" w:rsidR="00000000" w:rsidRPr="00000000">
        <w:rPr>
          <w:sz w:val="26"/>
          <w:szCs w:val="26"/>
          <w:rtl w:val="0"/>
        </w:rPr>
        <w:t xml:space="preserve">A fragile treaty was established to prevent open warfare, but it lacked enforcement, and skirmishes remained frequent. </w:t>
      </w:r>
    </w:p>
    <w:p w:rsidR="00000000" w:rsidDel="00000000" w:rsidP="00000000" w:rsidRDefault="00000000" w:rsidRPr="00000000" w14:paraId="0000017B">
      <w:pPr>
        <w:spacing w:line="240" w:lineRule="auto"/>
        <w:ind w:left="9.000000000000057" w:firstLine="0"/>
        <w:jc w:val="both"/>
        <w:rPr>
          <w:sz w:val="26"/>
          <w:szCs w:val="26"/>
        </w:rPr>
      </w:pPr>
      <w:r w:rsidDel="00000000" w:rsidR="00000000" w:rsidRPr="00000000">
        <w:rPr>
          <w:sz w:val="26"/>
          <w:szCs w:val="26"/>
          <w:rtl w:val="0"/>
        </w:rPr>
        <w:t xml:space="preserve">The Expansion of Void Zones </w:t>
      </w:r>
    </w:p>
    <w:p w:rsidR="00000000" w:rsidDel="00000000" w:rsidP="00000000" w:rsidRDefault="00000000" w:rsidRPr="00000000" w14:paraId="0000017C">
      <w:pPr>
        <w:spacing w:line="240" w:lineRule="auto"/>
        <w:ind w:left="9.000000000000057" w:firstLine="0"/>
        <w:jc w:val="both"/>
        <w:rPr>
          <w:sz w:val="26"/>
          <w:szCs w:val="26"/>
        </w:rPr>
      </w:pPr>
      <w:r w:rsidDel="00000000" w:rsidR="00000000" w:rsidRPr="00000000">
        <w:rPr>
          <w:sz w:val="26"/>
          <w:szCs w:val="26"/>
          <w:rtl w:val="0"/>
        </w:rPr>
        <w:t xml:space="preserve">As the Beacon Network faltered, the Psionic Tapestry showed signs of fragmentation, resulting in the rapid growth of Void </w:t>
      </w:r>
    </w:p>
    <w:p w:rsidR="00000000" w:rsidDel="00000000" w:rsidP="00000000" w:rsidRDefault="00000000" w:rsidRPr="00000000" w14:paraId="0000017D">
      <w:pPr>
        <w:spacing w:line="240" w:lineRule="auto"/>
        <w:ind w:left="9.000000000000057" w:firstLine="0"/>
        <w:jc w:val="both"/>
        <w:rPr>
          <w:sz w:val="26"/>
          <w:szCs w:val="26"/>
        </w:rPr>
      </w:pPr>
      <w:r w:rsidDel="00000000" w:rsidR="00000000" w:rsidRPr="00000000">
        <w:rPr>
          <w:sz w:val="26"/>
          <w:szCs w:val="26"/>
          <w:rtl w:val="0"/>
        </w:rPr>
        <w:t xml:space="preserve">Zones—regions of warped spacetime where the laws of physics and psionics broke down. </w:t>
      </w:r>
    </w:p>
    <w:p w:rsidR="00000000" w:rsidDel="00000000" w:rsidP="00000000" w:rsidRDefault="00000000" w:rsidRPr="00000000" w14:paraId="0000017E">
      <w:pPr>
        <w:spacing w:line="240" w:lineRule="auto"/>
        <w:ind w:left="9.000000000000057" w:firstLine="0"/>
        <w:jc w:val="both"/>
        <w:rPr>
          <w:sz w:val="26"/>
          <w:szCs w:val="26"/>
        </w:rPr>
      </w:pPr>
      <w:r w:rsidDel="00000000" w:rsidR="00000000" w:rsidRPr="00000000">
        <w:rPr>
          <w:sz w:val="26"/>
          <w:szCs w:val="26"/>
          <w:rtl w:val="0"/>
        </w:rPr>
        <w:t xml:space="preserve">Void Zones in the Fractured Era: </w:t>
      </w:r>
    </w:p>
    <w:p w:rsidR="00000000" w:rsidDel="00000000" w:rsidP="00000000" w:rsidRDefault="00000000" w:rsidRPr="00000000" w14:paraId="0000017F">
      <w:pPr>
        <w:spacing w:line="240" w:lineRule="auto"/>
        <w:ind w:left="9.000000000000057" w:firstLine="0"/>
        <w:jc w:val="both"/>
        <w:rPr>
          <w:sz w:val="26"/>
          <w:szCs w:val="26"/>
        </w:rPr>
      </w:pPr>
      <w:r w:rsidDel="00000000" w:rsidR="00000000" w:rsidRPr="00000000">
        <w:rPr>
          <w:sz w:val="26"/>
          <w:szCs w:val="26"/>
          <w:rtl w:val="0"/>
        </w:rPr>
        <w:t xml:space="preserve">Uncharted Dangers: Void Zones expanded into formerly stable regions, swallowing colonies and trade routes. </w:t>
      </w:r>
    </w:p>
    <w:p w:rsidR="00000000" w:rsidDel="00000000" w:rsidP="00000000" w:rsidRDefault="00000000" w:rsidRPr="00000000" w14:paraId="00000180">
      <w:pPr>
        <w:spacing w:line="240" w:lineRule="auto"/>
        <w:ind w:left="9.000000000000057" w:firstLine="0"/>
        <w:jc w:val="both"/>
        <w:rPr>
          <w:sz w:val="26"/>
          <w:szCs w:val="26"/>
        </w:rPr>
      </w:pPr>
      <w:r w:rsidDel="00000000" w:rsidR="00000000" w:rsidRPr="00000000">
        <w:rPr>
          <w:sz w:val="26"/>
          <w:szCs w:val="26"/>
          <w:rtl w:val="0"/>
        </w:rPr>
        <w:t xml:space="preserve">Void Storms: Violent phenomena within Void Zones disrupted travel and communications, often destroying entire fleets. </w:t>
      </w:r>
    </w:p>
    <w:p w:rsidR="00000000" w:rsidDel="00000000" w:rsidP="00000000" w:rsidRDefault="00000000" w:rsidRPr="00000000" w14:paraId="00000181">
      <w:pPr>
        <w:spacing w:line="240" w:lineRule="auto"/>
        <w:ind w:left="9.000000000000057" w:firstLine="0"/>
        <w:jc w:val="both"/>
        <w:rPr>
          <w:sz w:val="26"/>
          <w:szCs w:val="26"/>
        </w:rPr>
      </w:pPr>
      <w:r w:rsidDel="00000000" w:rsidR="00000000" w:rsidRPr="00000000">
        <w:rPr>
          <w:sz w:val="26"/>
          <w:szCs w:val="26"/>
          <w:rtl w:val="0"/>
        </w:rPr>
        <w:t xml:space="preserve">Psionic Feedback: Navigators in these areas reported maddening hallucinations and psychosis, further deterring exploration. </w:t>
      </w:r>
    </w:p>
    <w:p w:rsidR="00000000" w:rsidDel="00000000" w:rsidP="00000000" w:rsidRDefault="00000000" w:rsidRPr="00000000" w14:paraId="00000182">
      <w:pPr>
        <w:spacing w:line="240" w:lineRule="auto"/>
        <w:ind w:left="9.000000000000057" w:firstLine="0"/>
        <w:jc w:val="both"/>
        <w:rPr>
          <w:sz w:val="26"/>
          <w:szCs w:val="26"/>
        </w:rPr>
      </w:pPr>
      <w:r w:rsidDel="00000000" w:rsidR="00000000" w:rsidRPr="00000000">
        <w:rPr>
          <w:sz w:val="26"/>
          <w:szCs w:val="26"/>
          <w:rtl w:val="0"/>
        </w:rPr>
        <w:t xml:space="preserve">The Void became synonymous with chaos and danger, forcing humanity to focus on survival rather than expansion. </w:t>
      </w:r>
    </w:p>
    <w:p w:rsidR="00000000" w:rsidDel="00000000" w:rsidP="00000000" w:rsidRDefault="00000000" w:rsidRPr="00000000" w14:paraId="00000183">
      <w:pPr>
        <w:spacing w:line="240" w:lineRule="auto"/>
        <w:ind w:left="9.000000000000057" w:firstLine="0"/>
        <w:jc w:val="both"/>
        <w:rPr>
          <w:sz w:val="26"/>
          <w:szCs w:val="26"/>
        </w:rPr>
      </w:pPr>
      <w:r w:rsidDel="00000000" w:rsidR="00000000" w:rsidRPr="00000000">
        <w:rPr>
          <w:sz w:val="26"/>
          <w:szCs w:val="26"/>
          <w:rtl w:val="0"/>
        </w:rPr>
        <w:t xml:space="preserve">The Rise of the Proletariat Guild </w:t>
      </w:r>
    </w:p>
    <w:p w:rsidR="00000000" w:rsidDel="00000000" w:rsidP="00000000" w:rsidRDefault="00000000" w:rsidRPr="00000000" w14:paraId="00000184">
      <w:pPr>
        <w:spacing w:line="240" w:lineRule="auto"/>
        <w:ind w:left="9.000000000000057" w:firstLine="0"/>
        <w:jc w:val="both"/>
        <w:rPr>
          <w:sz w:val="26"/>
          <w:szCs w:val="26"/>
        </w:rPr>
      </w:pPr>
      <w:r w:rsidDel="00000000" w:rsidR="00000000" w:rsidRPr="00000000">
        <w:rPr>
          <w:sz w:val="26"/>
          <w:szCs w:val="26"/>
          <w:rtl w:val="0"/>
        </w:rPr>
        <w:t xml:space="preserve">The Proletariat Guild, originally a marginalized labor collective, emerged as a formidable power during the Fractured Era. As the </w:t>
      </w:r>
    </w:p>
    <w:p w:rsidR="00000000" w:rsidDel="00000000" w:rsidP="00000000" w:rsidRDefault="00000000" w:rsidRPr="00000000" w14:paraId="00000185">
      <w:pPr>
        <w:spacing w:line="240" w:lineRule="auto"/>
        <w:ind w:left="9.000000000000057" w:firstLine="0"/>
        <w:jc w:val="both"/>
        <w:rPr>
          <w:sz w:val="26"/>
          <w:szCs w:val="26"/>
        </w:rPr>
      </w:pPr>
      <w:r w:rsidDel="00000000" w:rsidR="00000000" w:rsidRPr="00000000">
        <w:rPr>
          <w:sz w:val="26"/>
          <w:szCs w:val="26"/>
          <w:rtl w:val="0"/>
        </w:rPr>
        <w:t xml:space="preserve">Great Houses relied increasingly on their industrial output, the </w:t>
      </w:r>
    </w:p>
    <w:p w:rsidR="00000000" w:rsidDel="00000000" w:rsidP="00000000" w:rsidRDefault="00000000" w:rsidRPr="00000000" w14:paraId="00000186">
      <w:pPr>
        <w:spacing w:line="240" w:lineRule="auto"/>
        <w:ind w:left="9.000000000000057" w:firstLine="0"/>
        <w:jc w:val="both"/>
        <w:rPr>
          <w:sz w:val="26"/>
          <w:szCs w:val="26"/>
        </w:rPr>
      </w:pPr>
      <w:r w:rsidDel="00000000" w:rsidR="00000000" w:rsidRPr="00000000">
        <w:rPr>
          <w:sz w:val="26"/>
          <w:szCs w:val="26"/>
          <w:rtl w:val="0"/>
        </w:rPr>
        <w:t xml:space="preserve">Guild leveraged its control over critical resources to gain influence. </w:t>
      </w:r>
    </w:p>
    <w:p w:rsidR="00000000" w:rsidDel="00000000" w:rsidP="00000000" w:rsidRDefault="00000000" w:rsidRPr="00000000" w14:paraId="00000187">
      <w:pPr>
        <w:spacing w:line="240" w:lineRule="auto"/>
        <w:ind w:left="9.000000000000057" w:firstLine="0"/>
        <w:jc w:val="both"/>
        <w:rPr>
          <w:sz w:val="26"/>
          <w:szCs w:val="26"/>
        </w:rPr>
      </w:pPr>
      <w:r w:rsidDel="00000000" w:rsidR="00000000" w:rsidRPr="00000000">
        <w:rPr>
          <w:sz w:val="26"/>
          <w:szCs w:val="26"/>
          <w:rtl w:val="0"/>
        </w:rPr>
        <w:t xml:space="preserve">Key Developments: </w:t>
      </w:r>
    </w:p>
    <w:p w:rsidR="00000000" w:rsidDel="00000000" w:rsidP="00000000" w:rsidRDefault="00000000" w:rsidRPr="00000000" w14:paraId="00000188">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Solid-State Infusion Drive (SSID): </w:t>
      </w:r>
    </w:p>
    <w:p w:rsidR="00000000" w:rsidDel="00000000" w:rsidP="00000000" w:rsidRDefault="00000000" w:rsidRPr="00000000" w14:paraId="00000189">
      <w:pPr>
        <w:spacing w:line="240" w:lineRule="auto"/>
        <w:ind w:left="9.000000000000057" w:firstLine="0"/>
        <w:jc w:val="both"/>
        <w:rPr>
          <w:sz w:val="26"/>
          <w:szCs w:val="26"/>
        </w:rPr>
      </w:pPr>
      <w:r w:rsidDel="00000000" w:rsidR="00000000" w:rsidRPr="00000000">
        <w:rPr>
          <w:sz w:val="26"/>
          <w:szCs w:val="26"/>
          <w:rtl w:val="0"/>
        </w:rPr>
        <w:t xml:space="preserve">Guild engineers secretly developed the SSID, a revolutionary technology that allowed Voidships to bypass the unstable Beacon Network. </w:t>
      </w:r>
    </w:p>
    <w:p w:rsidR="00000000" w:rsidDel="00000000" w:rsidP="00000000" w:rsidRDefault="00000000" w:rsidRPr="00000000" w14:paraId="0000018A">
      <w:pPr>
        <w:spacing w:line="240" w:lineRule="auto"/>
        <w:ind w:left="9.000000000000057" w:firstLine="0"/>
        <w:jc w:val="both"/>
        <w:rPr>
          <w:sz w:val="26"/>
          <w:szCs w:val="26"/>
        </w:rPr>
      </w:pPr>
      <w:r w:rsidDel="00000000" w:rsidR="00000000" w:rsidRPr="00000000">
        <w:rPr>
          <w:sz w:val="26"/>
          <w:szCs w:val="26"/>
          <w:rtl w:val="0"/>
        </w:rPr>
        <w:t xml:space="preserve">The SSID relied on palladium-infused psionic </w:t>
      </w:r>
    </w:p>
    <w:p w:rsidR="00000000" w:rsidDel="00000000" w:rsidP="00000000" w:rsidRDefault="00000000" w:rsidRPr="00000000" w14:paraId="0000018B">
      <w:pPr>
        <w:spacing w:line="240" w:lineRule="auto"/>
        <w:ind w:left="9.000000000000057" w:firstLine="0"/>
        <w:jc w:val="both"/>
        <w:rPr>
          <w:sz w:val="26"/>
          <w:szCs w:val="26"/>
        </w:rPr>
      </w:pPr>
      <w:r w:rsidDel="00000000" w:rsidR="00000000" w:rsidRPr="00000000">
        <w:rPr>
          <w:sz w:val="26"/>
          <w:szCs w:val="26"/>
          <w:rtl w:val="0"/>
        </w:rPr>
        <w:t xml:space="preserve">amplifiers but operated independently of the Tapestry, offering an alternative to Beacon travel. </w:t>
      </w:r>
    </w:p>
    <w:p w:rsidR="00000000" w:rsidDel="00000000" w:rsidP="00000000" w:rsidRDefault="00000000" w:rsidRPr="00000000" w14:paraId="0000018C">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Economic Leverage: </w:t>
      </w:r>
    </w:p>
    <w:p w:rsidR="00000000" w:rsidDel="00000000" w:rsidP="00000000" w:rsidRDefault="00000000" w:rsidRPr="00000000" w14:paraId="0000018D">
      <w:pPr>
        <w:spacing w:line="240" w:lineRule="auto"/>
        <w:ind w:left="9.000000000000057" w:firstLine="0"/>
        <w:jc w:val="both"/>
        <w:rPr>
          <w:sz w:val="26"/>
          <w:szCs w:val="26"/>
        </w:rPr>
      </w:pPr>
      <w:r w:rsidDel="00000000" w:rsidR="00000000" w:rsidRPr="00000000">
        <w:rPr>
          <w:sz w:val="26"/>
          <w:szCs w:val="26"/>
          <w:rtl w:val="0"/>
        </w:rPr>
        <w:t xml:space="preserve">The Guild dominated shipbuilding and </w:t>
      </w:r>
    </w:p>
    <w:p w:rsidR="00000000" w:rsidDel="00000000" w:rsidP="00000000" w:rsidRDefault="00000000" w:rsidRPr="00000000" w14:paraId="0000018E">
      <w:pPr>
        <w:spacing w:line="240" w:lineRule="auto"/>
        <w:ind w:left="9.000000000000057" w:firstLine="0"/>
        <w:jc w:val="both"/>
        <w:rPr>
          <w:sz w:val="26"/>
          <w:szCs w:val="26"/>
        </w:rPr>
      </w:pPr>
      <w:r w:rsidDel="00000000" w:rsidR="00000000" w:rsidRPr="00000000">
        <w:rPr>
          <w:sz w:val="26"/>
          <w:szCs w:val="26"/>
          <w:rtl w:val="0"/>
        </w:rPr>
        <w:t xml:space="preserve">palladium mining, controlling the supply chains that kept the Great Houses operational. </w:t>
      </w:r>
    </w:p>
    <w:p w:rsidR="00000000" w:rsidDel="00000000" w:rsidP="00000000" w:rsidRDefault="00000000" w:rsidRPr="00000000" w14:paraId="0000018F">
      <w:pPr>
        <w:spacing w:line="240" w:lineRule="auto"/>
        <w:ind w:left="9.000000000000057" w:firstLine="0"/>
        <w:jc w:val="both"/>
        <w:rPr>
          <w:sz w:val="26"/>
          <w:szCs w:val="26"/>
        </w:rPr>
      </w:pPr>
      <w:r w:rsidDel="00000000" w:rsidR="00000000" w:rsidRPr="00000000">
        <w:rPr>
          <w:sz w:val="26"/>
          <w:szCs w:val="26"/>
          <w:rtl w:val="0"/>
        </w:rPr>
        <w:t xml:space="preserve">Guild-controlled trade routes, such as the </w:t>
      </w:r>
    </w:p>
    <w:p w:rsidR="00000000" w:rsidDel="00000000" w:rsidP="00000000" w:rsidRDefault="00000000" w:rsidRPr="00000000" w14:paraId="00000190">
      <w:pPr>
        <w:spacing w:line="240" w:lineRule="auto"/>
        <w:ind w:left="9.000000000000057" w:firstLine="0"/>
        <w:jc w:val="both"/>
        <w:rPr>
          <w:sz w:val="26"/>
          <w:szCs w:val="26"/>
        </w:rPr>
      </w:pPr>
      <w:r w:rsidDel="00000000" w:rsidR="00000000" w:rsidRPr="00000000">
        <w:rPr>
          <w:sz w:val="26"/>
          <w:szCs w:val="26"/>
          <w:rtl w:val="0"/>
        </w:rPr>
        <w:t xml:space="preserve">Aetherium Corridor, operated independently of the Beacon Network, creating economic friction with the Houses. </w:t>
      </w:r>
    </w:p>
    <w:p w:rsidR="00000000" w:rsidDel="00000000" w:rsidP="00000000" w:rsidRDefault="00000000" w:rsidRPr="00000000" w14:paraId="00000191">
      <w:pPr>
        <w:spacing w:line="240" w:lineRule="auto"/>
        <w:ind w:left="9.000000000000057" w:firstLine="0"/>
        <w:jc w:val="both"/>
        <w:rPr>
          <w:sz w:val="26"/>
          <w:szCs w:val="26"/>
        </w:rPr>
      </w:pPr>
      <w:r w:rsidDel="00000000" w:rsidR="00000000" w:rsidRPr="00000000">
        <w:rPr>
          <w:sz w:val="26"/>
          <w:szCs w:val="26"/>
          <w:rtl w:val="0"/>
        </w:rPr>
        <w:t xml:space="preserve">The Council of Labor: </w:t>
      </w:r>
    </w:p>
    <w:p w:rsidR="00000000" w:rsidDel="00000000" w:rsidP="00000000" w:rsidRDefault="00000000" w:rsidRPr="00000000" w14:paraId="00000192">
      <w:pPr>
        <w:spacing w:line="240" w:lineRule="auto"/>
        <w:ind w:left="9.000000000000057" w:firstLine="0"/>
        <w:jc w:val="both"/>
        <w:rPr>
          <w:sz w:val="26"/>
          <w:szCs w:val="26"/>
        </w:rPr>
      </w:pPr>
      <w:r w:rsidDel="00000000" w:rsidR="00000000" w:rsidRPr="00000000">
        <w:rPr>
          <w:sz w:val="26"/>
          <w:szCs w:val="26"/>
          <w:rtl w:val="0"/>
        </w:rPr>
        <w:t xml:space="preserve">The Guild’s leadership consolidated into a </w:t>
      </w:r>
    </w:p>
    <w:p w:rsidR="00000000" w:rsidDel="00000000" w:rsidP="00000000" w:rsidRDefault="00000000" w:rsidRPr="00000000" w14:paraId="00000193">
      <w:pPr>
        <w:spacing w:line="240" w:lineRule="auto"/>
        <w:ind w:left="9.000000000000057" w:firstLine="0"/>
        <w:jc w:val="both"/>
        <w:rPr>
          <w:sz w:val="26"/>
          <w:szCs w:val="26"/>
        </w:rPr>
      </w:pPr>
      <w:r w:rsidDel="00000000" w:rsidR="00000000" w:rsidRPr="00000000">
        <w:rPr>
          <w:sz w:val="26"/>
          <w:szCs w:val="26"/>
          <w:rtl w:val="0"/>
        </w:rPr>
        <w:t xml:space="preserve">governing body that began to openly challenge House authority. Clandestine Research and Technological Advancements </w:t>
      </w:r>
    </w:p>
    <w:p w:rsidR="00000000" w:rsidDel="00000000" w:rsidP="00000000" w:rsidRDefault="00000000" w:rsidRPr="00000000" w14:paraId="00000194">
      <w:pPr>
        <w:spacing w:line="240" w:lineRule="auto"/>
        <w:ind w:left="9.000000000000057" w:firstLine="0"/>
        <w:jc w:val="both"/>
        <w:rPr>
          <w:sz w:val="26"/>
          <w:szCs w:val="26"/>
        </w:rPr>
      </w:pPr>
      <w:r w:rsidDel="00000000" w:rsidR="00000000" w:rsidRPr="00000000">
        <w:rPr>
          <w:sz w:val="26"/>
          <w:szCs w:val="26"/>
          <w:rtl w:val="0"/>
        </w:rPr>
        <w:t xml:space="preserve">During this chaotic period, clandestine research into psionic and solid-state technologies flourished. The loss of centralized regulation allowed for unprecedented innovation, though it often came at great cost. </w:t>
      </w:r>
    </w:p>
    <w:p w:rsidR="00000000" w:rsidDel="00000000" w:rsidP="00000000" w:rsidRDefault="00000000" w:rsidRPr="00000000" w14:paraId="00000195">
      <w:pPr>
        <w:spacing w:line="240" w:lineRule="auto"/>
        <w:ind w:left="9.000000000000057" w:firstLine="0"/>
        <w:jc w:val="both"/>
        <w:rPr>
          <w:sz w:val="26"/>
          <w:szCs w:val="26"/>
        </w:rPr>
      </w:pPr>
      <w:r w:rsidDel="00000000" w:rsidR="00000000" w:rsidRPr="00000000">
        <w:rPr>
          <w:sz w:val="26"/>
          <w:szCs w:val="26"/>
          <w:rtl w:val="0"/>
        </w:rPr>
        <w:t xml:space="preserve">Key Innovations: </w:t>
      </w:r>
    </w:p>
    <w:p w:rsidR="00000000" w:rsidDel="00000000" w:rsidP="00000000" w:rsidRDefault="00000000" w:rsidRPr="00000000" w14:paraId="00000196">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Psionic Technology: </w:t>
      </w:r>
    </w:p>
    <w:p w:rsidR="00000000" w:rsidDel="00000000" w:rsidP="00000000" w:rsidRDefault="00000000" w:rsidRPr="00000000" w14:paraId="00000197">
      <w:pPr>
        <w:spacing w:line="240" w:lineRule="auto"/>
        <w:ind w:left="9.000000000000057" w:firstLine="0"/>
        <w:jc w:val="both"/>
        <w:rPr>
          <w:sz w:val="26"/>
          <w:szCs w:val="26"/>
        </w:rPr>
      </w:pPr>
      <w:r w:rsidDel="00000000" w:rsidR="00000000" w:rsidRPr="00000000">
        <w:rPr>
          <w:sz w:val="26"/>
          <w:szCs w:val="26"/>
          <w:rtl w:val="0"/>
        </w:rPr>
        <w:t xml:space="preserve">The Psionic Mediators perfected Resonance </w:t>
      </w:r>
    </w:p>
    <w:p w:rsidR="00000000" w:rsidDel="00000000" w:rsidP="00000000" w:rsidRDefault="00000000" w:rsidRPr="00000000" w14:paraId="00000198">
      <w:pPr>
        <w:spacing w:line="240" w:lineRule="auto"/>
        <w:ind w:left="9.000000000000057" w:firstLine="0"/>
        <w:jc w:val="both"/>
        <w:rPr>
          <w:sz w:val="26"/>
          <w:szCs w:val="26"/>
        </w:rPr>
      </w:pPr>
      <w:r w:rsidDel="00000000" w:rsidR="00000000" w:rsidRPr="00000000">
        <w:rPr>
          <w:sz w:val="26"/>
          <w:szCs w:val="26"/>
          <w:rtl w:val="0"/>
        </w:rPr>
        <w:t xml:space="preserve">Stabilizers, devices that allowed Voidships to navigate unstable regions. </w:t>
      </w:r>
    </w:p>
    <w:p w:rsidR="00000000" w:rsidDel="00000000" w:rsidP="00000000" w:rsidRDefault="00000000" w:rsidRPr="00000000" w14:paraId="00000199">
      <w:pPr>
        <w:spacing w:line="240" w:lineRule="auto"/>
        <w:ind w:left="9.000000000000057" w:firstLine="0"/>
        <w:jc w:val="both"/>
        <w:rPr>
          <w:sz w:val="26"/>
          <w:szCs w:val="26"/>
        </w:rPr>
      </w:pPr>
      <w:r w:rsidDel="00000000" w:rsidR="00000000" w:rsidRPr="00000000">
        <w:rPr>
          <w:sz w:val="26"/>
          <w:szCs w:val="26"/>
          <w:rtl w:val="0"/>
        </w:rPr>
        <w:t xml:space="preserve">However, these technologies were prone to failure in the presence of Void Storms. </w:t>
      </w:r>
    </w:p>
    <w:p w:rsidR="00000000" w:rsidDel="00000000" w:rsidP="00000000" w:rsidRDefault="00000000" w:rsidRPr="00000000" w14:paraId="0000019A">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Solid-State Fusion Drive: </w:t>
      </w:r>
    </w:p>
    <w:p w:rsidR="00000000" w:rsidDel="00000000" w:rsidP="00000000" w:rsidRDefault="00000000" w:rsidRPr="00000000" w14:paraId="0000019B">
      <w:pPr>
        <w:spacing w:line="240" w:lineRule="auto"/>
        <w:ind w:left="9.000000000000057" w:firstLine="0"/>
        <w:jc w:val="both"/>
        <w:rPr>
          <w:sz w:val="26"/>
          <w:szCs w:val="26"/>
        </w:rPr>
      </w:pPr>
      <w:r w:rsidDel="00000000" w:rsidR="00000000" w:rsidRPr="00000000">
        <w:rPr>
          <w:sz w:val="26"/>
          <w:szCs w:val="26"/>
          <w:rtl w:val="0"/>
        </w:rPr>
        <w:t xml:space="preserve">Designed for large-scale freight transport, the </w:t>
      </w:r>
    </w:p>
    <w:p w:rsidR="00000000" w:rsidDel="00000000" w:rsidP="00000000" w:rsidRDefault="00000000" w:rsidRPr="00000000" w14:paraId="0000019C">
      <w:pPr>
        <w:spacing w:line="240" w:lineRule="auto"/>
        <w:ind w:left="9.000000000000057" w:firstLine="0"/>
        <w:jc w:val="both"/>
        <w:rPr>
          <w:sz w:val="26"/>
          <w:szCs w:val="26"/>
        </w:rPr>
      </w:pPr>
      <w:r w:rsidDel="00000000" w:rsidR="00000000" w:rsidRPr="00000000">
        <w:rPr>
          <w:sz w:val="26"/>
          <w:szCs w:val="26"/>
          <w:rtl w:val="0"/>
        </w:rPr>
        <w:t xml:space="preserve">SSD relied on a formation of eight smaller Voidships generating a shared warp bubble around a massive central vessel. </w:t>
      </w:r>
    </w:p>
    <w:p w:rsidR="00000000" w:rsidDel="00000000" w:rsidP="00000000" w:rsidRDefault="00000000" w:rsidRPr="00000000" w14:paraId="0000019D">
      <w:pPr>
        <w:spacing w:line="240" w:lineRule="auto"/>
        <w:ind w:left="9.000000000000057" w:firstLine="0"/>
        <w:jc w:val="both"/>
        <w:rPr>
          <w:sz w:val="26"/>
          <w:szCs w:val="26"/>
        </w:rPr>
      </w:pPr>
      <w:r w:rsidDel="00000000" w:rsidR="00000000" w:rsidRPr="00000000">
        <w:rPr>
          <w:sz w:val="26"/>
          <w:szCs w:val="26"/>
          <w:rtl w:val="0"/>
        </w:rPr>
        <w:t xml:space="preserve">This system bypassed psionic navigation entirely, creating new trade opportunities at the cost of increasing tensions with the Beacon Guilds. </w:t>
      </w:r>
    </w:p>
    <w:p w:rsidR="00000000" w:rsidDel="00000000" w:rsidP="00000000" w:rsidRDefault="00000000" w:rsidRPr="00000000" w14:paraId="0000019E">
      <w:pPr>
        <w:spacing w:line="240" w:lineRule="auto"/>
        <w:ind w:left="9.000000000000057" w:firstLine="0"/>
        <w:jc w:val="both"/>
        <w:rPr>
          <w:sz w:val="26"/>
          <w:szCs w:val="26"/>
        </w:rPr>
      </w:pPr>
      <w:r w:rsidDel="00000000" w:rsidR="00000000" w:rsidRPr="00000000">
        <w:rPr>
          <w:sz w:val="26"/>
          <w:szCs w:val="26"/>
          <w:rtl w:val="0"/>
        </w:rPr>
        <w:t xml:space="preserve">Void Storm Containment: </w:t>
      </w:r>
    </w:p>
    <w:p w:rsidR="00000000" w:rsidDel="00000000" w:rsidP="00000000" w:rsidRDefault="00000000" w:rsidRPr="00000000" w14:paraId="0000019F">
      <w:pPr>
        <w:spacing w:line="240" w:lineRule="auto"/>
        <w:ind w:left="9.000000000000057" w:firstLine="0"/>
        <w:jc w:val="both"/>
        <w:rPr>
          <w:sz w:val="26"/>
          <w:szCs w:val="26"/>
        </w:rPr>
      </w:pPr>
      <w:r w:rsidDel="00000000" w:rsidR="00000000" w:rsidRPr="00000000">
        <w:rPr>
          <w:sz w:val="26"/>
          <w:szCs w:val="26"/>
          <w:rtl w:val="0"/>
        </w:rPr>
        <w:t xml:space="preserve">The Voidfarers Guild developed Voidstorm </w:t>
      </w:r>
    </w:p>
    <w:p w:rsidR="00000000" w:rsidDel="00000000" w:rsidP="00000000" w:rsidRDefault="00000000" w:rsidRPr="00000000" w14:paraId="000001A0">
      <w:pPr>
        <w:spacing w:line="240" w:lineRule="auto"/>
        <w:ind w:left="9.000000000000057" w:firstLine="0"/>
        <w:jc w:val="both"/>
        <w:rPr>
          <w:sz w:val="26"/>
          <w:szCs w:val="26"/>
        </w:rPr>
      </w:pPr>
      <w:r w:rsidDel="00000000" w:rsidR="00000000" w:rsidRPr="00000000">
        <w:rPr>
          <w:sz w:val="26"/>
          <w:szCs w:val="26"/>
          <w:rtl w:val="0"/>
        </w:rPr>
        <w:t xml:space="preserve">Contingency Systems to protect ships caught in unstable regions, though their success rate remained inconsistent. </w:t>
      </w:r>
    </w:p>
    <w:p w:rsidR="00000000" w:rsidDel="00000000" w:rsidP="00000000" w:rsidRDefault="00000000" w:rsidRPr="00000000" w14:paraId="000001A1">
      <w:pPr>
        <w:spacing w:line="240" w:lineRule="auto"/>
        <w:ind w:left="9.000000000000057" w:firstLine="0"/>
        <w:jc w:val="both"/>
        <w:rPr>
          <w:sz w:val="26"/>
          <w:szCs w:val="26"/>
        </w:rPr>
      </w:pPr>
      <w:r w:rsidDel="00000000" w:rsidR="00000000" w:rsidRPr="00000000">
        <w:rPr>
          <w:sz w:val="26"/>
          <w:szCs w:val="26"/>
          <w:rtl w:val="0"/>
        </w:rPr>
        <w:t xml:space="preserve">The Fractured Systems </w:t>
      </w:r>
    </w:p>
    <w:p w:rsidR="00000000" w:rsidDel="00000000" w:rsidP="00000000" w:rsidRDefault="00000000" w:rsidRPr="00000000" w14:paraId="000001A2">
      <w:pPr>
        <w:spacing w:line="240" w:lineRule="auto"/>
        <w:ind w:left="9.000000000000057" w:firstLine="0"/>
        <w:jc w:val="both"/>
        <w:rPr>
          <w:sz w:val="26"/>
          <w:szCs w:val="26"/>
        </w:rPr>
      </w:pPr>
      <w:r w:rsidDel="00000000" w:rsidR="00000000" w:rsidRPr="00000000">
        <w:rPr>
          <w:sz w:val="26"/>
          <w:szCs w:val="26"/>
          <w:rtl w:val="0"/>
        </w:rPr>
        <w:t xml:space="preserve">As the empire fragmented, unaligned systems began forming coalitions to resist both the Houses and the Guilds. The most </w:t>
      </w:r>
    </w:p>
    <w:p w:rsidR="00000000" w:rsidDel="00000000" w:rsidP="00000000" w:rsidRDefault="00000000" w:rsidRPr="00000000" w14:paraId="000001A3">
      <w:pPr>
        <w:spacing w:line="240" w:lineRule="auto"/>
        <w:ind w:left="9.000000000000057" w:firstLine="0"/>
        <w:jc w:val="both"/>
        <w:rPr>
          <w:sz w:val="26"/>
          <w:szCs w:val="26"/>
        </w:rPr>
      </w:pPr>
      <w:r w:rsidDel="00000000" w:rsidR="00000000" w:rsidRPr="00000000">
        <w:rPr>
          <w:sz w:val="26"/>
          <w:szCs w:val="26"/>
          <w:rtl w:val="0"/>
        </w:rPr>
        <w:t xml:space="preserve">notable of these was the Shattered Veil Council, a confederation of rogue worlds that rejected Imperial authority. </w:t>
      </w:r>
    </w:p>
    <w:p w:rsidR="00000000" w:rsidDel="00000000" w:rsidP="00000000" w:rsidRDefault="00000000" w:rsidRPr="00000000" w14:paraId="000001A4">
      <w:pPr>
        <w:spacing w:line="240" w:lineRule="auto"/>
        <w:ind w:left="9.000000000000057" w:firstLine="0"/>
        <w:jc w:val="both"/>
        <w:rPr>
          <w:sz w:val="26"/>
          <w:szCs w:val="26"/>
        </w:rPr>
      </w:pPr>
      <w:r w:rsidDel="00000000" w:rsidR="00000000" w:rsidRPr="00000000">
        <w:rPr>
          <w:sz w:val="26"/>
          <w:szCs w:val="26"/>
          <w:rtl w:val="0"/>
        </w:rPr>
        <w:t xml:space="preserve">The Shattered Veil Council: </w:t>
      </w:r>
    </w:p>
    <w:p w:rsidR="00000000" w:rsidDel="00000000" w:rsidP="00000000" w:rsidRDefault="00000000" w:rsidRPr="00000000" w14:paraId="000001A5">
      <w:pPr>
        <w:spacing w:line="240" w:lineRule="auto"/>
        <w:ind w:left="9.000000000000057" w:firstLine="0"/>
        <w:jc w:val="both"/>
        <w:rPr>
          <w:sz w:val="26"/>
          <w:szCs w:val="26"/>
        </w:rPr>
      </w:pPr>
      <w:r w:rsidDel="00000000" w:rsidR="00000000" w:rsidRPr="00000000">
        <w:rPr>
          <w:sz w:val="26"/>
          <w:szCs w:val="26"/>
          <w:rtl w:val="0"/>
        </w:rPr>
        <w:t xml:space="preserve">Goals: To establish autonomy and counter the expansion of both Houses and Guilds. </w:t>
      </w:r>
    </w:p>
    <w:p w:rsidR="00000000" w:rsidDel="00000000" w:rsidP="00000000" w:rsidRDefault="00000000" w:rsidRPr="00000000" w14:paraId="000001A6">
      <w:pPr>
        <w:spacing w:line="240" w:lineRule="auto"/>
        <w:ind w:left="9.000000000000057" w:firstLine="0"/>
        <w:jc w:val="both"/>
        <w:rPr>
          <w:sz w:val="26"/>
          <w:szCs w:val="26"/>
        </w:rPr>
      </w:pPr>
      <w:r w:rsidDel="00000000" w:rsidR="00000000" w:rsidRPr="00000000">
        <w:rPr>
          <w:sz w:val="26"/>
          <w:szCs w:val="26"/>
          <w:rtl w:val="0"/>
        </w:rPr>
        <w:t xml:space="preserve">Support: Backed covertly by the Proletariat </w:t>
      </w:r>
    </w:p>
    <w:p w:rsidR="00000000" w:rsidDel="00000000" w:rsidP="00000000" w:rsidRDefault="00000000" w:rsidRPr="00000000" w14:paraId="000001A7">
      <w:pPr>
        <w:spacing w:line="240" w:lineRule="auto"/>
        <w:ind w:left="9.000000000000057" w:firstLine="0"/>
        <w:jc w:val="both"/>
        <w:rPr>
          <w:sz w:val="26"/>
          <w:szCs w:val="26"/>
        </w:rPr>
      </w:pPr>
      <w:r w:rsidDel="00000000" w:rsidR="00000000" w:rsidRPr="00000000">
        <w:rPr>
          <w:sz w:val="26"/>
          <w:szCs w:val="26"/>
          <w:rtl w:val="0"/>
        </w:rPr>
        <w:t xml:space="preserve">Guild, the Council utilized SSID technology to maintain independence. </w:t>
      </w:r>
    </w:p>
    <w:p w:rsidR="00000000" w:rsidDel="00000000" w:rsidP="00000000" w:rsidRDefault="00000000" w:rsidRPr="00000000" w14:paraId="000001A8">
      <w:pPr>
        <w:spacing w:line="240" w:lineRule="auto"/>
        <w:ind w:left="9.000000000000057" w:firstLine="0"/>
        <w:jc w:val="both"/>
        <w:rPr>
          <w:sz w:val="26"/>
          <w:szCs w:val="26"/>
        </w:rPr>
      </w:pPr>
      <w:r w:rsidDel="00000000" w:rsidR="00000000" w:rsidRPr="00000000">
        <w:rPr>
          <w:sz w:val="26"/>
          <w:szCs w:val="26"/>
          <w:rtl w:val="0"/>
        </w:rPr>
        <w:t xml:space="preserve">Territorial Control: Centered in the </w:t>
      </w:r>
    </w:p>
    <w:p w:rsidR="00000000" w:rsidDel="00000000" w:rsidP="00000000" w:rsidRDefault="00000000" w:rsidRPr="00000000" w14:paraId="000001A9">
      <w:pPr>
        <w:spacing w:line="240" w:lineRule="auto"/>
        <w:ind w:left="9.000000000000057" w:firstLine="0"/>
        <w:jc w:val="both"/>
        <w:rPr>
          <w:sz w:val="26"/>
          <w:szCs w:val="26"/>
        </w:rPr>
      </w:pPr>
      <w:r w:rsidDel="00000000" w:rsidR="00000000" w:rsidRPr="00000000">
        <w:rPr>
          <w:sz w:val="26"/>
          <w:szCs w:val="26"/>
          <w:rtl w:val="0"/>
        </w:rPr>
        <w:t xml:space="preserve">Void-Shattered Nebula, a region of dense anomalies that served as a natural barrier. </w:t>
      </w:r>
    </w:p>
    <w:p w:rsidR="00000000" w:rsidDel="00000000" w:rsidP="00000000" w:rsidRDefault="00000000" w:rsidRPr="00000000" w14:paraId="000001AA">
      <w:pPr>
        <w:spacing w:line="240" w:lineRule="auto"/>
        <w:ind w:left="9.000000000000057" w:firstLine="0"/>
        <w:jc w:val="both"/>
        <w:rPr>
          <w:sz w:val="26"/>
          <w:szCs w:val="26"/>
        </w:rPr>
      </w:pPr>
      <w:r w:rsidDel="00000000" w:rsidR="00000000" w:rsidRPr="00000000">
        <w:rPr>
          <w:sz w:val="26"/>
          <w:szCs w:val="26"/>
          <w:rtl w:val="0"/>
        </w:rPr>
        <w:t xml:space="preserve">The Legacy of the Fractured Era </w:t>
      </w:r>
    </w:p>
    <w:p w:rsidR="00000000" w:rsidDel="00000000" w:rsidP="00000000" w:rsidRDefault="00000000" w:rsidRPr="00000000" w14:paraId="000001AB">
      <w:pPr>
        <w:spacing w:line="240" w:lineRule="auto"/>
        <w:ind w:left="9.000000000000057" w:firstLine="0"/>
        <w:jc w:val="both"/>
        <w:rPr>
          <w:sz w:val="26"/>
          <w:szCs w:val="26"/>
        </w:rPr>
      </w:pPr>
      <w:r w:rsidDel="00000000" w:rsidR="00000000" w:rsidRPr="00000000">
        <w:rPr>
          <w:sz w:val="26"/>
          <w:szCs w:val="26"/>
          <w:rtl w:val="0"/>
        </w:rPr>
        <w:t xml:space="preserve">The century-long gap between the First and Second Ages of </w:t>
      </w:r>
    </w:p>
    <w:p w:rsidR="00000000" w:rsidDel="00000000" w:rsidP="00000000" w:rsidRDefault="00000000" w:rsidRPr="00000000" w14:paraId="000001AC">
      <w:pPr>
        <w:spacing w:line="240" w:lineRule="auto"/>
        <w:ind w:left="9.000000000000057" w:firstLine="0"/>
        <w:jc w:val="both"/>
        <w:rPr>
          <w:sz w:val="26"/>
          <w:szCs w:val="26"/>
        </w:rPr>
      </w:pPr>
      <w:r w:rsidDel="00000000" w:rsidR="00000000" w:rsidRPr="00000000">
        <w:rPr>
          <w:sz w:val="26"/>
          <w:szCs w:val="26"/>
          <w:rtl w:val="0"/>
        </w:rPr>
        <w:t xml:space="preserve">Expansion is remembered as a time of chaos and survival. The loss of the Emperor’s unifying presence left humanity adrift, forcing the Great Houses and Guilds to adapt to a fractured galaxy. </w:t>
      </w:r>
    </w:p>
    <w:p w:rsidR="00000000" w:rsidDel="00000000" w:rsidP="00000000" w:rsidRDefault="00000000" w:rsidRPr="00000000" w14:paraId="000001AD">
      <w:pPr>
        <w:spacing w:line="240" w:lineRule="auto"/>
        <w:ind w:left="9.000000000000057" w:firstLine="0"/>
        <w:jc w:val="both"/>
        <w:rPr>
          <w:sz w:val="26"/>
          <w:szCs w:val="26"/>
        </w:rPr>
      </w:pPr>
      <w:r w:rsidDel="00000000" w:rsidR="00000000" w:rsidRPr="00000000">
        <w:rPr>
          <w:sz w:val="26"/>
          <w:szCs w:val="26"/>
          <w:rtl w:val="0"/>
        </w:rPr>
        <w:t xml:space="preserve">Lasting Impacts: </w:t>
      </w:r>
    </w:p>
    <w:p w:rsidR="00000000" w:rsidDel="00000000" w:rsidP="00000000" w:rsidRDefault="00000000" w:rsidRPr="00000000" w14:paraId="000001AE">
      <w:pPr>
        <w:spacing w:line="240" w:lineRule="auto"/>
        <w:ind w:left="9.000000000000057" w:firstLine="0"/>
        <w:jc w:val="both"/>
        <w:rPr>
          <w:sz w:val="26"/>
          <w:szCs w:val="26"/>
        </w:rPr>
      </w:pPr>
      <w:r w:rsidDel="00000000" w:rsidR="00000000" w:rsidRPr="00000000">
        <w:rPr>
          <w:sz w:val="26"/>
          <w:szCs w:val="26"/>
          <w:rtl w:val="0"/>
        </w:rPr>
        <w:t xml:space="preserve">Technological Divergence: The development of SSID technology set the stage for new forms of exploration and trade, challenging the Beacon Network’s dominance. </w:t>
      </w:r>
    </w:p>
    <w:p w:rsidR="00000000" w:rsidDel="00000000" w:rsidP="00000000" w:rsidRDefault="00000000" w:rsidRPr="00000000" w14:paraId="000001AF">
      <w:pPr>
        <w:spacing w:line="240" w:lineRule="auto"/>
        <w:ind w:left="9.000000000000057" w:firstLine="0"/>
        <w:jc w:val="both"/>
        <w:rPr>
          <w:sz w:val="26"/>
          <w:szCs w:val="26"/>
        </w:rPr>
      </w:pPr>
      <w:r w:rsidDel="00000000" w:rsidR="00000000" w:rsidRPr="00000000">
        <w:rPr>
          <w:sz w:val="26"/>
          <w:szCs w:val="26"/>
          <w:rtl w:val="0"/>
        </w:rPr>
        <w:t xml:space="preserve">Societal Inequality: The Core systems retained their wealth and stability, while the Frontier descended into lawlessness. </w:t>
      </w:r>
    </w:p>
    <w:p w:rsidR="00000000" w:rsidDel="00000000" w:rsidP="00000000" w:rsidRDefault="00000000" w:rsidRPr="00000000" w14:paraId="000001B0">
      <w:pPr>
        <w:spacing w:line="240" w:lineRule="auto"/>
        <w:ind w:left="9.000000000000057" w:firstLine="0"/>
        <w:jc w:val="both"/>
        <w:rPr>
          <w:sz w:val="26"/>
          <w:szCs w:val="26"/>
        </w:rPr>
      </w:pPr>
      <w:r w:rsidDel="00000000" w:rsidR="00000000" w:rsidRPr="00000000">
        <w:rPr>
          <w:sz w:val="26"/>
          <w:szCs w:val="26"/>
          <w:rtl w:val="0"/>
        </w:rPr>
        <w:t xml:space="preserve">The Void’s Influence: The expansion of Void </w:t>
      </w:r>
    </w:p>
    <w:p w:rsidR="00000000" w:rsidDel="00000000" w:rsidP="00000000" w:rsidRDefault="00000000" w:rsidRPr="00000000" w14:paraId="000001B1">
      <w:pPr>
        <w:spacing w:line="240" w:lineRule="auto"/>
        <w:ind w:left="9.000000000000057" w:firstLine="0"/>
        <w:jc w:val="both"/>
        <w:rPr>
          <w:sz w:val="26"/>
          <w:szCs w:val="26"/>
        </w:rPr>
      </w:pPr>
      <w:r w:rsidDel="00000000" w:rsidR="00000000" w:rsidRPr="00000000">
        <w:rPr>
          <w:sz w:val="26"/>
          <w:szCs w:val="26"/>
          <w:rtl w:val="0"/>
        </w:rPr>
        <w:t xml:space="preserve">Zones created permanent scars in the galaxy, reshaping its geography and isolating entire sectors. </w:t>
      </w:r>
    </w:p>
    <w:p w:rsidR="00000000" w:rsidDel="00000000" w:rsidP="00000000" w:rsidRDefault="00000000" w:rsidRPr="00000000" w14:paraId="000001B2">
      <w:pPr>
        <w:spacing w:line="240" w:lineRule="auto"/>
        <w:ind w:left="9.000000000000057" w:firstLine="0"/>
        <w:jc w:val="both"/>
        <w:rPr>
          <w:sz w:val="26"/>
          <w:szCs w:val="26"/>
        </w:rPr>
      </w:pPr>
      <w:r w:rsidDel="00000000" w:rsidR="00000000" w:rsidRPr="00000000">
        <w:rPr>
          <w:sz w:val="26"/>
          <w:szCs w:val="26"/>
          <w:rtl w:val="0"/>
        </w:rPr>
        <w:t xml:space="preserve">Era 3: The Second Age of Expansion (1501–Present) </w:t>
      </w:r>
    </w:p>
    <w:p w:rsidR="00000000" w:rsidDel="00000000" w:rsidP="00000000" w:rsidRDefault="00000000" w:rsidRPr="00000000" w14:paraId="000001B3">
      <w:pPr>
        <w:spacing w:line="240" w:lineRule="auto"/>
        <w:ind w:left="9.000000000000057" w:firstLine="0"/>
        <w:jc w:val="both"/>
        <w:rPr>
          <w:sz w:val="26"/>
          <w:szCs w:val="26"/>
        </w:rPr>
      </w:pPr>
      <w:r w:rsidDel="00000000" w:rsidR="00000000" w:rsidRPr="00000000">
        <w:rPr>
          <w:sz w:val="26"/>
          <w:szCs w:val="26"/>
          <w:rtl w:val="0"/>
        </w:rPr>
        <w:t xml:space="preserve">Introduction </w:t>
      </w:r>
    </w:p>
    <w:p w:rsidR="00000000" w:rsidDel="00000000" w:rsidP="00000000" w:rsidRDefault="00000000" w:rsidRPr="00000000" w14:paraId="000001B4">
      <w:pPr>
        <w:spacing w:line="240" w:lineRule="auto"/>
        <w:ind w:left="9.000000000000057" w:firstLine="0"/>
        <w:jc w:val="both"/>
        <w:rPr>
          <w:sz w:val="26"/>
          <w:szCs w:val="26"/>
        </w:rPr>
      </w:pPr>
      <w:r w:rsidDel="00000000" w:rsidR="00000000" w:rsidRPr="00000000">
        <w:rPr>
          <w:sz w:val="26"/>
          <w:szCs w:val="26"/>
          <w:rtl w:val="0"/>
        </w:rPr>
        <w:t xml:space="preserve">The Second Age of Expansion was humanity’s most ambitious leap forward, extending its reach from intergalactic dominance to the very edges of the known universe. Fueled by </w:t>
      </w:r>
    </w:p>
    <w:p w:rsidR="00000000" w:rsidDel="00000000" w:rsidP="00000000" w:rsidRDefault="00000000" w:rsidRPr="00000000" w14:paraId="000001B5">
      <w:pPr>
        <w:spacing w:line="240" w:lineRule="auto"/>
        <w:ind w:left="9.000000000000057" w:firstLine="0"/>
        <w:jc w:val="both"/>
        <w:rPr>
          <w:sz w:val="26"/>
          <w:szCs w:val="26"/>
        </w:rPr>
      </w:pPr>
      <w:r w:rsidDel="00000000" w:rsidR="00000000" w:rsidRPr="00000000">
        <w:rPr>
          <w:sz w:val="26"/>
          <w:szCs w:val="26"/>
          <w:rtl w:val="0"/>
        </w:rPr>
        <w:t xml:space="preserve">advancements in psionic technology, the refinement of the </w:t>
      </w:r>
    </w:p>
    <w:p w:rsidR="00000000" w:rsidDel="00000000" w:rsidP="00000000" w:rsidRDefault="00000000" w:rsidRPr="00000000" w14:paraId="000001B6">
      <w:pPr>
        <w:spacing w:line="240" w:lineRule="auto"/>
        <w:ind w:left="9.000000000000057" w:firstLine="0"/>
        <w:jc w:val="both"/>
        <w:rPr>
          <w:sz w:val="26"/>
          <w:szCs w:val="26"/>
        </w:rPr>
      </w:pPr>
      <w:r w:rsidDel="00000000" w:rsidR="00000000" w:rsidRPr="00000000">
        <w:rPr>
          <w:sz w:val="26"/>
          <w:szCs w:val="26"/>
          <w:rtl w:val="0"/>
        </w:rPr>
        <w:t xml:space="preserve">Beacon Arrays, and the emergence of the Twilight Shore, humanity ventured into uncharted territory. However, this era of ambition came with staggering costs: the fragmentation of </w:t>
      </w:r>
    </w:p>
    <w:p w:rsidR="00000000" w:rsidDel="00000000" w:rsidP="00000000" w:rsidRDefault="00000000" w:rsidRPr="00000000" w14:paraId="000001B7">
      <w:pPr>
        <w:spacing w:line="240" w:lineRule="auto"/>
        <w:ind w:left="9.000000000000057" w:firstLine="0"/>
        <w:jc w:val="both"/>
        <w:rPr>
          <w:sz w:val="26"/>
          <w:szCs w:val="26"/>
        </w:rPr>
      </w:pPr>
      <w:r w:rsidDel="00000000" w:rsidR="00000000" w:rsidRPr="00000000">
        <w:rPr>
          <w:sz w:val="26"/>
          <w:szCs w:val="26"/>
          <w:rtl w:val="0"/>
        </w:rPr>
        <w:t xml:space="preserve">power, the awakening of the Fracture, and the rise of entities beyond comprehension. </w:t>
      </w:r>
    </w:p>
    <w:p w:rsidR="00000000" w:rsidDel="00000000" w:rsidP="00000000" w:rsidRDefault="00000000" w:rsidRPr="00000000" w14:paraId="000001B8">
      <w:pPr>
        <w:spacing w:line="240" w:lineRule="auto"/>
        <w:ind w:left="9.000000000000057" w:firstLine="0"/>
        <w:jc w:val="both"/>
        <w:rPr>
          <w:sz w:val="26"/>
          <w:szCs w:val="26"/>
        </w:rPr>
      </w:pPr>
      <w:r w:rsidDel="00000000" w:rsidR="00000000" w:rsidRPr="00000000">
        <w:rPr>
          <w:sz w:val="26"/>
          <w:szCs w:val="26"/>
          <w:rtl w:val="0"/>
        </w:rPr>
        <w:t xml:space="preserve">Let me now refine and expand on this era based on the comprehensive results. I’ll present the entire section shortly. </w:t>
      </w:r>
    </w:p>
    <w:p w:rsidR="00000000" w:rsidDel="00000000" w:rsidP="00000000" w:rsidRDefault="00000000" w:rsidRPr="00000000" w14:paraId="000001B9">
      <w:pPr>
        <w:spacing w:line="240" w:lineRule="auto"/>
        <w:ind w:left="9.000000000000057" w:firstLine="0"/>
        <w:jc w:val="both"/>
        <w:rPr>
          <w:sz w:val="26"/>
          <w:szCs w:val="26"/>
        </w:rPr>
      </w:pPr>
      <w:r w:rsidDel="00000000" w:rsidR="00000000" w:rsidRPr="00000000">
        <w:rPr>
          <w:sz w:val="26"/>
          <w:szCs w:val="26"/>
          <w:rtl w:val="0"/>
        </w:rPr>
        <w:t xml:space="preserve">Here is the detailed and expanded Era 3: The Second Age of </w:t>
      </w:r>
    </w:p>
    <w:p w:rsidR="00000000" w:rsidDel="00000000" w:rsidP="00000000" w:rsidRDefault="00000000" w:rsidRPr="00000000" w14:paraId="000001BA">
      <w:pPr>
        <w:spacing w:line="240" w:lineRule="auto"/>
        <w:ind w:left="9.000000000000057" w:firstLine="0"/>
        <w:jc w:val="both"/>
        <w:rPr>
          <w:sz w:val="26"/>
          <w:szCs w:val="26"/>
        </w:rPr>
      </w:pPr>
      <w:r w:rsidDel="00000000" w:rsidR="00000000" w:rsidRPr="00000000">
        <w:rPr>
          <w:sz w:val="26"/>
          <w:szCs w:val="26"/>
          <w:rtl w:val="0"/>
        </w:rPr>
        <w:t xml:space="preserve">Expansion (1501–Present) based on CONFLICT HORIZON.pdf and supplementary sources. This section includes intergalactic </w:t>
      </w:r>
    </w:p>
    <w:p w:rsidR="00000000" w:rsidDel="00000000" w:rsidP="00000000" w:rsidRDefault="00000000" w:rsidRPr="00000000" w14:paraId="000001BB">
      <w:pPr>
        <w:spacing w:line="240" w:lineRule="auto"/>
        <w:ind w:left="9.000000000000057" w:firstLine="0"/>
        <w:jc w:val="both"/>
        <w:rPr>
          <w:sz w:val="26"/>
          <w:szCs w:val="26"/>
        </w:rPr>
      </w:pPr>
      <w:r w:rsidDel="00000000" w:rsidR="00000000" w:rsidRPr="00000000">
        <w:rPr>
          <w:sz w:val="26"/>
          <w:szCs w:val="26"/>
          <w:rtl w:val="0"/>
        </w:rPr>
        <w:t xml:space="preserve">exploration, technological advancements, and the challenges posed by the Fracture and Void Zones. </w:t>
      </w:r>
    </w:p>
    <w:p w:rsidR="00000000" w:rsidDel="00000000" w:rsidP="00000000" w:rsidRDefault="00000000" w:rsidRPr="00000000" w14:paraId="000001BC">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BD">
      <w:pPr>
        <w:spacing w:line="240" w:lineRule="auto"/>
        <w:ind w:left="9.000000000000057" w:firstLine="0"/>
        <w:jc w:val="both"/>
        <w:rPr>
          <w:sz w:val="26"/>
          <w:szCs w:val="26"/>
        </w:rPr>
      </w:pPr>
      <w:r w:rsidDel="00000000" w:rsidR="00000000" w:rsidRPr="00000000">
        <w:rPr>
          <w:sz w:val="26"/>
          <w:szCs w:val="26"/>
          <w:rtl w:val="0"/>
        </w:rPr>
        <w:t xml:space="preserve">Era 3:  </w:t>
      </w:r>
    </w:p>
    <w:p w:rsidR="00000000" w:rsidDel="00000000" w:rsidP="00000000" w:rsidRDefault="00000000" w:rsidRPr="00000000" w14:paraId="000001BE">
      <w:pPr>
        <w:spacing w:line="240" w:lineRule="auto"/>
        <w:ind w:left="9.000000000000057" w:firstLine="0"/>
        <w:jc w:val="both"/>
        <w:rPr>
          <w:sz w:val="26"/>
          <w:szCs w:val="26"/>
        </w:rPr>
      </w:pPr>
      <w:r w:rsidDel="00000000" w:rsidR="00000000" w:rsidRPr="00000000">
        <w:rPr>
          <w:sz w:val="26"/>
          <w:szCs w:val="26"/>
          <w:rtl w:val="0"/>
        </w:rPr>
        <w:t xml:space="preserve">The Second Age of Expansion </w:t>
      </w:r>
    </w:p>
    <w:p w:rsidR="00000000" w:rsidDel="00000000" w:rsidP="00000000" w:rsidRDefault="00000000" w:rsidRPr="00000000" w14:paraId="000001BF">
      <w:pPr>
        <w:spacing w:line="240" w:lineRule="auto"/>
        <w:ind w:left="9.000000000000057" w:firstLine="0"/>
        <w:jc w:val="both"/>
        <w:rPr>
          <w:sz w:val="26"/>
          <w:szCs w:val="26"/>
        </w:rPr>
      </w:pPr>
      <w:r w:rsidDel="00000000" w:rsidR="00000000" w:rsidRPr="00000000">
        <w:rPr>
          <w:sz w:val="26"/>
          <w:szCs w:val="26"/>
          <w:rtl w:val="0"/>
        </w:rPr>
        <w:t xml:space="preserve">(1501–Present) </w:t>
      </w:r>
    </w:p>
    <w:p w:rsidR="00000000" w:rsidDel="00000000" w:rsidP="00000000" w:rsidRDefault="00000000" w:rsidRPr="00000000" w14:paraId="000001C0">
      <w:pPr>
        <w:spacing w:line="240" w:lineRule="auto"/>
        <w:ind w:left="9.000000000000057" w:firstLine="0"/>
        <w:jc w:val="both"/>
        <w:rPr>
          <w:sz w:val="26"/>
          <w:szCs w:val="26"/>
        </w:rPr>
      </w:pPr>
      <w:r w:rsidDel="00000000" w:rsidR="00000000" w:rsidRPr="00000000">
        <w:rPr>
          <w:sz w:val="26"/>
          <w:szCs w:val="26"/>
          <w:rtl w:val="0"/>
        </w:rPr>
        <w:t xml:space="preserve">The Second Age of Expansion began with unmatched ambition as humanity sought to transcend the boundaries of its home </w:t>
      </w:r>
    </w:p>
    <w:p w:rsidR="00000000" w:rsidDel="00000000" w:rsidP="00000000" w:rsidRDefault="00000000" w:rsidRPr="00000000" w14:paraId="000001C1">
      <w:pPr>
        <w:spacing w:line="240" w:lineRule="auto"/>
        <w:ind w:left="9.000000000000057" w:firstLine="0"/>
        <w:jc w:val="both"/>
        <w:rPr>
          <w:sz w:val="26"/>
          <w:szCs w:val="26"/>
        </w:rPr>
      </w:pPr>
      <w:r w:rsidDel="00000000" w:rsidR="00000000" w:rsidRPr="00000000">
        <w:rPr>
          <w:sz w:val="26"/>
          <w:szCs w:val="26"/>
          <w:rtl w:val="0"/>
        </w:rPr>
        <w:t xml:space="preserve">galaxy, exploring the vastness of the universe. Beacon Arrays, </w:t>
      </w:r>
    </w:p>
    <w:p w:rsidR="00000000" w:rsidDel="00000000" w:rsidP="00000000" w:rsidRDefault="00000000" w:rsidRPr="00000000" w14:paraId="000001C2">
      <w:pPr>
        <w:spacing w:line="240" w:lineRule="auto"/>
        <w:ind w:left="9.000000000000057" w:firstLine="0"/>
        <w:jc w:val="both"/>
        <w:rPr>
          <w:sz w:val="26"/>
          <w:szCs w:val="26"/>
        </w:rPr>
      </w:pPr>
      <w:r w:rsidDel="00000000" w:rsidR="00000000" w:rsidRPr="00000000">
        <w:rPr>
          <w:sz w:val="26"/>
          <w:szCs w:val="26"/>
          <w:rtl w:val="0"/>
        </w:rPr>
        <w:t xml:space="preserve">psionic advancements, and the reappearance of the enigmatic Palladium Emperor fueled humanity’s intergalactic conquest. </w:t>
      </w:r>
    </w:p>
    <w:p w:rsidR="00000000" w:rsidDel="00000000" w:rsidP="00000000" w:rsidRDefault="00000000" w:rsidRPr="00000000" w14:paraId="000001C3">
      <w:pPr>
        <w:spacing w:line="240" w:lineRule="auto"/>
        <w:ind w:left="9.000000000000057" w:firstLine="0"/>
        <w:jc w:val="both"/>
        <w:rPr>
          <w:sz w:val="26"/>
          <w:szCs w:val="26"/>
        </w:rPr>
      </w:pPr>
      <w:r w:rsidDel="00000000" w:rsidR="00000000" w:rsidRPr="00000000">
        <w:rPr>
          <w:sz w:val="26"/>
          <w:szCs w:val="26"/>
          <w:rtl w:val="0"/>
        </w:rPr>
        <w:t xml:space="preserve">This era marked humanity’s zenith, with colonies spread across countless galaxies. Yet, it also brought instability as the strains of expansion revealed cracks in the Palladial Empire. The </w:t>
      </w:r>
    </w:p>
    <w:p w:rsidR="00000000" w:rsidDel="00000000" w:rsidP="00000000" w:rsidRDefault="00000000" w:rsidRPr="00000000" w14:paraId="000001C4">
      <w:pPr>
        <w:spacing w:line="240" w:lineRule="auto"/>
        <w:ind w:left="9.000000000000057" w:firstLine="0"/>
        <w:jc w:val="both"/>
        <w:rPr>
          <w:sz w:val="26"/>
          <w:szCs w:val="26"/>
        </w:rPr>
      </w:pPr>
      <w:r w:rsidDel="00000000" w:rsidR="00000000" w:rsidRPr="00000000">
        <w:rPr>
          <w:sz w:val="26"/>
          <w:szCs w:val="26"/>
          <w:rtl w:val="0"/>
        </w:rPr>
        <w:t xml:space="preserve">emergence of the Fracture, the rise of Void Generals, and the </w:t>
      </w:r>
    </w:p>
    <w:p w:rsidR="00000000" w:rsidDel="00000000" w:rsidP="00000000" w:rsidRDefault="00000000" w:rsidRPr="00000000" w14:paraId="000001C5">
      <w:pPr>
        <w:spacing w:line="240" w:lineRule="auto"/>
        <w:ind w:left="9.000000000000057" w:firstLine="0"/>
        <w:jc w:val="both"/>
        <w:rPr>
          <w:sz w:val="26"/>
          <w:szCs w:val="26"/>
        </w:rPr>
      </w:pPr>
      <w:r w:rsidDel="00000000" w:rsidR="00000000" w:rsidRPr="00000000">
        <w:rPr>
          <w:sz w:val="26"/>
          <w:szCs w:val="26"/>
          <w:rtl w:val="0"/>
        </w:rPr>
        <w:t xml:space="preserve">limits of the Psionic Tapestry threatened to undo centuries of progress. </w:t>
      </w:r>
    </w:p>
    <w:p w:rsidR="00000000" w:rsidDel="00000000" w:rsidP="00000000" w:rsidRDefault="00000000" w:rsidRPr="00000000" w14:paraId="000001C6">
      <w:pPr>
        <w:spacing w:line="240" w:lineRule="auto"/>
        <w:ind w:left="9.000000000000057" w:firstLine="0"/>
        <w:jc w:val="both"/>
        <w:rPr>
          <w:sz w:val="26"/>
          <w:szCs w:val="26"/>
        </w:rPr>
      </w:pPr>
      <w:r w:rsidDel="00000000" w:rsidR="00000000" w:rsidRPr="00000000">
        <w:rPr>
          <w:sz w:val="26"/>
          <w:szCs w:val="26"/>
          <w:rtl w:val="0"/>
        </w:rPr>
        <w:t xml:space="preserve">The Intergalactic Leap </w:t>
      </w:r>
    </w:p>
    <w:p w:rsidR="00000000" w:rsidDel="00000000" w:rsidP="00000000" w:rsidRDefault="00000000" w:rsidRPr="00000000" w14:paraId="000001C7">
      <w:pPr>
        <w:spacing w:line="240" w:lineRule="auto"/>
        <w:ind w:left="9.000000000000057" w:firstLine="0"/>
        <w:jc w:val="both"/>
        <w:rPr>
          <w:sz w:val="26"/>
          <w:szCs w:val="26"/>
        </w:rPr>
      </w:pPr>
      <w:r w:rsidDel="00000000" w:rsidR="00000000" w:rsidRPr="00000000">
        <w:rPr>
          <w:sz w:val="26"/>
          <w:szCs w:val="26"/>
          <w:rtl w:val="0"/>
        </w:rPr>
        <w:t xml:space="preserve">Beacon Arrays </w:t>
      </w:r>
    </w:p>
    <w:p w:rsidR="00000000" w:rsidDel="00000000" w:rsidP="00000000" w:rsidRDefault="00000000" w:rsidRPr="00000000" w14:paraId="000001C8">
      <w:pPr>
        <w:spacing w:line="240" w:lineRule="auto"/>
        <w:ind w:left="9.000000000000057" w:firstLine="0"/>
        <w:jc w:val="both"/>
        <w:rPr>
          <w:sz w:val="26"/>
          <w:szCs w:val="26"/>
        </w:rPr>
      </w:pPr>
      <w:r w:rsidDel="00000000" w:rsidR="00000000" w:rsidRPr="00000000">
        <w:rPr>
          <w:sz w:val="26"/>
          <w:szCs w:val="26"/>
          <w:rtl w:val="0"/>
        </w:rPr>
        <w:t xml:space="preserve">The transition from interstellar to intergalactic expansion was enabled by the revolutionary Beacon Arrays. Unlike the </w:t>
      </w:r>
    </w:p>
    <w:p w:rsidR="00000000" w:rsidDel="00000000" w:rsidP="00000000" w:rsidRDefault="00000000" w:rsidRPr="00000000" w14:paraId="000001C9">
      <w:pPr>
        <w:spacing w:line="240" w:lineRule="auto"/>
        <w:ind w:left="9.000000000000057" w:firstLine="0"/>
        <w:jc w:val="both"/>
        <w:rPr>
          <w:sz w:val="26"/>
          <w:szCs w:val="26"/>
        </w:rPr>
      </w:pPr>
      <w:r w:rsidDel="00000000" w:rsidR="00000000" w:rsidRPr="00000000">
        <w:rPr>
          <w:sz w:val="26"/>
          <w:szCs w:val="26"/>
          <w:rtl w:val="0"/>
        </w:rPr>
        <w:t xml:space="preserve">traditional Beacons of the First Age, these devices allowed instantaneous travel across galactic clusters. </w:t>
      </w:r>
    </w:p>
    <w:p w:rsidR="00000000" w:rsidDel="00000000" w:rsidP="00000000" w:rsidRDefault="00000000" w:rsidRPr="00000000" w14:paraId="000001CA">
      <w:pPr>
        <w:spacing w:line="240" w:lineRule="auto"/>
        <w:ind w:left="9.000000000000057" w:firstLine="0"/>
        <w:jc w:val="both"/>
        <w:rPr>
          <w:sz w:val="26"/>
          <w:szCs w:val="26"/>
        </w:rPr>
      </w:pPr>
      <w:r w:rsidDel="00000000" w:rsidR="00000000" w:rsidRPr="00000000">
        <w:rPr>
          <w:sz w:val="26"/>
          <w:szCs w:val="26"/>
          <w:rtl w:val="0"/>
        </w:rPr>
        <w:t xml:space="preserve">Psionic Amplification: Beacon Arrays were powered by Resonance Nodes, supported by entire fleets of psionic adepts who stabilized connections across vast distances. </w:t>
      </w:r>
    </w:p>
    <w:p w:rsidR="00000000" w:rsidDel="00000000" w:rsidP="00000000" w:rsidRDefault="00000000" w:rsidRPr="00000000" w14:paraId="000001CB">
      <w:pPr>
        <w:spacing w:line="240" w:lineRule="auto"/>
        <w:ind w:left="9.000000000000057" w:firstLine="0"/>
        <w:jc w:val="both"/>
        <w:rPr>
          <w:sz w:val="26"/>
          <w:szCs w:val="26"/>
        </w:rPr>
      </w:pPr>
      <w:r w:rsidDel="00000000" w:rsidR="00000000" w:rsidRPr="00000000">
        <w:rPr>
          <w:sz w:val="26"/>
          <w:szCs w:val="26"/>
          <w:rtl w:val="0"/>
        </w:rPr>
        <w:t xml:space="preserve">Void Spanning: The Arrays could navigate Void </w:t>
      </w:r>
    </w:p>
    <w:p w:rsidR="00000000" w:rsidDel="00000000" w:rsidP="00000000" w:rsidRDefault="00000000" w:rsidRPr="00000000" w14:paraId="000001CC">
      <w:pPr>
        <w:spacing w:line="240" w:lineRule="auto"/>
        <w:ind w:left="9.000000000000057" w:firstLine="0"/>
        <w:jc w:val="both"/>
        <w:rPr>
          <w:sz w:val="26"/>
          <w:szCs w:val="26"/>
        </w:rPr>
      </w:pPr>
      <w:r w:rsidDel="00000000" w:rsidR="00000000" w:rsidRPr="00000000">
        <w:rPr>
          <w:sz w:val="26"/>
          <w:szCs w:val="26"/>
          <w:rtl w:val="0"/>
        </w:rPr>
        <w:t xml:space="preserve">Gaps—regions of empty space between galaxies—without collapsing. </w:t>
      </w:r>
    </w:p>
    <w:p w:rsidR="00000000" w:rsidDel="00000000" w:rsidP="00000000" w:rsidRDefault="00000000" w:rsidRPr="00000000" w14:paraId="000001CD">
      <w:pPr>
        <w:spacing w:line="240" w:lineRule="auto"/>
        <w:ind w:left="9.000000000000057" w:firstLine="0"/>
        <w:jc w:val="both"/>
        <w:rPr>
          <w:sz w:val="26"/>
          <w:szCs w:val="26"/>
        </w:rPr>
      </w:pPr>
      <w:r w:rsidDel="00000000" w:rsidR="00000000" w:rsidRPr="00000000">
        <w:rPr>
          <w:sz w:val="26"/>
          <w:szCs w:val="26"/>
          <w:rtl w:val="0"/>
        </w:rPr>
        <w:t xml:space="preserve">Temporal Distortion: Travel through Arrays often caused subtle temporal shifts, leading to explorers arriving years or decades after their departure. </w:t>
      </w:r>
    </w:p>
    <w:p w:rsidR="00000000" w:rsidDel="00000000" w:rsidP="00000000" w:rsidRDefault="00000000" w:rsidRPr="00000000" w14:paraId="000001CE">
      <w:pPr>
        <w:spacing w:line="240" w:lineRule="auto"/>
        <w:ind w:left="9.000000000000057" w:firstLine="0"/>
        <w:jc w:val="both"/>
        <w:rPr>
          <w:sz w:val="26"/>
          <w:szCs w:val="26"/>
        </w:rPr>
      </w:pPr>
      <w:r w:rsidDel="00000000" w:rsidR="00000000" w:rsidRPr="00000000">
        <w:rPr>
          <w:sz w:val="26"/>
          <w:szCs w:val="26"/>
          <w:rtl w:val="0"/>
        </w:rPr>
        <w:t xml:space="preserve">The Zenith of the Palladial Empire </w:t>
      </w:r>
    </w:p>
    <w:p w:rsidR="00000000" w:rsidDel="00000000" w:rsidP="00000000" w:rsidRDefault="00000000" w:rsidRPr="00000000" w14:paraId="000001CF">
      <w:pPr>
        <w:spacing w:line="240" w:lineRule="auto"/>
        <w:ind w:left="9.000000000000057" w:firstLine="0"/>
        <w:jc w:val="both"/>
        <w:rPr>
          <w:sz w:val="26"/>
          <w:szCs w:val="26"/>
        </w:rPr>
      </w:pPr>
      <w:r w:rsidDel="00000000" w:rsidR="00000000" w:rsidRPr="00000000">
        <w:rPr>
          <w:sz w:val="26"/>
          <w:szCs w:val="26"/>
          <w:rtl w:val="0"/>
        </w:rPr>
        <w:t xml:space="preserve">At its height, the Palladial Empire spanned countless galaxies, from the densely populated Core regions to the unformed expanse of the Event Horizon. </w:t>
      </w:r>
    </w:p>
    <w:p w:rsidR="00000000" w:rsidDel="00000000" w:rsidP="00000000" w:rsidRDefault="00000000" w:rsidRPr="00000000" w14:paraId="000001D0">
      <w:pPr>
        <w:spacing w:line="240" w:lineRule="auto"/>
        <w:ind w:left="9.000000000000057" w:firstLine="0"/>
        <w:jc w:val="both"/>
        <w:rPr>
          <w:sz w:val="26"/>
          <w:szCs w:val="26"/>
        </w:rPr>
      </w:pPr>
      <w:r w:rsidDel="00000000" w:rsidR="00000000" w:rsidRPr="00000000">
        <w:rPr>
          <w:sz w:val="26"/>
          <w:szCs w:val="26"/>
          <w:rtl w:val="0"/>
        </w:rPr>
        <w:t xml:space="preserve">Key Territories: </w:t>
      </w:r>
    </w:p>
    <w:p w:rsidR="00000000" w:rsidDel="00000000" w:rsidP="00000000" w:rsidRDefault="00000000" w:rsidRPr="00000000" w14:paraId="000001D1">
      <w:pPr>
        <w:spacing w:line="240" w:lineRule="auto"/>
        <w:ind w:left="9.000000000000057" w:firstLine="0"/>
        <w:jc w:val="both"/>
        <w:rPr>
          <w:sz w:val="26"/>
          <w:szCs w:val="26"/>
        </w:rPr>
      </w:pPr>
      <w:r w:rsidDel="00000000" w:rsidR="00000000" w:rsidRPr="00000000">
        <w:rPr>
          <w:sz w:val="26"/>
          <w:szCs w:val="26"/>
          <w:rtl w:val="0"/>
        </w:rPr>
        <w:t xml:space="preserve">Core Galaxies: The political and economic heart of the Empire, controlled by the Great Houses. </w:t>
      </w:r>
    </w:p>
    <w:p w:rsidR="00000000" w:rsidDel="00000000" w:rsidP="00000000" w:rsidRDefault="00000000" w:rsidRPr="00000000" w14:paraId="000001D2">
      <w:pPr>
        <w:spacing w:line="240" w:lineRule="auto"/>
        <w:ind w:left="9.000000000000057" w:firstLine="0"/>
        <w:jc w:val="both"/>
        <w:rPr>
          <w:sz w:val="26"/>
          <w:szCs w:val="26"/>
        </w:rPr>
      </w:pPr>
      <w:r w:rsidDel="00000000" w:rsidR="00000000" w:rsidRPr="00000000">
        <w:rPr>
          <w:sz w:val="26"/>
          <w:szCs w:val="26"/>
          <w:rtl w:val="0"/>
        </w:rPr>
        <w:t xml:space="preserve">Frontier Galaxies: Resource-rich regions plagued by Void anomalies and rebellions. </w:t>
      </w:r>
    </w:p>
    <w:p w:rsidR="00000000" w:rsidDel="00000000" w:rsidP="00000000" w:rsidRDefault="00000000" w:rsidRPr="00000000" w14:paraId="000001D3">
      <w:pPr>
        <w:spacing w:line="240" w:lineRule="auto"/>
        <w:ind w:left="9.000000000000057" w:firstLine="0"/>
        <w:jc w:val="both"/>
        <w:rPr>
          <w:sz w:val="26"/>
          <w:szCs w:val="26"/>
        </w:rPr>
      </w:pPr>
      <w:r w:rsidDel="00000000" w:rsidR="00000000" w:rsidRPr="00000000">
        <w:rPr>
          <w:sz w:val="26"/>
          <w:szCs w:val="26"/>
          <w:rtl w:val="0"/>
        </w:rPr>
        <w:t xml:space="preserve">The Event Horizon: The edges of the known universe, where stars and galaxies were still forming. </w:t>
      </w:r>
    </w:p>
    <w:p w:rsidR="00000000" w:rsidDel="00000000" w:rsidP="00000000" w:rsidRDefault="00000000" w:rsidRPr="00000000" w14:paraId="000001D4">
      <w:pPr>
        <w:spacing w:line="240" w:lineRule="auto"/>
        <w:ind w:left="9.000000000000057" w:firstLine="0"/>
        <w:jc w:val="both"/>
        <w:rPr>
          <w:sz w:val="26"/>
          <w:szCs w:val="26"/>
        </w:rPr>
      </w:pPr>
      <w:r w:rsidDel="00000000" w:rsidR="00000000" w:rsidRPr="00000000">
        <w:rPr>
          <w:sz w:val="26"/>
          <w:szCs w:val="26"/>
          <w:rtl w:val="0"/>
        </w:rPr>
        <w:t xml:space="preserve">Each galaxy became the domain of a Great House, with lesser </w:t>
      </w:r>
    </w:p>
    <w:p w:rsidR="00000000" w:rsidDel="00000000" w:rsidP="00000000" w:rsidRDefault="00000000" w:rsidRPr="00000000" w14:paraId="000001D5">
      <w:pPr>
        <w:spacing w:line="240" w:lineRule="auto"/>
        <w:ind w:left="9.000000000000057" w:firstLine="0"/>
        <w:jc w:val="both"/>
        <w:rPr>
          <w:sz w:val="26"/>
          <w:szCs w:val="26"/>
        </w:rPr>
      </w:pPr>
      <w:r w:rsidDel="00000000" w:rsidR="00000000" w:rsidRPr="00000000">
        <w:rPr>
          <w:sz w:val="26"/>
          <w:szCs w:val="26"/>
          <w:rtl w:val="0"/>
        </w:rPr>
        <w:t xml:space="preserve">Houses and Guilds managing individual systems. The Empire’s wealth and power seemed limitless, but its vastness proved to be a double-edged sword. </w:t>
      </w:r>
    </w:p>
    <w:p w:rsidR="00000000" w:rsidDel="00000000" w:rsidP="00000000" w:rsidRDefault="00000000" w:rsidRPr="00000000" w14:paraId="000001D6">
      <w:pPr>
        <w:spacing w:line="240" w:lineRule="auto"/>
        <w:ind w:left="9.000000000000057" w:firstLine="0"/>
        <w:jc w:val="both"/>
        <w:rPr>
          <w:sz w:val="26"/>
          <w:szCs w:val="26"/>
        </w:rPr>
      </w:pPr>
      <w:r w:rsidDel="00000000" w:rsidR="00000000" w:rsidRPr="00000000">
        <w:rPr>
          <w:sz w:val="26"/>
          <w:szCs w:val="26"/>
          <w:rtl w:val="0"/>
        </w:rPr>
        <w:t xml:space="preserve">The Return of the Palladium Emperor </w:t>
      </w:r>
    </w:p>
    <w:p w:rsidR="00000000" w:rsidDel="00000000" w:rsidP="00000000" w:rsidRDefault="00000000" w:rsidRPr="00000000" w14:paraId="000001D7">
      <w:pPr>
        <w:spacing w:line="240" w:lineRule="auto"/>
        <w:ind w:left="9.000000000000057" w:firstLine="0"/>
        <w:jc w:val="both"/>
        <w:rPr>
          <w:sz w:val="26"/>
          <w:szCs w:val="26"/>
        </w:rPr>
      </w:pPr>
      <w:r w:rsidDel="00000000" w:rsidR="00000000" w:rsidRPr="00000000">
        <w:rPr>
          <w:sz w:val="26"/>
          <w:szCs w:val="26"/>
          <w:rtl w:val="0"/>
        </w:rPr>
        <w:t xml:space="preserve">The reappearance of the Palladium Emperor marked the turning point of the Second Age. Claiming to be the same ruler who had unified humanity during the First Age, the Emperor emerged from the Void, wielding psionic abilities far beyond anything previously seen. </w:t>
      </w:r>
    </w:p>
    <w:p w:rsidR="00000000" w:rsidDel="00000000" w:rsidP="00000000" w:rsidRDefault="00000000" w:rsidRPr="00000000" w14:paraId="000001D8">
      <w:pPr>
        <w:spacing w:line="240" w:lineRule="auto"/>
        <w:ind w:left="9.000000000000057" w:firstLine="0"/>
        <w:jc w:val="both"/>
        <w:rPr>
          <w:sz w:val="26"/>
          <w:szCs w:val="26"/>
        </w:rPr>
      </w:pPr>
      <w:r w:rsidDel="00000000" w:rsidR="00000000" w:rsidRPr="00000000">
        <w:rPr>
          <w:sz w:val="26"/>
          <w:szCs w:val="26"/>
          <w:rtl w:val="0"/>
        </w:rPr>
        <w:t xml:space="preserve">Mysteries of the Emperor: </w:t>
      </w:r>
    </w:p>
    <w:p w:rsidR="00000000" w:rsidDel="00000000" w:rsidP="00000000" w:rsidRDefault="00000000" w:rsidRPr="00000000" w14:paraId="000001D9">
      <w:pPr>
        <w:spacing w:line="240" w:lineRule="auto"/>
        <w:ind w:left="9.000000000000057" w:firstLine="0"/>
        <w:jc w:val="both"/>
        <w:rPr>
          <w:sz w:val="26"/>
          <w:szCs w:val="26"/>
        </w:rPr>
      </w:pPr>
      <w:r w:rsidDel="00000000" w:rsidR="00000000" w:rsidRPr="00000000">
        <w:rPr>
          <w:sz w:val="26"/>
          <w:szCs w:val="26"/>
          <w:rtl w:val="0"/>
        </w:rPr>
        <w:t xml:space="preserve">Immortal or Impostor?: Some believed the </w:t>
      </w:r>
    </w:p>
    <w:p w:rsidR="00000000" w:rsidDel="00000000" w:rsidP="00000000" w:rsidRDefault="00000000" w:rsidRPr="00000000" w14:paraId="000001DA">
      <w:pPr>
        <w:spacing w:line="240" w:lineRule="auto"/>
        <w:ind w:left="9.000000000000057" w:firstLine="0"/>
        <w:jc w:val="both"/>
        <w:rPr>
          <w:sz w:val="26"/>
          <w:szCs w:val="26"/>
        </w:rPr>
      </w:pPr>
      <w:r w:rsidDel="00000000" w:rsidR="00000000" w:rsidRPr="00000000">
        <w:rPr>
          <w:sz w:val="26"/>
          <w:szCs w:val="26"/>
          <w:rtl w:val="0"/>
        </w:rPr>
        <w:t xml:space="preserve">Emperor had achieved immortality through the Psionic Tapestry, while others suspected he was a psionic construct or a Void-born entity. </w:t>
      </w:r>
    </w:p>
    <w:p w:rsidR="00000000" w:rsidDel="00000000" w:rsidP="00000000" w:rsidRDefault="00000000" w:rsidRPr="00000000" w14:paraId="000001DB">
      <w:pPr>
        <w:spacing w:line="240" w:lineRule="auto"/>
        <w:ind w:left="9.000000000000057" w:firstLine="0"/>
        <w:jc w:val="both"/>
        <w:rPr>
          <w:sz w:val="26"/>
          <w:szCs w:val="26"/>
        </w:rPr>
      </w:pPr>
      <w:r w:rsidDel="00000000" w:rsidR="00000000" w:rsidRPr="00000000">
        <w:rPr>
          <w:sz w:val="26"/>
          <w:szCs w:val="26"/>
          <w:rtl w:val="0"/>
        </w:rPr>
        <w:t xml:space="preserve">The Infinite Mandate: A new decree that bound all sentient beings to the Emperor’s will, enforced through the Tapestry. Those who resisted faced paralysis or erasure. </w:t>
      </w:r>
    </w:p>
    <w:p w:rsidR="00000000" w:rsidDel="00000000" w:rsidP="00000000" w:rsidRDefault="00000000" w:rsidRPr="00000000" w14:paraId="000001DC">
      <w:pPr>
        <w:spacing w:line="240" w:lineRule="auto"/>
        <w:ind w:left="9.000000000000057" w:firstLine="0"/>
        <w:jc w:val="both"/>
        <w:rPr>
          <w:sz w:val="26"/>
          <w:szCs w:val="26"/>
        </w:rPr>
      </w:pPr>
      <w:r w:rsidDel="00000000" w:rsidR="00000000" w:rsidRPr="00000000">
        <w:rPr>
          <w:sz w:val="26"/>
          <w:szCs w:val="26"/>
          <w:rtl w:val="0"/>
        </w:rPr>
        <w:t xml:space="preserve">Connection to the Void: Whispers suggested the Emperor had been changed by the Void, becoming something no longer entirely human. </w:t>
      </w:r>
    </w:p>
    <w:p w:rsidR="00000000" w:rsidDel="00000000" w:rsidP="00000000" w:rsidRDefault="00000000" w:rsidRPr="00000000" w14:paraId="000001DD">
      <w:pPr>
        <w:spacing w:line="240" w:lineRule="auto"/>
        <w:ind w:left="9.000000000000057" w:firstLine="0"/>
        <w:jc w:val="both"/>
        <w:rPr>
          <w:sz w:val="26"/>
          <w:szCs w:val="26"/>
        </w:rPr>
      </w:pPr>
      <w:r w:rsidDel="00000000" w:rsidR="00000000" w:rsidRPr="00000000">
        <w:rPr>
          <w:sz w:val="26"/>
          <w:szCs w:val="26"/>
          <w:rtl w:val="0"/>
        </w:rPr>
        <w:t xml:space="preserve">While the Emperor’s return temporarily stabilized the Empire, it also deepened divisions. Loyalists hailed him as humanity’s savior, while rebels saw him as a tyrant. </w:t>
      </w:r>
    </w:p>
    <w:p w:rsidR="00000000" w:rsidDel="00000000" w:rsidP="00000000" w:rsidRDefault="00000000" w:rsidRPr="00000000" w14:paraId="000001DE">
      <w:pPr>
        <w:spacing w:line="240" w:lineRule="auto"/>
        <w:ind w:left="9.000000000000057" w:firstLine="0"/>
        <w:jc w:val="both"/>
        <w:rPr>
          <w:sz w:val="26"/>
          <w:szCs w:val="26"/>
        </w:rPr>
      </w:pPr>
      <w:r w:rsidDel="00000000" w:rsidR="00000000" w:rsidRPr="00000000">
        <w:rPr>
          <w:sz w:val="26"/>
          <w:szCs w:val="26"/>
          <w:rtl w:val="0"/>
        </w:rPr>
        <w:t xml:space="preserve">The Awakening of the Fracture </w:t>
      </w:r>
    </w:p>
    <w:p w:rsidR="00000000" w:rsidDel="00000000" w:rsidP="00000000" w:rsidRDefault="00000000" w:rsidRPr="00000000" w14:paraId="000001DF">
      <w:pPr>
        <w:spacing w:line="240" w:lineRule="auto"/>
        <w:ind w:left="9.000000000000057" w:firstLine="0"/>
        <w:jc w:val="both"/>
        <w:rPr>
          <w:sz w:val="26"/>
          <w:szCs w:val="26"/>
        </w:rPr>
      </w:pPr>
      <w:r w:rsidDel="00000000" w:rsidR="00000000" w:rsidRPr="00000000">
        <w:rPr>
          <w:sz w:val="26"/>
          <w:szCs w:val="26"/>
          <w:rtl w:val="0"/>
        </w:rPr>
        <w:t xml:space="preserve">As humanity pushed further into the universe, it began to encounter the Fracture, a tear in reality linked to the Void. </w:t>
      </w:r>
    </w:p>
    <w:p w:rsidR="00000000" w:rsidDel="00000000" w:rsidP="00000000" w:rsidRDefault="00000000" w:rsidRPr="00000000" w14:paraId="000001E0">
      <w:pPr>
        <w:spacing w:line="240" w:lineRule="auto"/>
        <w:ind w:left="9.000000000000057" w:firstLine="0"/>
        <w:jc w:val="both"/>
        <w:rPr>
          <w:sz w:val="26"/>
          <w:szCs w:val="26"/>
        </w:rPr>
      </w:pPr>
      <w:r w:rsidDel="00000000" w:rsidR="00000000" w:rsidRPr="00000000">
        <w:rPr>
          <w:sz w:val="26"/>
          <w:szCs w:val="26"/>
          <w:rtl w:val="0"/>
        </w:rPr>
        <w:t xml:space="preserve">Manifestations of the Fracture: </w:t>
      </w:r>
    </w:p>
    <w:p w:rsidR="00000000" w:rsidDel="00000000" w:rsidP="00000000" w:rsidRDefault="00000000" w:rsidRPr="00000000" w14:paraId="000001E1">
      <w:pPr>
        <w:spacing w:line="240" w:lineRule="auto"/>
        <w:ind w:left="9.000000000000057" w:firstLine="0"/>
        <w:jc w:val="both"/>
        <w:rPr>
          <w:sz w:val="26"/>
          <w:szCs w:val="26"/>
        </w:rPr>
      </w:pPr>
      <w:r w:rsidDel="00000000" w:rsidR="00000000" w:rsidRPr="00000000">
        <w:rPr>
          <w:sz w:val="26"/>
          <w:szCs w:val="26"/>
          <w:rtl w:val="0"/>
        </w:rPr>
        <w:t xml:space="preserve">Rifts: Unstable portals connecting disparate regions of space or leading to incomprehensible realms. </w:t>
      </w:r>
    </w:p>
    <w:p w:rsidR="00000000" w:rsidDel="00000000" w:rsidP="00000000" w:rsidRDefault="00000000" w:rsidRPr="00000000" w14:paraId="000001E2">
      <w:pPr>
        <w:spacing w:line="240" w:lineRule="auto"/>
        <w:ind w:left="9.000000000000057" w:firstLine="0"/>
        <w:jc w:val="both"/>
        <w:rPr>
          <w:sz w:val="26"/>
          <w:szCs w:val="26"/>
        </w:rPr>
      </w:pPr>
      <w:r w:rsidDel="00000000" w:rsidR="00000000" w:rsidRPr="00000000">
        <w:rPr>
          <w:sz w:val="26"/>
          <w:szCs w:val="26"/>
          <w:rtl w:val="0"/>
        </w:rPr>
        <w:t xml:space="preserve">Fracture Entities: Beings that defied physical laws, destabilizing entire regions with their presence. </w:t>
      </w:r>
    </w:p>
    <w:p w:rsidR="00000000" w:rsidDel="00000000" w:rsidP="00000000" w:rsidRDefault="00000000" w:rsidRPr="00000000" w14:paraId="000001E3">
      <w:pPr>
        <w:spacing w:line="240" w:lineRule="auto"/>
        <w:ind w:left="9.000000000000057" w:firstLine="0"/>
        <w:jc w:val="both"/>
        <w:rPr>
          <w:sz w:val="26"/>
          <w:szCs w:val="26"/>
        </w:rPr>
      </w:pPr>
      <w:r w:rsidDel="00000000" w:rsidR="00000000" w:rsidRPr="00000000">
        <w:rPr>
          <w:sz w:val="26"/>
          <w:szCs w:val="26"/>
          <w:rtl w:val="0"/>
        </w:rPr>
        <w:t xml:space="preserve">Psionic Contagion: Exposure to the Fracture caused mutations, madness, or new psionic abilities. </w:t>
      </w:r>
    </w:p>
    <w:p w:rsidR="00000000" w:rsidDel="00000000" w:rsidP="00000000" w:rsidRDefault="00000000" w:rsidRPr="00000000" w14:paraId="000001E4">
      <w:pPr>
        <w:spacing w:line="240" w:lineRule="auto"/>
        <w:ind w:left="9.000000000000057" w:firstLine="0"/>
        <w:jc w:val="both"/>
        <w:rPr>
          <w:sz w:val="26"/>
          <w:szCs w:val="26"/>
        </w:rPr>
      </w:pPr>
      <w:r w:rsidDel="00000000" w:rsidR="00000000" w:rsidRPr="00000000">
        <w:rPr>
          <w:sz w:val="26"/>
          <w:szCs w:val="26"/>
          <w:rtl w:val="0"/>
        </w:rPr>
        <w:t xml:space="preserve">The Fracture’s influence was most pronounced at the Event </w:t>
      </w:r>
    </w:p>
    <w:p w:rsidR="00000000" w:rsidDel="00000000" w:rsidP="00000000" w:rsidRDefault="00000000" w:rsidRPr="00000000" w14:paraId="000001E5">
      <w:pPr>
        <w:spacing w:line="240" w:lineRule="auto"/>
        <w:ind w:left="9.000000000000057" w:firstLine="0"/>
        <w:jc w:val="both"/>
        <w:rPr>
          <w:sz w:val="26"/>
          <w:szCs w:val="26"/>
        </w:rPr>
      </w:pPr>
      <w:r w:rsidDel="00000000" w:rsidR="00000000" w:rsidRPr="00000000">
        <w:rPr>
          <w:sz w:val="26"/>
          <w:szCs w:val="26"/>
          <w:rtl w:val="0"/>
        </w:rPr>
        <w:t xml:space="preserve">Horizon, where it consumed entire galaxies, leaving behind silence and devastation. </w:t>
      </w:r>
    </w:p>
    <w:p w:rsidR="00000000" w:rsidDel="00000000" w:rsidP="00000000" w:rsidRDefault="00000000" w:rsidRPr="00000000" w14:paraId="000001E6">
      <w:pPr>
        <w:spacing w:line="240" w:lineRule="auto"/>
        <w:ind w:left="9.000000000000057" w:firstLine="0"/>
        <w:jc w:val="both"/>
        <w:rPr>
          <w:sz w:val="26"/>
          <w:szCs w:val="26"/>
        </w:rPr>
      </w:pPr>
      <w:r w:rsidDel="00000000" w:rsidR="00000000" w:rsidRPr="00000000">
        <w:rPr>
          <w:sz w:val="26"/>
          <w:szCs w:val="26"/>
          <w:rtl w:val="0"/>
        </w:rPr>
        <w:t xml:space="preserve">The Rise of the Void Generals </w:t>
      </w:r>
    </w:p>
    <w:p w:rsidR="00000000" w:rsidDel="00000000" w:rsidP="00000000" w:rsidRDefault="00000000" w:rsidRPr="00000000" w14:paraId="000001E7">
      <w:pPr>
        <w:spacing w:line="240" w:lineRule="auto"/>
        <w:ind w:left="9.000000000000057" w:firstLine="0"/>
        <w:jc w:val="both"/>
        <w:rPr>
          <w:sz w:val="26"/>
          <w:szCs w:val="26"/>
        </w:rPr>
      </w:pPr>
      <w:r w:rsidDel="00000000" w:rsidR="00000000" w:rsidRPr="00000000">
        <w:rPr>
          <w:sz w:val="26"/>
          <w:szCs w:val="26"/>
          <w:rtl w:val="0"/>
        </w:rPr>
        <w:t xml:space="preserve">Void Generals emerged as the greatest threat of the Second Age. These psionic entities, believed to be remnants or creations of the Fracture, wielded terrifying power and commanded armies of Void-born creatures. </w:t>
      </w:r>
    </w:p>
    <w:p w:rsidR="00000000" w:rsidDel="00000000" w:rsidP="00000000" w:rsidRDefault="00000000" w:rsidRPr="00000000" w14:paraId="000001E8">
      <w:pPr>
        <w:spacing w:line="240" w:lineRule="auto"/>
        <w:ind w:left="9.000000000000057" w:firstLine="0"/>
        <w:jc w:val="both"/>
        <w:rPr>
          <w:sz w:val="26"/>
          <w:szCs w:val="26"/>
        </w:rPr>
      </w:pPr>
      <w:r w:rsidDel="00000000" w:rsidR="00000000" w:rsidRPr="00000000">
        <w:rPr>
          <w:sz w:val="26"/>
          <w:szCs w:val="26"/>
          <w:rtl w:val="0"/>
        </w:rPr>
        <w:t xml:space="preserve">Traits of the Void Generals: </w:t>
      </w:r>
    </w:p>
    <w:p w:rsidR="00000000" w:rsidDel="00000000" w:rsidP="00000000" w:rsidRDefault="00000000" w:rsidRPr="00000000" w14:paraId="000001E9">
      <w:pPr>
        <w:spacing w:line="240" w:lineRule="auto"/>
        <w:ind w:left="9.000000000000057" w:firstLine="0"/>
        <w:jc w:val="both"/>
        <w:rPr>
          <w:sz w:val="26"/>
          <w:szCs w:val="26"/>
        </w:rPr>
      </w:pPr>
      <w:r w:rsidDel="00000000" w:rsidR="00000000" w:rsidRPr="00000000">
        <w:rPr>
          <w:sz w:val="26"/>
          <w:szCs w:val="26"/>
          <w:rtl w:val="0"/>
        </w:rPr>
        <w:t xml:space="preserve">Psionic Supremacy: Their abilities rivaled the strongest human Navigators. </w:t>
      </w:r>
    </w:p>
    <w:p w:rsidR="00000000" w:rsidDel="00000000" w:rsidP="00000000" w:rsidRDefault="00000000" w:rsidRPr="00000000" w14:paraId="000001EA">
      <w:pPr>
        <w:spacing w:line="240" w:lineRule="auto"/>
        <w:ind w:left="9.000000000000057" w:firstLine="0"/>
        <w:jc w:val="both"/>
        <w:rPr>
          <w:sz w:val="26"/>
          <w:szCs w:val="26"/>
        </w:rPr>
      </w:pPr>
      <w:r w:rsidDel="00000000" w:rsidR="00000000" w:rsidRPr="00000000">
        <w:rPr>
          <w:sz w:val="26"/>
          <w:szCs w:val="26"/>
          <w:rtl w:val="0"/>
        </w:rPr>
        <w:t xml:space="preserve">Voidborne Armies: Forces composed of twisted versions of known species and Void entities. </w:t>
      </w:r>
    </w:p>
    <w:p w:rsidR="00000000" w:rsidDel="00000000" w:rsidP="00000000" w:rsidRDefault="00000000" w:rsidRPr="00000000" w14:paraId="000001EB">
      <w:pPr>
        <w:spacing w:line="240" w:lineRule="auto"/>
        <w:ind w:left="9.000000000000057" w:firstLine="0"/>
        <w:jc w:val="both"/>
        <w:rPr>
          <w:sz w:val="26"/>
          <w:szCs w:val="26"/>
        </w:rPr>
      </w:pPr>
      <w:r w:rsidDel="00000000" w:rsidR="00000000" w:rsidRPr="00000000">
        <w:rPr>
          <w:sz w:val="26"/>
          <w:szCs w:val="26"/>
          <w:rtl w:val="0"/>
        </w:rPr>
        <w:t xml:space="preserve">Mysterious Origins: Some claimed the Void </w:t>
      </w:r>
    </w:p>
    <w:p w:rsidR="00000000" w:rsidDel="00000000" w:rsidP="00000000" w:rsidRDefault="00000000" w:rsidRPr="00000000" w14:paraId="000001EC">
      <w:pPr>
        <w:spacing w:line="240" w:lineRule="auto"/>
        <w:ind w:left="9.000000000000057" w:firstLine="0"/>
        <w:jc w:val="both"/>
        <w:rPr>
          <w:sz w:val="26"/>
          <w:szCs w:val="26"/>
        </w:rPr>
      </w:pPr>
      <w:r w:rsidDel="00000000" w:rsidR="00000000" w:rsidRPr="00000000">
        <w:rPr>
          <w:sz w:val="26"/>
          <w:szCs w:val="26"/>
          <w:rtl w:val="0"/>
        </w:rPr>
        <w:t xml:space="preserve">Generals were once human, transformed by prolonged exposure to the Void. </w:t>
      </w:r>
    </w:p>
    <w:p w:rsidR="00000000" w:rsidDel="00000000" w:rsidP="00000000" w:rsidRDefault="00000000" w:rsidRPr="00000000" w14:paraId="000001ED">
      <w:pPr>
        <w:spacing w:line="240" w:lineRule="auto"/>
        <w:ind w:left="9.000000000000057" w:firstLine="0"/>
        <w:jc w:val="both"/>
        <w:rPr>
          <w:sz w:val="26"/>
          <w:szCs w:val="26"/>
        </w:rPr>
      </w:pPr>
      <w:r w:rsidDel="00000000" w:rsidR="00000000" w:rsidRPr="00000000">
        <w:rPr>
          <w:sz w:val="26"/>
          <w:szCs w:val="26"/>
          <w:rtl w:val="0"/>
        </w:rPr>
        <w:t xml:space="preserve">Their incursions destabilized frontier colonies, and the Empire struggled to contain them. </w:t>
      </w:r>
    </w:p>
    <w:p w:rsidR="00000000" w:rsidDel="00000000" w:rsidP="00000000" w:rsidRDefault="00000000" w:rsidRPr="00000000" w14:paraId="000001EE">
      <w:pPr>
        <w:spacing w:line="240" w:lineRule="auto"/>
        <w:ind w:left="9.000000000000057" w:firstLine="0"/>
        <w:jc w:val="both"/>
        <w:rPr>
          <w:sz w:val="26"/>
          <w:szCs w:val="26"/>
        </w:rPr>
      </w:pPr>
      <w:r w:rsidDel="00000000" w:rsidR="00000000" w:rsidRPr="00000000">
        <w:rPr>
          <w:sz w:val="26"/>
          <w:szCs w:val="26"/>
          <w:rtl w:val="0"/>
        </w:rPr>
        <w:t xml:space="preserve">Technological and Psionic Advancements </w:t>
      </w:r>
    </w:p>
    <w:p w:rsidR="00000000" w:rsidDel="00000000" w:rsidP="00000000" w:rsidRDefault="00000000" w:rsidRPr="00000000" w14:paraId="000001EF">
      <w:pPr>
        <w:spacing w:line="240" w:lineRule="auto"/>
        <w:ind w:left="9.000000000000057" w:firstLine="0"/>
        <w:jc w:val="both"/>
        <w:rPr>
          <w:sz w:val="26"/>
          <w:szCs w:val="26"/>
        </w:rPr>
      </w:pPr>
      <w:r w:rsidDel="00000000" w:rsidR="00000000" w:rsidRPr="00000000">
        <w:rPr>
          <w:sz w:val="26"/>
          <w:szCs w:val="26"/>
          <w:rtl w:val="0"/>
        </w:rPr>
        <w:t xml:space="preserve">Despite the challenges, the Second Age saw remarkable innovations </w:t>
      </w:r>
    </w:p>
    <w:p w:rsidR="00000000" w:rsidDel="00000000" w:rsidP="00000000" w:rsidRDefault="00000000" w:rsidRPr="00000000" w14:paraId="000001F0">
      <w:pPr>
        <w:spacing w:line="240" w:lineRule="auto"/>
        <w:ind w:left="9.000000000000057" w:firstLine="0"/>
        <w:jc w:val="both"/>
        <w:rPr>
          <w:sz w:val="26"/>
          <w:szCs w:val="26"/>
        </w:rPr>
      </w:pPr>
      <w:r w:rsidDel="00000000" w:rsidR="00000000" w:rsidRPr="00000000">
        <w:rPr>
          <w:sz w:val="26"/>
          <w:szCs w:val="26"/>
          <w:rtl w:val="0"/>
        </w:rPr>
        <w:t xml:space="preserve">Beacon Stabilizers </w:t>
      </w:r>
    </w:p>
    <w:p w:rsidR="00000000" w:rsidDel="00000000" w:rsidP="00000000" w:rsidRDefault="00000000" w:rsidRPr="00000000" w14:paraId="000001F1">
      <w:pPr>
        <w:spacing w:line="240" w:lineRule="auto"/>
        <w:ind w:left="9.000000000000057" w:firstLine="0"/>
        <w:jc w:val="both"/>
        <w:rPr>
          <w:sz w:val="26"/>
          <w:szCs w:val="26"/>
        </w:rPr>
      </w:pPr>
      <w:r w:rsidDel="00000000" w:rsidR="00000000" w:rsidRPr="00000000">
        <w:rPr>
          <w:sz w:val="26"/>
          <w:szCs w:val="26"/>
          <w:rtl w:val="0"/>
        </w:rPr>
        <w:t xml:space="preserve">To counter the growing instability of the Beacon Network, engineers developed Beacon Stabilizers, devices that minimized temporal distortions and improved Void Gap navigation. </w:t>
      </w:r>
    </w:p>
    <w:p w:rsidR="00000000" w:rsidDel="00000000" w:rsidP="00000000" w:rsidRDefault="00000000" w:rsidRPr="00000000" w14:paraId="000001F2">
      <w:pPr>
        <w:spacing w:line="240" w:lineRule="auto"/>
        <w:ind w:left="9.000000000000057" w:firstLine="0"/>
        <w:jc w:val="both"/>
        <w:rPr>
          <w:sz w:val="26"/>
          <w:szCs w:val="26"/>
        </w:rPr>
      </w:pPr>
      <w:r w:rsidDel="00000000" w:rsidR="00000000" w:rsidRPr="00000000">
        <w:rPr>
          <w:sz w:val="26"/>
          <w:szCs w:val="26"/>
          <w:rtl w:val="0"/>
        </w:rPr>
        <w:t xml:space="preserve">Voidstorm Containment </w:t>
      </w:r>
    </w:p>
    <w:p w:rsidR="00000000" w:rsidDel="00000000" w:rsidP="00000000" w:rsidRDefault="00000000" w:rsidRPr="00000000" w14:paraId="000001F3">
      <w:pPr>
        <w:spacing w:line="240" w:lineRule="auto"/>
        <w:ind w:left="9.000000000000057" w:firstLine="0"/>
        <w:jc w:val="both"/>
        <w:rPr>
          <w:sz w:val="26"/>
          <w:szCs w:val="26"/>
        </w:rPr>
      </w:pPr>
      <w:r w:rsidDel="00000000" w:rsidR="00000000" w:rsidRPr="00000000">
        <w:rPr>
          <w:sz w:val="26"/>
          <w:szCs w:val="26"/>
          <w:rtl w:val="0"/>
        </w:rPr>
        <w:t xml:space="preserve">The Voidfarers Guild designed advanced systems to protect ships from Void Storms, though their reliability remained inconsistent. </w:t>
      </w:r>
    </w:p>
    <w:p w:rsidR="00000000" w:rsidDel="00000000" w:rsidP="00000000" w:rsidRDefault="00000000" w:rsidRPr="00000000" w14:paraId="000001F4">
      <w:pPr>
        <w:spacing w:line="240" w:lineRule="auto"/>
        <w:ind w:left="9.000000000000057" w:firstLine="0"/>
        <w:jc w:val="both"/>
        <w:rPr>
          <w:sz w:val="26"/>
          <w:szCs w:val="26"/>
        </w:rPr>
      </w:pPr>
      <w:r w:rsidDel="00000000" w:rsidR="00000000" w:rsidRPr="00000000">
        <w:rPr>
          <w:sz w:val="26"/>
          <w:szCs w:val="26"/>
          <w:rtl w:val="0"/>
        </w:rPr>
        <w:t xml:space="preserve">Resonance Amplifiers </w:t>
      </w:r>
    </w:p>
    <w:p w:rsidR="00000000" w:rsidDel="00000000" w:rsidP="00000000" w:rsidRDefault="00000000" w:rsidRPr="00000000" w14:paraId="000001F5">
      <w:pPr>
        <w:spacing w:line="240" w:lineRule="auto"/>
        <w:ind w:left="9.000000000000057" w:firstLine="0"/>
        <w:jc w:val="both"/>
        <w:rPr>
          <w:sz w:val="26"/>
          <w:szCs w:val="26"/>
        </w:rPr>
      </w:pPr>
      <w:r w:rsidDel="00000000" w:rsidR="00000000" w:rsidRPr="00000000">
        <w:rPr>
          <w:sz w:val="26"/>
          <w:szCs w:val="26"/>
          <w:rtl w:val="0"/>
        </w:rPr>
        <w:t xml:space="preserve">Psionic technologies reached new heights, enabling the creation of massive Resonance Amplifiers that powered entire planets and fleets. However, overuse often resulted in Resonance Feedback, leading to catastrophic failures. </w:t>
      </w:r>
    </w:p>
    <w:p w:rsidR="00000000" w:rsidDel="00000000" w:rsidP="00000000" w:rsidRDefault="00000000" w:rsidRPr="00000000" w14:paraId="000001F6">
      <w:pPr>
        <w:spacing w:line="240" w:lineRule="auto"/>
        <w:ind w:left="9.000000000000057" w:firstLine="0"/>
        <w:jc w:val="both"/>
        <w:rPr>
          <w:sz w:val="26"/>
          <w:szCs w:val="26"/>
        </w:rPr>
      </w:pPr>
      <w:r w:rsidDel="00000000" w:rsidR="00000000" w:rsidRPr="00000000">
        <w:rPr>
          <w:sz w:val="26"/>
          <w:szCs w:val="26"/>
          <w:rtl w:val="0"/>
        </w:rPr>
        <w:t xml:space="preserve">The Fragmentation of Power </w:t>
      </w:r>
    </w:p>
    <w:p w:rsidR="00000000" w:rsidDel="00000000" w:rsidP="00000000" w:rsidRDefault="00000000" w:rsidRPr="00000000" w14:paraId="000001F7">
      <w:pPr>
        <w:spacing w:line="240" w:lineRule="auto"/>
        <w:ind w:left="9.000000000000057" w:firstLine="0"/>
        <w:jc w:val="both"/>
        <w:rPr>
          <w:sz w:val="26"/>
          <w:szCs w:val="26"/>
        </w:rPr>
      </w:pPr>
      <w:r w:rsidDel="00000000" w:rsidR="00000000" w:rsidRPr="00000000">
        <w:rPr>
          <w:sz w:val="26"/>
          <w:szCs w:val="26"/>
          <w:rtl w:val="0"/>
        </w:rPr>
        <w:t xml:space="preserve">The vastness of the Palladial Empire proved unsustainable. The </w:t>
      </w:r>
    </w:p>
    <w:p w:rsidR="00000000" w:rsidDel="00000000" w:rsidP="00000000" w:rsidRDefault="00000000" w:rsidRPr="00000000" w14:paraId="000001F8">
      <w:pPr>
        <w:spacing w:line="240" w:lineRule="auto"/>
        <w:ind w:left="9.000000000000057" w:firstLine="0"/>
        <w:jc w:val="both"/>
        <w:rPr>
          <w:sz w:val="26"/>
          <w:szCs w:val="26"/>
        </w:rPr>
      </w:pPr>
      <w:r w:rsidDel="00000000" w:rsidR="00000000" w:rsidRPr="00000000">
        <w:rPr>
          <w:sz w:val="26"/>
          <w:szCs w:val="26"/>
          <w:rtl w:val="0"/>
        </w:rPr>
        <w:t xml:space="preserve">Great Houses, Guilds, and independent factions exploited the </w:t>
      </w:r>
    </w:p>
    <w:p w:rsidR="00000000" w:rsidDel="00000000" w:rsidP="00000000" w:rsidRDefault="00000000" w:rsidRPr="00000000" w14:paraId="000001F9">
      <w:pPr>
        <w:spacing w:line="240" w:lineRule="auto"/>
        <w:ind w:left="9.000000000000057" w:firstLine="0"/>
        <w:jc w:val="both"/>
        <w:rPr>
          <w:sz w:val="26"/>
          <w:szCs w:val="26"/>
        </w:rPr>
      </w:pPr>
      <w:r w:rsidDel="00000000" w:rsidR="00000000" w:rsidRPr="00000000">
        <w:rPr>
          <w:sz w:val="26"/>
          <w:szCs w:val="26"/>
          <w:rtl w:val="0"/>
        </w:rPr>
        <w:t xml:space="preserve">Emperor’s absence to carve out territories, leading to a patchwork of warring states. </w:t>
      </w:r>
    </w:p>
    <w:p w:rsidR="00000000" w:rsidDel="00000000" w:rsidP="00000000" w:rsidRDefault="00000000" w:rsidRPr="00000000" w14:paraId="000001FA">
      <w:pPr>
        <w:spacing w:line="240" w:lineRule="auto"/>
        <w:ind w:left="9.000000000000057" w:firstLine="0"/>
        <w:jc w:val="both"/>
        <w:rPr>
          <w:sz w:val="26"/>
          <w:szCs w:val="26"/>
        </w:rPr>
      </w:pPr>
      <w:r w:rsidDel="00000000" w:rsidR="00000000" w:rsidRPr="00000000">
        <w:rPr>
          <w:sz w:val="26"/>
          <w:szCs w:val="26"/>
          <w:rtl w:val="0"/>
        </w:rPr>
        <w:t xml:space="preserve">Major Conflicts: </w:t>
      </w:r>
    </w:p>
    <w:p w:rsidR="00000000" w:rsidDel="00000000" w:rsidP="00000000" w:rsidRDefault="00000000" w:rsidRPr="00000000" w14:paraId="000001FB">
      <w:pPr>
        <w:spacing w:line="240" w:lineRule="auto"/>
        <w:ind w:left="9.000000000000057" w:firstLine="0"/>
        <w:jc w:val="both"/>
        <w:rPr>
          <w:sz w:val="26"/>
          <w:szCs w:val="26"/>
        </w:rPr>
      </w:pPr>
      <w:r w:rsidDel="00000000" w:rsidR="00000000" w:rsidRPr="00000000">
        <w:rPr>
          <w:sz w:val="26"/>
          <w:szCs w:val="26"/>
          <w:rtl w:val="0"/>
        </w:rPr>
        <w:t xml:space="preserve">The Beacon Schism: Rival Houses sabotaged </w:t>
      </w:r>
    </w:p>
    <w:p w:rsidR="00000000" w:rsidDel="00000000" w:rsidP="00000000" w:rsidRDefault="00000000" w:rsidRPr="00000000" w14:paraId="000001FC">
      <w:pPr>
        <w:spacing w:line="240" w:lineRule="auto"/>
        <w:ind w:left="9.000000000000057" w:firstLine="0"/>
        <w:jc w:val="both"/>
        <w:rPr>
          <w:sz w:val="26"/>
          <w:szCs w:val="26"/>
        </w:rPr>
      </w:pPr>
      <w:r w:rsidDel="00000000" w:rsidR="00000000" w:rsidRPr="00000000">
        <w:rPr>
          <w:sz w:val="26"/>
          <w:szCs w:val="26"/>
          <w:rtl w:val="0"/>
        </w:rPr>
        <w:t xml:space="preserve">Arrays, isolating entire galaxies. </w:t>
      </w:r>
    </w:p>
    <w:p w:rsidR="00000000" w:rsidDel="00000000" w:rsidP="00000000" w:rsidRDefault="00000000" w:rsidRPr="00000000" w14:paraId="000001FD">
      <w:pPr>
        <w:spacing w:line="240" w:lineRule="auto"/>
        <w:ind w:left="9.000000000000057" w:firstLine="0"/>
        <w:jc w:val="both"/>
        <w:rPr>
          <w:sz w:val="26"/>
          <w:szCs w:val="26"/>
        </w:rPr>
      </w:pPr>
      <w:r w:rsidDel="00000000" w:rsidR="00000000" w:rsidRPr="00000000">
        <w:rPr>
          <w:sz w:val="26"/>
          <w:szCs w:val="26"/>
          <w:rtl w:val="0"/>
        </w:rPr>
        <w:t xml:space="preserve">Voidfarer Rebellions: Frontier colonies, abandoned by the Empire, declared independence, forming their own fleets. </w:t>
      </w:r>
    </w:p>
    <w:p w:rsidR="00000000" w:rsidDel="00000000" w:rsidP="00000000" w:rsidRDefault="00000000" w:rsidRPr="00000000" w14:paraId="000001FE">
      <w:pPr>
        <w:spacing w:line="240" w:lineRule="auto"/>
        <w:ind w:left="9.000000000000057" w:firstLine="0"/>
        <w:jc w:val="both"/>
        <w:rPr>
          <w:sz w:val="26"/>
          <w:szCs w:val="26"/>
        </w:rPr>
      </w:pPr>
      <w:r w:rsidDel="00000000" w:rsidR="00000000" w:rsidRPr="00000000">
        <w:rPr>
          <w:sz w:val="26"/>
          <w:szCs w:val="26"/>
          <w:rtl w:val="0"/>
        </w:rPr>
        <w:t xml:space="preserve">The Fracture Crisis: Attempts to harness the </w:t>
      </w:r>
    </w:p>
    <w:p w:rsidR="00000000" w:rsidDel="00000000" w:rsidP="00000000" w:rsidRDefault="00000000" w:rsidRPr="00000000" w14:paraId="000001FF">
      <w:pPr>
        <w:spacing w:line="240" w:lineRule="auto"/>
        <w:ind w:left="9.000000000000057" w:firstLine="0"/>
        <w:jc w:val="both"/>
        <w:rPr>
          <w:sz w:val="26"/>
          <w:szCs w:val="26"/>
        </w:rPr>
      </w:pPr>
      <w:r w:rsidDel="00000000" w:rsidR="00000000" w:rsidRPr="00000000">
        <w:rPr>
          <w:sz w:val="26"/>
          <w:szCs w:val="26"/>
          <w:rtl w:val="0"/>
        </w:rPr>
        <w:t xml:space="preserve">Fracture’s power resulted in psionic catastrophes that destroyed star clusters. </w:t>
      </w:r>
    </w:p>
    <w:p w:rsidR="00000000" w:rsidDel="00000000" w:rsidP="00000000" w:rsidRDefault="00000000" w:rsidRPr="00000000" w14:paraId="00000200">
      <w:pPr>
        <w:spacing w:line="240" w:lineRule="auto"/>
        <w:ind w:left="9.000000000000057" w:firstLine="0"/>
        <w:jc w:val="both"/>
        <w:rPr>
          <w:sz w:val="26"/>
          <w:szCs w:val="26"/>
        </w:rPr>
      </w:pPr>
      <w:r w:rsidDel="00000000" w:rsidR="00000000" w:rsidRPr="00000000">
        <w:rPr>
          <w:sz w:val="26"/>
          <w:szCs w:val="26"/>
          <w:rtl w:val="0"/>
        </w:rPr>
        <w:t xml:space="preserve">Legacy of Era 3 </w:t>
      </w:r>
    </w:p>
    <w:p w:rsidR="00000000" w:rsidDel="00000000" w:rsidP="00000000" w:rsidRDefault="00000000" w:rsidRPr="00000000" w14:paraId="00000201">
      <w:pPr>
        <w:spacing w:line="240" w:lineRule="auto"/>
        <w:ind w:left="9.000000000000057" w:firstLine="0"/>
        <w:jc w:val="both"/>
        <w:rPr>
          <w:sz w:val="26"/>
          <w:szCs w:val="26"/>
        </w:rPr>
      </w:pPr>
      <w:r w:rsidDel="00000000" w:rsidR="00000000" w:rsidRPr="00000000">
        <w:rPr>
          <w:sz w:val="26"/>
          <w:szCs w:val="26"/>
          <w:rtl w:val="0"/>
        </w:rPr>
        <w:t xml:space="preserve">The Second Age of Expansion represents humanity’s greatest triumphs and deepest failures. </w:t>
      </w:r>
    </w:p>
    <w:p w:rsidR="00000000" w:rsidDel="00000000" w:rsidP="00000000" w:rsidRDefault="00000000" w:rsidRPr="00000000" w14:paraId="00000202">
      <w:pPr>
        <w:spacing w:line="240" w:lineRule="auto"/>
        <w:ind w:left="9.000000000000057" w:firstLine="0"/>
        <w:jc w:val="both"/>
        <w:rPr>
          <w:sz w:val="26"/>
          <w:szCs w:val="26"/>
        </w:rPr>
      </w:pPr>
      <w:r w:rsidDel="00000000" w:rsidR="00000000" w:rsidRPr="00000000">
        <w:rPr>
          <w:sz w:val="26"/>
          <w:szCs w:val="26"/>
          <w:rtl w:val="0"/>
        </w:rPr>
        <w:t xml:space="preserve">Lasting Impacts: </w:t>
      </w:r>
    </w:p>
    <w:p w:rsidR="00000000" w:rsidDel="00000000" w:rsidP="00000000" w:rsidRDefault="00000000" w:rsidRPr="00000000" w14:paraId="00000203">
      <w:pPr>
        <w:spacing w:line="240" w:lineRule="auto"/>
        <w:ind w:left="9.000000000000057" w:firstLine="0"/>
        <w:jc w:val="both"/>
        <w:rPr>
          <w:sz w:val="26"/>
          <w:szCs w:val="26"/>
        </w:rPr>
      </w:pPr>
      <w:r w:rsidDel="00000000" w:rsidR="00000000" w:rsidRPr="00000000">
        <w:rPr>
          <w:sz w:val="26"/>
          <w:szCs w:val="26"/>
          <w:rtl w:val="0"/>
        </w:rPr>
        <w:t xml:space="preserve">Universal Fragmentation: The Empire became a patchwork of factions, with the Event Horizon serving as both frontier and graveyard. </w:t>
      </w:r>
    </w:p>
    <w:p w:rsidR="00000000" w:rsidDel="00000000" w:rsidP="00000000" w:rsidRDefault="00000000" w:rsidRPr="00000000" w14:paraId="00000204">
      <w:pPr>
        <w:spacing w:line="240" w:lineRule="auto"/>
        <w:ind w:left="9.000000000000057" w:firstLine="0"/>
        <w:jc w:val="both"/>
        <w:rPr>
          <w:sz w:val="26"/>
          <w:szCs w:val="26"/>
        </w:rPr>
      </w:pPr>
      <w:r w:rsidDel="00000000" w:rsidR="00000000" w:rsidRPr="00000000">
        <w:rPr>
          <w:sz w:val="26"/>
          <w:szCs w:val="26"/>
          <w:rtl w:val="0"/>
        </w:rPr>
        <w:t xml:space="preserve">The Fracture’s Threat: The Fracture’s influence continues to grow, threatening the very fabric of reality. </w:t>
      </w:r>
    </w:p>
    <w:p w:rsidR="00000000" w:rsidDel="00000000" w:rsidP="00000000" w:rsidRDefault="00000000" w:rsidRPr="00000000" w14:paraId="00000205">
      <w:pPr>
        <w:spacing w:line="240" w:lineRule="auto"/>
        <w:ind w:left="9.000000000000057" w:firstLine="0"/>
        <w:jc w:val="both"/>
        <w:rPr>
          <w:sz w:val="26"/>
          <w:szCs w:val="26"/>
        </w:rPr>
      </w:pPr>
      <w:r w:rsidDel="00000000" w:rsidR="00000000" w:rsidRPr="00000000">
        <w:rPr>
          <w:sz w:val="26"/>
          <w:szCs w:val="26"/>
          <w:rtl w:val="0"/>
        </w:rPr>
        <w:t xml:space="preserve">The Emperor’s Legacy: The Emperor’s true nature and ultimate goals remain a source of hope and fear. </w:t>
      </w:r>
    </w:p>
    <w:p w:rsidR="00000000" w:rsidDel="00000000" w:rsidP="00000000" w:rsidRDefault="00000000" w:rsidRPr="00000000" w14:paraId="00000206">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7">
      <w:pPr>
        <w:spacing w:line="240" w:lineRule="auto"/>
        <w:ind w:left="9.000000000000057" w:firstLine="0"/>
        <w:jc w:val="both"/>
        <w:rPr>
          <w:sz w:val="26"/>
          <w:szCs w:val="26"/>
        </w:rPr>
      </w:pPr>
      <w:r w:rsidDel="00000000" w:rsidR="00000000" w:rsidRPr="00000000">
        <w:rPr>
          <w:sz w:val="26"/>
          <w:szCs w:val="26"/>
          <w:rtl w:val="0"/>
        </w:rPr>
        <w:t xml:space="preserve">### Geography and Cosmology of the Known Universe </w:t>
      </w:r>
    </w:p>
    <w:p w:rsidR="00000000" w:rsidDel="00000000" w:rsidP="00000000" w:rsidRDefault="00000000" w:rsidRPr="00000000" w14:paraId="00000208">
      <w:pPr>
        <w:spacing w:line="240" w:lineRule="auto"/>
        <w:ind w:left="9.000000000000057" w:firstLine="0"/>
        <w:jc w:val="both"/>
        <w:rPr>
          <w:sz w:val="26"/>
          <w:szCs w:val="26"/>
        </w:rPr>
      </w:pPr>
      <w:r w:rsidDel="00000000" w:rsidR="00000000" w:rsidRPr="00000000">
        <w:rPr>
          <w:sz w:val="26"/>
          <w:szCs w:val="26"/>
          <w:rtl w:val="0"/>
        </w:rPr>
        <w:t xml:space="preserve">The Palladial Universe spans an intricate and expansive tapestry of planets, stars, Void anomalies, and psionic phenomena. This chapter explores the physical and </w:t>
      </w:r>
    </w:p>
    <w:p w:rsidR="00000000" w:rsidDel="00000000" w:rsidP="00000000" w:rsidRDefault="00000000" w:rsidRPr="00000000" w14:paraId="00000209">
      <w:pPr>
        <w:spacing w:line="240" w:lineRule="auto"/>
        <w:ind w:left="9.000000000000057" w:firstLine="0"/>
        <w:jc w:val="both"/>
        <w:rPr>
          <w:sz w:val="26"/>
          <w:szCs w:val="26"/>
        </w:rPr>
      </w:pPr>
      <w:r w:rsidDel="00000000" w:rsidR="00000000" w:rsidRPr="00000000">
        <w:rPr>
          <w:sz w:val="26"/>
          <w:szCs w:val="26"/>
          <w:rtl w:val="0"/>
        </w:rPr>
        <w:t xml:space="preserve">metaphysical structure of the known universe, detailing key systems, regions, and their unique properties. It </w:t>
      </w:r>
    </w:p>
    <w:p w:rsidR="00000000" w:rsidDel="00000000" w:rsidP="00000000" w:rsidRDefault="00000000" w:rsidRPr="00000000" w14:paraId="0000020A">
      <w:pPr>
        <w:spacing w:line="240" w:lineRule="auto"/>
        <w:ind w:left="9.000000000000057" w:firstLine="0"/>
        <w:jc w:val="both"/>
        <w:rPr>
          <w:sz w:val="26"/>
          <w:szCs w:val="26"/>
        </w:rPr>
      </w:pPr>
      <w:r w:rsidDel="00000000" w:rsidR="00000000" w:rsidRPr="00000000">
        <w:rPr>
          <w:sz w:val="26"/>
          <w:szCs w:val="26"/>
          <w:rtl w:val="0"/>
        </w:rPr>
        <w:t xml:space="preserve">provides players and Watchers with tools to incorporate geography and cosmology into gameplay, creating rich narratives and tactical challenges. </w:t>
      </w:r>
    </w:p>
    <w:p w:rsidR="00000000" w:rsidDel="00000000" w:rsidP="00000000" w:rsidRDefault="00000000" w:rsidRPr="00000000" w14:paraId="0000020B">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C">
      <w:pPr>
        <w:spacing w:line="240" w:lineRule="auto"/>
        <w:ind w:left="9.000000000000057" w:firstLine="0"/>
        <w:jc w:val="both"/>
        <w:rPr>
          <w:sz w:val="26"/>
          <w:szCs w:val="26"/>
        </w:rPr>
      </w:pPr>
      <w:r w:rsidDel="00000000" w:rsidR="00000000" w:rsidRPr="00000000">
        <w:rPr>
          <w:sz w:val="26"/>
          <w:szCs w:val="26"/>
          <w:rtl w:val="0"/>
        </w:rPr>
        <w:t xml:space="preserve">### Cosmology of the Known Universe </w:t>
      </w:r>
    </w:p>
    <w:p w:rsidR="00000000" w:rsidDel="00000000" w:rsidP="00000000" w:rsidRDefault="00000000" w:rsidRPr="00000000" w14:paraId="0000020D">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E">
      <w:pPr>
        <w:spacing w:line="240" w:lineRule="auto"/>
        <w:ind w:left="9.000000000000057" w:firstLine="0"/>
        <w:jc w:val="both"/>
        <w:rPr>
          <w:sz w:val="26"/>
          <w:szCs w:val="26"/>
        </w:rPr>
      </w:pPr>
      <w:r w:rsidDel="00000000" w:rsidR="00000000" w:rsidRPr="00000000">
        <w:rPr>
          <w:sz w:val="26"/>
          <w:szCs w:val="26"/>
          <w:rtl w:val="0"/>
        </w:rPr>
        <w:t xml:space="preserve">The universe is shaped by a blend of scientific principles, psionic Resonance, and eldritch anomalies, </w:t>
      </w:r>
    </w:p>
    <w:p w:rsidR="00000000" w:rsidDel="00000000" w:rsidP="00000000" w:rsidRDefault="00000000" w:rsidRPr="00000000" w14:paraId="0000020F">
      <w:pPr>
        <w:spacing w:line="240" w:lineRule="auto"/>
        <w:ind w:left="9.000000000000057" w:firstLine="0"/>
        <w:jc w:val="both"/>
        <w:rPr>
          <w:sz w:val="26"/>
          <w:szCs w:val="26"/>
        </w:rPr>
      </w:pPr>
      <w:r w:rsidDel="00000000" w:rsidR="00000000" w:rsidRPr="00000000">
        <w:rPr>
          <w:sz w:val="26"/>
          <w:szCs w:val="26"/>
          <w:rtl w:val="0"/>
        </w:rPr>
        <w:t xml:space="preserve">creating a reality that defies traditional understanding. </w:t>
      </w:r>
    </w:p>
    <w:p w:rsidR="00000000" w:rsidDel="00000000" w:rsidP="00000000" w:rsidRDefault="00000000" w:rsidRPr="00000000" w14:paraId="00000210">
      <w:pPr>
        <w:spacing w:line="240" w:lineRule="auto"/>
        <w:ind w:left="9.000000000000057" w:firstLine="0"/>
        <w:jc w:val="both"/>
        <w:rPr>
          <w:sz w:val="26"/>
          <w:szCs w:val="26"/>
        </w:rPr>
      </w:pPr>
      <w:r w:rsidDel="00000000" w:rsidR="00000000" w:rsidRPr="00000000">
        <w:rPr>
          <w:sz w:val="26"/>
          <w:szCs w:val="26"/>
          <w:rtl w:val="0"/>
        </w:rPr>
        <w:t xml:space="preserve">Key elements of the cosmology include the Psionic </w:t>
      </w:r>
    </w:p>
    <w:p w:rsidR="00000000" w:rsidDel="00000000" w:rsidP="00000000" w:rsidRDefault="00000000" w:rsidRPr="00000000" w14:paraId="00000211">
      <w:pPr>
        <w:spacing w:line="240" w:lineRule="auto"/>
        <w:ind w:left="9.000000000000057" w:firstLine="0"/>
        <w:jc w:val="both"/>
        <w:rPr>
          <w:sz w:val="26"/>
          <w:szCs w:val="26"/>
        </w:rPr>
      </w:pPr>
      <w:r w:rsidDel="00000000" w:rsidR="00000000" w:rsidRPr="00000000">
        <w:rPr>
          <w:sz w:val="26"/>
          <w:szCs w:val="26"/>
          <w:rtl w:val="0"/>
        </w:rPr>
        <w:t xml:space="preserve">Tapestry, the Void, and the Beacons that connect the galaxy. </w:t>
      </w:r>
    </w:p>
    <w:p w:rsidR="00000000" w:rsidDel="00000000" w:rsidP="00000000" w:rsidRDefault="00000000" w:rsidRPr="00000000" w14:paraId="00000212">
      <w:pPr>
        <w:spacing w:line="240" w:lineRule="auto"/>
        <w:ind w:left="9.000000000000057" w:firstLine="0"/>
        <w:jc w:val="both"/>
        <w:rPr>
          <w:sz w:val="26"/>
          <w:szCs w:val="26"/>
        </w:rPr>
      </w:pPr>
      <w:r w:rsidDel="00000000" w:rsidR="00000000" w:rsidRPr="00000000">
        <w:rPr>
          <w:sz w:val="26"/>
          <w:szCs w:val="26"/>
          <w:rtl w:val="0"/>
        </w:rPr>
        <w:t xml:space="preserve">                  **The Psionic Tapestry** </w:t>
      </w:r>
    </w:p>
    <w:p w:rsidR="00000000" w:rsidDel="00000000" w:rsidP="00000000" w:rsidRDefault="00000000" w:rsidRPr="00000000" w14:paraId="00000213">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14">
      <w:pPr>
        <w:spacing w:line="240" w:lineRule="auto"/>
        <w:ind w:left="9.000000000000057" w:firstLine="0"/>
        <w:jc w:val="both"/>
        <w:rPr>
          <w:sz w:val="26"/>
          <w:szCs w:val="26"/>
        </w:rPr>
      </w:pPr>
      <w:r w:rsidDel="00000000" w:rsidR="00000000" w:rsidRPr="00000000">
        <w:rPr>
          <w:sz w:val="26"/>
          <w:szCs w:val="26"/>
          <w:rtl w:val="0"/>
        </w:rPr>
        <w:t xml:space="preserve">The Psionic Tapestry is an omnipresent field of energy that binds all living and non-living matter in the </w:t>
      </w:r>
    </w:p>
    <w:p w:rsidR="00000000" w:rsidDel="00000000" w:rsidP="00000000" w:rsidRDefault="00000000" w:rsidRPr="00000000" w14:paraId="00000215">
      <w:pPr>
        <w:spacing w:line="240" w:lineRule="auto"/>
        <w:ind w:left="9.000000000000057" w:firstLine="0"/>
        <w:jc w:val="both"/>
        <w:rPr>
          <w:sz w:val="26"/>
          <w:szCs w:val="26"/>
        </w:rPr>
      </w:pPr>
      <w:r w:rsidDel="00000000" w:rsidR="00000000" w:rsidRPr="00000000">
        <w:rPr>
          <w:sz w:val="26"/>
          <w:szCs w:val="26"/>
          <w:rtl w:val="0"/>
        </w:rPr>
        <w:t xml:space="preserve">universe. It is the source of psionic power and a key factor in interstellar phenomena. </w:t>
      </w:r>
    </w:p>
    <w:p w:rsidR="00000000" w:rsidDel="00000000" w:rsidP="00000000" w:rsidRDefault="00000000" w:rsidRPr="00000000" w14:paraId="00000216">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17">
      <w:pPr>
        <w:spacing w:line="240" w:lineRule="auto"/>
        <w:ind w:left="9.000000000000057" w:firstLine="0"/>
        <w:jc w:val="both"/>
        <w:rPr>
          <w:sz w:val="26"/>
          <w:szCs w:val="26"/>
        </w:rPr>
      </w:pPr>
      <w:r w:rsidDel="00000000" w:rsidR="00000000" w:rsidRPr="00000000">
        <w:rPr>
          <w:sz w:val="26"/>
          <w:szCs w:val="26"/>
          <w:rtl w:val="0"/>
        </w:rPr>
        <w:t xml:space="preserve">**Structure:** The Tapestry exists as overlapping layers, each tied to different forms of psionic energy: </w:t>
      </w:r>
    </w:p>
    <w:p w:rsidR="00000000" w:rsidDel="00000000" w:rsidP="00000000" w:rsidRDefault="00000000" w:rsidRPr="00000000" w14:paraId="00000218">
      <w:pPr>
        <w:spacing w:line="240" w:lineRule="auto"/>
        <w:ind w:left="9.000000000000057" w:firstLine="0"/>
        <w:jc w:val="both"/>
        <w:rPr>
          <w:sz w:val="26"/>
          <w:szCs w:val="26"/>
        </w:rPr>
      </w:pPr>
      <w:r w:rsidDel="00000000" w:rsidR="00000000" w:rsidRPr="00000000">
        <w:rPr>
          <w:sz w:val="26"/>
          <w:szCs w:val="26"/>
          <w:rtl w:val="0"/>
        </w:rPr>
        <w:t xml:space="preserve">*Physical Resonance:* Governs kinetic psionic abilities like telekinesis. </w:t>
      </w:r>
    </w:p>
    <w:p w:rsidR="00000000" w:rsidDel="00000000" w:rsidP="00000000" w:rsidRDefault="00000000" w:rsidRPr="00000000" w14:paraId="00000219">
      <w:pPr>
        <w:spacing w:line="240" w:lineRule="auto"/>
        <w:ind w:left="9.000000000000057" w:firstLine="0"/>
        <w:jc w:val="both"/>
        <w:rPr>
          <w:sz w:val="26"/>
          <w:szCs w:val="26"/>
        </w:rPr>
      </w:pPr>
      <w:r w:rsidDel="00000000" w:rsidR="00000000" w:rsidRPr="00000000">
        <w:rPr>
          <w:sz w:val="26"/>
          <w:szCs w:val="26"/>
          <w:rtl w:val="0"/>
        </w:rPr>
        <w:t xml:space="preserve">*Cognitive Resonance:* Influences mental abilities like telepathy and foresight. </w:t>
      </w:r>
    </w:p>
    <w:p w:rsidR="00000000" w:rsidDel="00000000" w:rsidP="00000000" w:rsidRDefault="00000000" w:rsidRPr="00000000" w14:paraId="0000021A">
      <w:pPr>
        <w:spacing w:line="240" w:lineRule="auto"/>
        <w:ind w:left="9.000000000000057" w:firstLine="0"/>
        <w:jc w:val="both"/>
        <w:rPr>
          <w:sz w:val="26"/>
          <w:szCs w:val="26"/>
        </w:rPr>
      </w:pPr>
      <w:r w:rsidDel="00000000" w:rsidR="00000000" w:rsidRPr="00000000">
        <w:rPr>
          <w:sz w:val="26"/>
          <w:szCs w:val="26"/>
          <w:rtl w:val="0"/>
        </w:rPr>
        <w:t xml:space="preserve">*Void Resonance:* A chaotic layer that interacts with Void Zones, creating unpredictable anomalies. </w:t>
      </w:r>
    </w:p>
    <w:p w:rsidR="00000000" w:rsidDel="00000000" w:rsidP="00000000" w:rsidRDefault="00000000" w:rsidRPr="00000000" w14:paraId="0000021B">
      <w:pPr>
        <w:spacing w:line="240" w:lineRule="auto"/>
        <w:ind w:left="9.000000000000057" w:firstLine="0"/>
        <w:jc w:val="both"/>
        <w:rPr>
          <w:sz w:val="26"/>
          <w:szCs w:val="26"/>
        </w:rPr>
      </w:pPr>
      <w:r w:rsidDel="00000000" w:rsidR="00000000" w:rsidRPr="00000000">
        <w:rPr>
          <w:sz w:val="26"/>
          <w:szCs w:val="26"/>
          <w:rtl w:val="0"/>
        </w:rPr>
        <w:t xml:space="preserve">**Role in Travel:** </w:t>
      </w:r>
    </w:p>
    <w:p w:rsidR="00000000" w:rsidDel="00000000" w:rsidP="00000000" w:rsidRDefault="00000000" w:rsidRPr="00000000" w14:paraId="0000021C">
      <w:pPr>
        <w:spacing w:line="240" w:lineRule="auto"/>
        <w:ind w:left="9.000000000000057" w:firstLine="0"/>
        <w:jc w:val="both"/>
        <w:rPr>
          <w:sz w:val="26"/>
          <w:szCs w:val="26"/>
        </w:rPr>
      </w:pPr>
      <w:r w:rsidDel="00000000" w:rsidR="00000000" w:rsidRPr="00000000">
        <w:rPr>
          <w:sz w:val="26"/>
          <w:szCs w:val="26"/>
          <w:rtl w:val="0"/>
        </w:rPr>
        <w:t xml:space="preserve">Psionics manipulate the Tapestry to navigate the Void or stabilize Beacons. </w:t>
      </w:r>
    </w:p>
    <w:p w:rsidR="00000000" w:rsidDel="00000000" w:rsidP="00000000" w:rsidRDefault="00000000" w:rsidRPr="00000000" w14:paraId="0000021D">
      <w:pPr>
        <w:spacing w:line="240" w:lineRule="auto"/>
        <w:ind w:left="9.000000000000057" w:firstLine="0"/>
        <w:jc w:val="both"/>
        <w:rPr>
          <w:sz w:val="26"/>
          <w:szCs w:val="26"/>
        </w:rPr>
      </w:pPr>
      <w:r w:rsidDel="00000000" w:rsidR="00000000" w:rsidRPr="00000000">
        <w:rPr>
          <w:sz w:val="26"/>
          <w:szCs w:val="26"/>
          <w:rtl w:val="0"/>
        </w:rPr>
        <w:t xml:space="preserve">Disruptions in the Tapestry cause Void Zones, destabilizing entire systems. </w:t>
      </w:r>
    </w:p>
    <w:p w:rsidR="00000000" w:rsidDel="00000000" w:rsidP="00000000" w:rsidRDefault="00000000" w:rsidRPr="00000000" w14:paraId="0000021E">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1F">
      <w:pPr>
        <w:spacing w:line="240" w:lineRule="auto"/>
        <w:ind w:left="9.000000000000057" w:firstLine="0"/>
        <w:jc w:val="both"/>
        <w:rPr>
          <w:sz w:val="26"/>
          <w:szCs w:val="26"/>
        </w:rPr>
      </w:pPr>
      <w:r w:rsidDel="00000000" w:rsidR="00000000" w:rsidRPr="00000000">
        <w:rPr>
          <w:sz w:val="26"/>
          <w:szCs w:val="26"/>
          <w:rtl w:val="0"/>
        </w:rPr>
        <w:t xml:space="preserve">#### **The Void** </w:t>
      </w:r>
    </w:p>
    <w:p w:rsidR="00000000" w:rsidDel="00000000" w:rsidP="00000000" w:rsidRDefault="00000000" w:rsidRPr="00000000" w14:paraId="00000220">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21">
      <w:pPr>
        <w:spacing w:line="240" w:lineRule="auto"/>
        <w:ind w:left="9.000000000000057" w:firstLine="0"/>
        <w:jc w:val="both"/>
        <w:rPr>
          <w:sz w:val="26"/>
          <w:szCs w:val="26"/>
        </w:rPr>
      </w:pPr>
      <w:r w:rsidDel="00000000" w:rsidR="00000000" w:rsidRPr="00000000">
        <w:rPr>
          <w:sz w:val="26"/>
          <w:szCs w:val="26"/>
          <w:rtl w:val="0"/>
        </w:rPr>
        <w:t xml:space="preserve">The Void is a chaotic, psionically charged expanse that exists between star systems and dimensions. It is both a physical and metaphysical phenomenon, shaping the boundaries of the Palladial Universe. </w:t>
      </w:r>
    </w:p>
    <w:p w:rsidR="00000000" w:rsidDel="00000000" w:rsidP="00000000" w:rsidRDefault="00000000" w:rsidRPr="00000000" w14:paraId="00000222">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23">
      <w:pPr>
        <w:spacing w:line="240" w:lineRule="auto"/>
        <w:ind w:left="9.000000000000057" w:firstLine="0"/>
        <w:jc w:val="both"/>
        <w:rPr>
          <w:sz w:val="26"/>
          <w:szCs w:val="26"/>
        </w:rPr>
      </w:pPr>
      <w:r w:rsidDel="00000000" w:rsidR="00000000" w:rsidRPr="00000000">
        <w:rPr>
          <w:sz w:val="26"/>
          <w:szCs w:val="26"/>
          <w:rtl w:val="0"/>
        </w:rPr>
        <w:t xml:space="preserve">**Nature of the Void:** </w:t>
      </w:r>
    </w:p>
    <w:p w:rsidR="00000000" w:rsidDel="00000000" w:rsidP="00000000" w:rsidRDefault="00000000" w:rsidRPr="00000000" w14:paraId="00000224">
      <w:pPr>
        <w:spacing w:line="240" w:lineRule="auto"/>
        <w:ind w:left="9.000000000000057" w:firstLine="0"/>
        <w:jc w:val="both"/>
        <w:rPr>
          <w:sz w:val="26"/>
          <w:szCs w:val="26"/>
        </w:rPr>
      </w:pPr>
      <w:r w:rsidDel="00000000" w:rsidR="00000000" w:rsidRPr="00000000">
        <w:rPr>
          <w:sz w:val="26"/>
          <w:szCs w:val="26"/>
          <w:rtl w:val="0"/>
        </w:rPr>
        <w:t xml:space="preserve">*Physical Aspect:* A vast region of space filled with gravitational anomalies, temporal distortions, and psionic storms. </w:t>
      </w:r>
    </w:p>
    <w:p w:rsidR="00000000" w:rsidDel="00000000" w:rsidP="00000000" w:rsidRDefault="00000000" w:rsidRPr="00000000" w14:paraId="00000225">
      <w:pPr>
        <w:spacing w:line="240" w:lineRule="auto"/>
        <w:ind w:left="9.000000000000057" w:firstLine="0"/>
        <w:jc w:val="both"/>
        <w:rPr>
          <w:sz w:val="26"/>
          <w:szCs w:val="26"/>
        </w:rPr>
      </w:pPr>
      <w:r w:rsidDel="00000000" w:rsidR="00000000" w:rsidRPr="00000000">
        <w:rPr>
          <w:sz w:val="26"/>
          <w:szCs w:val="26"/>
          <w:rtl w:val="0"/>
        </w:rPr>
        <w:t xml:space="preserve">*Metaphysical Aspect:* A manifestation of </w:t>
      </w:r>
    </w:p>
    <w:p w:rsidR="00000000" w:rsidDel="00000000" w:rsidP="00000000" w:rsidRDefault="00000000" w:rsidRPr="00000000" w14:paraId="00000226">
      <w:pPr>
        <w:spacing w:line="240" w:lineRule="auto"/>
        <w:ind w:left="9.000000000000057" w:firstLine="0"/>
        <w:jc w:val="both"/>
        <w:rPr>
          <w:sz w:val="26"/>
          <w:szCs w:val="26"/>
        </w:rPr>
      </w:pPr>
      <w:r w:rsidDel="00000000" w:rsidR="00000000" w:rsidRPr="00000000">
        <w:rPr>
          <w:sz w:val="26"/>
          <w:szCs w:val="26"/>
          <w:rtl w:val="0"/>
        </w:rPr>
        <w:t xml:space="preserve">Resonance instability, where reality becomes malleable. </w:t>
      </w:r>
    </w:p>
    <w:p w:rsidR="00000000" w:rsidDel="00000000" w:rsidP="00000000" w:rsidRDefault="00000000" w:rsidRPr="00000000" w14:paraId="00000227">
      <w:pPr>
        <w:spacing w:line="240" w:lineRule="auto"/>
        <w:ind w:left="9.000000000000057" w:firstLine="0"/>
        <w:jc w:val="both"/>
        <w:rPr>
          <w:sz w:val="26"/>
          <w:szCs w:val="26"/>
        </w:rPr>
      </w:pPr>
      <w:r w:rsidDel="00000000" w:rsidR="00000000" w:rsidRPr="00000000">
        <w:rPr>
          <w:sz w:val="26"/>
          <w:szCs w:val="26"/>
          <w:rtl w:val="0"/>
        </w:rPr>
        <w:t xml:space="preserve">**Void Zones:** </w:t>
      </w:r>
    </w:p>
    <w:p w:rsidR="00000000" w:rsidDel="00000000" w:rsidP="00000000" w:rsidRDefault="00000000" w:rsidRPr="00000000" w14:paraId="00000228">
      <w:pPr>
        <w:spacing w:line="240" w:lineRule="auto"/>
        <w:ind w:left="9.000000000000057" w:firstLine="0"/>
        <w:jc w:val="both"/>
        <w:rPr>
          <w:sz w:val="26"/>
          <w:szCs w:val="26"/>
        </w:rPr>
      </w:pPr>
      <w:r w:rsidDel="00000000" w:rsidR="00000000" w:rsidRPr="00000000">
        <w:rPr>
          <w:sz w:val="26"/>
          <w:szCs w:val="26"/>
          <w:rtl w:val="0"/>
        </w:rPr>
        <w:t xml:space="preserve">Regions where the Void has seeped into realspace, altering the laws of physics. </w:t>
      </w:r>
    </w:p>
    <w:p w:rsidR="00000000" w:rsidDel="00000000" w:rsidP="00000000" w:rsidRDefault="00000000" w:rsidRPr="00000000" w14:paraId="00000229">
      <w:pPr>
        <w:spacing w:line="240" w:lineRule="auto"/>
        <w:ind w:left="9.000000000000057" w:firstLine="0"/>
        <w:jc w:val="both"/>
        <w:rPr>
          <w:sz w:val="26"/>
          <w:szCs w:val="26"/>
        </w:rPr>
      </w:pPr>
      <w:r w:rsidDel="00000000" w:rsidR="00000000" w:rsidRPr="00000000">
        <w:rPr>
          <w:sz w:val="26"/>
          <w:szCs w:val="26"/>
          <w:rtl w:val="0"/>
        </w:rPr>
        <w:t xml:space="preserve">*Effects:* Time dilation, psionic amplification, and the emergence of Void entities. </w:t>
      </w:r>
    </w:p>
    <w:p w:rsidR="00000000" w:rsidDel="00000000" w:rsidP="00000000" w:rsidRDefault="00000000" w:rsidRPr="00000000" w14:paraId="0000022A">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2B">
      <w:pPr>
        <w:spacing w:line="240" w:lineRule="auto"/>
        <w:ind w:left="9.000000000000057" w:firstLine="0"/>
        <w:jc w:val="both"/>
        <w:rPr>
          <w:sz w:val="26"/>
          <w:szCs w:val="26"/>
        </w:rPr>
      </w:pPr>
      <w:r w:rsidDel="00000000" w:rsidR="00000000" w:rsidRPr="00000000">
        <w:rPr>
          <w:sz w:val="26"/>
          <w:szCs w:val="26"/>
          <w:rtl w:val="0"/>
        </w:rPr>
        <w:t xml:space="preserve">#### **The Beacon Network** </w:t>
      </w:r>
    </w:p>
    <w:p w:rsidR="00000000" w:rsidDel="00000000" w:rsidP="00000000" w:rsidRDefault="00000000" w:rsidRPr="00000000" w14:paraId="0000022C">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2D">
      <w:pPr>
        <w:spacing w:line="240" w:lineRule="auto"/>
        <w:ind w:left="9.000000000000057" w:firstLine="0"/>
        <w:jc w:val="both"/>
        <w:rPr>
          <w:sz w:val="26"/>
          <w:szCs w:val="26"/>
        </w:rPr>
      </w:pPr>
      <w:r w:rsidDel="00000000" w:rsidR="00000000" w:rsidRPr="00000000">
        <w:rPr>
          <w:sz w:val="26"/>
          <w:szCs w:val="26"/>
          <w:rtl w:val="0"/>
        </w:rPr>
        <w:t xml:space="preserve">The Beacon Network is a series of ancient, psionically powered gateways that enable faster-than-light travel </w:t>
      </w:r>
    </w:p>
    <w:p w:rsidR="00000000" w:rsidDel="00000000" w:rsidP="00000000" w:rsidRDefault="00000000" w:rsidRPr="00000000" w14:paraId="0000022E">
      <w:pPr>
        <w:spacing w:line="240" w:lineRule="auto"/>
        <w:ind w:left="9.000000000000057" w:firstLine="0"/>
        <w:jc w:val="both"/>
        <w:rPr>
          <w:sz w:val="26"/>
          <w:szCs w:val="26"/>
        </w:rPr>
      </w:pPr>
      <w:r w:rsidDel="00000000" w:rsidR="00000000" w:rsidRPr="00000000">
        <w:rPr>
          <w:sz w:val="26"/>
          <w:szCs w:val="26"/>
          <w:rtl w:val="0"/>
        </w:rPr>
        <w:t xml:space="preserve">across the galaxy. It is both a technological marvel and </w:t>
      </w:r>
    </w:p>
    <w:p w:rsidR="00000000" w:rsidDel="00000000" w:rsidP="00000000" w:rsidRDefault="00000000" w:rsidRPr="00000000" w14:paraId="0000022F">
      <w:pPr>
        <w:spacing w:line="240" w:lineRule="auto"/>
        <w:ind w:left="9.000000000000057" w:firstLine="0"/>
        <w:jc w:val="both"/>
        <w:rPr>
          <w:sz w:val="26"/>
          <w:szCs w:val="26"/>
        </w:rPr>
      </w:pPr>
      <w:r w:rsidDel="00000000" w:rsidR="00000000" w:rsidRPr="00000000">
        <w:rPr>
          <w:sz w:val="26"/>
          <w:szCs w:val="26"/>
          <w:rtl w:val="0"/>
        </w:rPr>
        <w:t xml:space="preserve">a fragile system threatened by Void incursions. </w:t>
      </w:r>
    </w:p>
    <w:p w:rsidR="00000000" w:rsidDel="00000000" w:rsidP="00000000" w:rsidRDefault="00000000" w:rsidRPr="00000000" w14:paraId="00000230">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31">
      <w:pPr>
        <w:spacing w:line="240" w:lineRule="auto"/>
        <w:ind w:left="9.000000000000057" w:firstLine="0"/>
        <w:jc w:val="both"/>
        <w:rPr>
          <w:sz w:val="26"/>
          <w:szCs w:val="26"/>
        </w:rPr>
      </w:pPr>
      <w:r w:rsidDel="00000000" w:rsidR="00000000" w:rsidRPr="00000000">
        <w:rPr>
          <w:sz w:val="26"/>
          <w:szCs w:val="26"/>
          <w:rtl w:val="0"/>
        </w:rPr>
        <w:t xml:space="preserve">**Structure:** </w:t>
      </w:r>
    </w:p>
    <w:p w:rsidR="00000000" w:rsidDel="00000000" w:rsidP="00000000" w:rsidRDefault="00000000" w:rsidRPr="00000000" w14:paraId="00000232">
      <w:pPr>
        <w:spacing w:line="240" w:lineRule="auto"/>
        <w:ind w:left="9.000000000000057" w:firstLine="0"/>
        <w:jc w:val="both"/>
        <w:rPr>
          <w:sz w:val="26"/>
          <w:szCs w:val="26"/>
        </w:rPr>
      </w:pPr>
      <w:r w:rsidDel="00000000" w:rsidR="00000000" w:rsidRPr="00000000">
        <w:rPr>
          <w:sz w:val="26"/>
          <w:szCs w:val="26"/>
          <w:rtl w:val="0"/>
        </w:rPr>
        <w:t xml:space="preserve">Beacons act as anchors in the Tapestry, creating stable corridors through the Void. </w:t>
      </w:r>
    </w:p>
    <w:p w:rsidR="00000000" w:rsidDel="00000000" w:rsidP="00000000" w:rsidRDefault="00000000" w:rsidRPr="00000000" w14:paraId="00000233">
      <w:pPr>
        <w:spacing w:line="240" w:lineRule="auto"/>
        <w:ind w:left="9.000000000000057" w:firstLine="0"/>
        <w:jc w:val="both"/>
        <w:rPr>
          <w:sz w:val="26"/>
          <w:szCs w:val="26"/>
        </w:rPr>
      </w:pPr>
      <w:r w:rsidDel="00000000" w:rsidR="00000000" w:rsidRPr="00000000">
        <w:rPr>
          <w:sz w:val="26"/>
          <w:szCs w:val="26"/>
          <w:rtl w:val="0"/>
        </w:rPr>
        <w:t xml:space="preserve">Each Beacon is maintained by the Watchers Guild, whose psionics stabilize their Resonance fields. </w:t>
      </w:r>
    </w:p>
    <w:p w:rsidR="00000000" w:rsidDel="00000000" w:rsidP="00000000" w:rsidRDefault="00000000" w:rsidRPr="00000000" w14:paraId="00000234">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35">
      <w:pPr>
        <w:spacing w:line="240" w:lineRule="auto"/>
        <w:ind w:left="9.000000000000057" w:firstLine="0"/>
        <w:jc w:val="both"/>
        <w:rPr>
          <w:sz w:val="26"/>
          <w:szCs w:val="26"/>
        </w:rPr>
      </w:pPr>
      <w:r w:rsidDel="00000000" w:rsidR="00000000" w:rsidRPr="00000000">
        <w:rPr>
          <w:sz w:val="26"/>
          <w:szCs w:val="26"/>
          <w:rtl w:val="0"/>
        </w:rPr>
        <w:t xml:space="preserve">- **Beacon Failures:** </w:t>
      </w:r>
    </w:p>
    <w:p w:rsidR="00000000" w:rsidDel="00000000" w:rsidP="00000000" w:rsidRDefault="00000000" w:rsidRPr="00000000" w14:paraId="00000236">
      <w:pPr>
        <w:spacing w:line="240" w:lineRule="auto"/>
        <w:ind w:left="9.000000000000057" w:firstLine="0"/>
        <w:jc w:val="both"/>
        <w:rPr>
          <w:sz w:val="26"/>
          <w:szCs w:val="26"/>
        </w:rPr>
      </w:pPr>
      <w:r w:rsidDel="00000000" w:rsidR="00000000" w:rsidRPr="00000000">
        <w:rPr>
          <w:sz w:val="26"/>
          <w:szCs w:val="26"/>
          <w:rtl w:val="0"/>
        </w:rPr>
        <w:t xml:space="preserve">  - As the network deteriorates, travel between systems becomes increasingly dangerous, isolating entire regions and forcing reliance on Voidfarers Guild navigators. </w:t>
      </w:r>
    </w:p>
    <w:p w:rsidR="00000000" w:rsidDel="00000000" w:rsidP="00000000" w:rsidRDefault="00000000" w:rsidRPr="00000000" w14:paraId="00000237">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38">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39">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3A">
      <w:pPr>
        <w:spacing w:line="240" w:lineRule="auto"/>
        <w:ind w:left="9.000000000000057" w:firstLine="0"/>
        <w:jc w:val="both"/>
        <w:rPr>
          <w:sz w:val="26"/>
          <w:szCs w:val="26"/>
        </w:rPr>
      </w:pPr>
      <w:r w:rsidDel="00000000" w:rsidR="00000000" w:rsidRPr="00000000">
        <w:rPr>
          <w:sz w:val="26"/>
          <w:szCs w:val="26"/>
          <w:rtl w:val="0"/>
        </w:rPr>
        <w:t xml:space="preserve">Geography of the Known Universe </w:t>
      </w:r>
    </w:p>
    <w:p w:rsidR="00000000" w:rsidDel="00000000" w:rsidP="00000000" w:rsidRDefault="00000000" w:rsidRPr="00000000" w14:paraId="0000023B">
      <w:pPr>
        <w:spacing w:line="240" w:lineRule="auto"/>
        <w:ind w:left="9.000000000000057" w:firstLine="0"/>
        <w:jc w:val="both"/>
        <w:rPr>
          <w:sz w:val="26"/>
          <w:szCs w:val="26"/>
        </w:rPr>
      </w:pPr>
      <w:r w:rsidDel="00000000" w:rsidR="00000000" w:rsidRPr="00000000">
        <w:rPr>
          <w:sz w:val="26"/>
          <w:szCs w:val="26"/>
          <w:rtl w:val="0"/>
        </w:rPr>
        <w:t xml:space="preserve">Section 1: The Palladial Core </w:t>
      </w:r>
    </w:p>
    <w:p w:rsidR="00000000" w:rsidDel="00000000" w:rsidP="00000000" w:rsidRDefault="00000000" w:rsidRPr="00000000" w14:paraId="0000023C">
      <w:pPr>
        <w:spacing w:line="240" w:lineRule="auto"/>
        <w:ind w:left="9.000000000000057" w:firstLine="0"/>
        <w:jc w:val="both"/>
        <w:rPr>
          <w:sz w:val="26"/>
          <w:szCs w:val="26"/>
        </w:rPr>
      </w:pPr>
      <w:r w:rsidDel="00000000" w:rsidR="00000000" w:rsidRPr="00000000">
        <w:rPr>
          <w:sz w:val="26"/>
          <w:szCs w:val="26"/>
          <w:rtl w:val="0"/>
        </w:rPr>
        <w:t xml:space="preserve">1.1: Overview </w:t>
      </w:r>
    </w:p>
    <w:p w:rsidR="00000000" w:rsidDel="00000000" w:rsidP="00000000" w:rsidRDefault="00000000" w:rsidRPr="00000000" w14:paraId="0000023D">
      <w:pPr>
        <w:spacing w:line="240" w:lineRule="auto"/>
        <w:ind w:left="9.000000000000057" w:firstLine="0"/>
        <w:jc w:val="both"/>
        <w:rPr>
          <w:sz w:val="26"/>
          <w:szCs w:val="26"/>
        </w:rPr>
      </w:pPr>
      <w:r w:rsidDel="00000000" w:rsidR="00000000" w:rsidRPr="00000000">
        <w:rPr>
          <w:sz w:val="26"/>
          <w:szCs w:val="26"/>
          <w:rtl w:val="0"/>
        </w:rPr>
        <w:t xml:space="preserve">The Palladial Core represents the beating heart of the </w:t>
      </w:r>
    </w:p>
    <w:p w:rsidR="00000000" w:rsidDel="00000000" w:rsidP="00000000" w:rsidRDefault="00000000" w:rsidRPr="00000000" w14:paraId="0000023E">
      <w:pPr>
        <w:spacing w:line="240" w:lineRule="auto"/>
        <w:ind w:left="9.000000000000057" w:firstLine="0"/>
        <w:jc w:val="both"/>
        <w:rPr>
          <w:sz w:val="26"/>
          <w:szCs w:val="26"/>
        </w:rPr>
      </w:pPr>
      <w:r w:rsidDel="00000000" w:rsidR="00000000" w:rsidRPr="00000000">
        <w:rPr>
          <w:sz w:val="26"/>
          <w:szCs w:val="26"/>
          <w:rtl w:val="0"/>
        </w:rPr>
        <w:t xml:space="preserve">Palladium Empire, a dense nexus of star systems bound together by history, psionic energy, and political intrigue. </w:t>
      </w:r>
    </w:p>
    <w:p w:rsidR="00000000" w:rsidDel="00000000" w:rsidP="00000000" w:rsidRDefault="00000000" w:rsidRPr="00000000" w14:paraId="0000023F">
      <w:pPr>
        <w:spacing w:line="240" w:lineRule="auto"/>
        <w:ind w:left="9.000000000000057" w:firstLine="0"/>
        <w:jc w:val="both"/>
        <w:rPr>
          <w:sz w:val="26"/>
          <w:szCs w:val="26"/>
        </w:rPr>
      </w:pPr>
      <w:r w:rsidDel="00000000" w:rsidR="00000000" w:rsidRPr="00000000">
        <w:rPr>
          <w:sz w:val="26"/>
          <w:szCs w:val="26"/>
          <w:rtl w:val="0"/>
        </w:rPr>
        <w:t xml:space="preserve">This region houses the most developed and significant planets in the empire, including the Throneworld Palladia </w:t>
      </w:r>
    </w:p>
    <w:p w:rsidR="00000000" w:rsidDel="00000000" w:rsidP="00000000" w:rsidRDefault="00000000" w:rsidRPr="00000000" w14:paraId="00000240">
      <w:pPr>
        <w:spacing w:line="240" w:lineRule="auto"/>
        <w:ind w:left="9.000000000000057" w:firstLine="0"/>
        <w:jc w:val="both"/>
        <w:rPr>
          <w:sz w:val="26"/>
          <w:szCs w:val="26"/>
        </w:rPr>
      </w:pPr>
      <w:r w:rsidDel="00000000" w:rsidR="00000000" w:rsidRPr="00000000">
        <w:rPr>
          <w:sz w:val="26"/>
          <w:szCs w:val="26"/>
          <w:rtl w:val="0"/>
        </w:rPr>
        <w:t xml:space="preserve">Prime, as well as the ancestral homes of the Great Houses. </w:t>
      </w:r>
    </w:p>
    <w:p w:rsidR="00000000" w:rsidDel="00000000" w:rsidP="00000000" w:rsidRDefault="00000000" w:rsidRPr="00000000" w14:paraId="00000241">
      <w:pPr>
        <w:spacing w:line="240" w:lineRule="auto"/>
        <w:ind w:left="9.000000000000057" w:firstLine="0"/>
        <w:jc w:val="both"/>
        <w:rPr>
          <w:sz w:val="26"/>
          <w:szCs w:val="26"/>
        </w:rPr>
      </w:pPr>
      <w:r w:rsidDel="00000000" w:rsidR="00000000" w:rsidRPr="00000000">
        <w:rPr>
          <w:sz w:val="26"/>
          <w:szCs w:val="26"/>
          <w:rtl w:val="0"/>
        </w:rPr>
        <w:t xml:space="preserve">With over 400 star systems in close proximity, the </w:t>
      </w:r>
    </w:p>
    <w:p w:rsidR="00000000" w:rsidDel="00000000" w:rsidP="00000000" w:rsidRDefault="00000000" w:rsidRPr="00000000" w14:paraId="00000242">
      <w:pPr>
        <w:spacing w:line="240" w:lineRule="auto"/>
        <w:ind w:left="9.000000000000057" w:firstLine="0"/>
        <w:jc w:val="both"/>
        <w:rPr>
          <w:sz w:val="26"/>
          <w:szCs w:val="26"/>
        </w:rPr>
      </w:pPr>
      <w:r w:rsidDel="00000000" w:rsidR="00000000" w:rsidRPr="00000000">
        <w:rPr>
          <w:sz w:val="26"/>
          <w:szCs w:val="26"/>
          <w:rtl w:val="0"/>
        </w:rPr>
        <w:t xml:space="preserve">Palladial Core stands as a marvel of interstellar organization. Its stars are predominantly Type-G, similar to </w:t>
      </w:r>
    </w:p>
    <w:p w:rsidR="00000000" w:rsidDel="00000000" w:rsidP="00000000" w:rsidRDefault="00000000" w:rsidRPr="00000000" w14:paraId="00000243">
      <w:pPr>
        <w:spacing w:line="240" w:lineRule="auto"/>
        <w:ind w:left="9.000000000000057" w:firstLine="0"/>
        <w:jc w:val="both"/>
        <w:rPr>
          <w:sz w:val="26"/>
          <w:szCs w:val="26"/>
        </w:rPr>
      </w:pPr>
      <w:r w:rsidDel="00000000" w:rsidR="00000000" w:rsidRPr="00000000">
        <w:rPr>
          <w:sz w:val="26"/>
          <w:szCs w:val="26"/>
          <w:rtl w:val="0"/>
        </w:rPr>
        <w:t xml:space="preserve">Earth’s Sun, and provide optimal conditions for habitable worlds, while asteroid belts and rogue planets offer an abundance of raw materials crucial for industrial and </w:t>
      </w:r>
    </w:p>
    <w:p w:rsidR="00000000" w:rsidDel="00000000" w:rsidP="00000000" w:rsidRDefault="00000000" w:rsidRPr="00000000" w14:paraId="00000244">
      <w:pPr>
        <w:spacing w:line="240" w:lineRule="auto"/>
        <w:ind w:left="9.000000000000057" w:firstLine="0"/>
        <w:jc w:val="both"/>
        <w:rPr>
          <w:sz w:val="26"/>
          <w:szCs w:val="26"/>
        </w:rPr>
      </w:pPr>
      <w:r w:rsidDel="00000000" w:rsidR="00000000" w:rsidRPr="00000000">
        <w:rPr>
          <w:sz w:val="26"/>
          <w:szCs w:val="26"/>
          <w:rtl w:val="0"/>
        </w:rPr>
        <w:t xml:space="preserve">psionic advancements. This region’s significance extends beyond its geography—it is the nexus of the Psionic </w:t>
      </w:r>
    </w:p>
    <w:p w:rsidR="00000000" w:rsidDel="00000000" w:rsidP="00000000" w:rsidRDefault="00000000" w:rsidRPr="00000000" w14:paraId="00000245">
      <w:pPr>
        <w:spacing w:line="240" w:lineRule="auto"/>
        <w:ind w:left="9.000000000000057" w:firstLine="0"/>
        <w:jc w:val="both"/>
        <w:rPr>
          <w:sz w:val="26"/>
          <w:szCs w:val="26"/>
        </w:rPr>
      </w:pPr>
      <w:r w:rsidDel="00000000" w:rsidR="00000000" w:rsidRPr="00000000">
        <w:rPr>
          <w:sz w:val="26"/>
          <w:szCs w:val="26"/>
          <w:rtl w:val="0"/>
        </w:rPr>
        <w:t xml:space="preserve">Tapestry, the empire’s primary communication and power amplification system, which radiates from this region outward to the galaxy’s edges. </w:t>
      </w:r>
    </w:p>
    <w:p w:rsidR="00000000" w:rsidDel="00000000" w:rsidP="00000000" w:rsidRDefault="00000000" w:rsidRPr="00000000" w14:paraId="00000246">
      <w:pPr>
        <w:spacing w:line="240" w:lineRule="auto"/>
        <w:ind w:left="9.000000000000057" w:firstLine="0"/>
        <w:jc w:val="both"/>
        <w:rPr>
          <w:sz w:val="26"/>
          <w:szCs w:val="26"/>
        </w:rPr>
      </w:pPr>
      <w:r w:rsidDel="00000000" w:rsidR="00000000" w:rsidRPr="00000000">
        <w:rPr>
          <w:sz w:val="26"/>
          <w:szCs w:val="26"/>
          <w:rtl w:val="0"/>
        </w:rPr>
        <w:t xml:space="preserve">1.2: Key Star Systems in the Core Palladia Prime System </w:t>
      </w:r>
    </w:p>
    <w:p w:rsidR="00000000" w:rsidDel="00000000" w:rsidP="00000000" w:rsidRDefault="00000000" w:rsidRPr="00000000" w14:paraId="00000247">
      <w:pPr>
        <w:spacing w:line="240" w:lineRule="auto"/>
        <w:ind w:left="9.000000000000057" w:firstLine="0"/>
        <w:jc w:val="both"/>
        <w:rPr>
          <w:sz w:val="26"/>
          <w:szCs w:val="26"/>
        </w:rPr>
      </w:pPr>
      <w:r w:rsidDel="00000000" w:rsidR="00000000" w:rsidRPr="00000000">
        <w:rPr>
          <w:sz w:val="26"/>
          <w:szCs w:val="26"/>
          <w:rtl w:val="0"/>
        </w:rPr>
        <w:t xml:space="preserve">The Palladia Prime system is the epicenter of imperial power and the symbol of humanity’s ascendancy. Its star, Helion, is a stable G2V main-sequence star, radiating light and energy to the imperial homeworld and its neighboring planets. Palladia </w:t>
      </w:r>
    </w:p>
    <w:p w:rsidR="00000000" w:rsidDel="00000000" w:rsidP="00000000" w:rsidRDefault="00000000" w:rsidRPr="00000000" w14:paraId="00000248">
      <w:pPr>
        <w:spacing w:line="240" w:lineRule="auto"/>
        <w:ind w:left="9.000000000000057" w:firstLine="0"/>
        <w:jc w:val="both"/>
        <w:rPr>
          <w:sz w:val="26"/>
          <w:szCs w:val="26"/>
        </w:rPr>
      </w:pPr>
      <w:r w:rsidDel="00000000" w:rsidR="00000000" w:rsidRPr="00000000">
        <w:rPr>
          <w:sz w:val="26"/>
          <w:szCs w:val="26"/>
          <w:rtl w:val="0"/>
        </w:rPr>
        <w:t xml:space="preserve">Prime itself is a terrestrial jewel, terraformed to perfection and housing sprawling crystalline cities built atop ancient </w:t>
      </w:r>
    </w:p>
    <w:p w:rsidR="00000000" w:rsidDel="00000000" w:rsidP="00000000" w:rsidRDefault="00000000" w:rsidRPr="00000000" w14:paraId="00000249">
      <w:pPr>
        <w:spacing w:line="240" w:lineRule="auto"/>
        <w:ind w:left="9.000000000000057" w:firstLine="0"/>
        <w:jc w:val="both"/>
        <w:rPr>
          <w:sz w:val="26"/>
          <w:szCs w:val="26"/>
        </w:rPr>
      </w:pPr>
      <w:r w:rsidDel="00000000" w:rsidR="00000000" w:rsidRPr="00000000">
        <w:rPr>
          <w:sz w:val="26"/>
          <w:szCs w:val="26"/>
          <w:rtl w:val="0"/>
        </w:rPr>
        <w:t xml:space="preserve">Aetherium veins. These cities, crowned by Resonance Towers that amplify psionic energy, serve as hubs of governance,</w:t>
      </w:r>
    </w:p>
    <w:p w:rsidR="00000000" w:rsidDel="00000000" w:rsidP="00000000" w:rsidRDefault="00000000" w:rsidRPr="00000000" w14:paraId="0000024A">
      <w:pPr>
        <w:spacing w:line="240" w:lineRule="auto"/>
        <w:ind w:left="9.000000000000057" w:firstLine="0"/>
        <w:jc w:val="both"/>
        <w:rPr>
          <w:sz w:val="26"/>
          <w:szCs w:val="26"/>
        </w:rPr>
      </w:pPr>
      <w:r w:rsidDel="00000000" w:rsidR="00000000" w:rsidRPr="00000000">
        <w:rPr>
          <w:sz w:val="26"/>
          <w:szCs w:val="26"/>
          <w:rtl w:val="0"/>
        </w:rPr>
        <w:t xml:space="preserve">research, and education. With a population exceeding 40 billion, </w:t>
      </w:r>
    </w:p>
    <w:p w:rsidR="00000000" w:rsidDel="00000000" w:rsidP="00000000" w:rsidRDefault="00000000" w:rsidRPr="00000000" w14:paraId="0000024B">
      <w:pPr>
        <w:spacing w:line="240" w:lineRule="auto"/>
        <w:ind w:left="9.000000000000057" w:firstLine="0"/>
        <w:jc w:val="both"/>
        <w:rPr>
          <w:sz w:val="26"/>
          <w:szCs w:val="26"/>
        </w:rPr>
      </w:pPr>
      <w:r w:rsidDel="00000000" w:rsidR="00000000" w:rsidRPr="00000000">
        <w:rPr>
          <w:sz w:val="26"/>
          <w:szCs w:val="26"/>
          <w:rtl w:val="0"/>
        </w:rPr>
        <w:t xml:space="preserve">the planet is a microcosm of imperial society, from aristocrats who shape policy to the laboring masses who sustain the </w:t>
      </w:r>
    </w:p>
    <w:p w:rsidR="00000000" w:rsidDel="00000000" w:rsidP="00000000" w:rsidRDefault="00000000" w:rsidRPr="00000000" w14:paraId="0000024C">
      <w:pPr>
        <w:spacing w:line="240" w:lineRule="auto"/>
        <w:ind w:left="9.000000000000057" w:firstLine="0"/>
        <w:jc w:val="both"/>
        <w:rPr>
          <w:sz w:val="26"/>
          <w:szCs w:val="26"/>
        </w:rPr>
      </w:pPr>
      <w:r w:rsidDel="00000000" w:rsidR="00000000" w:rsidRPr="00000000">
        <w:rPr>
          <w:sz w:val="26"/>
          <w:szCs w:val="26"/>
          <w:rtl w:val="0"/>
        </w:rPr>
        <w:t xml:space="preserve">empire’s might. Surrounding Palladia Prime are key auxiliary </w:t>
      </w:r>
    </w:p>
    <w:p w:rsidR="00000000" w:rsidDel="00000000" w:rsidP="00000000" w:rsidRDefault="00000000" w:rsidRPr="00000000" w14:paraId="0000024D">
      <w:pPr>
        <w:spacing w:line="240" w:lineRule="auto"/>
        <w:ind w:left="9.000000000000057" w:firstLine="0"/>
        <w:jc w:val="both"/>
        <w:rPr>
          <w:sz w:val="26"/>
          <w:szCs w:val="26"/>
        </w:rPr>
      </w:pPr>
      <w:r w:rsidDel="00000000" w:rsidR="00000000" w:rsidRPr="00000000">
        <w:rPr>
          <w:sz w:val="26"/>
          <w:szCs w:val="26"/>
          <w:rtl w:val="0"/>
        </w:rPr>
        <w:t xml:space="preserve">planets, including Serephon, a barren world rich in palladium ore, and Velithar, an agricultural hub supplying the Core with </w:t>
      </w:r>
    </w:p>
    <w:p w:rsidR="00000000" w:rsidDel="00000000" w:rsidP="00000000" w:rsidRDefault="00000000" w:rsidRPr="00000000" w14:paraId="0000024E">
      <w:pPr>
        <w:spacing w:line="240" w:lineRule="auto"/>
        <w:ind w:left="9.000000000000057" w:firstLine="0"/>
        <w:jc w:val="both"/>
        <w:rPr>
          <w:sz w:val="26"/>
          <w:szCs w:val="26"/>
        </w:rPr>
      </w:pPr>
      <w:r w:rsidDel="00000000" w:rsidR="00000000" w:rsidRPr="00000000">
        <w:rPr>
          <w:sz w:val="26"/>
          <w:szCs w:val="26"/>
          <w:rtl w:val="0"/>
        </w:rPr>
        <w:t xml:space="preserve">essential resources. Orbiting this system is Draconis Obscura, a mysterious moon-sized psionic beacon shrouded in secrecy, </w:t>
      </w:r>
    </w:p>
    <w:p w:rsidR="00000000" w:rsidDel="00000000" w:rsidP="00000000" w:rsidRDefault="00000000" w:rsidRPr="00000000" w14:paraId="0000024F">
      <w:pPr>
        <w:spacing w:line="240" w:lineRule="auto"/>
        <w:ind w:left="9.000000000000057" w:firstLine="0"/>
        <w:jc w:val="both"/>
        <w:rPr>
          <w:sz w:val="26"/>
          <w:szCs w:val="26"/>
        </w:rPr>
      </w:pPr>
      <w:r w:rsidDel="00000000" w:rsidR="00000000" w:rsidRPr="00000000">
        <w:rPr>
          <w:sz w:val="26"/>
          <w:szCs w:val="26"/>
          <w:rtl w:val="0"/>
        </w:rPr>
        <w:t xml:space="preserve">rumored to house experimental psionic technology capable of influencing entire sectors. </w:t>
      </w:r>
    </w:p>
    <w:p w:rsidR="00000000" w:rsidDel="00000000" w:rsidP="00000000" w:rsidRDefault="00000000" w:rsidRPr="00000000" w14:paraId="00000250">
      <w:pPr>
        <w:spacing w:line="240" w:lineRule="auto"/>
        <w:ind w:left="9.000000000000057" w:firstLine="0"/>
        <w:jc w:val="both"/>
        <w:rPr>
          <w:sz w:val="26"/>
          <w:szCs w:val="26"/>
        </w:rPr>
      </w:pPr>
      <w:r w:rsidDel="00000000" w:rsidR="00000000" w:rsidRPr="00000000">
        <w:rPr>
          <w:sz w:val="26"/>
          <w:szCs w:val="26"/>
          <w:rtl w:val="0"/>
        </w:rPr>
        <w:t xml:space="preserve">Veyos System </w:t>
      </w:r>
    </w:p>
    <w:p w:rsidR="00000000" w:rsidDel="00000000" w:rsidP="00000000" w:rsidRDefault="00000000" w:rsidRPr="00000000" w14:paraId="00000251">
      <w:pPr>
        <w:spacing w:line="240" w:lineRule="auto"/>
        <w:ind w:left="9.000000000000057" w:firstLine="0"/>
        <w:jc w:val="both"/>
        <w:rPr>
          <w:sz w:val="26"/>
          <w:szCs w:val="26"/>
        </w:rPr>
      </w:pPr>
      <w:r w:rsidDel="00000000" w:rsidR="00000000" w:rsidRPr="00000000">
        <w:rPr>
          <w:sz w:val="26"/>
          <w:szCs w:val="26"/>
          <w:rtl w:val="0"/>
        </w:rPr>
        <w:t xml:space="preserve">The Veyos system is a linchpin of interstellar commerce and diplomacy, often referred to as the “Empire’s Trade Spine.” Its </w:t>
      </w:r>
    </w:p>
    <w:p w:rsidR="00000000" w:rsidDel="00000000" w:rsidP="00000000" w:rsidRDefault="00000000" w:rsidRPr="00000000" w14:paraId="00000252">
      <w:pPr>
        <w:spacing w:line="240" w:lineRule="auto"/>
        <w:ind w:left="9.000000000000057" w:firstLine="0"/>
        <w:jc w:val="both"/>
        <w:rPr>
          <w:sz w:val="26"/>
          <w:szCs w:val="26"/>
        </w:rPr>
      </w:pPr>
      <w:r w:rsidDel="00000000" w:rsidR="00000000" w:rsidRPr="00000000">
        <w:rPr>
          <w:sz w:val="26"/>
          <w:szCs w:val="26"/>
          <w:rtl w:val="0"/>
        </w:rPr>
        <w:t xml:space="preserve">star, Aurion, is a luminous F-type, providing a warm, golden glow to the system’s three key planets. Veyos Prime, the central </w:t>
      </w:r>
    </w:p>
    <w:p w:rsidR="00000000" w:rsidDel="00000000" w:rsidP="00000000" w:rsidRDefault="00000000" w:rsidRPr="00000000" w14:paraId="00000253">
      <w:pPr>
        <w:spacing w:line="240" w:lineRule="auto"/>
        <w:ind w:left="9.000000000000057" w:firstLine="0"/>
        <w:jc w:val="both"/>
        <w:rPr>
          <w:sz w:val="26"/>
          <w:szCs w:val="26"/>
        </w:rPr>
      </w:pPr>
      <w:r w:rsidDel="00000000" w:rsidR="00000000" w:rsidRPr="00000000">
        <w:rPr>
          <w:sz w:val="26"/>
          <w:szCs w:val="26"/>
          <w:rtl w:val="0"/>
        </w:rPr>
        <w:t xml:space="preserve">trade hub, is a bustling world where endless fleets of merchant ships dock at orbiting stations. Towering arcologies house millions of traders, diplomats, and artisans who form the </w:t>
      </w:r>
    </w:p>
    <w:p w:rsidR="00000000" w:rsidDel="00000000" w:rsidP="00000000" w:rsidRDefault="00000000" w:rsidRPr="00000000" w14:paraId="00000254">
      <w:pPr>
        <w:spacing w:line="240" w:lineRule="auto"/>
        <w:ind w:left="9.000000000000057" w:firstLine="0"/>
        <w:jc w:val="both"/>
        <w:rPr>
          <w:sz w:val="26"/>
          <w:szCs w:val="26"/>
        </w:rPr>
      </w:pPr>
      <w:r w:rsidDel="00000000" w:rsidR="00000000" w:rsidRPr="00000000">
        <w:rPr>
          <w:sz w:val="26"/>
          <w:szCs w:val="26"/>
          <w:rtl w:val="0"/>
        </w:rPr>
        <w:t xml:space="preserve">backbone of the empire’s economy. Luxoria, the second planet, </w:t>
      </w:r>
    </w:p>
    <w:p w:rsidR="00000000" w:rsidDel="00000000" w:rsidP="00000000" w:rsidRDefault="00000000" w:rsidRPr="00000000" w14:paraId="00000255">
      <w:pPr>
        <w:spacing w:line="240" w:lineRule="auto"/>
        <w:ind w:left="9.000000000000057" w:firstLine="0"/>
        <w:jc w:val="both"/>
        <w:rPr>
          <w:sz w:val="26"/>
          <w:szCs w:val="26"/>
        </w:rPr>
      </w:pPr>
      <w:r w:rsidDel="00000000" w:rsidR="00000000" w:rsidRPr="00000000">
        <w:rPr>
          <w:sz w:val="26"/>
          <w:szCs w:val="26"/>
          <w:rtl w:val="0"/>
        </w:rPr>
        <w:t xml:space="preserve">serves as a pleasure world, where imperial officials and visiting dignitaries negotiate treaties amidst opulent surroundings of </w:t>
      </w:r>
    </w:p>
    <w:p w:rsidR="00000000" w:rsidDel="00000000" w:rsidP="00000000" w:rsidRDefault="00000000" w:rsidRPr="00000000" w14:paraId="00000256">
      <w:pPr>
        <w:spacing w:line="240" w:lineRule="auto"/>
        <w:ind w:left="9.000000000000057" w:firstLine="0"/>
        <w:jc w:val="both"/>
        <w:rPr>
          <w:sz w:val="26"/>
          <w:szCs w:val="26"/>
        </w:rPr>
      </w:pPr>
      <w:r w:rsidDel="00000000" w:rsidR="00000000" w:rsidRPr="00000000">
        <w:rPr>
          <w:sz w:val="26"/>
          <w:szCs w:val="26"/>
          <w:rtl w:val="0"/>
        </w:rPr>
        <w:t xml:space="preserve">lavish resorts and sprawling gardens. The system also includes </w:t>
      </w:r>
    </w:p>
    <w:p w:rsidR="00000000" w:rsidDel="00000000" w:rsidP="00000000" w:rsidRDefault="00000000" w:rsidRPr="00000000" w14:paraId="00000257">
      <w:pPr>
        <w:spacing w:line="240" w:lineRule="auto"/>
        <w:ind w:left="9.000000000000057" w:firstLine="0"/>
        <w:jc w:val="both"/>
        <w:rPr>
          <w:sz w:val="26"/>
          <w:szCs w:val="26"/>
        </w:rPr>
      </w:pPr>
      <w:r w:rsidDel="00000000" w:rsidR="00000000" w:rsidRPr="00000000">
        <w:rPr>
          <w:sz w:val="26"/>
          <w:szCs w:val="26"/>
          <w:rtl w:val="0"/>
        </w:rPr>
        <w:t xml:space="preserve">the Telva Rings, a series of asteroid belts that have been heavily mined for rare metals and psionic crystals, which are essential components for both Voidship construction and the Psionic Tapestry. </w:t>
      </w:r>
    </w:p>
    <w:p w:rsidR="00000000" w:rsidDel="00000000" w:rsidP="00000000" w:rsidRDefault="00000000" w:rsidRPr="00000000" w14:paraId="00000258">
      <w:pPr>
        <w:spacing w:line="240" w:lineRule="auto"/>
        <w:ind w:left="9.000000000000057" w:firstLine="0"/>
        <w:jc w:val="both"/>
        <w:rPr>
          <w:sz w:val="26"/>
          <w:szCs w:val="26"/>
        </w:rPr>
      </w:pPr>
      <w:r w:rsidDel="00000000" w:rsidR="00000000" w:rsidRPr="00000000">
        <w:rPr>
          <w:sz w:val="26"/>
          <w:szCs w:val="26"/>
          <w:rtl w:val="0"/>
        </w:rPr>
        <w:t xml:space="preserve">Khoreal System </w:t>
      </w:r>
    </w:p>
    <w:p w:rsidR="00000000" w:rsidDel="00000000" w:rsidP="00000000" w:rsidRDefault="00000000" w:rsidRPr="00000000" w14:paraId="00000259">
      <w:pPr>
        <w:spacing w:line="240" w:lineRule="auto"/>
        <w:ind w:left="9.000000000000057" w:firstLine="0"/>
        <w:jc w:val="both"/>
        <w:rPr>
          <w:sz w:val="26"/>
          <w:szCs w:val="26"/>
        </w:rPr>
      </w:pPr>
      <w:r w:rsidDel="00000000" w:rsidR="00000000" w:rsidRPr="00000000">
        <w:rPr>
          <w:sz w:val="26"/>
          <w:szCs w:val="26"/>
          <w:rtl w:val="0"/>
        </w:rPr>
        <w:t xml:space="preserve">The Khoreal system is a fortress of resilience, embodying the military might of the empire. Centered around the star Tyris, a massive orange K-type giant, this system is home to Khoreal </w:t>
      </w:r>
    </w:p>
    <w:p w:rsidR="00000000" w:rsidDel="00000000" w:rsidP="00000000" w:rsidRDefault="00000000" w:rsidRPr="00000000" w14:paraId="0000025A">
      <w:pPr>
        <w:spacing w:line="240" w:lineRule="auto"/>
        <w:ind w:left="9.000000000000057" w:firstLine="0"/>
        <w:jc w:val="both"/>
        <w:rPr>
          <w:sz w:val="26"/>
          <w:szCs w:val="26"/>
        </w:rPr>
      </w:pPr>
      <w:r w:rsidDel="00000000" w:rsidR="00000000" w:rsidRPr="00000000">
        <w:rPr>
          <w:sz w:val="26"/>
          <w:szCs w:val="26"/>
          <w:rtl w:val="0"/>
        </w:rPr>
        <w:t xml:space="preserve">Bastion, a world transformed into an impregnable military stronghold. Colossal defense platforms orbit the planet, housing </w:t>
      </w:r>
    </w:p>
    <w:p w:rsidR="00000000" w:rsidDel="00000000" w:rsidP="00000000" w:rsidRDefault="00000000" w:rsidRPr="00000000" w14:paraId="0000025B">
      <w:pPr>
        <w:spacing w:line="240" w:lineRule="auto"/>
        <w:ind w:left="9.000000000000057" w:firstLine="0"/>
        <w:jc w:val="both"/>
        <w:rPr>
          <w:sz w:val="26"/>
          <w:szCs w:val="26"/>
        </w:rPr>
      </w:pPr>
      <w:r w:rsidDel="00000000" w:rsidR="00000000" w:rsidRPr="00000000">
        <w:rPr>
          <w:sz w:val="26"/>
          <w:szCs w:val="26"/>
          <w:rtl w:val="0"/>
        </w:rPr>
        <w:t xml:space="preserve">fleets of warships ready to defend the empire at a moment’s notice. The planet itself is covered in fortified cities and subterranean bunkers, with every inch of its surface optimized for defense. Its neighboring world, Thralax, is a toxic wasteland </w:t>
      </w:r>
    </w:p>
    <w:p w:rsidR="00000000" w:rsidDel="00000000" w:rsidP="00000000" w:rsidRDefault="00000000" w:rsidRPr="00000000" w14:paraId="0000025C">
      <w:pPr>
        <w:spacing w:line="240" w:lineRule="auto"/>
        <w:ind w:left="9.000000000000057" w:firstLine="0"/>
        <w:jc w:val="both"/>
        <w:rPr>
          <w:sz w:val="26"/>
          <w:szCs w:val="26"/>
        </w:rPr>
      </w:pPr>
      <w:r w:rsidDel="00000000" w:rsidR="00000000" w:rsidRPr="00000000">
        <w:rPr>
          <w:sz w:val="26"/>
          <w:szCs w:val="26"/>
          <w:rtl w:val="0"/>
        </w:rPr>
        <w:t xml:space="preserve">that serves as a testing ground for psionic weaponry. Despite its harsh environment, Thralax is a crucial asset, as it allows the empire to refine its military strategies and weapons far from civilian populations. </w:t>
      </w:r>
    </w:p>
    <w:p w:rsidR="00000000" w:rsidDel="00000000" w:rsidP="00000000" w:rsidRDefault="00000000" w:rsidRPr="00000000" w14:paraId="0000025D">
      <w:pPr>
        <w:spacing w:line="240" w:lineRule="auto"/>
        <w:ind w:left="9.000000000000057" w:firstLine="0"/>
        <w:jc w:val="both"/>
        <w:rPr>
          <w:sz w:val="26"/>
          <w:szCs w:val="26"/>
        </w:rPr>
      </w:pPr>
      <w:r w:rsidDel="00000000" w:rsidR="00000000" w:rsidRPr="00000000">
        <w:rPr>
          <w:sz w:val="26"/>
          <w:szCs w:val="26"/>
          <w:rtl w:val="0"/>
        </w:rPr>
        <w:t xml:space="preserve">1.3: The Psionic Tapestry in the Core </w:t>
      </w:r>
    </w:p>
    <w:p w:rsidR="00000000" w:rsidDel="00000000" w:rsidP="00000000" w:rsidRDefault="00000000" w:rsidRPr="00000000" w14:paraId="0000025E">
      <w:pPr>
        <w:spacing w:line="240" w:lineRule="auto"/>
        <w:ind w:left="9.000000000000057" w:firstLine="0"/>
        <w:jc w:val="both"/>
        <w:rPr>
          <w:sz w:val="26"/>
          <w:szCs w:val="26"/>
        </w:rPr>
      </w:pPr>
      <w:r w:rsidDel="00000000" w:rsidR="00000000" w:rsidRPr="00000000">
        <w:rPr>
          <w:sz w:val="26"/>
          <w:szCs w:val="26"/>
          <w:rtl w:val="0"/>
        </w:rPr>
        <w:t xml:space="preserve">The Psionic Tapestry, a network of interconnected psionic amplifiers, is most potent within the Palladial Core, where the density of Beacon Nodes ensures unmatched stability and </w:t>
      </w:r>
    </w:p>
    <w:p w:rsidR="00000000" w:rsidDel="00000000" w:rsidP="00000000" w:rsidRDefault="00000000" w:rsidRPr="00000000" w14:paraId="0000025F">
      <w:pPr>
        <w:spacing w:line="240" w:lineRule="auto"/>
        <w:ind w:left="9.000000000000057" w:firstLine="0"/>
        <w:jc w:val="both"/>
        <w:rPr>
          <w:sz w:val="26"/>
          <w:szCs w:val="26"/>
        </w:rPr>
      </w:pPr>
      <w:r w:rsidDel="00000000" w:rsidR="00000000" w:rsidRPr="00000000">
        <w:rPr>
          <w:sz w:val="26"/>
          <w:szCs w:val="26"/>
          <w:rtl w:val="0"/>
        </w:rPr>
        <w:t xml:space="preserve">range. These Beacons, massive orbital structures powered by raw palladium, form the backbone of interstellar </w:t>
      </w:r>
    </w:p>
    <w:p w:rsidR="00000000" w:rsidDel="00000000" w:rsidP="00000000" w:rsidRDefault="00000000" w:rsidRPr="00000000" w14:paraId="00000260">
      <w:pPr>
        <w:spacing w:line="240" w:lineRule="auto"/>
        <w:ind w:left="9.000000000000057" w:firstLine="0"/>
        <w:jc w:val="both"/>
        <w:rPr>
          <w:sz w:val="26"/>
          <w:szCs w:val="26"/>
        </w:rPr>
      </w:pPr>
      <w:r w:rsidDel="00000000" w:rsidR="00000000" w:rsidRPr="00000000">
        <w:rPr>
          <w:sz w:val="26"/>
          <w:szCs w:val="26"/>
          <w:rtl w:val="0"/>
        </w:rPr>
        <w:t xml:space="preserve">communication and are critical for maintaining imperial </w:t>
      </w:r>
    </w:p>
    <w:p w:rsidR="00000000" w:rsidDel="00000000" w:rsidP="00000000" w:rsidRDefault="00000000" w:rsidRPr="00000000" w14:paraId="00000261">
      <w:pPr>
        <w:spacing w:line="240" w:lineRule="auto"/>
        <w:ind w:left="9.000000000000057" w:firstLine="0"/>
        <w:jc w:val="both"/>
        <w:rPr>
          <w:sz w:val="26"/>
          <w:szCs w:val="26"/>
        </w:rPr>
      </w:pPr>
      <w:r w:rsidDel="00000000" w:rsidR="00000000" w:rsidRPr="00000000">
        <w:rPr>
          <w:sz w:val="26"/>
          <w:szCs w:val="26"/>
          <w:rtl w:val="0"/>
        </w:rPr>
        <w:t xml:space="preserve">cohesion. The Tapestry allows instantaneous transmission of </w:t>
      </w:r>
    </w:p>
    <w:p w:rsidR="00000000" w:rsidDel="00000000" w:rsidP="00000000" w:rsidRDefault="00000000" w:rsidRPr="00000000" w14:paraId="00000262">
      <w:pPr>
        <w:spacing w:line="240" w:lineRule="auto"/>
        <w:ind w:left="9.000000000000057" w:firstLine="0"/>
        <w:jc w:val="both"/>
        <w:rPr>
          <w:sz w:val="26"/>
          <w:szCs w:val="26"/>
        </w:rPr>
      </w:pPr>
      <w:r w:rsidDel="00000000" w:rsidR="00000000" w:rsidRPr="00000000">
        <w:rPr>
          <w:sz w:val="26"/>
          <w:szCs w:val="26"/>
          <w:rtl w:val="0"/>
        </w:rPr>
        <w:t xml:space="preserve">thoughts, commands, and even complex strategies across vast distances, giving the empire a decisive edge over </w:t>
      </w:r>
    </w:p>
    <w:p w:rsidR="00000000" w:rsidDel="00000000" w:rsidP="00000000" w:rsidRDefault="00000000" w:rsidRPr="00000000" w14:paraId="00000263">
      <w:pPr>
        <w:spacing w:line="240" w:lineRule="auto"/>
        <w:ind w:left="9.000000000000057" w:firstLine="0"/>
        <w:jc w:val="both"/>
        <w:rPr>
          <w:sz w:val="26"/>
          <w:szCs w:val="26"/>
        </w:rPr>
      </w:pPr>
      <w:r w:rsidDel="00000000" w:rsidR="00000000" w:rsidRPr="00000000">
        <w:rPr>
          <w:sz w:val="26"/>
          <w:szCs w:val="26"/>
          <w:rtl w:val="0"/>
        </w:rPr>
        <w:t xml:space="preserve">less-developed regions of the galaxy. Within the Core, </w:t>
      </w:r>
    </w:p>
    <w:p w:rsidR="00000000" w:rsidDel="00000000" w:rsidP="00000000" w:rsidRDefault="00000000" w:rsidRPr="00000000" w14:paraId="00000264">
      <w:pPr>
        <w:spacing w:line="240" w:lineRule="auto"/>
        <w:ind w:left="9.000000000000057" w:firstLine="0"/>
        <w:jc w:val="both"/>
        <w:rPr>
          <w:sz w:val="26"/>
          <w:szCs w:val="26"/>
        </w:rPr>
      </w:pPr>
      <w:r w:rsidDel="00000000" w:rsidR="00000000" w:rsidRPr="00000000">
        <w:rPr>
          <w:sz w:val="26"/>
          <w:szCs w:val="26"/>
          <w:rtl w:val="0"/>
        </w:rPr>
        <w:t xml:space="preserve">psionically attuned individuals experience heightened abilities, </w:t>
      </w:r>
    </w:p>
    <w:p w:rsidR="00000000" w:rsidDel="00000000" w:rsidP="00000000" w:rsidRDefault="00000000" w:rsidRPr="00000000" w14:paraId="00000265">
      <w:pPr>
        <w:spacing w:line="240" w:lineRule="auto"/>
        <w:ind w:left="9.000000000000057" w:firstLine="0"/>
        <w:jc w:val="both"/>
        <w:rPr>
          <w:sz w:val="26"/>
          <w:szCs w:val="26"/>
        </w:rPr>
      </w:pPr>
      <w:r w:rsidDel="00000000" w:rsidR="00000000" w:rsidRPr="00000000">
        <w:rPr>
          <w:sz w:val="26"/>
          <w:szCs w:val="26"/>
          <w:rtl w:val="0"/>
        </w:rPr>
        <w:t xml:space="preserve">as the Tapestry’s resonance strengthens their connection to the universe. This enhanced psionic activity has also given rise to elite academies, where potential is honed into mastery. However, the concentration of psionic energy is not without its dangers—drift zones, where the Tapestry falters, create areas of instability, and prolonged exposure to amplified resonance has been known to drive weaker minds to madness. </w:t>
      </w:r>
    </w:p>
    <w:p w:rsidR="00000000" w:rsidDel="00000000" w:rsidP="00000000" w:rsidRDefault="00000000" w:rsidRPr="00000000" w14:paraId="00000266">
      <w:pPr>
        <w:spacing w:line="240" w:lineRule="auto"/>
        <w:ind w:left="9.000000000000057" w:firstLine="0"/>
        <w:jc w:val="both"/>
        <w:rPr>
          <w:sz w:val="26"/>
          <w:szCs w:val="26"/>
        </w:rPr>
      </w:pPr>
      <w:r w:rsidDel="00000000" w:rsidR="00000000" w:rsidRPr="00000000">
        <w:rPr>
          <w:sz w:val="26"/>
          <w:szCs w:val="26"/>
          <w:rtl w:val="0"/>
        </w:rPr>
        <w:t xml:space="preserve">1.4: Astrometric Highlights </w:t>
      </w:r>
    </w:p>
    <w:p w:rsidR="00000000" w:rsidDel="00000000" w:rsidP="00000000" w:rsidRDefault="00000000" w:rsidRPr="00000000" w14:paraId="00000267">
      <w:pPr>
        <w:spacing w:line="240" w:lineRule="auto"/>
        <w:ind w:left="9.000000000000057" w:firstLine="0"/>
        <w:jc w:val="both"/>
        <w:rPr>
          <w:sz w:val="26"/>
          <w:szCs w:val="26"/>
        </w:rPr>
      </w:pPr>
      <w:r w:rsidDel="00000000" w:rsidR="00000000" w:rsidRPr="00000000">
        <w:rPr>
          <w:sz w:val="26"/>
          <w:szCs w:val="26"/>
          <w:rtl w:val="0"/>
        </w:rPr>
        <w:t xml:space="preserve">The Palladial Core’s astrometric significance lies in its extraordinary stellar density, gravitational stability, and </w:t>
      </w:r>
    </w:p>
    <w:p w:rsidR="00000000" w:rsidDel="00000000" w:rsidP="00000000" w:rsidRDefault="00000000" w:rsidRPr="00000000" w14:paraId="00000268">
      <w:pPr>
        <w:spacing w:line="240" w:lineRule="auto"/>
        <w:ind w:left="9.000000000000057" w:firstLine="0"/>
        <w:jc w:val="both"/>
        <w:rPr>
          <w:sz w:val="26"/>
          <w:szCs w:val="26"/>
        </w:rPr>
      </w:pPr>
      <w:r w:rsidDel="00000000" w:rsidR="00000000" w:rsidRPr="00000000">
        <w:rPr>
          <w:sz w:val="26"/>
          <w:szCs w:val="26"/>
          <w:rtl w:val="0"/>
        </w:rPr>
        <w:t xml:space="preserve">navigational ease. This region boasts a stellar density 150% </w:t>
      </w:r>
    </w:p>
    <w:p w:rsidR="00000000" w:rsidDel="00000000" w:rsidP="00000000" w:rsidRDefault="00000000" w:rsidRPr="00000000" w14:paraId="00000269">
      <w:pPr>
        <w:spacing w:line="240" w:lineRule="auto"/>
        <w:ind w:left="9.000000000000057" w:firstLine="0"/>
        <w:jc w:val="both"/>
        <w:rPr>
          <w:sz w:val="26"/>
          <w:szCs w:val="26"/>
        </w:rPr>
      </w:pPr>
      <w:r w:rsidDel="00000000" w:rsidR="00000000" w:rsidRPr="00000000">
        <w:rPr>
          <w:sz w:val="26"/>
          <w:szCs w:val="26"/>
          <w:rtl w:val="0"/>
        </w:rPr>
        <w:t xml:space="preserve">higher than the galactic average, creating an intricate web of gravitational interactions that influence everything from </w:t>
      </w:r>
    </w:p>
    <w:p w:rsidR="00000000" w:rsidDel="00000000" w:rsidP="00000000" w:rsidRDefault="00000000" w:rsidRPr="00000000" w14:paraId="0000026A">
      <w:pPr>
        <w:spacing w:line="240" w:lineRule="auto"/>
        <w:ind w:left="9.000000000000057" w:firstLine="0"/>
        <w:jc w:val="both"/>
        <w:rPr>
          <w:sz w:val="26"/>
          <w:szCs w:val="26"/>
        </w:rPr>
      </w:pPr>
      <w:r w:rsidDel="00000000" w:rsidR="00000000" w:rsidRPr="00000000">
        <w:rPr>
          <w:sz w:val="26"/>
          <w:szCs w:val="26"/>
          <w:rtl w:val="0"/>
        </w:rPr>
        <w:t xml:space="preserve">planetary orbits to subspace currents. These subspace currents, </w:t>
      </w:r>
    </w:p>
    <w:p w:rsidR="00000000" w:rsidDel="00000000" w:rsidP="00000000" w:rsidRDefault="00000000" w:rsidRPr="00000000" w14:paraId="0000026B">
      <w:pPr>
        <w:spacing w:line="240" w:lineRule="auto"/>
        <w:ind w:left="9.000000000000057" w:firstLine="0"/>
        <w:jc w:val="both"/>
        <w:rPr>
          <w:sz w:val="26"/>
          <w:szCs w:val="26"/>
        </w:rPr>
      </w:pPr>
      <w:r w:rsidDel="00000000" w:rsidR="00000000" w:rsidRPr="00000000">
        <w:rPr>
          <w:sz w:val="26"/>
          <w:szCs w:val="26"/>
          <w:rtl w:val="0"/>
        </w:rPr>
        <w:t xml:space="preserve">naturally occurring pathways through the fabric of space, enable Voidships to traverse the Core with remarkable </w:t>
      </w:r>
    </w:p>
    <w:p w:rsidR="00000000" w:rsidDel="00000000" w:rsidP="00000000" w:rsidRDefault="00000000" w:rsidRPr="00000000" w14:paraId="0000026C">
      <w:pPr>
        <w:spacing w:line="240" w:lineRule="auto"/>
        <w:ind w:left="9.000000000000057" w:firstLine="0"/>
        <w:jc w:val="both"/>
        <w:rPr>
          <w:sz w:val="26"/>
          <w:szCs w:val="26"/>
        </w:rPr>
      </w:pPr>
      <w:r w:rsidDel="00000000" w:rsidR="00000000" w:rsidRPr="00000000">
        <w:rPr>
          <w:sz w:val="26"/>
          <w:szCs w:val="26"/>
          <w:rtl w:val="0"/>
        </w:rPr>
        <w:t xml:space="preserve">efficiency, reducing travel times and resource expenditure. </w:t>
      </w:r>
    </w:p>
    <w:p w:rsidR="00000000" w:rsidDel="00000000" w:rsidP="00000000" w:rsidRDefault="00000000" w:rsidRPr="00000000" w14:paraId="0000026D">
      <w:pPr>
        <w:spacing w:line="240" w:lineRule="auto"/>
        <w:ind w:left="9.000000000000057" w:firstLine="0"/>
        <w:jc w:val="both"/>
        <w:rPr>
          <w:sz w:val="26"/>
          <w:szCs w:val="26"/>
        </w:rPr>
      </w:pPr>
      <w:r w:rsidDel="00000000" w:rsidR="00000000" w:rsidRPr="00000000">
        <w:rPr>
          <w:sz w:val="26"/>
          <w:szCs w:val="26"/>
          <w:rtl w:val="0"/>
        </w:rPr>
        <w:t xml:space="preserve">However, the Core’s unique features are not without hazards. </w:t>
      </w:r>
    </w:p>
    <w:p w:rsidR="00000000" w:rsidDel="00000000" w:rsidP="00000000" w:rsidRDefault="00000000" w:rsidRPr="00000000" w14:paraId="0000026E">
      <w:pPr>
        <w:spacing w:line="240" w:lineRule="auto"/>
        <w:ind w:left="9.000000000000057" w:firstLine="0"/>
        <w:jc w:val="both"/>
        <w:rPr>
          <w:sz w:val="26"/>
          <w:szCs w:val="26"/>
        </w:rPr>
      </w:pPr>
      <w:r w:rsidDel="00000000" w:rsidR="00000000" w:rsidRPr="00000000">
        <w:rPr>
          <w:sz w:val="26"/>
          <w:szCs w:val="26"/>
          <w:rtl w:val="0"/>
        </w:rPr>
        <w:t xml:space="preserve">Rogue gravity wells, remnants of ancient stellar collisions, can ensnare unwary ships, while regions of anomalous psionic activity distort navigational instruments. The presence of </w:t>
      </w:r>
    </w:p>
    <w:p w:rsidR="00000000" w:rsidDel="00000000" w:rsidP="00000000" w:rsidRDefault="00000000" w:rsidRPr="00000000" w14:paraId="0000026F">
      <w:pPr>
        <w:spacing w:line="240" w:lineRule="auto"/>
        <w:ind w:left="9.000000000000057" w:firstLine="0"/>
        <w:jc w:val="both"/>
        <w:rPr>
          <w:sz w:val="26"/>
          <w:szCs w:val="26"/>
        </w:rPr>
      </w:pPr>
      <w:r w:rsidDel="00000000" w:rsidR="00000000" w:rsidRPr="00000000">
        <w:rPr>
          <w:sz w:val="26"/>
          <w:szCs w:val="26"/>
          <w:rtl w:val="0"/>
        </w:rPr>
        <w:t xml:space="preserve">Aetherium-rich systems further amplifies the Core’s importance, as these resources are vital for the empire’s technological and psionic advancements. </w:t>
      </w:r>
    </w:p>
    <w:p w:rsidR="00000000" w:rsidDel="00000000" w:rsidP="00000000" w:rsidRDefault="00000000" w:rsidRPr="00000000" w14:paraId="00000270">
      <w:pPr>
        <w:spacing w:line="240" w:lineRule="auto"/>
        <w:ind w:left="9.000000000000057" w:firstLine="0"/>
        <w:jc w:val="both"/>
        <w:rPr>
          <w:sz w:val="26"/>
          <w:szCs w:val="26"/>
        </w:rPr>
      </w:pPr>
      <w:r w:rsidDel="00000000" w:rsidR="00000000" w:rsidRPr="00000000">
        <w:rPr>
          <w:sz w:val="26"/>
          <w:szCs w:val="26"/>
          <w:rtl w:val="0"/>
        </w:rPr>
        <w:t xml:space="preserve">1.5: Socio-Political Dynamics </w:t>
      </w:r>
    </w:p>
    <w:p w:rsidR="00000000" w:rsidDel="00000000" w:rsidP="00000000" w:rsidRDefault="00000000" w:rsidRPr="00000000" w14:paraId="00000271">
      <w:pPr>
        <w:spacing w:line="240" w:lineRule="auto"/>
        <w:ind w:left="9.000000000000057" w:firstLine="0"/>
        <w:jc w:val="both"/>
        <w:rPr>
          <w:sz w:val="26"/>
          <w:szCs w:val="26"/>
        </w:rPr>
      </w:pPr>
      <w:r w:rsidDel="00000000" w:rsidR="00000000" w:rsidRPr="00000000">
        <w:rPr>
          <w:sz w:val="26"/>
          <w:szCs w:val="26"/>
          <w:rtl w:val="0"/>
        </w:rPr>
        <w:t xml:space="preserve">The Palladial Core is as much a battleground of political intrigue as it is a marvel of astrometric organization. Here, the </w:t>
      </w:r>
    </w:p>
    <w:p w:rsidR="00000000" w:rsidDel="00000000" w:rsidP="00000000" w:rsidRDefault="00000000" w:rsidRPr="00000000" w14:paraId="00000272">
      <w:pPr>
        <w:spacing w:line="240" w:lineRule="auto"/>
        <w:ind w:left="9.000000000000057" w:firstLine="0"/>
        <w:jc w:val="both"/>
        <w:rPr>
          <w:sz w:val="26"/>
          <w:szCs w:val="26"/>
        </w:rPr>
      </w:pPr>
      <w:r w:rsidDel="00000000" w:rsidR="00000000" w:rsidRPr="00000000">
        <w:rPr>
          <w:sz w:val="26"/>
          <w:szCs w:val="26"/>
          <w:rtl w:val="0"/>
        </w:rPr>
        <w:t xml:space="preserve">Great Houses vie for proximity to the Imperial Throne, leveraging their influence through trade, diplomacy, and subtle acts of sabotage. House Pallanor, the Emperor’s own, wields unmatched authority, but the other houses, such as House </w:t>
      </w:r>
    </w:p>
    <w:p w:rsidR="00000000" w:rsidDel="00000000" w:rsidP="00000000" w:rsidRDefault="00000000" w:rsidRPr="00000000" w14:paraId="00000273">
      <w:pPr>
        <w:spacing w:line="240" w:lineRule="auto"/>
        <w:ind w:left="9.000000000000057" w:firstLine="0"/>
        <w:jc w:val="both"/>
        <w:rPr>
          <w:sz w:val="26"/>
          <w:szCs w:val="26"/>
        </w:rPr>
      </w:pPr>
      <w:r w:rsidDel="00000000" w:rsidR="00000000" w:rsidRPr="00000000">
        <w:rPr>
          <w:sz w:val="26"/>
          <w:szCs w:val="26"/>
          <w:rtl w:val="0"/>
        </w:rPr>
        <w:t xml:space="preserve">Veyos and House Celarion, continually challenge its dominance through alliances and covert operations. The Core’s trade guilds, </w:t>
      </w:r>
    </w:p>
    <w:p w:rsidR="00000000" w:rsidDel="00000000" w:rsidP="00000000" w:rsidRDefault="00000000" w:rsidRPr="00000000" w14:paraId="00000274">
      <w:pPr>
        <w:spacing w:line="240" w:lineRule="auto"/>
        <w:ind w:left="9.000000000000057" w:firstLine="0"/>
        <w:jc w:val="both"/>
        <w:rPr>
          <w:sz w:val="26"/>
          <w:szCs w:val="26"/>
        </w:rPr>
      </w:pPr>
      <w:r w:rsidDel="00000000" w:rsidR="00000000" w:rsidRPr="00000000">
        <w:rPr>
          <w:sz w:val="26"/>
          <w:szCs w:val="26"/>
          <w:rtl w:val="0"/>
        </w:rPr>
        <w:t xml:space="preserve">though heavily taxed, are critical to the empire’s economic stability and often find themselves caught in the power </w:t>
      </w:r>
    </w:p>
    <w:p w:rsidR="00000000" w:rsidDel="00000000" w:rsidP="00000000" w:rsidRDefault="00000000" w:rsidRPr="00000000" w14:paraId="00000275">
      <w:pPr>
        <w:spacing w:line="240" w:lineRule="auto"/>
        <w:ind w:left="9.000000000000057" w:firstLine="0"/>
        <w:jc w:val="both"/>
        <w:rPr>
          <w:sz w:val="26"/>
          <w:szCs w:val="26"/>
        </w:rPr>
      </w:pPr>
      <w:r w:rsidDel="00000000" w:rsidR="00000000" w:rsidRPr="00000000">
        <w:rPr>
          <w:sz w:val="26"/>
          <w:szCs w:val="26"/>
          <w:rtl w:val="0"/>
        </w:rPr>
        <w:t xml:space="preserve">struggles of their aristocratic overlords. The combination of dense population centers, psionic activity, and high stakes </w:t>
      </w:r>
    </w:p>
    <w:p w:rsidR="00000000" w:rsidDel="00000000" w:rsidP="00000000" w:rsidRDefault="00000000" w:rsidRPr="00000000" w14:paraId="00000276">
      <w:pPr>
        <w:spacing w:line="240" w:lineRule="auto"/>
        <w:ind w:left="9.000000000000057" w:firstLine="0"/>
        <w:jc w:val="both"/>
        <w:rPr>
          <w:sz w:val="26"/>
          <w:szCs w:val="26"/>
        </w:rPr>
      </w:pPr>
      <w:r w:rsidDel="00000000" w:rsidR="00000000" w:rsidRPr="00000000">
        <w:rPr>
          <w:sz w:val="26"/>
          <w:szCs w:val="26"/>
          <w:rtl w:val="0"/>
        </w:rPr>
        <w:t xml:space="preserve">politics makes the Palladial Core a volatile yet indispensable </w:t>
      </w:r>
    </w:p>
    <w:p w:rsidR="00000000" w:rsidDel="00000000" w:rsidP="00000000" w:rsidRDefault="00000000" w:rsidRPr="00000000" w14:paraId="00000277">
      <w:pPr>
        <w:spacing w:line="240" w:lineRule="auto"/>
        <w:ind w:left="9.000000000000057" w:firstLine="0"/>
        <w:jc w:val="both"/>
        <w:rPr>
          <w:sz w:val="26"/>
          <w:szCs w:val="26"/>
        </w:rPr>
      </w:pPr>
      <w:r w:rsidDel="00000000" w:rsidR="00000000" w:rsidRPr="00000000">
        <w:rPr>
          <w:sz w:val="26"/>
          <w:szCs w:val="26"/>
          <w:rtl w:val="0"/>
        </w:rPr>
        <w:t xml:space="preserve">region, where every action reverberates across the empire. </w:t>
      </w:r>
    </w:p>
    <w:p w:rsidR="00000000" w:rsidDel="00000000" w:rsidP="00000000" w:rsidRDefault="00000000" w:rsidRPr="00000000" w14:paraId="00000278">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79">
      <w:pPr>
        <w:spacing w:line="240" w:lineRule="auto"/>
        <w:ind w:left="9.000000000000057" w:firstLine="0"/>
        <w:jc w:val="both"/>
        <w:rPr>
          <w:sz w:val="26"/>
          <w:szCs w:val="26"/>
        </w:rPr>
      </w:pPr>
      <w:r w:rsidDel="00000000" w:rsidR="00000000" w:rsidRPr="00000000">
        <w:rPr>
          <w:sz w:val="26"/>
          <w:szCs w:val="26"/>
          <w:rtl w:val="0"/>
        </w:rPr>
        <w:t xml:space="preserve">Section 2: The Great Houses of the Palladial Core </w:t>
      </w:r>
    </w:p>
    <w:p w:rsidR="00000000" w:rsidDel="00000000" w:rsidP="00000000" w:rsidRDefault="00000000" w:rsidRPr="00000000" w14:paraId="0000027A">
      <w:pPr>
        <w:spacing w:line="240" w:lineRule="auto"/>
        <w:ind w:left="9.000000000000057" w:firstLine="0"/>
        <w:jc w:val="both"/>
        <w:rPr>
          <w:sz w:val="26"/>
          <w:szCs w:val="26"/>
        </w:rPr>
      </w:pPr>
      <w:r w:rsidDel="00000000" w:rsidR="00000000" w:rsidRPr="00000000">
        <w:rPr>
          <w:sz w:val="26"/>
          <w:szCs w:val="26"/>
          <w:rtl w:val="0"/>
        </w:rPr>
        <w:t xml:space="preserve">The twelve Great Houses form the backbone of the Palladium </w:t>
      </w:r>
    </w:p>
    <w:p w:rsidR="00000000" w:rsidDel="00000000" w:rsidP="00000000" w:rsidRDefault="00000000" w:rsidRPr="00000000" w14:paraId="0000027B">
      <w:pPr>
        <w:spacing w:line="240" w:lineRule="auto"/>
        <w:ind w:left="9.000000000000057" w:firstLine="0"/>
        <w:jc w:val="both"/>
        <w:rPr>
          <w:sz w:val="26"/>
          <w:szCs w:val="26"/>
        </w:rPr>
      </w:pPr>
      <w:r w:rsidDel="00000000" w:rsidR="00000000" w:rsidRPr="00000000">
        <w:rPr>
          <w:sz w:val="26"/>
          <w:szCs w:val="26"/>
          <w:rtl w:val="0"/>
        </w:rPr>
        <w:t xml:space="preserve">Empire’s political, economic, and psionic structure. Each House controls key systems within the Core, with their influence </w:t>
      </w:r>
    </w:p>
    <w:p w:rsidR="00000000" w:rsidDel="00000000" w:rsidP="00000000" w:rsidRDefault="00000000" w:rsidRPr="00000000" w14:paraId="0000027C">
      <w:pPr>
        <w:spacing w:line="240" w:lineRule="auto"/>
        <w:ind w:left="9.000000000000057" w:firstLine="0"/>
        <w:jc w:val="both"/>
        <w:rPr>
          <w:sz w:val="26"/>
          <w:szCs w:val="26"/>
        </w:rPr>
      </w:pPr>
      <w:r w:rsidDel="00000000" w:rsidR="00000000" w:rsidRPr="00000000">
        <w:rPr>
          <w:sz w:val="26"/>
          <w:szCs w:val="26"/>
          <w:rtl w:val="0"/>
        </w:rPr>
        <w:t xml:space="preserve">radiating across the galaxy. These Houses are ancient, powerful, and deeply tied to the empire’s history, with legacies that date </w:t>
      </w:r>
    </w:p>
    <w:p w:rsidR="00000000" w:rsidDel="00000000" w:rsidP="00000000" w:rsidRDefault="00000000" w:rsidRPr="00000000" w14:paraId="0000027D">
      <w:pPr>
        <w:spacing w:line="240" w:lineRule="auto"/>
        <w:ind w:left="9.000000000000057" w:firstLine="0"/>
        <w:jc w:val="both"/>
        <w:rPr>
          <w:sz w:val="26"/>
          <w:szCs w:val="26"/>
        </w:rPr>
      </w:pPr>
      <w:r w:rsidDel="00000000" w:rsidR="00000000" w:rsidRPr="00000000">
        <w:rPr>
          <w:sz w:val="26"/>
          <w:szCs w:val="26"/>
          <w:rtl w:val="0"/>
        </w:rPr>
        <w:t xml:space="preserve">back to the Aetherium Wars and the founding of the Empire. </w:t>
      </w:r>
    </w:p>
    <w:p w:rsidR="00000000" w:rsidDel="00000000" w:rsidP="00000000" w:rsidRDefault="00000000" w:rsidRPr="00000000" w14:paraId="0000027E">
      <w:pPr>
        <w:spacing w:line="240" w:lineRule="auto"/>
        <w:ind w:left="9.000000000000057" w:firstLine="0"/>
        <w:jc w:val="both"/>
        <w:rPr>
          <w:sz w:val="26"/>
          <w:szCs w:val="26"/>
        </w:rPr>
      </w:pPr>
      <w:r w:rsidDel="00000000" w:rsidR="00000000" w:rsidRPr="00000000">
        <w:rPr>
          <w:sz w:val="26"/>
          <w:szCs w:val="26"/>
          <w:rtl w:val="0"/>
        </w:rPr>
        <w:t xml:space="preserve">2.1: House Pallanor – The Emperor’s Shield House Pallanor stands as the supreme authority within the </w:t>
      </w:r>
    </w:p>
    <w:p w:rsidR="00000000" w:rsidDel="00000000" w:rsidP="00000000" w:rsidRDefault="00000000" w:rsidRPr="00000000" w14:paraId="0000027F">
      <w:pPr>
        <w:spacing w:line="240" w:lineRule="auto"/>
        <w:ind w:left="9.000000000000057" w:firstLine="0"/>
        <w:jc w:val="both"/>
        <w:rPr>
          <w:sz w:val="26"/>
          <w:szCs w:val="26"/>
        </w:rPr>
      </w:pPr>
      <w:r w:rsidDel="00000000" w:rsidR="00000000" w:rsidRPr="00000000">
        <w:rPr>
          <w:sz w:val="26"/>
          <w:szCs w:val="26"/>
          <w:rtl w:val="0"/>
        </w:rPr>
        <w:t xml:space="preserve">Palladial Core, governing directly from Palladia Prime, the </w:t>
      </w:r>
    </w:p>
    <w:p w:rsidR="00000000" w:rsidDel="00000000" w:rsidP="00000000" w:rsidRDefault="00000000" w:rsidRPr="00000000" w14:paraId="00000280">
      <w:pPr>
        <w:spacing w:line="240" w:lineRule="auto"/>
        <w:ind w:left="9.000000000000057" w:firstLine="0"/>
        <w:jc w:val="both"/>
        <w:rPr>
          <w:sz w:val="26"/>
          <w:szCs w:val="26"/>
        </w:rPr>
      </w:pPr>
      <w:r w:rsidDel="00000000" w:rsidR="00000000" w:rsidRPr="00000000">
        <w:rPr>
          <w:sz w:val="26"/>
          <w:szCs w:val="26"/>
          <w:rtl w:val="0"/>
        </w:rPr>
        <w:t xml:space="preserve">Imperial Throneworld. As guardians of the Infinite Mandate, </w:t>
      </w:r>
    </w:p>
    <w:p w:rsidR="00000000" w:rsidDel="00000000" w:rsidP="00000000" w:rsidRDefault="00000000" w:rsidRPr="00000000" w14:paraId="00000281">
      <w:pPr>
        <w:spacing w:line="240" w:lineRule="auto"/>
        <w:ind w:left="9.000000000000057" w:firstLine="0"/>
        <w:jc w:val="both"/>
        <w:rPr>
          <w:sz w:val="26"/>
          <w:szCs w:val="26"/>
        </w:rPr>
      </w:pPr>
      <w:r w:rsidDel="00000000" w:rsidR="00000000" w:rsidRPr="00000000">
        <w:rPr>
          <w:sz w:val="26"/>
          <w:szCs w:val="26"/>
          <w:rtl w:val="0"/>
        </w:rPr>
        <w:t xml:space="preserve">they are responsible for upholding the Emperor’s law and </w:t>
      </w:r>
    </w:p>
    <w:p w:rsidR="00000000" w:rsidDel="00000000" w:rsidP="00000000" w:rsidRDefault="00000000" w:rsidRPr="00000000" w14:paraId="00000282">
      <w:pPr>
        <w:spacing w:line="240" w:lineRule="auto"/>
        <w:ind w:left="9.000000000000057" w:firstLine="0"/>
        <w:jc w:val="both"/>
        <w:rPr>
          <w:sz w:val="26"/>
          <w:szCs w:val="26"/>
        </w:rPr>
      </w:pPr>
      <w:r w:rsidDel="00000000" w:rsidR="00000000" w:rsidRPr="00000000">
        <w:rPr>
          <w:sz w:val="26"/>
          <w:szCs w:val="26"/>
          <w:rtl w:val="0"/>
        </w:rPr>
        <w:t xml:space="preserve">ensuring stability within the empire. Their seat of power, the </w:t>
      </w:r>
    </w:p>
    <w:p w:rsidR="00000000" w:rsidDel="00000000" w:rsidP="00000000" w:rsidRDefault="00000000" w:rsidRPr="00000000" w14:paraId="00000283">
      <w:pPr>
        <w:spacing w:line="240" w:lineRule="auto"/>
        <w:ind w:left="9.000000000000057" w:firstLine="0"/>
        <w:jc w:val="both"/>
        <w:rPr>
          <w:sz w:val="26"/>
          <w:szCs w:val="26"/>
        </w:rPr>
      </w:pPr>
      <w:r w:rsidDel="00000000" w:rsidR="00000000" w:rsidRPr="00000000">
        <w:rPr>
          <w:sz w:val="26"/>
          <w:szCs w:val="26"/>
          <w:rtl w:val="0"/>
        </w:rPr>
        <w:t xml:space="preserve">Pallanor Citadel, dominates the skyline of Palladia Prime, a towering structure of crystalline spires and psionic amplifiers. </w:t>
      </w:r>
    </w:p>
    <w:p w:rsidR="00000000" w:rsidDel="00000000" w:rsidP="00000000" w:rsidRDefault="00000000" w:rsidRPr="00000000" w14:paraId="00000284">
      <w:pPr>
        <w:spacing w:line="240" w:lineRule="auto"/>
        <w:ind w:left="9.000000000000057" w:firstLine="0"/>
        <w:jc w:val="both"/>
        <w:rPr>
          <w:sz w:val="26"/>
          <w:szCs w:val="26"/>
        </w:rPr>
      </w:pPr>
      <w:r w:rsidDel="00000000" w:rsidR="00000000" w:rsidRPr="00000000">
        <w:rPr>
          <w:sz w:val="26"/>
          <w:szCs w:val="26"/>
          <w:rtl w:val="0"/>
        </w:rPr>
        <w:t xml:space="preserve">Role and Influence: House Pallanor oversees </w:t>
      </w:r>
    </w:p>
    <w:p w:rsidR="00000000" w:rsidDel="00000000" w:rsidP="00000000" w:rsidRDefault="00000000" w:rsidRPr="00000000" w14:paraId="00000285">
      <w:pPr>
        <w:spacing w:line="240" w:lineRule="auto"/>
        <w:ind w:left="9.000000000000057" w:firstLine="0"/>
        <w:jc w:val="both"/>
        <w:rPr>
          <w:sz w:val="26"/>
          <w:szCs w:val="26"/>
        </w:rPr>
      </w:pPr>
      <w:r w:rsidDel="00000000" w:rsidR="00000000" w:rsidRPr="00000000">
        <w:rPr>
          <w:sz w:val="26"/>
          <w:szCs w:val="26"/>
          <w:rtl w:val="0"/>
        </w:rPr>
        <w:t xml:space="preserve">the Empire’s military and diplomatic affairs, maintaining a vast network of allies and vassals. Their control over the Imperial Guard and psionic enforcers solidifies their rule. </w:t>
      </w:r>
    </w:p>
    <w:p w:rsidR="00000000" w:rsidDel="00000000" w:rsidP="00000000" w:rsidRDefault="00000000" w:rsidRPr="00000000" w14:paraId="00000286">
      <w:pPr>
        <w:spacing w:line="240" w:lineRule="auto"/>
        <w:ind w:left="9.000000000000057" w:firstLine="0"/>
        <w:jc w:val="both"/>
        <w:rPr>
          <w:sz w:val="26"/>
          <w:szCs w:val="26"/>
        </w:rPr>
      </w:pPr>
      <w:r w:rsidDel="00000000" w:rsidR="00000000" w:rsidRPr="00000000">
        <w:rPr>
          <w:sz w:val="26"/>
          <w:szCs w:val="26"/>
          <w:rtl w:val="0"/>
        </w:rPr>
        <w:t xml:space="preserve">Culture and Identity: Known for their </w:t>
      </w:r>
    </w:p>
    <w:p w:rsidR="00000000" w:rsidDel="00000000" w:rsidP="00000000" w:rsidRDefault="00000000" w:rsidRPr="00000000" w14:paraId="00000287">
      <w:pPr>
        <w:spacing w:line="240" w:lineRule="auto"/>
        <w:ind w:left="9.000000000000057" w:firstLine="0"/>
        <w:jc w:val="both"/>
        <w:rPr>
          <w:sz w:val="26"/>
          <w:szCs w:val="26"/>
        </w:rPr>
      </w:pPr>
      <w:r w:rsidDel="00000000" w:rsidR="00000000" w:rsidRPr="00000000">
        <w:rPr>
          <w:sz w:val="26"/>
          <w:szCs w:val="26"/>
          <w:rtl w:val="0"/>
        </w:rPr>
        <w:t xml:space="preserve">unyielding discipline and loyalty to the Emperor, Pallanor’s </w:t>
      </w:r>
    </w:p>
    <w:p w:rsidR="00000000" w:rsidDel="00000000" w:rsidP="00000000" w:rsidRDefault="00000000" w:rsidRPr="00000000" w14:paraId="00000288">
      <w:pPr>
        <w:spacing w:line="240" w:lineRule="auto"/>
        <w:ind w:left="9.000000000000057" w:firstLine="0"/>
        <w:jc w:val="both"/>
        <w:rPr>
          <w:sz w:val="26"/>
          <w:szCs w:val="26"/>
        </w:rPr>
      </w:pPr>
      <w:r w:rsidDel="00000000" w:rsidR="00000000" w:rsidRPr="00000000">
        <w:rPr>
          <w:sz w:val="26"/>
          <w:szCs w:val="26"/>
          <w:rtl w:val="0"/>
        </w:rPr>
        <w:t xml:space="preserve">scions undergo rigorous training in both psionics and traditional warfare. Their motto, “The Emperor’s will is eternal,” reflects their role as protectors of the Empire’s order. </w:t>
      </w:r>
    </w:p>
    <w:p w:rsidR="00000000" w:rsidDel="00000000" w:rsidP="00000000" w:rsidRDefault="00000000" w:rsidRPr="00000000" w14:paraId="00000289">
      <w:pPr>
        <w:spacing w:line="240" w:lineRule="auto"/>
        <w:ind w:left="9.000000000000057" w:firstLine="0"/>
        <w:jc w:val="both"/>
        <w:rPr>
          <w:sz w:val="26"/>
          <w:szCs w:val="26"/>
        </w:rPr>
      </w:pPr>
      <w:r w:rsidDel="00000000" w:rsidR="00000000" w:rsidRPr="00000000">
        <w:rPr>
          <w:sz w:val="26"/>
          <w:szCs w:val="26"/>
          <w:rtl w:val="0"/>
        </w:rPr>
        <w:t xml:space="preserve">Key Holdings: Palladia Prime, Draconis </w:t>
      </w:r>
    </w:p>
    <w:p w:rsidR="00000000" w:rsidDel="00000000" w:rsidP="00000000" w:rsidRDefault="00000000" w:rsidRPr="00000000" w14:paraId="0000028A">
      <w:pPr>
        <w:spacing w:line="240" w:lineRule="auto"/>
        <w:ind w:left="9.000000000000057" w:firstLine="0"/>
        <w:jc w:val="both"/>
        <w:rPr>
          <w:sz w:val="26"/>
          <w:szCs w:val="26"/>
        </w:rPr>
      </w:pPr>
      <w:r w:rsidDel="00000000" w:rsidR="00000000" w:rsidRPr="00000000">
        <w:rPr>
          <w:sz w:val="26"/>
          <w:szCs w:val="26"/>
          <w:rtl w:val="0"/>
        </w:rPr>
        <w:t xml:space="preserve">Obscura, and surrounding systems form the core of their domain. </w:t>
      </w:r>
    </w:p>
    <w:p w:rsidR="00000000" w:rsidDel="00000000" w:rsidP="00000000" w:rsidRDefault="00000000" w:rsidRPr="00000000" w14:paraId="0000028B">
      <w:pPr>
        <w:spacing w:line="240" w:lineRule="auto"/>
        <w:ind w:left="9.000000000000057" w:firstLine="0"/>
        <w:jc w:val="both"/>
        <w:rPr>
          <w:sz w:val="26"/>
          <w:szCs w:val="26"/>
        </w:rPr>
      </w:pPr>
      <w:r w:rsidDel="00000000" w:rsidR="00000000" w:rsidRPr="00000000">
        <w:rPr>
          <w:sz w:val="26"/>
          <w:szCs w:val="26"/>
          <w:rtl w:val="0"/>
        </w:rPr>
        <w:t xml:space="preserve">2.2: House Celarion – Masters of the Psionic Tapestry </w:t>
      </w:r>
    </w:p>
    <w:p w:rsidR="00000000" w:rsidDel="00000000" w:rsidP="00000000" w:rsidRDefault="00000000" w:rsidRPr="00000000" w14:paraId="0000028C">
      <w:pPr>
        <w:spacing w:line="240" w:lineRule="auto"/>
        <w:ind w:left="9.000000000000057" w:firstLine="0"/>
        <w:jc w:val="both"/>
        <w:rPr>
          <w:sz w:val="26"/>
          <w:szCs w:val="26"/>
        </w:rPr>
      </w:pPr>
      <w:r w:rsidDel="00000000" w:rsidR="00000000" w:rsidRPr="00000000">
        <w:rPr>
          <w:sz w:val="26"/>
          <w:szCs w:val="26"/>
          <w:rtl w:val="0"/>
        </w:rPr>
        <w:t xml:space="preserve">House Celarion is synonymous with psionic mastery. They are the keepers of the Psionic Tapestry, maintaining the vast </w:t>
      </w:r>
    </w:p>
    <w:p w:rsidR="00000000" w:rsidDel="00000000" w:rsidP="00000000" w:rsidRDefault="00000000" w:rsidRPr="00000000" w14:paraId="0000028D">
      <w:pPr>
        <w:spacing w:line="240" w:lineRule="auto"/>
        <w:ind w:left="9.000000000000057" w:firstLine="0"/>
        <w:jc w:val="both"/>
        <w:rPr>
          <w:sz w:val="26"/>
          <w:szCs w:val="26"/>
        </w:rPr>
      </w:pPr>
      <w:r w:rsidDel="00000000" w:rsidR="00000000" w:rsidRPr="00000000">
        <w:rPr>
          <w:sz w:val="26"/>
          <w:szCs w:val="26"/>
          <w:rtl w:val="0"/>
        </w:rPr>
        <w:t xml:space="preserve">Beacon Network that connects the empire. Their scholars and mystics are unparalleled in their understanding of resonance and psionic manipulation. </w:t>
      </w:r>
    </w:p>
    <w:p w:rsidR="00000000" w:rsidDel="00000000" w:rsidP="00000000" w:rsidRDefault="00000000" w:rsidRPr="00000000" w14:paraId="0000028E">
      <w:pPr>
        <w:spacing w:line="240" w:lineRule="auto"/>
        <w:ind w:left="9.000000000000057" w:firstLine="0"/>
        <w:jc w:val="both"/>
        <w:rPr>
          <w:sz w:val="26"/>
          <w:szCs w:val="26"/>
        </w:rPr>
      </w:pPr>
      <w:r w:rsidDel="00000000" w:rsidR="00000000" w:rsidRPr="00000000">
        <w:rPr>
          <w:sz w:val="26"/>
          <w:szCs w:val="26"/>
          <w:rtl w:val="0"/>
        </w:rPr>
        <w:t xml:space="preserve">Role and Influence: Celarion’s influence stems from their ability to maintain and expand the Beacon Network, </w:t>
      </w:r>
    </w:p>
    <w:p w:rsidR="00000000" w:rsidDel="00000000" w:rsidP="00000000" w:rsidRDefault="00000000" w:rsidRPr="00000000" w14:paraId="0000028F">
      <w:pPr>
        <w:spacing w:line="240" w:lineRule="auto"/>
        <w:ind w:left="9.000000000000057" w:firstLine="0"/>
        <w:jc w:val="both"/>
        <w:rPr>
          <w:sz w:val="26"/>
          <w:szCs w:val="26"/>
        </w:rPr>
      </w:pPr>
      <w:r w:rsidDel="00000000" w:rsidR="00000000" w:rsidRPr="00000000">
        <w:rPr>
          <w:sz w:val="26"/>
          <w:szCs w:val="26"/>
          <w:rtl w:val="0"/>
        </w:rPr>
        <w:t xml:space="preserve">granting them a monopoly over interstellar communication and psionic amplification. Their control over psionic academies ensures a steady flow of talent loyal to their cause. </w:t>
      </w:r>
    </w:p>
    <w:p w:rsidR="00000000" w:rsidDel="00000000" w:rsidP="00000000" w:rsidRDefault="00000000" w:rsidRPr="00000000" w14:paraId="00000290">
      <w:pPr>
        <w:spacing w:line="240" w:lineRule="auto"/>
        <w:ind w:left="9.000000000000057" w:firstLine="0"/>
        <w:jc w:val="both"/>
        <w:rPr>
          <w:sz w:val="26"/>
          <w:szCs w:val="26"/>
        </w:rPr>
      </w:pPr>
      <w:r w:rsidDel="00000000" w:rsidR="00000000" w:rsidRPr="00000000">
        <w:rPr>
          <w:sz w:val="26"/>
          <w:szCs w:val="26"/>
          <w:rtl w:val="0"/>
        </w:rPr>
        <w:t xml:space="preserve">Culture and Identity: Celarion scions are </w:t>
      </w:r>
    </w:p>
    <w:p w:rsidR="00000000" w:rsidDel="00000000" w:rsidP="00000000" w:rsidRDefault="00000000" w:rsidRPr="00000000" w14:paraId="00000291">
      <w:pPr>
        <w:spacing w:line="240" w:lineRule="auto"/>
        <w:ind w:left="9.000000000000057" w:firstLine="0"/>
        <w:jc w:val="both"/>
        <w:rPr>
          <w:sz w:val="26"/>
          <w:szCs w:val="26"/>
        </w:rPr>
      </w:pPr>
      <w:r w:rsidDel="00000000" w:rsidR="00000000" w:rsidRPr="00000000">
        <w:rPr>
          <w:sz w:val="26"/>
          <w:szCs w:val="26"/>
          <w:rtl w:val="0"/>
        </w:rPr>
        <w:t xml:space="preserve">contemplative and pragmatic, viewing themselves as stewards of humanity’s psionic potential. Their motto, “Wisdom is the thread that binds us,” emphasizes their role as unifiers. </w:t>
      </w:r>
    </w:p>
    <w:p w:rsidR="00000000" w:rsidDel="00000000" w:rsidP="00000000" w:rsidRDefault="00000000" w:rsidRPr="00000000" w14:paraId="00000292">
      <w:pPr>
        <w:spacing w:line="240" w:lineRule="auto"/>
        <w:ind w:left="9.000000000000057" w:firstLine="0"/>
        <w:jc w:val="both"/>
        <w:rPr>
          <w:sz w:val="26"/>
          <w:szCs w:val="26"/>
        </w:rPr>
      </w:pPr>
      <w:r w:rsidDel="00000000" w:rsidR="00000000" w:rsidRPr="00000000">
        <w:rPr>
          <w:sz w:val="26"/>
          <w:szCs w:val="26"/>
          <w:rtl w:val="0"/>
        </w:rPr>
        <w:t xml:space="preserve">Key Holdings: Celarion’s Veil, home to the</w:t>
      </w:r>
    </w:p>
    <w:p w:rsidR="00000000" w:rsidDel="00000000" w:rsidP="00000000" w:rsidRDefault="00000000" w:rsidRPr="00000000" w14:paraId="00000293">
      <w:pPr>
        <w:spacing w:line="240" w:lineRule="auto"/>
        <w:ind w:left="9.000000000000057" w:firstLine="0"/>
        <w:jc w:val="both"/>
        <w:rPr>
          <w:sz w:val="26"/>
          <w:szCs w:val="26"/>
        </w:rPr>
      </w:pPr>
      <w:r w:rsidDel="00000000" w:rsidR="00000000" w:rsidRPr="00000000">
        <w:rPr>
          <w:sz w:val="26"/>
          <w:szCs w:val="26"/>
          <w:rtl w:val="0"/>
        </w:rPr>
        <w:t xml:space="preserve">largest psionic academies, and key Beacon Nodes throughout the Core. </w:t>
      </w:r>
    </w:p>
    <w:p w:rsidR="00000000" w:rsidDel="00000000" w:rsidP="00000000" w:rsidRDefault="00000000" w:rsidRPr="00000000" w14:paraId="00000294">
      <w:pPr>
        <w:spacing w:line="240" w:lineRule="auto"/>
        <w:ind w:left="9.000000000000057" w:firstLine="0"/>
        <w:jc w:val="both"/>
        <w:rPr>
          <w:sz w:val="26"/>
          <w:szCs w:val="26"/>
        </w:rPr>
      </w:pPr>
      <w:r w:rsidDel="00000000" w:rsidR="00000000" w:rsidRPr="00000000">
        <w:rPr>
          <w:sz w:val="26"/>
          <w:szCs w:val="26"/>
          <w:rtl w:val="0"/>
        </w:rPr>
        <w:t xml:space="preserve">2.3: House Veyos – The Traders of the Empire </w:t>
      </w:r>
    </w:p>
    <w:p w:rsidR="00000000" w:rsidDel="00000000" w:rsidP="00000000" w:rsidRDefault="00000000" w:rsidRPr="00000000" w14:paraId="00000295">
      <w:pPr>
        <w:spacing w:line="240" w:lineRule="auto"/>
        <w:ind w:left="9.000000000000057" w:firstLine="0"/>
        <w:jc w:val="both"/>
        <w:rPr>
          <w:sz w:val="26"/>
          <w:szCs w:val="26"/>
        </w:rPr>
      </w:pPr>
      <w:r w:rsidDel="00000000" w:rsidR="00000000" w:rsidRPr="00000000">
        <w:rPr>
          <w:sz w:val="26"/>
          <w:szCs w:val="26"/>
          <w:rtl w:val="0"/>
        </w:rPr>
        <w:t xml:space="preserve">House Veyos dominates the empire’s trade routes and economic systems. From their capital in the Veyos Expanse, they oversee the flow of goods, wealth, and information, ensuring their position as the lifeblood of the empire’s economy. </w:t>
      </w:r>
    </w:p>
    <w:p w:rsidR="00000000" w:rsidDel="00000000" w:rsidP="00000000" w:rsidRDefault="00000000" w:rsidRPr="00000000" w14:paraId="00000296">
      <w:pPr>
        <w:spacing w:line="240" w:lineRule="auto"/>
        <w:ind w:left="9.000000000000057" w:firstLine="0"/>
        <w:jc w:val="both"/>
        <w:rPr>
          <w:sz w:val="26"/>
          <w:szCs w:val="26"/>
        </w:rPr>
      </w:pPr>
      <w:r w:rsidDel="00000000" w:rsidR="00000000" w:rsidRPr="00000000">
        <w:rPr>
          <w:sz w:val="26"/>
          <w:szCs w:val="26"/>
          <w:rtl w:val="0"/>
        </w:rPr>
        <w:t xml:space="preserve">Role and Influence: As the empire’s primary </w:t>
      </w:r>
    </w:p>
    <w:p w:rsidR="00000000" w:rsidDel="00000000" w:rsidP="00000000" w:rsidRDefault="00000000" w:rsidRPr="00000000" w14:paraId="00000297">
      <w:pPr>
        <w:spacing w:line="240" w:lineRule="auto"/>
        <w:ind w:left="9.000000000000057" w:firstLine="0"/>
        <w:jc w:val="both"/>
        <w:rPr>
          <w:sz w:val="26"/>
          <w:szCs w:val="26"/>
        </w:rPr>
      </w:pPr>
      <w:r w:rsidDel="00000000" w:rsidR="00000000" w:rsidRPr="00000000">
        <w:rPr>
          <w:sz w:val="26"/>
          <w:szCs w:val="26"/>
          <w:rtl w:val="0"/>
        </w:rPr>
        <w:t xml:space="preserve">merchants and diplomats, Veyos negotiates treaties, manages trade guilds, and arbitrates disputes between factions. </w:t>
      </w:r>
    </w:p>
    <w:p w:rsidR="00000000" w:rsidDel="00000000" w:rsidP="00000000" w:rsidRDefault="00000000" w:rsidRPr="00000000" w14:paraId="00000298">
      <w:pPr>
        <w:spacing w:line="240" w:lineRule="auto"/>
        <w:ind w:left="9.000000000000057" w:firstLine="0"/>
        <w:jc w:val="both"/>
        <w:rPr>
          <w:sz w:val="26"/>
          <w:szCs w:val="26"/>
        </w:rPr>
      </w:pPr>
      <w:r w:rsidDel="00000000" w:rsidR="00000000" w:rsidRPr="00000000">
        <w:rPr>
          <w:sz w:val="26"/>
          <w:szCs w:val="26"/>
          <w:rtl w:val="0"/>
        </w:rPr>
        <w:t xml:space="preserve">Culture and Identity: Opportunistic and </w:t>
      </w:r>
    </w:p>
    <w:p w:rsidR="00000000" w:rsidDel="00000000" w:rsidP="00000000" w:rsidRDefault="00000000" w:rsidRPr="00000000" w14:paraId="00000299">
      <w:pPr>
        <w:spacing w:line="240" w:lineRule="auto"/>
        <w:ind w:left="9.000000000000057" w:firstLine="0"/>
        <w:jc w:val="both"/>
        <w:rPr>
          <w:sz w:val="26"/>
          <w:szCs w:val="26"/>
        </w:rPr>
      </w:pPr>
      <w:r w:rsidDel="00000000" w:rsidR="00000000" w:rsidRPr="00000000">
        <w:rPr>
          <w:sz w:val="26"/>
          <w:szCs w:val="26"/>
          <w:rtl w:val="0"/>
        </w:rPr>
        <w:t xml:space="preserve">adaptable, Veyos scions are trained in the arts of negotiation and subterfuge. Their motto, “The Empire flows through us,” </w:t>
      </w:r>
    </w:p>
    <w:p w:rsidR="00000000" w:rsidDel="00000000" w:rsidP="00000000" w:rsidRDefault="00000000" w:rsidRPr="00000000" w14:paraId="0000029A">
      <w:pPr>
        <w:spacing w:line="240" w:lineRule="auto"/>
        <w:ind w:left="9.000000000000057" w:firstLine="0"/>
        <w:jc w:val="both"/>
        <w:rPr>
          <w:sz w:val="26"/>
          <w:szCs w:val="26"/>
        </w:rPr>
      </w:pPr>
      <w:r w:rsidDel="00000000" w:rsidR="00000000" w:rsidRPr="00000000">
        <w:rPr>
          <w:sz w:val="26"/>
          <w:szCs w:val="26"/>
          <w:rtl w:val="0"/>
        </w:rPr>
        <w:t xml:space="preserve">reflects their pivotal role in maintaining the empire’s economic stability. </w:t>
      </w:r>
    </w:p>
    <w:p w:rsidR="00000000" w:rsidDel="00000000" w:rsidP="00000000" w:rsidRDefault="00000000" w:rsidRPr="00000000" w14:paraId="0000029B">
      <w:pPr>
        <w:spacing w:line="240" w:lineRule="auto"/>
        <w:ind w:left="9.000000000000057" w:firstLine="0"/>
        <w:jc w:val="both"/>
        <w:rPr>
          <w:sz w:val="26"/>
          <w:szCs w:val="26"/>
        </w:rPr>
      </w:pPr>
      <w:r w:rsidDel="00000000" w:rsidR="00000000" w:rsidRPr="00000000">
        <w:rPr>
          <w:sz w:val="26"/>
          <w:szCs w:val="26"/>
          <w:rtl w:val="0"/>
        </w:rPr>
        <w:t xml:space="preserve">Key Holdings: Veyos Prime, Luxoria, and the </w:t>
      </w:r>
    </w:p>
    <w:p w:rsidR="00000000" w:rsidDel="00000000" w:rsidP="00000000" w:rsidRDefault="00000000" w:rsidRPr="00000000" w14:paraId="0000029C">
      <w:pPr>
        <w:spacing w:line="240" w:lineRule="auto"/>
        <w:ind w:left="9.000000000000057" w:firstLine="0"/>
        <w:jc w:val="both"/>
        <w:rPr>
          <w:sz w:val="26"/>
          <w:szCs w:val="26"/>
        </w:rPr>
      </w:pPr>
      <w:r w:rsidDel="00000000" w:rsidR="00000000" w:rsidRPr="00000000">
        <w:rPr>
          <w:sz w:val="26"/>
          <w:szCs w:val="26"/>
          <w:rtl w:val="0"/>
        </w:rPr>
        <w:t xml:space="preserve">Telva Rings </w:t>
      </w:r>
    </w:p>
    <w:p w:rsidR="00000000" w:rsidDel="00000000" w:rsidP="00000000" w:rsidRDefault="00000000" w:rsidRPr="00000000" w14:paraId="0000029D">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9E">
      <w:pPr>
        <w:spacing w:line="240" w:lineRule="auto"/>
        <w:ind w:left="9.000000000000057" w:firstLine="0"/>
        <w:jc w:val="both"/>
        <w:rPr>
          <w:sz w:val="26"/>
          <w:szCs w:val="26"/>
        </w:rPr>
      </w:pPr>
      <w:r w:rsidDel="00000000" w:rsidR="00000000" w:rsidRPr="00000000">
        <w:rPr>
          <w:sz w:val="26"/>
          <w:szCs w:val="26"/>
          <w:rtl w:val="0"/>
        </w:rPr>
        <w:t xml:space="preserve">2.4: House Khoreal – Masters of War </w:t>
      </w:r>
    </w:p>
    <w:p w:rsidR="00000000" w:rsidDel="00000000" w:rsidP="00000000" w:rsidRDefault="00000000" w:rsidRPr="00000000" w14:paraId="0000029F">
      <w:pPr>
        <w:spacing w:line="240" w:lineRule="auto"/>
        <w:ind w:left="9.000000000000057" w:firstLine="0"/>
        <w:jc w:val="both"/>
        <w:rPr>
          <w:sz w:val="26"/>
          <w:szCs w:val="26"/>
        </w:rPr>
      </w:pPr>
      <w:r w:rsidDel="00000000" w:rsidR="00000000" w:rsidRPr="00000000">
        <w:rPr>
          <w:sz w:val="26"/>
          <w:szCs w:val="26"/>
          <w:rtl w:val="0"/>
        </w:rPr>
        <w:t xml:space="preserve">House Khoreal is the undisputed leader in military innovation and strategy. From their stronghold in the Khoreal Bastion, they manage the empire’s fleets and psionically-enhanced armies. </w:t>
      </w:r>
    </w:p>
    <w:p w:rsidR="00000000" w:rsidDel="00000000" w:rsidP="00000000" w:rsidRDefault="00000000" w:rsidRPr="00000000" w14:paraId="000002A0">
      <w:pPr>
        <w:spacing w:line="240" w:lineRule="auto"/>
        <w:ind w:left="9.000000000000057" w:firstLine="0"/>
        <w:jc w:val="both"/>
        <w:rPr>
          <w:sz w:val="26"/>
          <w:szCs w:val="26"/>
        </w:rPr>
      </w:pPr>
      <w:r w:rsidDel="00000000" w:rsidR="00000000" w:rsidRPr="00000000">
        <w:rPr>
          <w:sz w:val="26"/>
          <w:szCs w:val="26"/>
          <w:rtl w:val="0"/>
        </w:rPr>
        <w:t xml:space="preserve">Role and Influence: Khoreal oversees the </w:t>
      </w:r>
    </w:p>
    <w:p w:rsidR="00000000" w:rsidDel="00000000" w:rsidP="00000000" w:rsidRDefault="00000000" w:rsidRPr="00000000" w14:paraId="000002A1">
      <w:pPr>
        <w:spacing w:line="240" w:lineRule="auto"/>
        <w:ind w:left="9.000000000000057" w:firstLine="0"/>
        <w:jc w:val="both"/>
        <w:rPr>
          <w:sz w:val="26"/>
          <w:szCs w:val="26"/>
        </w:rPr>
      </w:pPr>
      <w:r w:rsidDel="00000000" w:rsidR="00000000" w:rsidRPr="00000000">
        <w:rPr>
          <w:sz w:val="26"/>
          <w:szCs w:val="26"/>
          <w:rtl w:val="0"/>
        </w:rPr>
        <w:t xml:space="preserve">empire’s military campaigns, ensuring that the Palladial Core remains secure from external threats and internal dissent. </w:t>
      </w:r>
    </w:p>
    <w:p w:rsidR="00000000" w:rsidDel="00000000" w:rsidP="00000000" w:rsidRDefault="00000000" w:rsidRPr="00000000" w14:paraId="000002A2">
      <w:pPr>
        <w:spacing w:line="240" w:lineRule="auto"/>
        <w:ind w:left="9.000000000000057" w:firstLine="0"/>
        <w:jc w:val="both"/>
        <w:rPr>
          <w:sz w:val="26"/>
          <w:szCs w:val="26"/>
        </w:rPr>
      </w:pPr>
      <w:r w:rsidDel="00000000" w:rsidR="00000000" w:rsidRPr="00000000">
        <w:rPr>
          <w:sz w:val="26"/>
          <w:szCs w:val="26"/>
          <w:rtl w:val="0"/>
        </w:rPr>
        <w:t xml:space="preserve">Culture and Identity: Defined by their martial prowess and devotion to the art of war, Khoreal scions are </w:t>
      </w:r>
    </w:p>
    <w:p w:rsidR="00000000" w:rsidDel="00000000" w:rsidP="00000000" w:rsidRDefault="00000000" w:rsidRPr="00000000" w14:paraId="000002A3">
      <w:pPr>
        <w:spacing w:line="240" w:lineRule="auto"/>
        <w:ind w:left="9.000000000000057" w:firstLine="0"/>
        <w:jc w:val="both"/>
        <w:rPr>
          <w:sz w:val="26"/>
          <w:szCs w:val="26"/>
        </w:rPr>
      </w:pPr>
      <w:r w:rsidDel="00000000" w:rsidR="00000000" w:rsidRPr="00000000">
        <w:rPr>
          <w:sz w:val="26"/>
          <w:szCs w:val="26"/>
          <w:rtl w:val="0"/>
        </w:rPr>
        <w:t xml:space="preserve">trained as both warriors and tacticians. Their motto, “Through </w:t>
      </w:r>
    </w:p>
    <w:p w:rsidR="00000000" w:rsidDel="00000000" w:rsidP="00000000" w:rsidRDefault="00000000" w:rsidRPr="00000000" w14:paraId="000002A4">
      <w:pPr>
        <w:spacing w:line="240" w:lineRule="auto"/>
        <w:ind w:left="9.000000000000057" w:firstLine="0"/>
        <w:jc w:val="both"/>
        <w:rPr>
          <w:sz w:val="26"/>
          <w:szCs w:val="26"/>
        </w:rPr>
      </w:pPr>
      <w:r w:rsidDel="00000000" w:rsidR="00000000" w:rsidRPr="00000000">
        <w:rPr>
          <w:sz w:val="26"/>
          <w:szCs w:val="26"/>
          <w:rtl w:val="0"/>
        </w:rPr>
        <w:t xml:space="preserve">Resonance, we conquer,” captures their relentless drive for victory. </w:t>
      </w:r>
    </w:p>
    <w:p w:rsidR="00000000" w:rsidDel="00000000" w:rsidP="00000000" w:rsidRDefault="00000000" w:rsidRPr="00000000" w14:paraId="000002A5">
      <w:pPr>
        <w:spacing w:line="240" w:lineRule="auto"/>
        <w:ind w:left="9.000000000000057" w:firstLine="0"/>
        <w:jc w:val="both"/>
        <w:rPr>
          <w:sz w:val="26"/>
          <w:szCs w:val="26"/>
        </w:rPr>
      </w:pPr>
      <w:r w:rsidDel="00000000" w:rsidR="00000000" w:rsidRPr="00000000">
        <w:rPr>
          <w:sz w:val="26"/>
          <w:szCs w:val="26"/>
          <w:rtl w:val="0"/>
        </w:rPr>
        <w:t xml:space="preserve">Key Holdings: Khoreal Bastion and Thralax. </w:t>
      </w:r>
    </w:p>
    <w:p w:rsidR="00000000" w:rsidDel="00000000" w:rsidP="00000000" w:rsidRDefault="00000000" w:rsidRPr="00000000" w14:paraId="000002A6">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A7">
      <w:pPr>
        <w:spacing w:line="240" w:lineRule="auto"/>
        <w:ind w:left="9.000000000000057" w:firstLine="0"/>
        <w:jc w:val="both"/>
        <w:rPr>
          <w:sz w:val="26"/>
          <w:szCs w:val="26"/>
        </w:rPr>
      </w:pPr>
      <w:r w:rsidDel="00000000" w:rsidR="00000000" w:rsidRPr="00000000">
        <w:rPr>
          <w:sz w:val="26"/>
          <w:szCs w:val="26"/>
          <w:rtl w:val="0"/>
        </w:rPr>
        <w:t xml:space="preserve">2.5: House Drakarth – Builders of the Empire </w:t>
      </w:r>
    </w:p>
    <w:p w:rsidR="00000000" w:rsidDel="00000000" w:rsidP="00000000" w:rsidRDefault="00000000" w:rsidRPr="00000000" w14:paraId="000002A8">
      <w:pPr>
        <w:spacing w:line="240" w:lineRule="auto"/>
        <w:ind w:left="9.000000000000057" w:firstLine="0"/>
        <w:jc w:val="both"/>
        <w:rPr>
          <w:sz w:val="26"/>
          <w:szCs w:val="26"/>
        </w:rPr>
      </w:pPr>
      <w:r w:rsidDel="00000000" w:rsidR="00000000" w:rsidRPr="00000000">
        <w:rPr>
          <w:sz w:val="26"/>
          <w:szCs w:val="26"/>
          <w:rtl w:val="0"/>
        </w:rPr>
        <w:t xml:space="preserve">House Drakarth is synonymous with industrial might. They are responsible for the empire’s Voidships, Resonance Nodes, and </w:t>
      </w:r>
    </w:p>
    <w:p w:rsidR="00000000" w:rsidDel="00000000" w:rsidP="00000000" w:rsidRDefault="00000000" w:rsidRPr="00000000" w14:paraId="000002A9">
      <w:pPr>
        <w:spacing w:line="240" w:lineRule="auto"/>
        <w:ind w:left="9.000000000000057" w:firstLine="0"/>
        <w:jc w:val="both"/>
        <w:rPr>
          <w:sz w:val="26"/>
          <w:szCs w:val="26"/>
        </w:rPr>
      </w:pPr>
      <w:r w:rsidDel="00000000" w:rsidR="00000000" w:rsidRPr="00000000">
        <w:rPr>
          <w:sz w:val="26"/>
          <w:szCs w:val="26"/>
          <w:rtl w:val="0"/>
        </w:rPr>
        <w:t xml:space="preserve">architectural marvels, producing the tools of war and progress. </w:t>
      </w:r>
    </w:p>
    <w:p w:rsidR="00000000" w:rsidDel="00000000" w:rsidP="00000000" w:rsidRDefault="00000000" w:rsidRPr="00000000" w14:paraId="000002AA">
      <w:pPr>
        <w:spacing w:line="240" w:lineRule="auto"/>
        <w:ind w:left="9.000000000000057" w:firstLine="0"/>
        <w:jc w:val="both"/>
        <w:rPr>
          <w:sz w:val="26"/>
          <w:szCs w:val="26"/>
        </w:rPr>
      </w:pPr>
      <w:r w:rsidDel="00000000" w:rsidR="00000000" w:rsidRPr="00000000">
        <w:rPr>
          <w:sz w:val="26"/>
          <w:szCs w:val="26"/>
          <w:rtl w:val="0"/>
        </w:rPr>
        <w:t xml:space="preserve">Role and Influence: Drakarth controls the </w:t>
      </w:r>
    </w:p>
    <w:p w:rsidR="00000000" w:rsidDel="00000000" w:rsidP="00000000" w:rsidRDefault="00000000" w:rsidRPr="00000000" w14:paraId="000002AB">
      <w:pPr>
        <w:spacing w:line="240" w:lineRule="auto"/>
        <w:ind w:left="9.000000000000057" w:firstLine="0"/>
        <w:jc w:val="both"/>
        <w:rPr>
          <w:sz w:val="26"/>
          <w:szCs w:val="26"/>
        </w:rPr>
      </w:pPr>
      <w:r w:rsidDel="00000000" w:rsidR="00000000" w:rsidRPr="00000000">
        <w:rPr>
          <w:sz w:val="26"/>
          <w:szCs w:val="26"/>
          <w:rtl w:val="0"/>
        </w:rPr>
        <w:t xml:space="preserve">empire’s industrial output, including Voidship construction and Aetherium refinement. </w:t>
      </w:r>
    </w:p>
    <w:p w:rsidR="00000000" w:rsidDel="00000000" w:rsidP="00000000" w:rsidRDefault="00000000" w:rsidRPr="00000000" w14:paraId="000002AC">
      <w:pPr>
        <w:spacing w:line="240" w:lineRule="auto"/>
        <w:ind w:left="9.000000000000057" w:firstLine="0"/>
        <w:jc w:val="both"/>
        <w:rPr>
          <w:sz w:val="26"/>
          <w:szCs w:val="26"/>
        </w:rPr>
      </w:pPr>
      <w:r w:rsidDel="00000000" w:rsidR="00000000" w:rsidRPr="00000000">
        <w:rPr>
          <w:sz w:val="26"/>
          <w:szCs w:val="26"/>
          <w:rtl w:val="0"/>
        </w:rPr>
        <w:t xml:space="preserve">Culture and Identity: Practical and driven, </w:t>
      </w:r>
    </w:p>
    <w:p w:rsidR="00000000" w:rsidDel="00000000" w:rsidP="00000000" w:rsidRDefault="00000000" w:rsidRPr="00000000" w14:paraId="000002AD">
      <w:pPr>
        <w:spacing w:line="240" w:lineRule="auto"/>
        <w:ind w:left="9.000000000000057" w:firstLine="0"/>
        <w:jc w:val="both"/>
        <w:rPr>
          <w:sz w:val="26"/>
          <w:szCs w:val="26"/>
        </w:rPr>
      </w:pPr>
      <w:r w:rsidDel="00000000" w:rsidR="00000000" w:rsidRPr="00000000">
        <w:rPr>
          <w:sz w:val="26"/>
          <w:szCs w:val="26"/>
          <w:rtl w:val="0"/>
        </w:rPr>
        <w:t xml:space="preserve">Drakarth scions take pride in their creations, viewing their work as the foundation of the empire’s greatness. Their motto, “We forge the stars,” reflects their role as builders. </w:t>
      </w:r>
    </w:p>
    <w:p w:rsidR="00000000" w:rsidDel="00000000" w:rsidP="00000000" w:rsidRDefault="00000000" w:rsidRPr="00000000" w14:paraId="000002AE">
      <w:pPr>
        <w:spacing w:line="240" w:lineRule="auto"/>
        <w:ind w:left="9.000000000000057" w:firstLine="0"/>
        <w:jc w:val="both"/>
        <w:rPr>
          <w:sz w:val="26"/>
          <w:szCs w:val="26"/>
        </w:rPr>
      </w:pPr>
      <w:r w:rsidDel="00000000" w:rsidR="00000000" w:rsidRPr="00000000">
        <w:rPr>
          <w:sz w:val="26"/>
          <w:szCs w:val="26"/>
          <w:rtl w:val="0"/>
        </w:rPr>
        <w:t xml:space="preserve">Key Holdings: Drakarth Forge and its surrounding systems. </w:t>
      </w:r>
    </w:p>
    <w:p w:rsidR="00000000" w:rsidDel="00000000" w:rsidP="00000000" w:rsidRDefault="00000000" w:rsidRPr="00000000" w14:paraId="000002AF">
      <w:pPr>
        <w:spacing w:line="240" w:lineRule="auto"/>
        <w:ind w:left="9.000000000000057" w:firstLine="0"/>
        <w:jc w:val="both"/>
        <w:rPr>
          <w:sz w:val="26"/>
          <w:szCs w:val="26"/>
        </w:rPr>
      </w:pPr>
      <w:r w:rsidDel="00000000" w:rsidR="00000000" w:rsidRPr="00000000">
        <w:rPr>
          <w:sz w:val="26"/>
          <w:szCs w:val="26"/>
          <w:rtl w:val="0"/>
        </w:rPr>
        <w:t xml:space="preserve">2.6: The Other Great Houses </w:t>
      </w:r>
    </w:p>
    <w:p w:rsidR="00000000" w:rsidDel="00000000" w:rsidP="00000000" w:rsidRDefault="00000000" w:rsidRPr="00000000" w14:paraId="000002B0">
      <w:pPr>
        <w:spacing w:line="240" w:lineRule="auto"/>
        <w:ind w:left="9.000000000000057" w:firstLine="0"/>
        <w:jc w:val="both"/>
        <w:rPr>
          <w:sz w:val="26"/>
          <w:szCs w:val="26"/>
        </w:rPr>
      </w:pPr>
      <w:r w:rsidDel="00000000" w:rsidR="00000000" w:rsidRPr="00000000">
        <w:rPr>
          <w:sz w:val="26"/>
          <w:szCs w:val="26"/>
          <w:rtl w:val="0"/>
        </w:rPr>
        <w:t xml:space="preserve">The remaining Houses, such as Torvath (genetic engineers), </w:t>
      </w:r>
    </w:p>
    <w:p w:rsidR="00000000" w:rsidDel="00000000" w:rsidP="00000000" w:rsidRDefault="00000000" w:rsidRPr="00000000" w14:paraId="000002B1">
      <w:pPr>
        <w:spacing w:line="240" w:lineRule="auto"/>
        <w:ind w:left="9.000000000000057" w:firstLine="0"/>
        <w:jc w:val="both"/>
        <w:rPr>
          <w:sz w:val="26"/>
          <w:szCs w:val="26"/>
        </w:rPr>
      </w:pPr>
      <w:r w:rsidDel="00000000" w:rsidR="00000000" w:rsidRPr="00000000">
        <w:rPr>
          <w:sz w:val="26"/>
          <w:szCs w:val="26"/>
          <w:rtl w:val="0"/>
        </w:rPr>
        <w:t xml:space="preserve">Xhenthos (explorers), Myridan (frontier rulers), and others, each contribute to the empire’s stability and expansion. They form a complex web of alliances, rivalries, and dependencies that define the political landscape of the Palladial Core. </w:t>
      </w:r>
    </w:p>
    <w:p w:rsidR="00000000" w:rsidDel="00000000" w:rsidP="00000000" w:rsidRDefault="00000000" w:rsidRPr="00000000" w14:paraId="000002B2">
      <w:pPr>
        <w:spacing w:line="240" w:lineRule="auto"/>
        <w:ind w:left="9.000000000000057" w:firstLine="0"/>
        <w:jc w:val="both"/>
        <w:rPr>
          <w:sz w:val="26"/>
          <w:szCs w:val="26"/>
        </w:rPr>
      </w:pPr>
      <w:r w:rsidDel="00000000" w:rsidR="00000000" w:rsidRPr="00000000">
        <w:rPr>
          <w:sz w:val="26"/>
          <w:szCs w:val="26"/>
          <w:rtl w:val="0"/>
        </w:rPr>
        <w:t xml:space="preserve">Section 3: The Palladial Expanse </w:t>
      </w:r>
    </w:p>
    <w:p w:rsidR="00000000" w:rsidDel="00000000" w:rsidP="00000000" w:rsidRDefault="00000000" w:rsidRPr="00000000" w14:paraId="000002B3">
      <w:pPr>
        <w:spacing w:line="240" w:lineRule="auto"/>
        <w:ind w:left="9.000000000000057" w:firstLine="0"/>
        <w:jc w:val="both"/>
        <w:rPr>
          <w:sz w:val="26"/>
          <w:szCs w:val="26"/>
        </w:rPr>
      </w:pPr>
      <w:r w:rsidDel="00000000" w:rsidR="00000000" w:rsidRPr="00000000">
        <w:rPr>
          <w:sz w:val="26"/>
          <w:szCs w:val="26"/>
          <w:rtl w:val="0"/>
        </w:rPr>
        <w:t xml:space="preserve">3.1: Overview </w:t>
      </w:r>
    </w:p>
    <w:p w:rsidR="00000000" w:rsidDel="00000000" w:rsidP="00000000" w:rsidRDefault="00000000" w:rsidRPr="00000000" w14:paraId="000002B4">
      <w:pPr>
        <w:spacing w:line="240" w:lineRule="auto"/>
        <w:ind w:left="9.000000000000057" w:firstLine="0"/>
        <w:jc w:val="both"/>
        <w:rPr>
          <w:sz w:val="26"/>
          <w:szCs w:val="26"/>
        </w:rPr>
      </w:pPr>
      <w:r w:rsidDel="00000000" w:rsidR="00000000" w:rsidRPr="00000000">
        <w:rPr>
          <w:sz w:val="26"/>
          <w:szCs w:val="26"/>
          <w:rtl w:val="0"/>
        </w:rPr>
        <w:t xml:space="preserve">The Palladial Expanse is a vast ring of space that encircles the </w:t>
      </w:r>
    </w:p>
    <w:p w:rsidR="00000000" w:rsidDel="00000000" w:rsidP="00000000" w:rsidRDefault="00000000" w:rsidRPr="00000000" w14:paraId="000002B5">
      <w:pPr>
        <w:spacing w:line="240" w:lineRule="auto"/>
        <w:ind w:left="9.000000000000057" w:firstLine="0"/>
        <w:jc w:val="both"/>
        <w:rPr>
          <w:sz w:val="26"/>
          <w:szCs w:val="26"/>
        </w:rPr>
      </w:pPr>
      <w:r w:rsidDel="00000000" w:rsidR="00000000" w:rsidRPr="00000000">
        <w:rPr>
          <w:sz w:val="26"/>
          <w:szCs w:val="26"/>
          <w:rtl w:val="0"/>
        </w:rPr>
        <w:t xml:space="preserve">Palladial Core in a three-dimensional sphere, encompassing the outer reaches of the known empire. This region is home to </w:t>
      </w:r>
    </w:p>
    <w:p w:rsidR="00000000" w:rsidDel="00000000" w:rsidP="00000000" w:rsidRDefault="00000000" w:rsidRPr="00000000" w14:paraId="000002B6">
      <w:pPr>
        <w:spacing w:line="240" w:lineRule="auto"/>
        <w:ind w:left="9.000000000000057" w:firstLine="0"/>
        <w:jc w:val="both"/>
        <w:rPr>
          <w:sz w:val="26"/>
          <w:szCs w:val="26"/>
        </w:rPr>
      </w:pPr>
      <w:r w:rsidDel="00000000" w:rsidR="00000000" w:rsidRPr="00000000">
        <w:rPr>
          <w:sz w:val="26"/>
          <w:szCs w:val="26"/>
          <w:rtl w:val="0"/>
        </w:rPr>
        <w:t xml:space="preserve">numerous guild-controlled systems, autonomous territories, and the Great Barrier, which separates known space from the mysteries of the Void. It is a region of stark contrasts, where </w:t>
      </w:r>
    </w:p>
    <w:p w:rsidR="00000000" w:rsidDel="00000000" w:rsidP="00000000" w:rsidRDefault="00000000" w:rsidRPr="00000000" w14:paraId="000002B7">
      <w:pPr>
        <w:spacing w:line="240" w:lineRule="auto"/>
        <w:ind w:left="9.000000000000057" w:firstLine="0"/>
        <w:jc w:val="both"/>
        <w:rPr>
          <w:sz w:val="26"/>
          <w:szCs w:val="26"/>
        </w:rPr>
      </w:pPr>
      <w:r w:rsidDel="00000000" w:rsidR="00000000" w:rsidRPr="00000000">
        <w:rPr>
          <w:sz w:val="26"/>
          <w:szCs w:val="26"/>
          <w:rtl w:val="0"/>
        </w:rPr>
        <w:t xml:space="preserve">the influence of the Great Houses diminishes and the presence of independent factions grows. </w:t>
      </w:r>
    </w:p>
    <w:p w:rsidR="00000000" w:rsidDel="00000000" w:rsidP="00000000" w:rsidRDefault="00000000" w:rsidRPr="00000000" w14:paraId="000002B8">
      <w:pPr>
        <w:spacing w:line="240" w:lineRule="auto"/>
        <w:ind w:left="9.000000000000057" w:firstLine="0"/>
        <w:jc w:val="both"/>
        <w:rPr>
          <w:sz w:val="26"/>
          <w:szCs w:val="26"/>
        </w:rPr>
      </w:pPr>
      <w:r w:rsidDel="00000000" w:rsidR="00000000" w:rsidRPr="00000000">
        <w:rPr>
          <w:sz w:val="26"/>
          <w:szCs w:val="26"/>
          <w:rtl w:val="0"/>
        </w:rPr>
        <w:t xml:space="preserve">3.2: Key Regions of the Expanse The Great Barrier </w:t>
      </w:r>
    </w:p>
    <w:p w:rsidR="00000000" w:rsidDel="00000000" w:rsidP="00000000" w:rsidRDefault="00000000" w:rsidRPr="00000000" w14:paraId="000002B9">
      <w:pPr>
        <w:spacing w:line="240" w:lineRule="auto"/>
        <w:ind w:left="9.000000000000057" w:firstLine="0"/>
        <w:jc w:val="both"/>
        <w:rPr>
          <w:sz w:val="26"/>
          <w:szCs w:val="26"/>
        </w:rPr>
      </w:pPr>
      <w:r w:rsidDel="00000000" w:rsidR="00000000" w:rsidRPr="00000000">
        <w:rPr>
          <w:sz w:val="26"/>
          <w:szCs w:val="26"/>
          <w:rtl w:val="0"/>
        </w:rPr>
        <w:t xml:space="preserve">The Great Barrier is a colossal field of cosmic turbulence and psionic interference that marks the edge of the empire’s </w:t>
      </w:r>
    </w:p>
    <w:p w:rsidR="00000000" w:rsidDel="00000000" w:rsidP="00000000" w:rsidRDefault="00000000" w:rsidRPr="00000000" w14:paraId="000002BA">
      <w:pPr>
        <w:spacing w:line="240" w:lineRule="auto"/>
        <w:ind w:left="9.000000000000057" w:firstLine="0"/>
        <w:jc w:val="both"/>
        <w:rPr>
          <w:sz w:val="26"/>
          <w:szCs w:val="26"/>
        </w:rPr>
      </w:pPr>
      <w:r w:rsidDel="00000000" w:rsidR="00000000" w:rsidRPr="00000000">
        <w:rPr>
          <w:sz w:val="26"/>
          <w:szCs w:val="26"/>
          <w:rtl w:val="0"/>
        </w:rPr>
        <w:t xml:space="preserve">influence. Voidstorms and subspace rifts make navigation </w:t>
      </w:r>
    </w:p>
    <w:p w:rsidR="00000000" w:rsidDel="00000000" w:rsidP="00000000" w:rsidRDefault="00000000" w:rsidRPr="00000000" w14:paraId="000002BB">
      <w:pPr>
        <w:spacing w:line="240" w:lineRule="auto"/>
        <w:ind w:left="9.000000000000057" w:firstLine="0"/>
        <w:jc w:val="both"/>
        <w:rPr>
          <w:sz w:val="26"/>
          <w:szCs w:val="26"/>
        </w:rPr>
      </w:pPr>
      <w:r w:rsidDel="00000000" w:rsidR="00000000" w:rsidRPr="00000000">
        <w:rPr>
          <w:sz w:val="26"/>
          <w:szCs w:val="26"/>
          <w:rtl w:val="0"/>
        </w:rPr>
        <w:t xml:space="preserve">treacherous, and many explorers have been lost attempting to breach its depths. Beyond the Barrier lies the Void-Shattered Nebula, a region of unknown psionic phenomena. </w:t>
      </w:r>
    </w:p>
    <w:p w:rsidR="00000000" w:rsidDel="00000000" w:rsidP="00000000" w:rsidRDefault="00000000" w:rsidRPr="00000000" w14:paraId="000002BC">
      <w:pPr>
        <w:spacing w:line="240" w:lineRule="auto"/>
        <w:ind w:left="9.000000000000057" w:firstLine="0"/>
        <w:jc w:val="both"/>
        <w:rPr>
          <w:sz w:val="26"/>
          <w:szCs w:val="26"/>
        </w:rPr>
      </w:pPr>
      <w:r w:rsidDel="00000000" w:rsidR="00000000" w:rsidRPr="00000000">
        <w:rPr>
          <w:sz w:val="26"/>
          <w:szCs w:val="26"/>
          <w:rtl w:val="0"/>
        </w:rPr>
        <w:t xml:space="preserve">The Proletariat Stellar Expanse </w:t>
      </w:r>
    </w:p>
    <w:p w:rsidR="00000000" w:rsidDel="00000000" w:rsidP="00000000" w:rsidRDefault="00000000" w:rsidRPr="00000000" w14:paraId="000002BD">
      <w:pPr>
        <w:spacing w:line="240" w:lineRule="auto"/>
        <w:ind w:left="9.000000000000057" w:firstLine="0"/>
        <w:jc w:val="both"/>
        <w:rPr>
          <w:sz w:val="26"/>
          <w:szCs w:val="26"/>
        </w:rPr>
      </w:pPr>
      <w:r w:rsidDel="00000000" w:rsidR="00000000" w:rsidRPr="00000000">
        <w:rPr>
          <w:sz w:val="26"/>
          <w:szCs w:val="26"/>
          <w:rtl w:val="0"/>
        </w:rPr>
        <w:t xml:space="preserve">This region is dominated by independent guilds and worker collectives, who have carved out their own domains in the shadow of the Great Houses. The Proletariat Expanse is a </w:t>
      </w:r>
    </w:p>
    <w:p w:rsidR="00000000" w:rsidDel="00000000" w:rsidP="00000000" w:rsidRDefault="00000000" w:rsidRPr="00000000" w14:paraId="000002BE">
      <w:pPr>
        <w:spacing w:line="240" w:lineRule="auto"/>
        <w:ind w:left="9.000000000000057" w:firstLine="0"/>
        <w:jc w:val="both"/>
        <w:rPr>
          <w:sz w:val="26"/>
          <w:szCs w:val="26"/>
        </w:rPr>
      </w:pPr>
      <w:r w:rsidDel="00000000" w:rsidR="00000000" w:rsidRPr="00000000">
        <w:rPr>
          <w:sz w:val="26"/>
          <w:szCs w:val="26"/>
          <w:rtl w:val="0"/>
        </w:rPr>
        <w:t xml:space="preserve">hotbed of rebellion and innovation, where resource-rich worlds provide the means for self-sufficiency. </w:t>
      </w:r>
    </w:p>
    <w:p w:rsidR="00000000" w:rsidDel="00000000" w:rsidP="00000000" w:rsidRDefault="00000000" w:rsidRPr="00000000" w14:paraId="000002BF">
      <w:pPr>
        <w:spacing w:line="240" w:lineRule="auto"/>
        <w:ind w:left="9.000000000000057" w:firstLine="0"/>
        <w:jc w:val="both"/>
        <w:rPr>
          <w:sz w:val="26"/>
          <w:szCs w:val="26"/>
        </w:rPr>
      </w:pPr>
      <w:r w:rsidDel="00000000" w:rsidR="00000000" w:rsidRPr="00000000">
        <w:rPr>
          <w:sz w:val="26"/>
          <w:szCs w:val="26"/>
          <w:rtl w:val="0"/>
        </w:rPr>
        <w:t xml:space="preserve">The Drakonias Reaches </w:t>
      </w:r>
    </w:p>
    <w:p w:rsidR="00000000" w:rsidDel="00000000" w:rsidP="00000000" w:rsidRDefault="00000000" w:rsidRPr="00000000" w14:paraId="000002C0">
      <w:pPr>
        <w:spacing w:line="240" w:lineRule="auto"/>
        <w:ind w:left="9.000000000000057" w:firstLine="0"/>
        <w:jc w:val="both"/>
        <w:rPr>
          <w:sz w:val="26"/>
          <w:szCs w:val="26"/>
        </w:rPr>
      </w:pPr>
      <w:r w:rsidDel="00000000" w:rsidR="00000000" w:rsidRPr="00000000">
        <w:rPr>
          <w:sz w:val="26"/>
          <w:szCs w:val="26"/>
          <w:rtl w:val="0"/>
        </w:rPr>
        <w:t xml:space="preserve">A series of systems on the empire’s outermost edge, the </w:t>
      </w:r>
    </w:p>
    <w:p w:rsidR="00000000" w:rsidDel="00000000" w:rsidP="00000000" w:rsidRDefault="00000000" w:rsidRPr="00000000" w14:paraId="000002C1">
      <w:pPr>
        <w:spacing w:line="240" w:lineRule="auto"/>
        <w:ind w:left="9.000000000000057" w:firstLine="0"/>
        <w:jc w:val="both"/>
        <w:rPr>
          <w:sz w:val="26"/>
          <w:szCs w:val="26"/>
        </w:rPr>
      </w:pPr>
      <w:r w:rsidDel="00000000" w:rsidR="00000000" w:rsidRPr="00000000">
        <w:rPr>
          <w:sz w:val="26"/>
          <w:szCs w:val="26"/>
          <w:rtl w:val="0"/>
        </w:rPr>
        <w:t xml:space="preserve">Drakonias Reaches are a wild and untamed frontier. These systems are rich in palladium and Aetherium, attracting settlers and opportunists despite the dangers posed by raiders and psionic anomalies. </w:t>
      </w:r>
    </w:p>
    <w:p w:rsidR="00000000" w:rsidDel="00000000" w:rsidP="00000000" w:rsidRDefault="00000000" w:rsidRPr="00000000" w14:paraId="000002C2">
      <w:pPr>
        <w:spacing w:line="240" w:lineRule="auto"/>
        <w:ind w:left="9.000000000000057" w:firstLine="0"/>
        <w:jc w:val="both"/>
        <w:rPr>
          <w:sz w:val="26"/>
          <w:szCs w:val="26"/>
        </w:rPr>
      </w:pPr>
      <w:r w:rsidDel="00000000" w:rsidR="00000000" w:rsidRPr="00000000">
        <w:rPr>
          <w:sz w:val="26"/>
          <w:szCs w:val="26"/>
          <w:rtl w:val="0"/>
        </w:rPr>
        <w:t xml:space="preserve">Section 3: The Palladial Expanse </w:t>
      </w:r>
    </w:p>
    <w:p w:rsidR="00000000" w:rsidDel="00000000" w:rsidP="00000000" w:rsidRDefault="00000000" w:rsidRPr="00000000" w14:paraId="000002C3">
      <w:pPr>
        <w:spacing w:line="240" w:lineRule="auto"/>
        <w:ind w:left="9.000000000000057" w:firstLine="0"/>
        <w:jc w:val="both"/>
        <w:rPr>
          <w:sz w:val="26"/>
          <w:szCs w:val="26"/>
        </w:rPr>
      </w:pPr>
      <w:r w:rsidDel="00000000" w:rsidR="00000000" w:rsidRPr="00000000">
        <w:rPr>
          <w:sz w:val="26"/>
          <w:szCs w:val="26"/>
          <w:rtl w:val="0"/>
        </w:rPr>
        <w:t xml:space="preserve">The Palladial Expanse forms a vast, ring-like region surrounding the Palladial Core, encompassing the outer reaches of the </w:t>
      </w:r>
    </w:p>
    <w:p w:rsidR="00000000" w:rsidDel="00000000" w:rsidP="00000000" w:rsidRDefault="00000000" w:rsidRPr="00000000" w14:paraId="000002C4">
      <w:pPr>
        <w:spacing w:line="240" w:lineRule="auto"/>
        <w:ind w:left="9.000000000000057" w:firstLine="0"/>
        <w:jc w:val="both"/>
        <w:rPr>
          <w:sz w:val="26"/>
          <w:szCs w:val="26"/>
        </w:rPr>
      </w:pPr>
      <w:r w:rsidDel="00000000" w:rsidR="00000000" w:rsidRPr="00000000">
        <w:rPr>
          <w:sz w:val="26"/>
          <w:szCs w:val="26"/>
          <w:rtl w:val="0"/>
        </w:rPr>
        <w:t xml:space="preserve">Empire’s influence. This domain spans three-dimensionally in all directions, containing regions of immense political, economic, and cosmic significance. Known for its diversity, the Expanse </w:t>
      </w:r>
    </w:p>
    <w:p w:rsidR="00000000" w:rsidDel="00000000" w:rsidP="00000000" w:rsidRDefault="00000000" w:rsidRPr="00000000" w14:paraId="000002C5">
      <w:pPr>
        <w:spacing w:line="240" w:lineRule="auto"/>
        <w:ind w:left="9.000000000000057" w:firstLine="0"/>
        <w:jc w:val="both"/>
        <w:rPr>
          <w:sz w:val="26"/>
          <w:szCs w:val="26"/>
        </w:rPr>
      </w:pPr>
      <w:r w:rsidDel="00000000" w:rsidR="00000000" w:rsidRPr="00000000">
        <w:rPr>
          <w:sz w:val="26"/>
          <w:szCs w:val="26"/>
          <w:rtl w:val="0"/>
        </w:rPr>
        <w:t xml:space="preserve">includes territories controlled by Great Houses, Guild enclaves, and frontier settlements while also being home to natural hazards and existential threats. </w:t>
      </w:r>
    </w:p>
    <w:p w:rsidR="00000000" w:rsidDel="00000000" w:rsidP="00000000" w:rsidRDefault="00000000" w:rsidRPr="00000000" w14:paraId="000002C6">
      <w:pPr>
        <w:spacing w:line="240" w:lineRule="auto"/>
        <w:ind w:left="9.000000000000057" w:firstLine="0"/>
        <w:jc w:val="both"/>
        <w:rPr>
          <w:sz w:val="26"/>
          <w:szCs w:val="26"/>
        </w:rPr>
      </w:pPr>
      <w:r w:rsidDel="00000000" w:rsidR="00000000" w:rsidRPr="00000000">
        <w:rPr>
          <w:sz w:val="26"/>
          <w:szCs w:val="26"/>
          <w:rtl w:val="0"/>
        </w:rPr>
        <w:t xml:space="preserve">3.1: The Great Barrier </w:t>
      </w:r>
    </w:p>
    <w:p w:rsidR="00000000" w:rsidDel="00000000" w:rsidP="00000000" w:rsidRDefault="00000000" w:rsidRPr="00000000" w14:paraId="000002C7">
      <w:pPr>
        <w:spacing w:line="240" w:lineRule="auto"/>
        <w:ind w:left="9.000000000000057" w:firstLine="0"/>
        <w:jc w:val="both"/>
        <w:rPr>
          <w:sz w:val="26"/>
          <w:szCs w:val="26"/>
        </w:rPr>
      </w:pPr>
      <w:r w:rsidDel="00000000" w:rsidR="00000000" w:rsidRPr="00000000">
        <w:rPr>
          <w:sz w:val="26"/>
          <w:szCs w:val="26"/>
          <w:rtl w:val="0"/>
        </w:rPr>
        <w:t xml:space="preserve">The Great Barrier is one of the most formidable natural phenomena within the known universe. This region consists of </w:t>
      </w:r>
    </w:p>
    <w:p w:rsidR="00000000" w:rsidDel="00000000" w:rsidP="00000000" w:rsidRDefault="00000000" w:rsidRPr="00000000" w14:paraId="000002C8">
      <w:pPr>
        <w:spacing w:line="240" w:lineRule="auto"/>
        <w:ind w:left="9.000000000000057" w:firstLine="0"/>
        <w:jc w:val="both"/>
        <w:rPr>
          <w:sz w:val="26"/>
          <w:szCs w:val="26"/>
        </w:rPr>
      </w:pPr>
      <w:r w:rsidDel="00000000" w:rsidR="00000000" w:rsidRPr="00000000">
        <w:rPr>
          <w:sz w:val="26"/>
          <w:szCs w:val="26"/>
          <w:rtl w:val="0"/>
        </w:rPr>
        <w:t xml:space="preserve">turbulent psionic storms and dense gravimetric anomalies that make traversal hazardous without extensive preparation. The </w:t>
      </w:r>
    </w:p>
    <w:p w:rsidR="00000000" w:rsidDel="00000000" w:rsidP="00000000" w:rsidRDefault="00000000" w:rsidRPr="00000000" w14:paraId="000002C9">
      <w:pPr>
        <w:spacing w:line="240" w:lineRule="auto"/>
        <w:ind w:left="9.000000000000057" w:firstLine="0"/>
        <w:jc w:val="both"/>
        <w:rPr>
          <w:sz w:val="26"/>
          <w:szCs w:val="26"/>
        </w:rPr>
      </w:pPr>
      <w:r w:rsidDel="00000000" w:rsidR="00000000" w:rsidRPr="00000000">
        <w:rPr>
          <w:sz w:val="26"/>
          <w:szCs w:val="26"/>
          <w:rtl w:val="0"/>
        </w:rPr>
        <w:t xml:space="preserve">Barrier acts as both a defensive shield for the Empire and an impediment to further expansion into the Void. </w:t>
      </w:r>
    </w:p>
    <w:p w:rsidR="00000000" w:rsidDel="00000000" w:rsidP="00000000" w:rsidRDefault="00000000" w:rsidRPr="00000000" w14:paraId="000002CA">
      <w:pPr>
        <w:spacing w:line="240" w:lineRule="auto"/>
        <w:ind w:left="9.000000000000057" w:firstLine="0"/>
        <w:jc w:val="both"/>
        <w:rPr>
          <w:sz w:val="26"/>
          <w:szCs w:val="26"/>
        </w:rPr>
      </w:pPr>
      <w:r w:rsidDel="00000000" w:rsidR="00000000" w:rsidRPr="00000000">
        <w:rPr>
          <w:sz w:val="26"/>
          <w:szCs w:val="26"/>
          <w:rtl w:val="0"/>
        </w:rPr>
        <w:t xml:space="preserve">Cosmic Features: </w:t>
      </w:r>
    </w:p>
    <w:p w:rsidR="00000000" w:rsidDel="00000000" w:rsidP="00000000" w:rsidRDefault="00000000" w:rsidRPr="00000000" w14:paraId="000002CB">
      <w:pPr>
        <w:spacing w:line="240" w:lineRule="auto"/>
        <w:ind w:left="9.000000000000057" w:firstLine="0"/>
        <w:jc w:val="both"/>
        <w:rPr>
          <w:sz w:val="26"/>
          <w:szCs w:val="26"/>
        </w:rPr>
      </w:pPr>
      <w:r w:rsidDel="00000000" w:rsidR="00000000" w:rsidRPr="00000000">
        <w:rPr>
          <w:sz w:val="26"/>
          <w:szCs w:val="26"/>
          <w:rtl w:val="0"/>
        </w:rPr>
        <w:t xml:space="preserve">The Barrier’s storms are fueled by distortions in the Psionic Tapestry, creating zones where resonance is amplified unpredictably. </w:t>
      </w:r>
    </w:p>
    <w:p w:rsidR="00000000" w:rsidDel="00000000" w:rsidP="00000000" w:rsidRDefault="00000000" w:rsidRPr="00000000" w14:paraId="000002CC">
      <w:pPr>
        <w:spacing w:line="240" w:lineRule="auto"/>
        <w:ind w:left="9.000000000000057" w:firstLine="0"/>
        <w:jc w:val="both"/>
        <w:rPr>
          <w:sz w:val="26"/>
          <w:szCs w:val="26"/>
        </w:rPr>
      </w:pPr>
      <w:r w:rsidDel="00000000" w:rsidR="00000000" w:rsidRPr="00000000">
        <w:rPr>
          <w:sz w:val="26"/>
          <w:szCs w:val="26"/>
          <w:rtl w:val="0"/>
        </w:rPr>
        <w:t xml:space="preserve">Regions of hyper-compressed space result in erratic gravitational pulls, capable of tearing apart unshielded Voidships. </w:t>
      </w:r>
    </w:p>
    <w:p w:rsidR="00000000" w:rsidDel="00000000" w:rsidP="00000000" w:rsidRDefault="00000000" w:rsidRPr="00000000" w14:paraId="000002CD">
      <w:pPr>
        <w:spacing w:line="240" w:lineRule="auto"/>
        <w:ind w:left="9.000000000000057" w:firstLine="0"/>
        <w:jc w:val="both"/>
        <w:rPr>
          <w:sz w:val="26"/>
          <w:szCs w:val="26"/>
        </w:rPr>
      </w:pPr>
      <w:r w:rsidDel="00000000" w:rsidR="00000000" w:rsidRPr="00000000">
        <w:rPr>
          <w:sz w:val="26"/>
          <w:szCs w:val="26"/>
          <w:rtl w:val="0"/>
        </w:rPr>
        <w:t xml:space="preserve">Palladium veins running through the Barrier glow faintly, offering both a navigational aid and a tantalizing resource for daring explorers. </w:t>
      </w:r>
    </w:p>
    <w:p w:rsidR="00000000" w:rsidDel="00000000" w:rsidP="00000000" w:rsidRDefault="00000000" w:rsidRPr="00000000" w14:paraId="000002CE">
      <w:pPr>
        <w:spacing w:line="240" w:lineRule="auto"/>
        <w:ind w:left="9.000000000000057" w:firstLine="0"/>
        <w:jc w:val="both"/>
        <w:rPr>
          <w:sz w:val="26"/>
          <w:szCs w:val="26"/>
        </w:rPr>
      </w:pPr>
      <w:r w:rsidDel="00000000" w:rsidR="00000000" w:rsidRPr="00000000">
        <w:rPr>
          <w:sz w:val="26"/>
          <w:szCs w:val="26"/>
          <w:rtl w:val="0"/>
        </w:rPr>
        <w:t xml:space="preserve">Strategic Importance: </w:t>
      </w:r>
    </w:p>
    <w:p w:rsidR="00000000" w:rsidDel="00000000" w:rsidP="00000000" w:rsidRDefault="00000000" w:rsidRPr="00000000" w14:paraId="000002CF">
      <w:pPr>
        <w:spacing w:line="240" w:lineRule="auto"/>
        <w:ind w:left="9.000000000000057" w:firstLine="0"/>
        <w:jc w:val="both"/>
        <w:rPr>
          <w:sz w:val="26"/>
          <w:szCs w:val="26"/>
        </w:rPr>
      </w:pPr>
      <w:r w:rsidDel="00000000" w:rsidR="00000000" w:rsidRPr="00000000">
        <w:rPr>
          <w:sz w:val="26"/>
          <w:szCs w:val="26"/>
          <w:rtl w:val="0"/>
        </w:rPr>
        <w:t xml:space="preserve">The Barrier prevents incursions from unknown </w:t>
      </w:r>
    </w:p>
    <w:p w:rsidR="00000000" w:rsidDel="00000000" w:rsidP="00000000" w:rsidRDefault="00000000" w:rsidRPr="00000000" w14:paraId="000002D0">
      <w:pPr>
        <w:spacing w:line="240" w:lineRule="auto"/>
        <w:ind w:left="9.000000000000057" w:firstLine="0"/>
        <w:jc w:val="both"/>
        <w:rPr>
          <w:sz w:val="26"/>
          <w:szCs w:val="26"/>
        </w:rPr>
      </w:pPr>
      <w:r w:rsidDel="00000000" w:rsidR="00000000" w:rsidRPr="00000000">
        <w:rPr>
          <w:sz w:val="26"/>
          <w:szCs w:val="26"/>
          <w:rtl w:val="0"/>
        </w:rPr>
        <w:t xml:space="preserve">Voidspawn and rogue factions seeking to exploit the Empire’s fringes . </w:t>
      </w:r>
    </w:p>
    <w:p w:rsidR="00000000" w:rsidDel="00000000" w:rsidP="00000000" w:rsidRDefault="00000000" w:rsidRPr="00000000" w14:paraId="000002D1">
      <w:pPr>
        <w:spacing w:line="240" w:lineRule="auto"/>
        <w:ind w:left="9.000000000000057" w:firstLine="0"/>
        <w:jc w:val="both"/>
        <w:rPr>
          <w:sz w:val="26"/>
          <w:szCs w:val="26"/>
        </w:rPr>
      </w:pPr>
      <w:r w:rsidDel="00000000" w:rsidR="00000000" w:rsidRPr="00000000">
        <w:rPr>
          <w:sz w:val="26"/>
          <w:szCs w:val="26"/>
          <w:rtl w:val="0"/>
        </w:rPr>
        <w:t xml:space="preserve">Only a few mapped channels allow safe </w:t>
      </w:r>
    </w:p>
    <w:p w:rsidR="00000000" w:rsidDel="00000000" w:rsidP="00000000" w:rsidRDefault="00000000" w:rsidRPr="00000000" w14:paraId="000002D2">
      <w:pPr>
        <w:spacing w:line="240" w:lineRule="auto"/>
        <w:ind w:left="9.000000000000057" w:firstLine="0"/>
        <w:jc w:val="both"/>
        <w:rPr>
          <w:sz w:val="26"/>
          <w:szCs w:val="26"/>
        </w:rPr>
      </w:pPr>
      <w:r w:rsidDel="00000000" w:rsidR="00000000" w:rsidRPr="00000000">
        <w:rPr>
          <w:sz w:val="26"/>
          <w:szCs w:val="26"/>
          <w:rtl w:val="0"/>
        </w:rPr>
        <w:t xml:space="preserve">navigation, controlled rigorously by the Continuum Navigators and the Beacon Conservators . </w:t>
      </w:r>
    </w:p>
    <w:p w:rsidR="00000000" w:rsidDel="00000000" w:rsidP="00000000" w:rsidRDefault="00000000" w:rsidRPr="00000000" w14:paraId="000002D3">
      <w:pPr>
        <w:spacing w:line="240" w:lineRule="auto"/>
        <w:ind w:left="9.000000000000057" w:firstLine="0"/>
        <w:jc w:val="both"/>
        <w:rPr>
          <w:sz w:val="26"/>
          <w:szCs w:val="26"/>
        </w:rPr>
      </w:pPr>
      <w:r w:rsidDel="00000000" w:rsidR="00000000" w:rsidRPr="00000000">
        <w:rPr>
          <w:sz w:val="26"/>
          <w:szCs w:val="26"/>
          <w:rtl w:val="0"/>
        </w:rPr>
        <w:t xml:space="preserve">Legend and Mystery: </w:t>
      </w:r>
    </w:p>
    <w:p w:rsidR="00000000" w:rsidDel="00000000" w:rsidP="00000000" w:rsidRDefault="00000000" w:rsidRPr="00000000" w14:paraId="000002D4">
      <w:pPr>
        <w:spacing w:line="240" w:lineRule="auto"/>
        <w:ind w:left="9.000000000000057" w:firstLine="0"/>
        <w:jc w:val="both"/>
        <w:rPr>
          <w:sz w:val="26"/>
          <w:szCs w:val="26"/>
        </w:rPr>
      </w:pPr>
      <w:r w:rsidDel="00000000" w:rsidR="00000000" w:rsidRPr="00000000">
        <w:rPr>
          <w:sz w:val="26"/>
          <w:szCs w:val="26"/>
          <w:rtl w:val="0"/>
        </w:rPr>
        <w:t xml:space="preserve">Imperial records suggest that ancient Void civilizations might have seeded the Barrier with artificial anomalies, though no direct evidence has been uncovered . </w:t>
      </w:r>
    </w:p>
    <w:p w:rsidR="00000000" w:rsidDel="00000000" w:rsidP="00000000" w:rsidRDefault="00000000" w:rsidRPr="00000000" w14:paraId="000002D5">
      <w:pPr>
        <w:spacing w:line="240" w:lineRule="auto"/>
        <w:ind w:left="9.000000000000057" w:firstLine="0"/>
        <w:jc w:val="both"/>
        <w:rPr>
          <w:sz w:val="26"/>
          <w:szCs w:val="26"/>
        </w:rPr>
      </w:pPr>
      <w:r w:rsidDel="00000000" w:rsidR="00000000" w:rsidRPr="00000000">
        <w:rPr>
          <w:sz w:val="26"/>
          <w:szCs w:val="26"/>
          <w:rtl w:val="0"/>
        </w:rPr>
        <w:t xml:space="preserve">The Barrier is said to “sing” in regions of high psionic concentration, with Resonants reporting hearing faint melodies tied to the Fracture’s origins. </w:t>
      </w:r>
    </w:p>
    <w:p w:rsidR="00000000" w:rsidDel="00000000" w:rsidP="00000000" w:rsidRDefault="00000000" w:rsidRPr="00000000" w14:paraId="000002D6">
      <w:pPr>
        <w:spacing w:line="240" w:lineRule="auto"/>
        <w:ind w:left="9.000000000000057" w:firstLine="0"/>
        <w:jc w:val="both"/>
        <w:rPr>
          <w:sz w:val="26"/>
          <w:szCs w:val="26"/>
        </w:rPr>
      </w:pPr>
      <w:r w:rsidDel="00000000" w:rsidR="00000000" w:rsidRPr="00000000">
        <w:rPr>
          <w:sz w:val="26"/>
          <w:szCs w:val="26"/>
          <w:rtl w:val="0"/>
        </w:rPr>
        <w:t xml:space="preserve">3.2: The Void-Shattered Nebula </w:t>
      </w:r>
    </w:p>
    <w:p w:rsidR="00000000" w:rsidDel="00000000" w:rsidP="00000000" w:rsidRDefault="00000000" w:rsidRPr="00000000" w14:paraId="000002D7">
      <w:pPr>
        <w:spacing w:line="240" w:lineRule="auto"/>
        <w:ind w:left="9.000000000000057" w:firstLine="0"/>
        <w:jc w:val="both"/>
        <w:rPr>
          <w:sz w:val="26"/>
          <w:szCs w:val="26"/>
        </w:rPr>
      </w:pPr>
      <w:r w:rsidDel="00000000" w:rsidR="00000000" w:rsidRPr="00000000">
        <w:rPr>
          <w:sz w:val="26"/>
          <w:szCs w:val="26"/>
          <w:rtl w:val="0"/>
        </w:rPr>
        <w:t xml:space="preserve">The Void-Shattered Nebula exists beyond the Great Barrier, a region where the rules of reality fray. This expanse is a remnant </w:t>
      </w:r>
    </w:p>
    <w:p w:rsidR="00000000" w:rsidDel="00000000" w:rsidP="00000000" w:rsidRDefault="00000000" w:rsidRPr="00000000" w14:paraId="000002D8">
      <w:pPr>
        <w:spacing w:line="240" w:lineRule="auto"/>
        <w:ind w:left="9.000000000000057" w:firstLine="0"/>
        <w:jc w:val="both"/>
        <w:rPr>
          <w:sz w:val="26"/>
          <w:szCs w:val="26"/>
        </w:rPr>
      </w:pPr>
      <w:r w:rsidDel="00000000" w:rsidR="00000000" w:rsidRPr="00000000">
        <w:rPr>
          <w:sz w:val="26"/>
          <w:szCs w:val="26"/>
          <w:rtl w:val="0"/>
        </w:rPr>
        <w:t xml:space="preserve">of the Fracture—a catastrophic event that shattered portions of the Psionic Tapestry, leaving behind zones of intense instability. </w:t>
      </w:r>
    </w:p>
    <w:p w:rsidR="00000000" w:rsidDel="00000000" w:rsidP="00000000" w:rsidRDefault="00000000" w:rsidRPr="00000000" w14:paraId="000002D9">
      <w:pPr>
        <w:spacing w:line="240" w:lineRule="auto"/>
        <w:ind w:left="9.000000000000057" w:firstLine="0"/>
        <w:jc w:val="both"/>
        <w:rPr>
          <w:sz w:val="26"/>
          <w:szCs w:val="26"/>
        </w:rPr>
      </w:pPr>
      <w:r w:rsidDel="00000000" w:rsidR="00000000" w:rsidRPr="00000000">
        <w:rPr>
          <w:sz w:val="26"/>
          <w:szCs w:val="26"/>
          <w:rtl w:val="0"/>
        </w:rPr>
        <w:t xml:space="preserve">Physical Properties: </w:t>
      </w:r>
    </w:p>
    <w:p w:rsidR="00000000" w:rsidDel="00000000" w:rsidP="00000000" w:rsidRDefault="00000000" w:rsidRPr="00000000" w14:paraId="000002DA">
      <w:pPr>
        <w:spacing w:line="240" w:lineRule="auto"/>
        <w:ind w:left="9.000000000000057" w:firstLine="0"/>
        <w:jc w:val="both"/>
        <w:rPr>
          <w:sz w:val="26"/>
          <w:szCs w:val="26"/>
        </w:rPr>
      </w:pPr>
      <w:r w:rsidDel="00000000" w:rsidR="00000000" w:rsidRPr="00000000">
        <w:rPr>
          <w:sz w:val="26"/>
          <w:szCs w:val="26"/>
          <w:rtl w:val="0"/>
        </w:rPr>
        <w:t xml:space="preserve">The Nebula is composed of fragments of </w:t>
      </w:r>
    </w:p>
    <w:p w:rsidR="00000000" w:rsidDel="00000000" w:rsidP="00000000" w:rsidRDefault="00000000" w:rsidRPr="00000000" w14:paraId="000002DB">
      <w:pPr>
        <w:spacing w:line="240" w:lineRule="auto"/>
        <w:ind w:left="9.000000000000057" w:firstLine="0"/>
        <w:jc w:val="both"/>
        <w:rPr>
          <w:sz w:val="26"/>
          <w:szCs w:val="26"/>
        </w:rPr>
      </w:pPr>
      <w:r w:rsidDel="00000000" w:rsidR="00000000" w:rsidRPr="00000000">
        <w:rPr>
          <w:sz w:val="26"/>
          <w:szCs w:val="26"/>
          <w:rtl w:val="0"/>
        </w:rPr>
        <w:t xml:space="preserve">collapsed stars, psionically active debris fields, and rogue Void anomalies. </w:t>
      </w:r>
    </w:p>
    <w:p w:rsidR="00000000" w:rsidDel="00000000" w:rsidP="00000000" w:rsidRDefault="00000000" w:rsidRPr="00000000" w14:paraId="000002DC">
      <w:pPr>
        <w:spacing w:line="240" w:lineRule="auto"/>
        <w:ind w:left="9.000000000000057" w:firstLine="0"/>
        <w:jc w:val="both"/>
        <w:rPr>
          <w:sz w:val="26"/>
          <w:szCs w:val="26"/>
        </w:rPr>
      </w:pPr>
      <w:r w:rsidDel="00000000" w:rsidR="00000000" w:rsidRPr="00000000">
        <w:rPr>
          <w:sz w:val="26"/>
          <w:szCs w:val="26"/>
          <w:rtl w:val="0"/>
        </w:rPr>
        <w:t xml:space="preserve">Time and space behave inconsistently; ships often emerge weeks or years off course, even if they follow known routes . </w:t>
      </w:r>
    </w:p>
    <w:p w:rsidR="00000000" w:rsidDel="00000000" w:rsidP="00000000" w:rsidRDefault="00000000" w:rsidRPr="00000000" w14:paraId="000002DD">
      <w:pPr>
        <w:spacing w:line="240" w:lineRule="auto"/>
        <w:ind w:left="9.000000000000057" w:firstLine="0"/>
        <w:jc w:val="both"/>
        <w:rPr>
          <w:sz w:val="26"/>
          <w:szCs w:val="26"/>
        </w:rPr>
      </w:pPr>
      <w:r w:rsidDel="00000000" w:rsidR="00000000" w:rsidRPr="00000000">
        <w:rPr>
          <w:sz w:val="26"/>
          <w:szCs w:val="26"/>
          <w:rtl w:val="0"/>
        </w:rPr>
        <w:t xml:space="preserve">Exploration Challenges: </w:t>
      </w:r>
    </w:p>
    <w:p w:rsidR="00000000" w:rsidDel="00000000" w:rsidP="00000000" w:rsidRDefault="00000000" w:rsidRPr="00000000" w14:paraId="000002DE">
      <w:pPr>
        <w:spacing w:line="240" w:lineRule="auto"/>
        <w:ind w:left="9.000000000000057" w:firstLine="0"/>
        <w:jc w:val="both"/>
        <w:rPr>
          <w:sz w:val="26"/>
          <w:szCs w:val="26"/>
        </w:rPr>
      </w:pPr>
      <w:r w:rsidDel="00000000" w:rsidR="00000000" w:rsidRPr="00000000">
        <w:rPr>
          <w:sz w:val="26"/>
          <w:szCs w:val="26"/>
          <w:rtl w:val="0"/>
        </w:rPr>
        <w:t xml:space="preserve">Ships must be equipped with advanced </w:t>
      </w:r>
    </w:p>
    <w:p w:rsidR="00000000" w:rsidDel="00000000" w:rsidP="00000000" w:rsidRDefault="00000000" w:rsidRPr="00000000" w14:paraId="000002DF">
      <w:pPr>
        <w:spacing w:line="240" w:lineRule="auto"/>
        <w:ind w:left="9.000000000000057" w:firstLine="0"/>
        <w:jc w:val="both"/>
        <w:rPr>
          <w:sz w:val="26"/>
          <w:szCs w:val="26"/>
        </w:rPr>
      </w:pPr>
      <w:r w:rsidDel="00000000" w:rsidR="00000000" w:rsidRPr="00000000">
        <w:rPr>
          <w:sz w:val="26"/>
          <w:szCs w:val="26"/>
          <w:rtl w:val="0"/>
        </w:rPr>
        <w:t xml:space="preserve">Resonance Nodes to stabilize navigation. </w:t>
      </w:r>
    </w:p>
    <w:p w:rsidR="00000000" w:rsidDel="00000000" w:rsidP="00000000" w:rsidRDefault="00000000" w:rsidRPr="00000000" w14:paraId="000002E0">
      <w:pPr>
        <w:spacing w:line="240" w:lineRule="auto"/>
        <w:ind w:left="9.000000000000057" w:firstLine="0"/>
        <w:jc w:val="both"/>
        <w:rPr>
          <w:sz w:val="26"/>
          <w:szCs w:val="26"/>
        </w:rPr>
      </w:pPr>
      <w:r w:rsidDel="00000000" w:rsidR="00000000" w:rsidRPr="00000000">
        <w:rPr>
          <w:sz w:val="26"/>
          <w:szCs w:val="26"/>
          <w:rtl w:val="0"/>
        </w:rPr>
        <w:t xml:space="preserve">Voidspawn, creatures birthed from psionic </w:t>
      </w:r>
    </w:p>
    <w:p w:rsidR="00000000" w:rsidDel="00000000" w:rsidP="00000000" w:rsidRDefault="00000000" w:rsidRPr="00000000" w14:paraId="000002E1">
      <w:pPr>
        <w:spacing w:line="240" w:lineRule="auto"/>
        <w:ind w:left="9.000000000000057" w:firstLine="0"/>
        <w:jc w:val="both"/>
        <w:rPr>
          <w:sz w:val="26"/>
          <w:szCs w:val="26"/>
        </w:rPr>
      </w:pPr>
      <w:r w:rsidDel="00000000" w:rsidR="00000000" w:rsidRPr="00000000">
        <w:rPr>
          <w:sz w:val="26"/>
          <w:szCs w:val="26"/>
          <w:rtl w:val="0"/>
        </w:rPr>
        <w:t xml:space="preserve">chaos, prowl the Nebula in search of prey, making it one of the most dangerous regions of space. </w:t>
      </w:r>
    </w:p>
    <w:p w:rsidR="00000000" w:rsidDel="00000000" w:rsidP="00000000" w:rsidRDefault="00000000" w:rsidRPr="00000000" w14:paraId="000002E2">
      <w:pPr>
        <w:spacing w:line="240" w:lineRule="auto"/>
        <w:ind w:left="9.000000000000057" w:firstLine="0"/>
        <w:jc w:val="both"/>
        <w:rPr>
          <w:sz w:val="26"/>
          <w:szCs w:val="26"/>
        </w:rPr>
      </w:pPr>
      <w:r w:rsidDel="00000000" w:rsidR="00000000" w:rsidRPr="00000000">
        <w:rPr>
          <w:sz w:val="26"/>
          <w:szCs w:val="26"/>
          <w:rtl w:val="0"/>
        </w:rPr>
        <w:t xml:space="preserve">Cultural Significance: </w:t>
      </w:r>
    </w:p>
    <w:p w:rsidR="00000000" w:rsidDel="00000000" w:rsidP="00000000" w:rsidRDefault="00000000" w:rsidRPr="00000000" w14:paraId="000002E3">
      <w:pPr>
        <w:spacing w:line="240" w:lineRule="auto"/>
        <w:ind w:left="9.000000000000057" w:firstLine="0"/>
        <w:jc w:val="both"/>
        <w:rPr>
          <w:sz w:val="26"/>
          <w:szCs w:val="26"/>
        </w:rPr>
      </w:pPr>
      <w:r w:rsidDel="00000000" w:rsidR="00000000" w:rsidRPr="00000000">
        <w:rPr>
          <w:sz w:val="26"/>
          <w:szCs w:val="26"/>
          <w:rtl w:val="0"/>
        </w:rPr>
        <w:t xml:space="preserve">The Nebula is a proving ground for explorers </w:t>
      </w:r>
    </w:p>
    <w:p w:rsidR="00000000" w:rsidDel="00000000" w:rsidP="00000000" w:rsidRDefault="00000000" w:rsidRPr="00000000" w14:paraId="000002E4">
      <w:pPr>
        <w:spacing w:line="240" w:lineRule="auto"/>
        <w:ind w:left="9.000000000000057" w:firstLine="0"/>
        <w:jc w:val="both"/>
        <w:rPr>
          <w:sz w:val="26"/>
          <w:szCs w:val="26"/>
        </w:rPr>
      </w:pPr>
      <w:r w:rsidDel="00000000" w:rsidR="00000000" w:rsidRPr="00000000">
        <w:rPr>
          <w:sz w:val="26"/>
          <w:szCs w:val="26"/>
          <w:rtl w:val="0"/>
        </w:rPr>
        <w:t xml:space="preserve">and scavengers, particularly members of the Voidfarer’s Guild . </w:t>
      </w:r>
    </w:p>
    <w:p w:rsidR="00000000" w:rsidDel="00000000" w:rsidP="00000000" w:rsidRDefault="00000000" w:rsidRPr="00000000" w14:paraId="000002E5">
      <w:pPr>
        <w:spacing w:line="240" w:lineRule="auto"/>
        <w:ind w:left="9.000000000000057" w:firstLine="0"/>
        <w:jc w:val="both"/>
        <w:rPr>
          <w:sz w:val="26"/>
          <w:szCs w:val="26"/>
        </w:rPr>
      </w:pPr>
      <w:r w:rsidDel="00000000" w:rsidR="00000000" w:rsidRPr="00000000">
        <w:rPr>
          <w:sz w:val="26"/>
          <w:szCs w:val="26"/>
          <w:rtl w:val="0"/>
        </w:rPr>
        <w:t xml:space="preserve">Its psionic disturbances are studied by the </w:t>
      </w:r>
    </w:p>
    <w:p w:rsidR="00000000" w:rsidDel="00000000" w:rsidP="00000000" w:rsidRDefault="00000000" w:rsidRPr="00000000" w14:paraId="000002E6">
      <w:pPr>
        <w:spacing w:line="240" w:lineRule="auto"/>
        <w:ind w:left="9.000000000000057" w:firstLine="0"/>
        <w:jc w:val="both"/>
        <w:rPr>
          <w:sz w:val="26"/>
          <w:szCs w:val="26"/>
        </w:rPr>
      </w:pPr>
      <w:r w:rsidDel="00000000" w:rsidR="00000000" w:rsidRPr="00000000">
        <w:rPr>
          <w:sz w:val="26"/>
          <w:szCs w:val="26"/>
          <w:rtl w:val="0"/>
        </w:rPr>
        <w:t xml:space="preserve">Fracture Exarchs, a shadowy Guild seeking to understand and perhaps weaponize its properties . </w:t>
      </w:r>
    </w:p>
    <w:p w:rsidR="00000000" w:rsidDel="00000000" w:rsidP="00000000" w:rsidRDefault="00000000" w:rsidRPr="00000000" w14:paraId="000002E7">
      <w:pPr>
        <w:spacing w:line="240" w:lineRule="auto"/>
        <w:ind w:left="9.000000000000057" w:firstLine="0"/>
        <w:jc w:val="both"/>
        <w:rPr>
          <w:sz w:val="26"/>
          <w:szCs w:val="26"/>
        </w:rPr>
      </w:pPr>
      <w:r w:rsidDel="00000000" w:rsidR="00000000" w:rsidRPr="00000000">
        <w:rPr>
          <w:sz w:val="26"/>
          <w:szCs w:val="26"/>
          <w:rtl w:val="0"/>
        </w:rPr>
        <w:t xml:space="preserve">3.3: The Proletariat Stellar Expanse </w:t>
      </w:r>
    </w:p>
    <w:p w:rsidR="00000000" w:rsidDel="00000000" w:rsidP="00000000" w:rsidRDefault="00000000" w:rsidRPr="00000000" w14:paraId="000002E8">
      <w:pPr>
        <w:spacing w:line="240" w:lineRule="auto"/>
        <w:ind w:left="9.000000000000057" w:firstLine="0"/>
        <w:jc w:val="both"/>
        <w:rPr>
          <w:sz w:val="26"/>
          <w:szCs w:val="26"/>
        </w:rPr>
      </w:pPr>
      <w:r w:rsidDel="00000000" w:rsidR="00000000" w:rsidRPr="00000000">
        <w:rPr>
          <w:sz w:val="26"/>
          <w:szCs w:val="26"/>
          <w:rtl w:val="0"/>
        </w:rPr>
        <w:t xml:space="preserve">The Proletariat Stellar Expanse serves as the industrial and logistical backbone of the Palladial Empire, a sprawling network of mining colonies, manufacturing worlds, and trade hubs. This region is controlled by the Proletariat Guild, whose workers </w:t>
      </w:r>
    </w:p>
    <w:p w:rsidR="00000000" w:rsidDel="00000000" w:rsidP="00000000" w:rsidRDefault="00000000" w:rsidRPr="00000000" w14:paraId="000002E9">
      <w:pPr>
        <w:spacing w:line="240" w:lineRule="auto"/>
        <w:ind w:left="9.000000000000057" w:firstLine="0"/>
        <w:jc w:val="both"/>
        <w:rPr>
          <w:sz w:val="26"/>
          <w:szCs w:val="26"/>
        </w:rPr>
      </w:pPr>
      <w:r w:rsidDel="00000000" w:rsidR="00000000" w:rsidRPr="00000000">
        <w:rPr>
          <w:sz w:val="26"/>
          <w:szCs w:val="26"/>
          <w:rtl w:val="0"/>
        </w:rPr>
        <w:t xml:space="preserve">extract the raw materials needed to sustain the Empire’s vast Voidship fleets and Beacon Nodes. </w:t>
      </w:r>
    </w:p>
    <w:p w:rsidR="00000000" w:rsidDel="00000000" w:rsidP="00000000" w:rsidRDefault="00000000" w:rsidRPr="00000000" w14:paraId="000002EA">
      <w:pPr>
        <w:spacing w:line="240" w:lineRule="auto"/>
        <w:ind w:left="9.000000000000057" w:firstLine="0"/>
        <w:jc w:val="both"/>
        <w:rPr>
          <w:sz w:val="26"/>
          <w:szCs w:val="26"/>
        </w:rPr>
      </w:pPr>
      <w:r w:rsidDel="00000000" w:rsidR="00000000" w:rsidRPr="00000000">
        <w:rPr>
          <w:sz w:val="26"/>
          <w:szCs w:val="26"/>
          <w:rtl w:val="0"/>
        </w:rPr>
        <w:t xml:space="preserve">Economic Backbone: </w:t>
      </w:r>
    </w:p>
    <w:p w:rsidR="00000000" w:rsidDel="00000000" w:rsidP="00000000" w:rsidRDefault="00000000" w:rsidRPr="00000000" w14:paraId="000002EB">
      <w:pPr>
        <w:spacing w:line="240" w:lineRule="auto"/>
        <w:ind w:left="9.000000000000057" w:firstLine="0"/>
        <w:jc w:val="both"/>
        <w:rPr>
          <w:sz w:val="26"/>
          <w:szCs w:val="26"/>
        </w:rPr>
      </w:pPr>
      <w:r w:rsidDel="00000000" w:rsidR="00000000" w:rsidRPr="00000000">
        <w:rPr>
          <w:sz w:val="26"/>
          <w:szCs w:val="26"/>
          <w:rtl w:val="0"/>
        </w:rPr>
        <w:t xml:space="preserve">Rich in palladium and Aetherium, the Expanse supplies critical resources to the Great Houses and Guilds . </w:t>
      </w:r>
    </w:p>
    <w:p w:rsidR="00000000" w:rsidDel="00000000" w:rsidP="00000000" w:rsidRDefault="00000000" w:rsidRPr="00000000" w14:paraId="000002EC">
      <w:pPr>
        <w:spacing w:line="240" w:lineRule="auto"/>
        <w:ind w:left="9.000000000000057" w:firstLine="0"/>
        <w:jc w:val="both"/>
        <w:rPr>
          <w:sz w:val="26"/>
          <w:szCs w:val="26"/>
        </w:rPr>
      </w:pPr>
      <w:r w:rsidDel="00000000" w:rsidR="00000000" w:rsidRPr="00000000">
        <w:rPr>
          <w:sz w:val="26"/>
          <w:szCs w:val="26"/>
          <w:rtl w:val="0"/>
        </w:rPr>
        <w:t xml:space="preserve">Key planets in this region include Lithara </w:t>
      </w:r>
    </w:p>
    <w:p w:rsidR="00000000" w:rsidDel="00000000" w:rsidP="00000000" w:rsidRDefault="00000000" w:rsidRPr="00000000" w14:paraId="000002ED">
      <w:pPr>
        <w:spacing w:line="240" w:lineRule="auto"/>
        <w:ind w:left="9.000000000000057" w:firstLine="0"/>
        <w:jc w:val="both"/>
        <w:rPr>
          <w:sz w:val="26"/>
          <w:szCs w:val="26"/>
        </w:rPr>
      </w:pPr>
      <w:r w:rsidDel="00000000" w:rsidR="00000000" w:rsidRPr="00000000">
        <w:rPr>
          <w:sz w:val="26"/>
          <w:szCs w:val="26"/>
          <w:rtl w:val="0"/>
        </w:rPr>
        <w:t xml:space="preserve">Prime, known for its immense orbital shipyards, and Aetherion, a world rich in psionic crystals. </w:t>
      </w:r>
    </w:p>
    <w:p w:rsidR="00000000" w:rsidDel="00000000" w:rsidP="00000000" w:rsidRDefault="00000000" w:rsidRPr="00000000" w14:paraId="000002EE">
      <w:pPr>
        <w:spacing w:line="240" w:lineRule="auto"/>
        <w:ind w:left="9.000000000000057" w:firstLine="0"/>
        <w:jc w:val="both"/>
        <w:rPr>
          <w:sz w:val="26"/>
          <w:szCs w:val="26"/>
        </w:rPr>
      </w:pPr>
      <w:r w:rsidDel="00000000" w:rsidR="00000000" w:rsidRPr="00000000">
        <w:rPr>
          <w:sz w:val="26"/>
          <w:szCs w:val="26"/>
          <w:rtl w:val="0"/>
        </w:rPr>
        <w:t xml:space="preserve">Labor Tensions: </w:t>
      </w:r>
    </w:p>
    <w:p w:rsidR="00000000" w:rsidDel="00000000" w:rsidP="00000000" w:rsidRDefault="00000000" w:rsidRPr="00000000" w14:paraId="000002EF">
      <w:pPr>
        <w:spacing w:line="240" w:lineRule="auto"/>
        <w:ind w:left="9.000000000000057" w:firstLine="0"/>
        <w:jc w:val="both"/>
        <w:rPr>
          <w:sz w:val="26"/>
          <w:szCs w:val="26"/>
        </w:rPr>
      </w:pPr>
      <w:r w:rsidDel="00000000" w:rsidR="00000000" w:rsidRPr="00000000">
        <w:rPr>
          <w:sz w:val="26"/>
          <w:szCs w:val="26"/>
          <w:rtl w:val="0"/>
        </w:rPr>
        <w:t xml:space="preserve">The Expanse is a hotbed of rebellion and </w:t>
      </w:r>
    </w:p>
    <w:p w:rsidR="00000000" w:rsidDel="00000000" w:rsidP="00000000" w:rsidRDefault="00000000" w:rsidRPr="00000000" w14:paraId="000002F0">
      <w:pPr>
        <w:spacing w:line="240" w:lineRule="auto"/>
        <w:ind w:left="9.000000000000057" w:firstLine="0"/>
        <w:jc w:val="both"/>
        <w:rPr>
          <w:sz w:val="26"/>
          <w:szCs w:val="26"/>
        </w:rPr>
      </w:pPr>
      <w:r w:rsidDel="00000000" w:rsidR="00000000" w:rsidRPr="00000000">
        <w:rPr>
          <w:sz w:val="26"/>
          <w:szCs w:val="26"/>
          <w:rtl w:val="0"/>
        </w:rPr>
        <w:t xml:space="preserve">unrest. The Proletariat Guild’s leadership struggles to balance loyalty to the Empire with the growing demands of its oppressed labor force . </w:t>
      </w:r>
    </w:p>
    <w:p w:rsidR="00000000" w:rsidDel="00000000" w:rsidP="00000000" w:rsidRDefault="00000000" w:rsidRPr="00000000" w14:paraId="000002F1">
      <w:pPr>
        <w:spacing w:line="240" w:lineRule="auto"/>
        <w:ind w:left="9.000000000000057" w:firstLine="0"/>
        <w:jc w:val="both"/>
        <w:rPr>
          <w:sz w:val="26"/>
          <w:szCs w:val="26"/>
        </w:rPr>
      </w:pPr>
      <w:r w:rsidDel="00000000" w:rsidR="00000000" w:rsidRPr="00000000">
        <w:rPr>
          <w:sz w:val="26"/>
          <w:szCs w:val="26"/>
          <w:rtl w:val="0"/>
        </w:rPr>
        <w:t xml:space="preserve">The introduction of the Solid-State Infusion </w:t>
      </w:r>
    </w:p>
    <w:p w:rsidR="00000000" w:rsidDel="00000000" w:rsidP="00000000" w:rsidRDefault="00000000" w:rsidRPr="00000000" w14:paraId="000002F2">
      <w:pPr>
        <w:spacing w:line="240" w:lineRule="auto"/>
        <w:ind w:left="9.000000000000057" w:firstLine="0"/>
        <w:jc w:val="both"/>
        <w:rPr>
          <w:sz w:val="26"/>
          <w:szCs w:val="26"/>
        </w:rPr>
      </w:pPr>
      <w:r w:rsidDel="00000000" w:rsidR="00000000" w:rsidRPr="00000000">
        <w:rPr>
          <w:sz w:val="26"/>
          <w:szCs w:val="26"/>
          <w:rtl w:val="0"/>
        </w:rPr>
        <w:t xml:space="preserve">Drive (SSID) has exacerbated tensions, as it promises to reduce the Guild’s dependence on the Beacon Network and empower its rebellious factions . </w:t>
      </w:r>
    </w:p>
    <w:p w:rsidR="00000000" w:rsidDel="00000000" w:rsidP="00000000" w:rsidRDefault="00000000" w:rsidRPr="00000000" w14:paraId="000002F3">
      <w:pPr>
        <w:spacing w:line="240" w:lineRule="auto"/>
        <w:ind w:left="9.000000000000057" w:firstLine="0"/>
        <w:jc w:val="both"/>
        <w:rPr>
          <w:sz w:val="26"/>
          <w:szCs w:val="26"/>
        </w:rPr>
      </w:pPr>
      <w:r w:rsidDel="00000000" w:rsidR="00000000" w:rsidRPr="00000000">
        <w:rPr>
          <w:sz w:val="26"/>
          <w:szCs w:val="26"/>
          <w:rtl w:val="0"/>
        </w:rPr>
        <w:t xml:space="preserve">3.4: The Drakonias Reaches </w:t>
      </w:r>
    </w:p>
    <w:p w:rsidR="00000000" w:rsidDel="00000000" w:rsidP="00000000" w:rsidRDefault="00000000" w:rsidRPr="00000000" w14:paraId="000002F4">
      <w:pPr>
        <w:spacing w:line="240" w:lineRule="auto"/>
        <w:ind w:left="9.000000000000057" w:firstLine="0"/>
        <w:jc w:val="both"/>
        <w:rPr>
          <w:sz w:val="26"/>
          <w:szCs w:val="26"/>
        </w:rPr>
      </w:pPr>
      <w:r w:rsidDel="00000000" w:rsidR="00000000" w:rsidRPr="00000000">
        <w:rPr>
          <w:sz w:val="26"/>
          <w:szCs w:val="26"/>
          <w:rtl w:val="0"/>
        </w:rPr>
        <w:t xml:space="preserve">The Drakonias Reaches lie on the outermost edge of the </w:t>
      </w:r>
    </w:p>
    <w:p w:rsidR="00000000" w:rsidDel="00000000" w:rsidP="00000000" w:rsidRDefault="00000000" w:rsidRPr="00000000" w14:paraId="000002F5">
      <w:pPr>
        <w:spacing w:line="240" w:lineRule="auto"/>
        <w:ind w:left="9.000000000000057" w:firstLine="0"/>
        <w:jc w:val="both"/>
        <w:rPr>
          <w:sz w:val="26"/>
          <w:szCs w:val="26"/>
        </w:rPr>
      </w:pPr>
      <w:r w:rsidDel="00000000" w:rsidR="00000000" w:rsidRPr="00000000">
        <w:rPr>
          <w:sz w:val="26"/>
          <w:szCs w:val="26"/>
          <w:rtl w:val="0"/>
        </w:rPr>
        <w:t xml:space="preserve">Palladial Expanse, a lawless frontier where Imperial authority is tenuous at best. This region is known for its untapped </w:t>
      </w:r>
    </w:p>
    <w:p w:rsidR="00000000" w:rsidDel="00000000" w:rsidP="00000000" w:rsidRDefault="00000000" w:rsidRPr="00000000" w14:paraId="000002F6">
      <w:pPr>
        <w:spacing w:line="240" w:lineRule="auto"/>
        <w:ind w:left="9.000000000000057" w:firstLine="0"/>
        <w:jc w:val="both"/>
        <w:rPr>
          <w:sz w:val="26"/>
          <w:szCs w:val="26"/>
        </w:rPr>
      </w:pPr>
      <w:r w:rsidDel="00000000" w:rsidR="00000000" w:rsidRPr="00000000">
        <w:rPr>
          <w:sz w:val="26"/>
          <w:szCs w:val="26"/>
          <w:rtl w:val="0"/>
        </w:rPr>
        <w:t xml:space="preserve">resources, uncharted systems, and ruthless factions vying for control. </w:t>
      </w:r>
    </w:p>
    <w:p w:rsidR="00000000" w:rsidDel="00000000" w:rsidP="00000000" w:rsidRDefault="00000000" w:rsidRPr="00000000" w14:paraId="000002F7">
      <w:pPr>
        <w:spacing w:line="240" w:lineRule="auto"/>
        <w:ind w:left="9.000000000000057" w:firstLine="0"/>
        <w:jc w:val="both"/>
        <w:rPr>
          <w:sz w:val="26"/>
          <w:szCs w:val="26"/>
        </w:rPr>
      </w:pPr>
      <w:r w:rsidDel="00000000" w:rsidR="00000000" w:rsidRPr="00000000">
        <w:rPr>
          <w:sz w:val="26"/>
          <w:szCs w:val="26"/>
          <w:rtl w:val="0"/>
        </w:rPr>
        <w:t xml:space="preserve">Geography and Resources: </w:t>
      </w:r>
    </w:p>
    <w:p w:rsidR="00000000" w:rsidDel="00000000" w:rsidP="00000000" w:rsidRDefault="00000000" w:rsidRPr="00000000" w14:paraId="000002F8">
      <w:pPr>
        <w:spacing w:line="240" w:lineRule="auto"/>
        <w:ind w:left="9.000000000000057" w:firstLine="0"/>
        <w:jc w:val="both"/>
        <w:rPr>
          <w:sz w:val="26"/>
          <w:szCs w:val="26"/>
        </w:rPr>
      </w:pPr>
      <w:r w:rsidDel="00000000" w:rsidR="00000000" w:rsidRPr="00000000">
        <w:rPr>
          <w:sz w:val="26"/>
          <w:szCs w:val="26"/>
          <w:rtl w:val="0"/>
        </w:rPr>
        <w:t xml:space="preserve">Asteroid fields and rogue planets rich in </w:t>
      </w:r>
    </w:p>
    <w:p w:rsidR="00000000" w:rsidDel="00000000" w:rsidP="00000000" w:rsidRDefault="00000000" w:rsidRPr="00000000" w14:paraId="000002F9">
      <w:pPr>
        <w:spacing w:line="240" w:lineRule="auto"/>
        <w:ind w:left="9.000000000000057" w:firstLine="0"/>
        <w:jc w:val="both"/>
        <w:rPr>
          <w:sz w:val="26"/>
          <w:szCs w:val="26"/>
        </w:rPr>
      </w:pPr>
      <w:r w:rsidDel="00000000" w:rsidR="00000000" w:rsidRPr="00000000">
        <w:rPr>
          <w:sz w:val="26"/>
          <w:szCs w:val="26"/>
          <w:rtl w:val="0"/>
        </w:rPr>
        <w:t xml:space="preserve">palladium and other rare elements are scattered throughout the Reaches . </w:t>
      </w:r>
    </w:p>
    <w:p w:rsidR="00000000" w:rsidDel="00000000" w:rsidP="00000000" w:rsidRDefault="00000000" w:rsidRPr="00000000" w14:paraId="000002FA">
      <w:pPr>
        <w:spacing w:line="240" w:lineRule="auto"/>
        <w:ind w:left="9.000000000000057" w:firstLine="0"/>
        <w:jc w:val="both"/>
        <w:rPr>
          <w:sz w:val="26"/>
          <w:szCs w:val="26"/>
        </w:rPr>
      </w:pPr>
      <w:r w:rsidDel="00000000" w:rsidR="00000000" w:rsidRPr="00000000">
        <w:rPr>
          <w:sz w:val="26"/>
          <w:szCs w:val="26"/>
          <w:rtl w:val="0"/>
        </w:rPr>
        <w:t xml:space="preserve">Ancient ruins suggest the presence of </w:t>
      </w:r>
    </w:p>
    <w:p w:rsidR="00000000" w:rsidDel="00000000" w:rsidP="00000000" w:rsidRDefault="00000000" w:rsidRPr="00000000" w14:paraId="000002FB">
      <w:pPr>
        <w:spacing w:line="240" w:lineRule="auto"/>
        <w:ind w:left="9.000000000000057" w:firstLine="0"/>
        <w:jc w:val="both"/>
        <w:rPr>
          <w:sz w:val="26"/>
          <w:szCs w:val="26"/>
        </w:rPr>
      </w:pPr>
      <w:r w:rsidDel="00000000" w:rsidR="00000000" w:rsidRPr="00000000">
        <w:rPr>
          <w:sz w:val="26"/>
          <w:szCs w:val="26"/>
          <w:rtl w:val="0"/>
        </w:rPr>
        <w:t xml:space="preserve">pre-Imperial civilizations, some of which may have wielded psionic technology . </w:t>
      </w:r>
    </w:p>
    <w:p w:rsidR="00000000" w:rsidDel="00000000" w:rsidP="00000000" w:rsidRDefault="00000000" w:rsidRPr="00000000" w14:paraId="000002FC">
      <w:pPr>
        <w:spacing w:line="240" w:lineRule="auto"/>
        <w:ind w:left="9.000000000000057" w:firstLine="0"/>
        <w:jc w:val="both"/>
        <w:rPr>
          <w:sz w:val="26"/>
          <w:szCs w:val="26"/>
        </w:rPr>
      </w:pPr>
      <w:r w:rsidDel="00000000" w:rsidR="00000000" w:rsidRPr="00000000">
        <w:rPr>
          <w:sz w:val="26"/>
          <w:szCs w:val="26"/>
          <w:rtl w:val="0"/>
        </w:rPr>
        <w:t xml:space="preserve">Political Climate: </w:t>
      </w:r>
    </w:p>
    <w:p w:rsidR="00000000" w:rsidDel="00000000" w:rsidP="00000000" w:rsidRDefault="00000000" w:rsidRPr="00000000" w14:paraId="000002FD">
      <w:pPr>
        <w:spacing w:line="240" w:lineRule="auto"/>
        <w:ind w:left="9.000000000000057" w:firstLine="0"/>
        <w:jc w:val="both"/>
        <w:rPr>
          <w:sz w:val="26"/>
          <w:szCs w:val="26"/>
        </w:rPr>
      </w:pPr>
      <w:r w:rsidDel="00000000" w:rsidR="00000000" w:rsidRPr="00000000">
        <w:rPr>
          <w:sz w:val="26"/>
          <w:szCs w:val="26"/>
          <w:rtl w:val="0"/>
        </w:rPr>
        <w:t xml:space="preserve">The Reaches are a patchwork of contested </w:t>
      </w:r>
    </w:p>
    <w:p w:rsidR="00000000" w:rsidDel="00000000" w:rsidP="00000000" w:rsidRDefault="00000000" w:rsidRPr="00000000" w14:paraId="000002FE">
      <w:pPr>
        <w:spacing w:line="240" w:lineRule="auto"/>
        <w:ind w:left="9.000000000000057" w:firstLine="0"/>
        <w:jc w:val="both"/>
        <w:rPr>
          <w:sz w:val="26"/>
          <w:szCs w:val="26"/>
        </w:rPr>
      </w:pPr>
      <w:r w:rsidDel="00000000" w:rsidR="00000000" w:rsidRPr="00000000">
        <w:rPr>
          <w:sz w:val="26"/>
          <w:szCs w:val="26"/>
          <w:rtl w:val="0"/>
        </w:rPr>
        <w:t xml:space="preserve">territories, with Great Houses, Guilds, and independent factions waging constant skirmishes. </w:t>
      </w:r>
    </w:p>
    <w:p w:rsidR="00000000" w:rsidDel="00000000" w:rsidP="00000000" w:rsidRDefault="00000000" w:rsidRPr="00000000" w14:paraId="000002FF">
      <w:pPr>
        <w:spacing w:line="240" w:lineRule="auto"/>
        <w:ind w:left="9.000000000000057" w:firstLine="0"/>
        <w:jc w:val="both"/>
        <w:rPr>
          <w:sz w:val="26"/>
          <w:szCs w:val="26"/>
        </w:rPr>
      </w:pPr>
      <w:r w:rsidDel="00000000" w:rsidR="00000000" w:rsidRPr="00000000">
        <w:rPr>
          <w:sz w:val="26"/>
          <w:szCs w:val="26"/>
          <w:rtl w:val="0"/>
        </w:rPr>
        <w:t xml:space="preserve">House Myridan, the nominal rulers of the </w:t>
      </w:r>
    </w:p>
    <w:p w:rsidR="00000000" w:rsidDel="00000000" w:rsidP="00000000" w:rsidRDefault="00000000" w:rsidRPr="00000000" w14:paraId="00000300">
      <w:pPr>
        <w:spacing w:line="240" w:lineRule="auto"/>
        <w:ind w:left="9.000000000000057" w:firstLine="0"/>
        <w:jc w:val="both"/>
        <w:rPr>
          <w:sz w:val="26"/>
          <w:szCs w:val="26"/>
        </w:rPr>
      </w:pPr>
      <w:r w:rsidDel="00000000" w:rsidR="00000000" w:rsidRPr="00000000">
        <w:rPr>
          <w:sz w:val="26"/>
          <w:szCs w:val="26"/>
          <w:rtl w:val="0"/>
        </w:rPr>
        <w:t xml:space="preserve">region, face constant challenges from raiders and opportunists. </w:t>
      </w:r>
    </w:p>
    <w:p w:rsidR="00000000" w:rsidDel="00000000" w:rsidP="00000000" w:rsidRDefault="00000000" w:rsidRPr="00000000" w14:paraId="00000301">
      <w:pPr>
        <w:spacing w:line="240" w:lineRule="auto"/>
        <w:ind w:left="9.000000000000057" w:firstLine="0"/>
        <w:jc w:val="both"/>
        <w:rPr>
          <w:sz w:val="26"/>
          <w:szCs w:val="26"/>
        </w:rPr>
      </w:pPr>
      <w:r w:rsidDel="00000000" w:rsidR="00000000" w:rsidRPr="00000000">
        <w:rPr>
          <w:sz w:val="26"/>
          <w:szCs w:val="26"/>
          <w:rtl w:val="0"/>
        </w:rPr>
        <w:t xml:space="preserve">Exploration and Opportunity: </w:t>
      </w:r>
    </w:p>
    <w:p w:rsidR="00000000" w:rsidDel="00000000" w:rsidP="00000000" w:rsidRDefault="00000000" w:rsidRPr="00000000" w14:paraId="00000302">
      <w:pPr>
        <w:spacing w:line="240" w:lineRule="auto"/>
        <w:ind w:left="9.000000000000057" w:firstLine="0"/>
        <w:jc w:val="both"/>
        <w:rPr>
          <w:sz w:val="26"/>
          <w:szCs w:val="26"/>
        </w:rPr>
      </w:pPr>
      <w:r w:rsidDel="00000000" w:rsidR="00000000" w:rsidRPr="00000000">
        <w:rPr>
          <w:sz w:val="26"/>
          <w:szCs w:val="26"/>
          <w:rtl w:val="0"/>
        </w:rPr>
        <w:t xml:space="preserve">The Drakonias Reaches attract adventurers, </w:t>
      </w:r>
    </w:p>
    <w:p w:rsidR="00000000" w:rsidDel="00000000" w:rsidP="00000000" w:rsidRDefault="00000000" w:rsidRPr="00000000" w14:paraId="00000303">
      <w:pPr>
        <w:spacing w:line="240" w:lineRule="auto"/>
        <w:ind w:left="9.000000000000057" w:firstLine="0"/>
        <w:jc w:val="both"/>
        <w:rPr>
          <w:sz w:val="26"/>
          <w:szCs w:val="26"/>
        </w:rPr>
      </w:pPr>
      <w:r w:rsidDel="00000000" w:rsidR="00000000" w:rsidRPr="00000000">
        <w:rPr>
          <w:sz w:val="26"/>
          <w:szCs w:val="26"/>
          <w:rtl w:val="0"/>
        </w:rPr>
        <w:t xml:space="preserve">mercenaries, and fortune-seekers, making it a prime setting for high-stakes exploration . </w:t>
      </w:r>
    </w:p>
    <w:p w:rsidR="00000000" w:rsidDel="00000000" w:rsidP="00000000" w:rsidRDefault="00000000" w:rsidRPr="00000000" w14:paraId="00000304">
      <w:pPr>
        <w:spacing w:line="240" w:lineRule="auto"/>
        <w:ind w:left="9.000000000000057" w:firstLine="0"/>
        <w:jc w:val="both"/>
        <w:rPr>
          <w:sz w:val="26"/>
          <w:szCs w:val="26"/>
        </w:rPr>
      </w:pPr>
      <w:r w:rsidDel="00000000" w:rsidR="00000000" w:rsidRPr="00000000">
        <w:rPr>
          <w:sz w:val="26"/>
          <w:szCs w:val="26"/>
          <w:rtl w:val="0"/>
        </w:rPr>
        <w:t xml:space="preserve">Its proximity to the Void makes it an ideal </w:t>
      </w:r>
    </w:p>
    <w:p w:rsidR="00000000" w:rsidDel="00000000" w:rsidP="00000000" w:rsidRDefault="00000000" w:rsidRPr="00000000" w14:paraId="00000305">
      <w:pPr>
        <w:spacing w:line="240" w:lineRule="auto"/>
        <w:ind w:left="9.000000000000057" w:firstLine="0"/>
        <w:jc w:val="both"/>
        <w:rPr>
          <w:sz w:val="26"/>
          <w:szCs w:val="26"/>
        </w:rPr>
      </w:pPr>
      <w:r w:rsidDel="00000000" w:rsidR="00000000" w:rsidRPr="00000000">
        <w:rPr>
          <w:sz w:val="26"/>
          <w:szCs w:val="26"/>
          <w:rtl w:val="0"/>
        </w:rPr>
        <w:t xml:space="preserve">staging ground for ventures into uncharted space, despite the risks involved. </w:t>
      </w:r>
    </w:p>
    <w:p w:rsidR="00000000" w:rsidDel="00000000" w:rsidP="00000000" w:rsidRDefault="00000000" w:rsidRPr="00000000" w14:paraId="00000306">
      <w:pPr>
        <w:spacing w:line="240" w:lineRule="auto"/>
        <w:ind w:left="9.000000000000057" w:firstLine="0"/>
        <w:jc w:val="both"/>
        <w:rPr>
          <w:sz w:val="26"/>
          <w:szCs w:val="26"/>
        </w:rPr>
      </w:pPr>
      <w:r w:rsidDel="00000000" w:rsidR="00000000" w:rsidRPr="00000000">
        <w:rPr>
          <w:sz w:val="26"/>
          <w:szCs w:val="26"/>
          <w:rtl w:val="0"/>
        </w:rPr>
        <w:t xml:space="preserve">Section 4: </w:t>
      </w:r>
    </w:p>
    <w:p w:rsidR="00000000" w:rsidDel="00000000" w:rsidP="00000000" w:rsidRDefault="00000000" w:rsidRPr="00000000" w14:paraId="00000307">
      <w:pPr>
        <w:spacing w:line="240" w:lineRule="auto"/>
        <w:ind w:left="9.000000000000057" w:firstLine="0"/>
        <w:jc w:val="both"/>
        <w:rPr>
          <w:sz w:val="26"/>
          <w:szCs w:val="26"/>
        </w:rPr>
      </w:pPr>
      <w:r w:rsidDel="00000000" w:rsidR="00000000" w:rsidRPr="00000000">
        <w:rPr>
          <w:sz w:val="26"/>
          <w:szCs w:val="26"/>
          <w:rtl w:val="0"/>
        </w:rPr>
        <w:t xml:space="preserve"> Factions of the Palladial Expanse </w:t>
      </w:r>
    </w:p>
    <w:p w:rsidR="00000000" w:rsidDel="00000000" w:rsidP="00000000" w:rsidRDefault="00000000" w:rsidRPr="00000000" w14:paraId="00000308">
      <w:pPr>
        <w:spacing w:line="240" w:lineRule="auto"/>
        <w:ind w:left="9.000000000000057" w:firstLine="0"/>
        <w:jc w:val="both"/>
        <w:rPr>
          <w:sz w:val="26"/>
          <w:szCs w:val="26"/>
        </w:rPr>
      </w:pPr>
      <w:r w:rsidDel="00000000" w:rsidR="00000000" w:rsidRPr="00000000">
        <w:rPr>
          <w:sz w:val="26"/>
          <w:szCs w:val="26"/>
          <w:rtl w:val="0"/>
        </w:rPr>
        <w:t xml:space="preserve">The factions within the Palladial Expanse are as diverse as the region itself. While many fall under the dominion of the Great </w:t>
      </w:r>
    </w:p>
    <w:p w:rsidR="00000000" w:rsidDel="00000000" w:rsidP="00000000" w:rsidRDefault="00000000" w:rsidRPr="00000000" w14:paraId="00000309">
      <w:pPr>
        <w:spacing w:line="240" w:lineRule="auto"/>
        <w:ind w:left="9.000000000000057" w:firstLine="0"/>
        <w:jc w:val="both"/>
        <w:rPr>
          <w:sz w:val="26"/>
          <w:szCs w:val="26"/>
        </w:rPr>
      </w:pPr>
      <w:r w:rsidDel="00000000" w:rsidR="00000000" w:rsidRPr="00000000">
        <w:rPr>
          <w:sz w:val="26"/>
          <w:szCs w:val="26"/>
          <w:rtl w:val="0"/>
        </w:rPr>
        <w:t xml:space="preserve">Houses or the Proletariat Guild, others operate independently or covertly. These factions shape the political, economic, and </w:t>
      </w:r>
    </w:p>
    <w:p w:rsidR="00000000" w:rsidDel="00000000" w:rsidP="00000000" w:rsidRDefault="00000000" w:rsidRPr="00000000" w14:paraId="0000030A">
      <w:pPr>
        <w:spacing w:line="240" w:lineRule="auto"/>
        <w:ind w:left="9.000000000000057" w:firstLine="0"/>
        <w:jc w:val="both"/>
        <w:rPr>
          <w:sz w:val="26"/>
          <w:szCs w:val="26"/>
        </w:rPr>
      </w:pPr>
      <w:r w:rsidDel="00000000" w:rsidR="00000000" w:rsidRPr="00000000">
        <w:rPr>
          <w:sz w:val="26"/>
          <w:szCs w:val="26"/>
          <w:rtl w:val="0"/>
        </w:rPr>
        <w:t xml:space="preserve">social dynamics of the region, often acting as both adversaries and allies to imperial forces. </w:t>
      </w:r>
    </w:p>
    <w:p w:rsidR="00000000" w:rsidDel="00000000" w:rsidP="00000000" w:rsidRDefault="00000000" w:rsidRPr="00000000" w14:paraId="0000030B">
      <w:pPr>
        <w:spacing w:line="240" w:lineRule="auto"/>
        <w:ind w:left="9.000000000000057" w:firstLine="0"/>
        <w:jc w:val="both"/>
        <w:rPr>
          <w:sz w:val="26"/>
          <w:szCs w:val="26"/>
        </w:rPr>
      </w:pPr>
      <w:r w:rsidDel="00000000" w:rsidR="00000000" w:rsidRPr="00000000">
        <w:rPr>
          <w:sz w:val="26"/>
          <w:szCs w:val="26"/>
          <w:rtl w:val="0"/>
        </w:rPr>
        <w:t xml:space="preserve">4.1: The Void Corsairs </w:t>
      </w:r>
    </w:p>
    <w:p w:rsidR="00000000" w:rsidDel="00000000" w:rsidP="00000000" w:rsidRDefault="00000000" w:rsidRPr="00000000" w14:paraId="0000030C">
      <w:pPr>
        <w:spacing w:line="240" w:lineRule="auto"/>
        <w:ind w:left="9.000000000000057" w:firstLine="0"/>
        <w:jc w:val="both"/>
        <w:rPr>
          <w:sz w:val="26"/>
          <w:szCs w:val="26"/>
        </w:rPr>
      </w:pPr>
      <w:r w:rsidDel="00000000" w:rsidR="00000000" w:rsidRPr="00000000">
        <w:rPr>
          <w:sz w:val="26"/>
          <w:szCs w:val="26"/>
          <w:rtl w:val="0"/>
        </w:rPr>
        <w:t xml:space="preserve">The Void Corsairs are a loosely affiliated network of space pirates and raiders that prey on the fringes of </w:t>
      </w:r>
    </w:p>
    <w:p w:rsidR="00000000" w:rsidDel="00000000" w:rsidP="00000000" w:rsidRDefault="00000000" w:rsidRPr="00000000" w14:paraId="0000030D">
      <w:pPr>
        <w:spacing w:line="240" w:lineRule="auto"/>
        <w:ind w:left="9.000000000000057" w:firstLine="0"/>
        <w:jc w:val="both"/>
        <w:rPr>
          <w:sz w:val="26"/>
          <w:szCs w:val="26"/>
        </w:rPr>
      </w:pPr>
      <w:r w:rsidDel="00000000" w:rsidR="00000000" w:rsidRPr="00000000">
        <w:rPr>
          <w:sz w:val="26"/>
          <w:szCs w:val="26"/>
          <w:rtl w:val="0"/>
        </w:rPr>
        <w:t xml:space="preserve">imperial-controlled space. Operating from hidden bases within asteroid fields and nebulae, they target merchant convoys and poorly defended settlements. </w:t>
      </w:r>
    </w:p>
    <w:p w:rsidR="00000000" w:rsidDel="00000000" w:rsidP="00000000" w:rsidRDefault="00000000" w:rsidRPr="00000000" w14:paraId="0000030E">
      <w:pPr>
        <w:spacing w:line="240" w:lineRule="auto"/>
        <w:ind w:left="9.000000000000057" w:firstLine="0"/>
        <w:jc w:val="both"/>
        <w:rPr>
          <w:sz w:val="26"/>
          <w:szCs w:val="26"/>
        </w:rPr>
      </w:pPr>
      <w:r w:rsidDel="00000000" w:rsidR="00000000" w:rsidRPr="00000000">
        <w:rPr>
          <w:sz w:val="26"/>
          <w:szCs w:val="26"/>
          <w:rtl w:val="0"/>
        </w:rPr>
        <w:t xml:space="preserve">Leadership and Structure: The Corsairs are led by warlords known as Void Captains, each controlling their fleet independently but bound by a loose code of conduct. The most infamous of these is Captain Zareth Voidfang, who commands the dreadnought Shadow’s Maw. </w:t>
      </w:r>
    </w:p>
    <w:p w:rsidR="00000000" w:rsidDel="00000000" w:rsidP="00000000" w:rsidRDefault="00000000" w:rsidRPr="00000000" w14:paraId="0000030F">
      <w:pPr>
        <w:spacing w:line="240" w:lineRule="auto"/>
        <w:ind w:left="9.000000000000057" w:firstLine="0"/>
        <w:jc w:val="both"/>
        <w:rPr>
          <w:sz w:val="26"/>
          <w:szCs w:val="26"/>
        </w:rPr>
      </w:pPr>
      <w:r w:rsidDel="00000000" w:rsidR="00000000" w:rsidRPr="00000000">
        <w:rPr>
          <w:sz w:val="26"/>
          <w:szCs w:val="26"/>
          <w:rtl w:val="0"/>
        </w:rPr>
        <w:t xml:space="preserve">Tactics and Resources: The Corsairs utilize hit-and-run tactics, employing cloaking devices and psionic </w:t>
      </w:r>
    </w:p>
    <w:p w:rsidR="00000000" w:rsidDel="00000000" w:rsidP="00000000" w:rsidRDefault="00000000" w:rsidRPr="00000000" w14:paraId="00000310">
      <w:pPr>
        <w:spacing w:line="240" w:lineRule="auto"/>
        <w:ind w:left="9.000000000000057" w:firstLine="0"/>
        <w:jc w:val="both"/>
        <w:rPr>
          <w:sz w:val="26"/>
          <w:szCs w:val="26"/>
        </w:rPr>
      </w:pPr>
      <w:r w:rsidDel="00000000" w:rsidR="00000000" w:rsidRPr="00000000">
        <w:rPr>
          <w:sz w:val="26"/>
          <w:szCs w:val="26"/>
          <w:rtl w:val="0"/>
        </w:rPr>
        <w:t xml:space="preserve">disruption to ambush their targets. Much of their technology is </w:t>
      </w:r>
    </w:p>
    <w:p w:rsidR="00000000" w:rsidDel="00000000" w:rsidP="00000000" w:rsidRDefault="00000000" w:rsidRPr="00000000" w14:paraId="00000311">
      <w:pPr>
        <w:spacing w:line="240" w:lineRule="auto"/>
        <w:ind w:left="9.000000000000057" w:firstLine="0"/>
        <w:jc w:val="both"/>
        <w:rPr>
          <w:sz w:val="26"/>
          <w:szCs w:val="26"/>
        </w:rPr>
      </w:pPr>
      <w:r w:rsidDel="00000000" w:rsidR="00000000" w:rsidRPr="00000000">
        <w:rPr>
          <w:sz w:val="26"/>
          <w:szCs w:val="26"/>
          <w:rtl w:val="0"/>
        </w:rPr>
        <w:t xml:space="preserve">salvaged from imperial wrecks or smuggled from the Proletariat Expanse. </w:t>
      </w:r>
    </w:p>
    <w:p w:rsidR="00000000" w:rsidDel="00000000" w:rsidP="00000000" w:rsidRDefault="00000000" w:rsidRPr="00000000" w14:paraId="00000312">
      <w:pPr>
        <w:spacing w:line="240" w:lineRule="auto"/>
        <w:ind w:left="9.000000000000057" w:firstLine="0"/>
        <w:jc w:val="both"/>
        <w:rPr>
          <w:sz w:val="26"/>
          <w:szCs w:val="26"/>
        </w:rPr>
      </w:pPr>
      <w:r w:rsidDel="00000000" w:rsidR="00000000" w:rsidRPr="00000000">
        <w:rPr>
          <w:sz w:val="26"/>
          <w:szCs w:val="26"/>
          <w:rtl w:val="0"/>
        </w:rPr>
        <w:t xml:space="preserve">Impact on Trade: The presence of the Void Corsairs has led to increased militarization of trade routes, particularly in the Drakonias Reaches. </w:t>
      </w:r>
    </w:p>
    <w:p w:rsidR="00000000" w:rsidDel="00000000" w:rsidP="00000000" w:rsidRDefault="00000000" w:rsidRPr="00000000" w14:paraId="00000313">
      <w:pPr>
        <w:spacing w:line="240" w:lineRule="auto"/>
        <w:ind w:left="9.000000000000057" w:firstLine="0"/>
        <w:jc w:val="both"/>
        <w:rPr>
          <w:sz w:val="26"/>
          <w:szCs w:val="26"/>
        </w:rPr>
      </w:pPr>
      <w:r w:rsidDel="00000000" w:rsidR="00000000" w:rsidRPr="00000000">
        <w:rPr>
          <w:sz w:val="26"/>
          <w:szCs w:val="26"/>
          <w:rtl w:val="0"/>
        </w:rPr>
        <w:t xml:space="preserve">4.2: The Fracture Exarchs </w:t>
      </w:r>
    </w:p>
    <w:p w:rsidR="00000000" w:rsidDel="00000000" w:rsidP="00000000" w:rsidRDefault="00000000" w:rsidRPr="00000000" w14:paraId="00000314">
      <w:pPr>
        <w:spacing w:line="240" w:lineRule="auto"/>
        <w:ind w:left="9.000000000000057" w:firstLine="0"/>
        <w:jc w:val="both"/>
        <w:rPr>
          <w:sz w:val="26"/>
          <w:szCs w:val="26"/>
        </w:rPr>
      </w:pPr>
      <w:r w:rsidDel="00000000" w:rsidR="00000000" w:rsidRPr="00000000">
        <w:rPr>
          <w:sz w:val="26"/>
          <w:szCs w:val="26"/>
          <w:rtl w:val="0"/>
        </w:rPr>
        <w:t xml:space="preserve">The Fracture Exarchs are a shadowy guild dedicated to studying and exploiting the psionic anomalies of the Void-Shattered </w:t>
      </w:r>
    </w:p>
    <w:p w:rsidR="00000000" w:rsidDel="00000000" w:rsidP="00000000" w:rsidRDefault="00000000" w:rsidRPr="00000000" w14:paraId="00000315">
      <w:pPr>
        <w:spacing w:line="240" w:lineRule="auto"/>
        <w:ind w:left="9.000000000000057" w:firstLine="0"/>
        <w:jc w:val="both"/>
        <w:rPr>
          <w:sz w:val="26"/>
          <w:szCs w:val="26"/>
        </w:rPr>
      </w:pPr>
      <w:r w:rsidDel="00000000" w:rsidR="00000000" w:rsidRPr="00000000">
        <w:rPr>
          <w:sz w:val="26"/>
          <w:szCs w:val="26"/>
          <w:rtl w:val="0"/>
        </w:rPr>
        <w:t xml:space="preserve">Nebula. Operating from secret facilities scattered across the </w:t>
      </w:r>
    </w:p>
    <w:p w:rsidR="00000000" w:rsidDel="00000000" w:rsidP="00000000" w:rsidRDefault="00000000" w:rsidRPr="00000000" w14:paraId="00000316">
      <w:pPr>
        <w:spacing w:line="240" w:lineRule="auto"/>
        <w:ind w:left="9.000000000000057" w:firstLine="0"/>
        <w:jc w:val="both"/>
        <w:rPr>
          <w:sz w:val="26"/>
          <w:szCs w:val="26"/>
        </w:rPr>
      </w:pPr>
      <w:r w:rsidDel="00000000" w:rsidR="00000000" w:rsidRPr="00000000">
        <w:rPr>
          <w:sz w:val="26"/>
          <w:szCs w:val="26"/>
          <w:rtl w:val="0"/>
        </w:rPr>
        <w:t xml:space="preserve">Expanse, they are both scholars and zealots, driven by a belief that the Void holds the key to humanity’s evolution. </w:t>
      </w:r>
    </w:p>
    <w:p w:rsidR="00000000" w:rsidDel="00000000" w:rsidP="00000000" w:rsidRDefault="00000000" w:rsidRPr="00000000" w14:paraId="00000317">
      <w:pPr>
        <w:spacing w:line="240" w:lineRule="auto"/>
        <w:ind w:left="9.000000000000057" w:firstLine="0"/>
        <w:jc w:val="both"/>
        <w:rPr>
          <w:sz w:val="26"/>
          <w:szCs w:val="26"/>
        </w:rPr>
      </w:pPr>
      <w:r w:rsidDel="00000000" w:rsidR="00000000" w:rsidRPr="00000000">
        <w:rPr>
          <w:sz w:val="26"/>
          <w:szCs w:val="26"/>
          <w:rtl w:val="0"/>
        </w:rPr>
        <w:t xml:space="preserve">Goals and Activities: The Exarchs seek to </w:t>
      </w:r>
    </w:p>
    <w:p w:rsidR="00000000" w:rsidDel="00000000" w:rsidP="00000000" w:rsidRDefault="00000000" w:rsidRPr="00000000" w14:paraId="00000318">
      <w:pPr>
        <w:spacing w:line="240" w:lineRule="auto"/>
        <w:ind w:left="9.000000000000057" w:firstLine="0"/>
        <w:jc w:val="both"/>
        <w:rPr>
          <w:sz w:val="26"/>
          <w:szCs w:val="26"/>
        </w:rPr>
      </w:pPr>
      <w:r w:rsidDel="00000000" w:rsidR="00000000" w:rsidRPr="00000000">
        <w:rPr>
          <w:sz w:val="26"/>
          <w:szCs w:val="26"/>
          <w:rtl w:val="0"/>
        </w:rPr>
        <w:t xml:space="preserve">harness the chaotic energies of the Void to enhance psionic </w:t>
      </w:r>
    </w:p>
    <w:p w:rsidR="00000000" w:rsidDel="00000000" w:rsidP="00000000" w:rsidRDefault="00000000" w:rsidRPr="00000000" w14:paraId="00000319">
      <w:pPr>
        <w:spacing w:line="240" w:lineRule="auto"/>
        <w:ind w:left="9.000000000000057" w:firstLine="0"/>
        <w:jc w:val="both"/>
        <w:rPr>
          <w:sz w:val="26"/>
          <w:szCs w:val="26"/>
        </w:rPr>
      </w:pPr>
      <w:r w:rsidDel="00000000" w:rsidR="00000000" w:rsidRPr="00000000">
        <w:rPr>
          <w:sz w:val="26"/>
          <w:szCs w:val="26"/>
          <w:rtl w:val="0"/>
        </w:rPr>
        <w:t xml:space="preserve">abilities. Their experiments often result in catastrophic failures, leading to the creation of rogue psionic entities. </w:t>
      </w:r>
    </w:p>
    <w:p w:rsidR="00000000" w:rsidDel="00000000" w:rsidP="00000000" w:rsidRDefault="00000000" w:rsidRPr="00000000" w14:paraId="0000031A">
      <w:pPr>
        <w:spacing w:line="240" w:lineRule="auto"/>
        <w:ind w:left="9.000000000000057" w:firstLine="0"/>
        <w:jc w:val="both"/>
        <w:rPr>
          <w:sz w:val="26"/>
          <w:szCs w:val="26"/>
        </w:rPr>
      </w:pPr>
      <w:r w:rsidDel="00000000" w:rsidR="00000000" w:rsidRPr="00000000">
        <w:rPr>
          <w:sz w:val="26"/>
          <w:szCs w:val="26"/>
          <w:rtl w:val="0"/>
        </w:rPr>
        <w:t xml:space="preserve">Relationship with the Empire: Though officially denounced by the Empire, the Exarchs have covert ties to certain Great Houses, who secretly fund their research in exchange for access to Void-tech artifacts. </w:t>
      </w:r>
    </w:p>
    <w:p w:rsidR="00000000" w:rsidDel="00000000" w:rsidP="00000000" w:rsidRDefault="00000000" w:rsidRPr="00000000" w14:paraId="0000031B">
      <w:pPr>
        <w:spacing w:line="240" w:lineRule="auto"/>
        <w:ind w:left="9.000000000000057" w:firstLine="0"/>
        <w:jc w:val="both"/>
        <w:rPr>
          <w:sz w:val="26"/>
          <w:szCs w:val="26"/>
        </w:rPr>
      </w:pPr>
      <w:r w:rsidDel="00000000" w:rsidR="00000000" w:rsidRPr="00000000">
        <w:rPr>
          <w:sz w:val="26"/>
          <w:szCs w:val="26"/>
          <w:rtl w:val="0"/>
        </w:rPr>
        <w:t xml:space="preserve">4.3: The Guild of Free Systems </w:t>
      </w:r>
    </w:p>
    <w:p w:rsidR="00000000" w:rsidDel="00000000" w:rsidP="00000000" w:rsidRDefault="00000000" w:rsidRPr="00000000" w14:paraId="0000031C">
      <w:pPr>
        <w:spacing w:line="240" w:lineRule="auto"/>
        <w:ind w:left="9.000000000000057" w:firstLine="0"/>
        <w:jc w:val="both"/>
        <w:rPr>
          <w:sz w:val="26"/>
          <w:szCs w:val="26"/>
        </w:rPr>
      </w:pPr>
      <w:r w:rsidDel="00000000" w:rsidR="00000000" w:rsidRPr="00000000">
        <w:rPr>
          <w:sz w:val="26"/>
          <w:szCs w:val="26"/>
          <w:rtl w:val="0"/>
        </w:rPr>
        <w:t xml:space="preserve">The Guild of Free Systems is a coalition of independent planets and colonies that have resisted imperial annexation. They advocate for self-governance and mutual cooperation, </w:t>
      </w:r>
    </w:p>
    <w:p w:rsidR="00000000" w:rsidDel="00000000" w:rsidP="00000000" w:rsidRDefault="00000000" w:rsidRPr="00000000" w14:paraId="0000031D">
      <w:pPr>
        <w:spacing w:line="240" w:lineRule="auto"/>
        <w:ind w:left="9.000000000000057" w:firstLine="0"/>
        <w:jc w:val="both"/>
        <w:rPr>
          <w:sz w:val="26"/>
          <w:szCs w:val="26"/>
        </w:rPr>
      </w:pPr>
      <w:r w:rsidDel="00000000" w:rsidR="00000000" w:rsidRPr="00000000">
        <w:rPr>
          <w:sz w:val="26"/>
          <w:szCs w:val="26"/>
          <w:rtl w:val="0"/>
        </w:rPr>
        <w:t xml:space="preserve">presenting an ideological challenge to the feudal hierarchy of the Empire. </w:t>
      </w:r>
    </w:p>
    <w:p w:rsidR="00000000" w:rsidDel="00000000" w:rsidP="00000000" w:rsidRDefault="00000000" w:rsidRPr="00000000" w14:paraId="0000031E">
      <w:pPr>
        <w:spacing w:line="240" w:lineRule="auto"/>
        <w:ind w:left="9.000000000000057" w:firstLine="0"/>
        <w:jc w:val="both"/>
        <w:rPr>
          <w:sz w:val="26"/>
          <w:szCs w:val="26"/>
        </w:rPr>
      </w:pPr>
      <w:r w:rsidDel="00000000" w:rsidR="00000000" w:rsidRPr="00000000">
        <w:rPr>
          <w:sz w:val="26"/>
          <w:szCs w:val="26"/>
          <w:rtl w:val="0"/>
        </w:rPr>
        <w:t xml:space="preserve">Notable Members: Key worlds within the Guild include Narthos, a trading hub protected by advanced planetary defenses, and Selvaris, an agricultural world that feeds much of the Expanse’s outer colonies. </w:t>
      </w:r>
    </w:p>
    <w:p w:rsidR="00000000" w:rsidDel="00000000" w:rsidP="00000000" w:rsidRDefault="00000000" w:rsidRPr="00000000" w14:paraId="0000031F">
      <w:pPr>
        <w:spacing w:line="240" w:lineRule="auto"/>
        <w:ind w:left="9.000000000000057" w:firstLine="0"/>
        <w:jc w:val="both"/>
        <w:rPr>
          <w:sz w:val="26"/>
          <w:szCs w:val="26"/>
        </w:rPr>
      </w:pPr>
      <w:r w:rsidDel="00000000" w:rsidR="00000000" w:rsidRPr="00000000">
        <w:rPr>
          <w:sz w:val="26"/>
          <w:szCs w:val="26"/>
          <w:rtl w:val="0"/>
        </w:rPr>
        <w:t xml:space="preserve">Military Capability: While lacking the resources of the Great Houses, the Guild compensates with a network of privateer fleets and mercenaries. </w:t>
      </w:r>
    </w:p>
    <w:p w:rsidR="00000000" w:rsidDel="00000000" w:rsidP="00000000" w:rsidRDefault="00000000" w:rsidRPr="00000000" w14:paraId="00000320">
      <w:pPr>
        <w:spacing w:line="240" w:lineRule="auto"/>
        <w:ind w:left="9.000000000000057" w:firstLine="0"/>
        <w:jc w:val="both"/>
        <w:rPr>
          <w:sz w:val="26"/>
          <w:szCs w:val="26"/>
        </w:rPr>
      </w:pPr>
      <w:r w:rsidDel="00000000" w:rsidR="00000000" w:rsidRPr="00000000">
        <w:rPr>
          <w:sz w:val="26"/>
          <w:szCs w:val="26"/>
          <w:rtl w:val="0"/>
        </w:rPr>
        <w:t xml:space="preserve">Section 5:  </w:t>
      </w:r>
    </w:p>
    <w:p w:rsidR="00000000" w:rsidDel="00000000" w:rsidP="00000000" w:rsidRDefault="00000000" w:rsidRPr="00000000" w14:paraId="00000321">
      <w:pPr>
        <w:spacing w:line="240" w:lineRule="auto"/>
        <w:ind w:left="9.000000000000057" w:firstLine="0"/>
        <w:jc w:val="both"/>
        <w:rPr>
          <w:sz w:val="26"/>
          <w:szCs w:val="26"/>
        </w:rPr>
      </w:pPr>
      <w:r w:rsidDel="00000000" w:rsidR="00000000" w:rsidRPr="00000000">
        <w:rPr>
          <w:sz w:val="26"/>
          <w:szCs w:val="26"/>
          <w:rtl w:val="0"/>
        </w:rPr>
        <w:t xml:space="preserve">Trade Routes of the Palladial Expanse </w:t>
      </w:r>
    </w:p>
    <w:p w:rsidR="00000000" w:rsidDel="00000000" w:rsidP="00000000" w:rsidRDefault="00000000" w:rsidRPr="00000000" w14:paraId="00000322">
      <w:pPr>
        <w:spacing w:line="240" w:lineRule="auto"/>
        <w:ind w:left="9.000000000000057" w:firstLine="0"/>
        <w:jc w:val="both"/>
        <w:rPr>
          <w:sz w:val="26"/>
          <w:szCs w:val="26"/>
        </w:rPr>
      </w:pPr>
      <w:r w:rsidDel="00000000" w:rsidR="00000000" w:rsidRPr="00000000">
        <w:rPr>
          <w:sz w:val="26"/>
          <w:szCs w:val="26"/>
          <w:rtl w:val="0"/>
        </w:rPr>
        <w:t xml:space="preserve">Trade within the Palladial Expanse is the lifeblood of its economy, connecting resource-rich worlds, industrial centers, </w:t>
      </w:r>
    </w:p>
    <w:p w:rsidR="00000000" w:rsidDel="00000000" w:rsidP="00000000" w:rsidRDefault="00000000" w:rsidRPr="00000000" w14:paraId="00000323">
      <w:pPr>
        <w:spacing w:line="240" w:lineRule="auto"/>
        <w:ind w:left="9.000000000000057" w:firstLine="0"/>
        <w:jc w:val="both"/>
        <w:rPr>
          <w:sz w:val="26"/>
          <w:szCs w:val="26"/>
        </w:rPr>
      </w:pPr>
      <w:r w:rsidDel="00000000" w:rsidR="00000000" w:rsidRPr="00000000">
        <w:rPr>
          <w:sz w:val="26"/>
          <w:szCs w:val="26"/>
          <w:rtl w:val="0"/>
        </w:rPr>
        <w:t xml:space="preserve">and trading hubs. These routes are heavily trafficked and fiercely contested, with control over key lanes often </w:t>
      </w:r>
    </w:p>
    <w:p w:rsidR="00000000" w:rsidDel="00000000" w:rsidP="00000000" w:rsidRDefault="00000000" w:rsidRPr="00000000" w14:paraId="00000324">
      <w:pPr>
        <w:spacing w:line="240" w:lineRule="auto"/>
        <w:ind w:left="9.000000000000057" w:firstLine="0"/>
        <w:jc w:val="both"/>
        <w:rPr>
          <w:sz w:val="26"/>
          <w:szCs w:val="26"/>
        </w:rPr>
      </w:pPr>
      <w:r w:rsidDel="00000000" w:rsidR="00000000" w:rsidRPr="00000000">
        <w:rPr>
          <w:sz w:val="26"/>
          <w:szCs w:val="26"/>
          <w:rtl w:val="0"/>
        </w:rPr>
        <w:t xml:space="preserve">determining the balance of power in the region. </w:t>
      </w:r>
    </w:p>
    <w:p w:rsidR="00000000" w:rsidDel="00000000" w:rsidP="00000000" w:rsidRDefault="00000000" w:rsidRPr="00000000" w14:paraId="00000325">
      <w:pPr>
        <w:spacing w:line="240" w:lineRule="auto"/>
        <w:ind w:left="9.000000000000057" w:firstLine="0"/>
        <w:jc w:val="both"/>
        <w:rPr>
          <w:sz w:val="26"/>
          <w:szCs w:val="26"/>
        </w:rPr>
      </w:pPr>
      <w:r w:rsidDel="00000000" w:rsidR="00000000" w:rsidRPr="00000000">
        <w:rPr>
          <w:sz w:val="26"/>
          <w:szCs w:val="26"/>
          <w:rtl w:val="0"/>
        </w:rPr>
        <w:t xml:space="preserve">5.1: The Aetherium Corridor </w:t>
      </w:r>
    </w:p>
    <w:p w:rsidR="00000000" w:rsidDel="00000000" w:rsidP="00000000" w:rsidRDefault="00000000" w:rsidRPr="00000000" w14:paraId="00000326">
      <w:pPr>
        <w:spacing w:line="240" w:lineRule="auto"/>
        <w:ind w:left="9.000000000000057" w:firstLine="0"/>
        <w:jc w:val="both"/>
        <w:rPr>
          <w:sz w:val="26"/>
          <w:szCs w:val="26"/>
        </w:rPr>
      </w:pPr>
      <w:r w:rsidDel="00000000" w:rsidR="00000000" w:rsidRPr="00000000">
        <w:rPr>
          <w:sz w:val="26"/>
          <w:szCs w:val="26"/>
          <w:rtl w:val="0"/>
        </w:rPr>
        <w:t xml:space="preserve">The Aetherium Corridor is the primary trade route linking the resource-rich Drakonias Reaches with the industrial centers of the Proletariat Expanse and the Core. It is a vital artery for the transport of palladium, Aetherium, and psionic crystals. </w:t>
      </w:r>
    </w:p>
    <w:p w:rsidR="00000000" w:rsidDel="00000000" w:rsidP="00000000" w:rsidRDefault="00000000" w:rsidRPr="00000000" w14:paraId="00000327">
      <w:pPr>
        <w:spacing w:line="240" w:lineRule="auto"/>
        <w:ind w:left="9.000000000000057" w:firstLine="0"/>
        <w:jc w:val="both"/>
        <w:rPr>
          <w:sz w:val="26"/>
          <w:szCs w:val="26"/>
        </w:rPr>
      </w:pPr>
      <w:r w:rsidDel="00000000" w:rsidR="00000000" w:rsidRPr="00000000">
        <w:rPr>
          <w:sz w:val="26"/>
          <w:szCs w:val="26"/>
          <w:rtl w:val="0"/>
        </w:rPr>
        <w:t xml:space="preserve">Security and Challenges: Imperial patrols and private security fleets protect the Corridor, but it remains a hotspot for piracy and smuggling. </w:t>
      </w:r>
    </w:p>
    <w:p w:rsidR="00000000" w:rsidDel="00000000" w:rsidP="00000000" w:rsidRDefault="00000000" w:rsidRPr="00000000" w14:paraId="00000328">
      <w:pPr>
        <w:spacing w:line="240" w:lineRule="auto"/>
        <w:ind w:left="9.000000000000057" w:firstLine="0"/>
        <w:jc w:val="both"/>
        <w:rPr>
          <w:sz w:val="26"/>
          <w:szCs w:val="26"/>
        </w:rPr>
      </w:pPr>
      <w:r w:rsidDel="00000000" w:rsidR="00000000" w:rsidRPr="00000000">
        <w:rPr>
          <w:sz w:val="26"/>
          <w:szCs w:val="26"/>
          <w:rtl w:val="0"/>
        </w:rPr>
        <w:t xml:space="preserve">Key Hubs: Major stops along the Corridor </w:t>
      </w:r>
    </w:p>
    <w:p w:rsidR="00000000" w:rsidDel="00000000" w:rsidP="00000000" w:rsidRDefault="00000000" w:rsidRPr="00000000" w14:paraId="00000329">
      <w:pPr>
        <w:spacing w:line="240" w:lineRule="auto"/>
        <w:ind w:left="9.000000000000057" w:firstLine="0"/>
        <w:jc w:val="both"/>
        <w:rPr>
          <w:sz w:val="26"/>
          <w:szCs w:val="26"/>
        </w:rPr>
      </w:pPr>
      <w:r w:rsidDel="00000000" w:rsidR="00000000" w:rsidRPr="00000000">
        <w:rPr>
          <w:sz w:val="26"/>
          <w:szCs w:val="26"/>
          <w:rtl w:val="0"/>
        </w:rPr>
        <w:t xml:space="preserve">include Lithara Prime, known for its massive orbital shipyards, and Voidspire Station, a refueling outpost at the edge of the Great Barrier. </w:t>
      </w:r>
    </w:p>
    <w:p w:rsidR="00000000" w:rsidDel="00000000" w:rsidP="00000000" w:rsidRDefault="00000000" w:rsidRPr="00000000" w14:paraId="0000032A">
      <w:pPr>
        <w:spacing w:line="240" w:lineRule="auto"/>
        <w:ind w:left="9.000000000000057" w:firstLine="0"/>
        <w:jc w:val="both"/>
        <w:rPr>
          <w:sz w:val="26"/>
          <w:szCs w:val="26"/>
        </w:rPr>
      </w:pPr>
      <w:r w:rsidDel="00000000" w:rsidR="00000000" w:rsidRPr="00000000">
        <w:rPr>
          <w:sz w:val="26"/>
          <w:szCs w:val="26"/>
          <w:rtl w:val="0"/>
        </w:rPr>
        <w:t xml:space="preserve">5.2: The Beacon Trail </w:t>
      </w:r>
    </w:p>
    <w:p w:rsidR="00000000" w:rsidDel="00000000" w:rsidP="00000000" w:rsidRDefault="00000000" w:rsidRPr="00000000" w14:paraId="0000032B">
      <w:pPr>
        <w:spacing w:line="240" w:lineRule="auto"/>
        <w:ind w:left="9.000000000000057" w:firstLine="0"/>
        <w:jc w:val="both"/>
        <w:rPr>
          <w:sz w:val="26"/>
          <w:szCs w:val="26"/>
        </w:rPr>
      </w:pPr>
      <w:r w:rsidDel="00000000" w:rsidR="00000000" w:rsidRPr="00000000">
        <w:rPr>
          <w:sz w:val="26"/>
          <w:szCs w:val="26"/>
          <w:rtl w:val="0"/>
        </w:rPr>
        <w:t xml:space="preserve">The Beacon Trail is a network of secondary trade routes that follow the locations of Beacon Nodes. These routes are crucial for ensuring the steady flow of goods and information across the Expanse. </w:t>
      </w:r>
    </w:p>
    <w:p w:rsidR="00000000" w:rsidDel="00000000" w:rsidP="00000000" w:rsidRDefault="00000000" w:rsidRPr="00000000" w14:paraId="0000032C">
      <w:pPr>
        <w:spacing w:line="240" w:lineRule="auto"/>
        <w:ind w:left="9.000000000000057" w:firstLine="0"/>
        <w:jc w:val="both"/>
        <w:rPr>
          <w:sz w:val="26"/>
          <w:szCs w:val="26"/>
        </w:rPr>
      </w:pPr>
      <w:r w:rsidDel="00000000" w:rsidR="00000000" w:rsidRPr="00000000">
        <w:rPr>
          <w:sz w:val="26"/>
          <w:szCs w:val="26"/>
          <w:rtl w:val="0"/>
        </w:rPr>
        <w:t xml:space="preserve">Strategic Importance: The Trail is essential for maintaining the Empire’s hold on the frontier, as it facilitates rapid communication and troop movements. </w:t>
      </w:r>
    </w:p>
    <w:p w:rsidR="00000000" w:rsidDel="00000000" w:rsidP="00000000" w:rsidRDefault="00000000" w:rsidRPr="00000000" w14:paraId="0000032D">
      <w:pPr>
        <w:spacing w:line="240" w:lineRule="auto"/>
        <w:ind w:left="9.000000000000057" w:firstLine="0"/>
        <w:jc w:val="both"/>
        <w:rPr>
          <w:sz w:val="26"/>
          <w:szCs w:val="26"/>
        </w:rPr>
      </w:pPr>
      <w:r w:rsidDel="00000000" w:rsidR="00000000" w:rsidRPr="00000000">
        <w:rPr>
          <w:sz w:val="26"/>
          <w:szCs w:val="26"/>
          <w:rtl w:val="0"/>
        </w:rPr>
        <w:t xml:space="preserve">Vulnerabilities: Sabotage of Beacon Nodes </w:t>
      </w:r>
    </w:p>
    <w:p w:rsidR="00000000" w:rsidDel="00000000" w:rsidP="00000000" w:rsidRDefault="00000000" w:rsidRPr="00000000" w14:paraId="0000032E">
      <w:pPr>
        <w:spacing w:line="240" w:lineRule="auto"/>
        <w:ind w:left="9.000000000000057" w:firstLine="0"/>
        <w:jc w:val="both"/>
        <w:rPr>
          <w:sz w:val="26"/>
          <w:szCs w:val="26"/>
        </w:rPr>
      </w:pPr>
      <w:r w:rsidDel="00000000" w:rsidR="00000000" w:rsidRPr="00000000">
        <w:rPr>
          <w:sz w:val="26"/>
          <w:szCs w:val="26"/>
          <w:rtl w:val="0"/>
        </w:rPr>
        <w:t xml:space="preserve">along the Trail can cause widespread disruption, making them a key target for rebel factions and pirates. </w:t>
      </w:r>
    </w:p>
    <w:p w:rsidR="00000000" w:rsidDel="00000000" w:rsidP="00000000" w:rsidRDefault="00000000" w:rsidRPr="00000000" w14:paraId="0000032F">
      <w:pPr>
        <w:spacing w:line="240" w:lineRule="auto"/>
        <w:ind w:left="9.000000000000057" w:firstLine="0"/>
        <w:jc w:val="both"/>
        <w:rPr>
          <w:sz w:val="26"/>
          <w:szCs w:val="26"/>
        </w:rPr>
      </w:pPr>
      <w:r w:rsidDel="00000000" w:rsidR="00000000" w:rsidRPr="00000000">
        <w:rPr>
          <w:sz w:val="26"/>
          <w:szCs w:val="26"/>
          <w:rtl w:val="0"/>
        </w:rPr>
        <w:t xml:space="preserve">Section 6: Unaligned Worlds </w:t>
      </w:r>
    </w:p>
    <w:p w:rsidR="00000000" w:rsidDel="00000000" w:rsidP="00000000" w:rsidRDefault="00000000" w:rsidRPr="00000000" w14:paraId="00000330">
      <w:pPr>
        <w:spacing w:line="240" w:lineRule="auto"/>
        <w:ind w:left="9.000000000000057" w:firstLine="0"/>
        <w:jc w:val="both"/>
        <w:rPr>
          <w:sz w:val="26"/>
          <w:szCs w:val="26"/>
        </w:rPr>
      </w:pPr>
      <w:r w:rsidDel="00000000" w:rsidR="00000000" w:rsidRPr="00000000">
        <w:rPr>
          <w:sz w:val="26"/>
          <w:szCs w:val="26"/>
          <w:rtl w:val="0"/>
        </w:rPr>
        <w:t xml:space="preserve">Unaligned worlds exist beyond the direct control of the Great Houses or the Guilds, either by choice or circumstance. These planets often serve as havens for refugees, criminals, or those seeking freedom from imperial oversight. </w:t>
      </w:r>
    </w:p>
    <w:p w:rsidR="00000000" w:rsidDel="00000000" w:rsidP="00000000" w:rsidRDefault="00000000" w:rsidRPr="00000000" w14:paraId="00000331">
      <w:pPr>
        <w:spacing w:line="240" w:lineRule="auto"/>
        <w:ind w:left="9.000000000000057" w:firstLine="0"/>
        <w:jc w:val="both"/>
        <w:rPr>
          <w:sz w:val="26"/>
          <w:szCs w:val="26"/>
        </w:rPr>
      </w:pPr>
      <w:r w:rsidDel="00000000" w:rsidR="00000000" w:rsidRPr="00000000">
        <w:rPr>
          <w:sz w:val="26"/>
          <w:szCs w:val="26"/>
          <w:rtl w:val="0"/>
        </w:rPr>
        <w:t xml:space="preserve">6.1: Ravikar </w:t>
      </w:r>
    </w:p>
    <w:p w:rsidR="00000000" w:rsidDel="00000000" w:rsidP="00000000" w:rsidRDefault="00000000" w:rsidRPr="00000000" w14:paraId="00000332">
      <w:pPr>
        <w:spacing w:line="240" w:lineRule="auto"/>
        <w:ind w:left="9.000000000000057" w:firstLine="0"/>
        <w:jc w:val="both"/>
        <w:rPr>
          <w:sz w:val="26"/>
          <w:szCs w:val="26"/>
        </w:rPr>
      </w:pPr>
      <w:r w:rsidDel="00000000" w:rsidR="00000000" w:rsidRPr="00000000">
        <w:rPr>
          <w:sz w:val="26"/>
          <w:szCs w:val="26"/>
          <w:rtl w:val="0"/>
        </w:rPr>
        <w:t xml:space="preserve">Ravikar is a rogue world that has declared itself independent from the Empire. Known for its sprawling underground cities, the planet is a hub for smugglers and illicit trade. </w:t>
      </w:r>
    </w:p>
    <w:p w:rsidR="00000000" w:rsidDel="00000000" w:rsidP="00000000" w:rsidRDefault="00000000" w:rsidRPr="00000000" w14:paraId="00000333">
      <w:pPr>
        <w:spacing w:line="240" w:lineRule="auto"/>
        <w:ind w:left="9.000000000000057" w:firstLine="0"/>
        <w:jc w:val="both"/>
        <w:rPr>
          <w:sz w:val="26"/>
          <w:szCs w:val="26"/>
        </w:rPr>
      </w:pPr>
      <w:r w:rsidDel="00000000" w:rsidR="00000000" w:rsidRPr="00000000">
        <w:rPr>
          <w:sz w:val="26"/>
          <w:szCs w:val="26"/>
          <w:rtl w:val="0"/>
        </w:rPr>
        <w:t xml:space="preserve">Economy: Ravikar thrives on the black market, trading in contraband Void-tech and psionic artifacts. </w:t>
      </w:r>
    </w:p>
    <w:p w:rsidR="00000000" w:rsidDel="00000000" w:rsidP="00000000" w:rsidRDefault="00000000" w:rsidRPr="00000000" w14:paraId="00000334">
      <w:pPr>
        <w:spacing w:line="240" w:lineRule="auto"/>
        <w:ind w:left="9.000000000000057" w:firstLine="0"/>
        <w:jc w:val="both"/>
        <w:rPr>
          <w:sz w:val="26"/>
          <w:szCs w:val="26"/>
        </w:rPr>
      </w:pPr>
      <w:r w:rsidDel="00000000" w:rsidR="00000000" w:rsidRPr="00000000">
        <w:rPr>
          <w:sz w:val="26"/>
          <w:szCs w:val="26"/>
          <w:rtl w:val="0"/>
        </w:rPr>
        <w:t xml:space="preserve">Relations with the Empire: Imperial forces have launched multiple campaigns to reclaim Ravikar, but its </w:t>
      </w:r>
    </w:p>
    <w:p w:rsidR="00000000" w:rsidDel="00000000" w:rsidP="00000000" w:rsidRDefault="00000000" w:rsidRPr="00000000" w14:paraId="00000335">
      <w:pPr>
        <w:spacing w:line="240" w:lineRule="auto"/>
        <w:ind w:left="9.000000000000057" w:firstLine="0"/>
        <w:jc w:val="both"/>
        <w:rPr>
          <w:sz w:val="26"/>
          <w:szCs w:val="26"/>
        </w:rPr>
      </w:pPr>
      <w:r w:rsidDel="00000000" w:rsidR="00000000" w:rsidRPr="00000000">
        <w:rPr>
          <w:sz w:val="26"/>
          <w:szCs w:val="26"/>
          <w:rtl w:val="0"/>
        </w:rPr>
        <w:t xml:space="preserve">labyrinthine terrain and fierce local resistance have thwarted their efforts. </w:t>
      </w:r>
    </w:p>
    <w:p w:rsidR="00000000" w:rsidDel="00000000" w:rsidP="00000000" w:rsidRDefault="00000000" w:rsidRPr="00000000" w14:paraId="00000336">
      <w:pPr>
        <w:spacing w:line="240" w:lineRule="auto"/>
        <w:ind w:left="9.000000000000057" w:firstLine="0"/>
        <w:jc w:val="both"/>
        <w:rPr>
          <w:sz w:val="26"/>
          <w:szCs w:val="26"/>
        </w:rPr>
      </w:pPr>
      <w:r w:rsidDel="00000000" w:rsidR="00000000" w:rsidRPr="00000000">
        <w:rPr>
          <w:sz w:val="26"/>
          <w:szCs w:val="26"/>
          <w:rtl w:val="0"/>
        </w:rPr>
        <w:t xml:space="preserve">6.2: Aethris-9 </w:t>
      </w:r>
    </w:p>
    <w:p w:rsidR="00000000" w:rsidDel="00000000" w:rsidP="00000000" w:rsidRDefault="00000000" w:rsidRPr="00000000" w14:paraId="00000337">
      <w:pPr>
        <w:spacing w:line="240" w:lineRule="auto"/>
        <w:ind w:left="9.000000000000057" w:firstLine="0"/>
        <w:jc w:val="both"/>
        <w:rPr>
          <w:sz w:val="26"/>
          <w:szCs w:val="26"/>
        </w:rPr>
      </w:pPr>
      <w:r w:rsidDel="00000000" w:rsidR="00000000" w:rsidRPr="00000000">
        <w:rPr>
          <w:sz w:val="26"/>
          <w:szCs w:val="26"/>
          <w:rtl w:val="0"/>
        </w:rPr>
        <w:t xml:space="preserve">Aethris-9 is an ocean world dotted with floating cities. It remains unaligned due to its remoteness and lack of valuable resources, making it a neutral meeting ground for diplomats and traders. </w:t>
      </w:r>
    </w:p>
    <w:p w:rsidR="00000000" w:rsidDel="00000000" w:rsidP="00000000" w:rsidRDefault="00000000" w:rsidRPr="00000000" w14:paraId="00000338">
      <w:pPr>
        <w:spacing w:line="240" w:lineRule="auto"/>
        <w:ind w:left="9.000000000000057" w:firstLine="0"/>
        <w:jc w:val="both"/>
        <w:rPr>
          <w:sz w:val="26"/>
          <w:szCs w:val="26"/>
        </w:rPr>
      </w:pPr>
      <w:r w:rsidDel="00000000" w:rsidR="00000000" w:rsidRPr="00000000">
        <w:rPr>
          <w:sz w:val="26"/>
          <w:szCs w:val="26"/>
          <w:rtl w:val="0"/>
        </w:rPr>
        <w:t xml:space="preserve"> </w:t>
        <w:tab/>
        <w:t xml:space="preserve">• </w:t>
        <w:tab/>
        <w:t xml:space="preserve">Cultural Importance: Aethris-9 is famed for its psionic shrines, believed to predate the Empire. Pilgrims from across the galaxy visit these sites, seeking clarity and enlightenment. </w:t>
      </w:r>
    </w:p>
    <w:p w:rsidR="00000000" w:rsidDel="00000000" w:rsidP="00000000" w:rsidRDefault="00000000" w:rsidRPr="00000000" w14:paraId="00000339">
      <w:pPr>
        <w:spacing w:line="240" w:lineRule="auto"/>
        <w:ind w:left="9.000000000000057" w:firstLine="0"/>
        <w:jc w:val="both"/>
        <w:rPr>
          <w:sz w:val="26"/>
          <w:szCs w:val="26"/>
        </w:rPr>
      </w:pPr>
      <w:r w:rsidDel="00000000" w:rsidR="00000000" w:rsidRPr="00000000">
        <w:rPr>
          <w:sz w:val="26"/>
          <w:szCs w:val="26"/>
          <w:rtl w:val="0"/>
        </w:rPr>
        <w:t xml:space="preserve">Section 7: The Beacon Network at the Frontier </w:t>
      </w:r>
    </w:p>
    <w:p w:rsidR="00000000" w:rsidDel="00000000" w:rsidP="00000000" w:rsidRDefault="00000000" w:rsidRPr="00000000" w14:paraId="0000033A">
      <w:pPr>
        <w:spacing w:line="240" w:lineRule="auto"/>
        <w:ind w:left="9.000000000000057" w:firstLine="0"/>
        <w:jc w:val="both"/>
        <w:rPr>
          <w:sz w:val="26"/>
          <w:szCs w:val="26"/>
        </w:rPr>
      </w:pPr>
      <w:r w:rsidDel="00000000" w:rsidR="00000000" w:rsidRPr="00000000">
        <w:rPr>
          <w:sz w:val="26"/>
          <w:szCs w:val="26"/>
          <w:rtl w:val="0"/>
        </w:rPr>
        <w:t xml:space="preserve">The Beacon Network is the backbone of the Empire’s communication and navigation systems. At the frontier, it serves as a lifeline, allowing the Empire to maintain control over its farthest reaches. </w:t>
      </w:r>
    </w:p>
    <w:p w:rsidR="00000000" w:rsidDel="00000000" w:rsidP="00000000" w:rsidRDefault="00000000" w:rsidRPr="00000000" w14:paraId="0000033B">
      <w:pPr>
        <w:spacing w:line="240" w:lineRule="auto"/>
        <w:ind w:left="9.000000000000057" w:firstLine="0"/>
        <w:jc w:val="both"/>
        <w:rPr>
          <w:sz w:val="26"/>
          <w:szCs w:val="26"/>
        </w:rPr>
      </w:pPr>
      <w:r w:rsidDel="00000000" w:rsidR="00000000" w:rsidRPr="00000000">
        <w:rPr>
          <w:sz w:val="26"/>
          <w:szCs w:val="26"/>
          <w:rtl w:val="0"/>
        </w:rPr>
        <w:t xml:space="preserve">7.1: Beacon Nodes </w:t>
      </w:r>
    </w:p>
    <w:p w:rsidR="00000000" w:rsidDel="00000000" w:rsidP="00000000" w:rsidRDefault="00000000" w:rsidRPr="00000000" w14:paraId="0000033C">
      <w:pPr>
        <w:spacing w:line="240" w:lineRule="auto"/>
        <w:ind w:left="9.000000000000057" w:firstLine="0"/>
        <w:jc w:val="both"/>
        <w:rPr>
          <w:sz w:val="26"/>
          <w:szCs w:val="26"/>
        </w:rPr>
      </w:pPr>
      <w:r w:rsidDel="00000000" w:rsidR="00000000" w:rsidRPr="00000000">
        <w:rPr>
          <w:sz w:val="26"/>
          <w:szCs w:val="26"/>
          <w:rtl w:val="0"/>
        </w:rPr>
        <w:t xml:space="preserve">Beacon Nodes are massive orbital stations that amplify psionic signals, enabling instantaneous communication and precise navigation across vast distances. </w:t>
      </w:r>
    </w:p>
    <w:p w:rsidR="00000000" w:rsidDel="00000000" w:rsidP="00000000" w:rsidRDefault="00000000" w:rsidRPr="00000000" w14:paraId="0000033D">
      <w:pPr>
        <w:spacing w:line="240" w:lineRule="auto"/>
        <w:ind w:left="9.000000000000057" w:firstLine="0"/>
        <w:jc w:val="both"/>
        <w:rPr>
          <w:sz w:val="26"/>
          <w:szCs w:val="26"/>
        </w:rPr>
      </w:pPr>
      <w:r w:rsidDel="00000000" w:rsidR="00000000" w:rsidRPr="00000000">
        <w:rPr>
          <w:sz w:val="26"/>
          <w:szCs w:val="26"/>
          <w:rtl w:val="0"/>
        </w:rPr>
        <w:t xml:space="preserve">Structure and Function: Each Node is powered by a core of refined palladium, which resonates with the Psionic Tapestry to transmit data across light-years. </w:t>
      </w:r>
    </w:p>
    <w:p w:rsidR="00000000" w:rsidDel="00000000" w:rsidP="00000000" w:rsidRDefault="00000000" w:rsidRPr="00000000" w14:paraId="0000033E">
      <w:pPr>
        <w:spacing w:line="240" w:lineRule="auto"/>
        <w:ind w:left="9.000000000000057" w:firstLine="0"/>
        <w:jc w:val="both"/>
        <w:rPr>
          <w:sz w:val="26"/>
          <w:szCs w:val="26"/>
        </w:rPr>
      </w:pPr>
      <w:r w:rsidDel="00000000" w:rsidR="00000000" w:rsidRPr="00000000">
        <w:rPr>
          <w:sz w:val="26"/>
          <w:szCs w:val="26"/>
          <w:rtl w:val="0"/>
        </w:rPr>
        <w:t xml:space="preserve">Frontier Adaptations: In the Expanse, Beacon </w:t>
      </w:r>
    </w:p>
    <w:p w:rsidR="00000000" w:rsidDel="00000000" w:rsidP="00000000" w:rsidRDefault="00000000" w:rsidRPr="00000000" w14:paraId="0000033F">
      <w:pPr>
        <w:spacing w:line="240" w:lineRule="auto"/>
        <w:ind w:left="9.000000000000057" w:firstLine="0"/>
        <w:jc w:val="both"/>
        <w:rPr>
          <w:sz w:val="26"/>
          <w:szCs w:val="26"/>
        </w:rPr>
      </w:pPr>
      <w:r w:rsidDel="00000000" w:rsidR="00000000" w:rsidRPr="00000000">
        <w:rPr>
          <w:sz w:val="26"/>
          <w:szCs w:val="26"/>
          <w:rtl w:val="0"/>
        </w:rPr>
        <w:t xml:space="preserve">Nodes are often modified to withstand Voidstorms and psionic interference. </w:t>
      </w:r>
    </w:p>
    <w:p w:rsidR="00000000" w:rsidDel="00000000" w:rsidP="00000000" w:rsidRDefault="00000000" w:rsidRPr="00000000" w14:paraId="00000340">
      <w:pPr>
        <w:spacing w:line="240" w:lineRule="auto"/>
        <w:ind w:left="9.000000000000057" w:firstLine="0"/>
        <w:jc w:val="both"/>
        <w:rPr>
          <w:sz w:val="26"/>
          <w:szCs w:val="26"/>
        </w:rPr>
      </w:pPr>
      <w:r w:rsidDel="00000000" w:rsidR="00000000" w:rsidRPr="00000000">
        <w:rPr>
          <w:sz w:val="26"/>
          <w:szCs w:val="26"/>
          <w:rtl w:val="0"/>
        </w:rPr>
        <w:t xml:space="preserve">7.2: Frontier Challenges </w:t>
      </w:r>
    </w:p>
    <w:p w:rsidR="00000000" w:rsidDel="00000000" w:rsidP="00000000" w:rsidRDefault="00000000" w:rsidRPr="00000000" w14:paraId="00000341">
      <w:pPr>
        <w:spacing w:line="240" w:lineRule="auto"/>
        <w:ind w:left="9.000000000000057" w:firstLine="0"/>
        <w:jc w:val="both"/>
        <w:rPr>
          <w:sz w:val="26"/>
          <w:szCs w:val="26"/>
        </w:rPr>
      </w:pPr>
      <w:r w:rsidDel="00000000" w:rsidR="00000000" w:rsidRPr="00000000">
        <w:rPr>
          <w:sz w:val="26"/>
          <w:szCs w:val="26"/>
          <w:rtl w:val="0"/>
        </w:rPr>
        <w:t xml:space="preserve">Maintaining the Beacon Network in the Expanse is a constant struggle. Nodes are frequently targeted by pirates, saboteurs, and rogue psionic entities, requiring continuous vigilance and repair. </w:t>
      </w:r>
    </w:p>
    <w:p w:rsidR="00000000" w:rsidDel="00000000" w:rsidP="00000000" w:rsidRDefault="00000000" w:rsidRPr="00000000" w14:paraId="00000342">
      <w:pPr>
        <w:spacing w:line="240" w:lineRule="auto"/>
        <w:ind w:left="9.000000000000057" w:firstLine="0"/>
        <w:jc w:val="both"/>
        <w:rPr>
          <w:sz w:val="26"/>
          <w:szCs w:val="26"/>
        </w:rPr>
      </w:pPr>
      <w:r w:rsidDel="00000000" w:rsidR="00000000" w:rsidRPr="00000000">
        <w:rPr>
          <w:sz w:val="26"/>
          <w:szCs w:val="26"/>
          <w:rtl w:val="0"/>
        </w:rPr>
        <w:t xml:space="preserve">Voidstorm Contingencies: To counteract </w:t>
      </w:r>
    </w:p>
    <w:p w:rsidR="00000000" w:rsidDel="00000000" w:rsidP="00000000" w:rsidRDefault="00000000" w:rsidRPr="00000000" w14:paraId="00000343">
      <w:pPr>
        <w:spacing w:line="240" w:lineRule="auto"/>
        <w:ind w:left="9.000000000000057" w:firstLine="0"/>
        <w:jc w:val="both"/>
        <w:rPr>
          <w:sz w:val="26"/>
          <w:szCs w:val="26"/>
        </w:rPr>
      </w:pPr>
      <w:r w:rsidDel="00000000" w:rsidR="00000000" w:rsidRPr="00000000">
        <w:rPr>
          <w:sz w:val="26"/>
          <w:szCs w:val="26"/>
          <w:rtl w:val="0"/>
        </w:rPr>
        <w:t xml:space="preserve">disruptions caused by Voidstorms, mobile repair fleets patrol the Network, ensuring uninterrupted service. </w:t>
      </w:r>
    </w:p>
    <w:p w:rsidR="00000000" w:rsidDel="00000000" w:rsidP="00000000" w:rsidRDefault="00000000" w:rsidRPr="00000000" w14:paraId="00000344">
      <w:pPr>
        <w:spacing w:line="240" w:lineRule="auto"/>
        <w:ind w:left="9.000000000000057" w:firstLine="0"/>
        <w:jc w:val="both"/>
        <w:rPr>
          <w:sz w:val="26"/>
          <w:szCs w:val="26"/>
        </w:rPr>
      </w:pPr>
      <w:r w:rsidDel="00000000" w:rsidR="00000000" w:rsidRPr="00000000">
        <w:rPr>
          <w:sz w:val="26"/>
          <w:szCs w:val="26"/>
          <w:rtl w:val="0"/>
        </w:rPr>
        <w:t xml:space="preserve">Strategic Value: Control of a Beacon Node </w:t>
      </w:r>
    </w:p>
    <w:p w:rsidR="00000000" w:rsidDel="00000000" w:rsidP="00000000" w:rsidRDefault="00000000" w:rsidRPr="00000000" w14:paraId="00000345">
      <w:pPr>
        <w:spacing w:line="240" w:lineRule="auto"/>
        <w:ind w:left="9.000000000000057" w:firstLine="0"/>
        <w:jc w:val="both"/>
        <w:rPr>
          <w:sz w:val="26"/>
          <w:szCs w:val="26"/>
        </w:rPr>
      </w:pPr>
      <w:r w:rsidDel="00000000" w:rsidR="00000000" w:rsidRPr="00000000">
        <w:rPr>
          <w:sz w:val="26"/>
          <w:szCs w:val="26"/>
          <w:rtl w:val="0"/>
        </w:rPr>
        <w:t xml:space="preserve">grants immense strategic advantages, as it determines the flow of information and supplies in the surrounding region. </w:t>
      </w:r>
    </w:p>
    <w:p w:rsidR="00000000" w:rsidDel="00000000" w:rsidP="00000000" w:rsidRDefault="00000000" w:rsidRPr="00000000" w14:paraId="00000346">
      <w:pPr>
        <w:spacing w:line="240" w:lineRule="auto"/>
        <w:ind w:left="9.000000000000057" w:firstLine="0"/>
        <w:jc w:val="both"/>
        <w:rPr>
          <w:sz w:val="26"/>
          <w:szCs w:val="26"/>
        </w:rPr>
      </w:pPr>
      <w:r w:rsidDel="00000000" w:rsidR="00000000" w:rsidRPr="00000000">
        <w:rPr>
          <w:sz w:val="26"/>
          <w:szCs w:val="26"/>
          <w:rtl w:val="0"/>
        </w:rPr>
        <w:t xml:space="preserve">Let’s dive deeper into the territories and influence of the established guilds, emphasizing the Proletariat Guild’s growing power with the S.S.I.D. (Solid-State Infusion Drive) and their </w:t>
      </w:r>
    </w:p>
    <w:p w:rsidR="00000000" w:rsidDel="00000000" w:rsidP="00000000" w:rsidRDefault="00000000" w:rsidRPr="00000000" w14:paraId="00000347">
      <w:pPr>
        <w:spacing w:line="240" w:lineRule="auto"/>
        <w:ind w:left="9.000000000000057" w:firstLine="0"/>
        <w:jc w:val="both"/>
        <w:rPr>
          <w:sz w:val="26"/>
          <w:szCs w:val="26"/>
        </w:rPr>
      </w:pPr>
      <w:r w:rsidDel="00000000" w:rsidR="00000000" w:rsidRPr="00000000">
        <w:rPr>
          <w:sz w:val="26"/>
          <w:szCs w:val="26"/>
          <w:rtl w:val="0"/>
        </w:rPr>
        <w:t xml:space="preserve">alleged role in forming the Shattered Veil Council of Unaligned Worlds. This will include their domains, political dynamics, and the implications of these developments for the Empire and the unaligned regions. </w:t>
      </w:r>
    </w:p>
    <w:p w:rsidR="00000000" w:rsidDel="00000000" w:rsidP="00000000" w:rsidRDefault="00000000" w:rsidRPr="00000000" w14:paraId="00000348">
      <w:pPr>
        <w:spacing w:line="240" w:lineRule="auto"/>
        <w:ind w:left="9.000000000000057" w:firstLine="0"/>
        <w:jc w:val="both"/>
        <w:rPr>
          <w:sz w:val="26"/>
          <w:szCs w:val="26"/>
        </w:rPr>
      </w:pPr>
      <w:r w:rsidDel="00000000" w:rsidR="00000000" w:rsidRPr="00000000">
        <w:rPr>
          <w:sz w:val="26"/>
          <w:szCs w:val="26"/>
          <w:rtl w:val="0"/>
        </w:rPr>
        <w:t xml:space="preserve">Section 8: The Territories and Influence of the Guilds </w:t>
      </w:r>
    </w:p>
    <w:p w:rsidR="00000000" w:rsidDel="00000000" w:rsidP="00000000" w:rsidRDefault="00000000" w:rsidRPr="00000000" w14:paraId="00000349">
      <w:pPr>
        <w:spacing w:line="240" w:lineRule="auto"/>
        <w:ind w:left="9.000000000000057" w:firstLine="0"/>
        <w:jc w:val="both"/>
        <w:rPr>
          <w:sz w:val="26"/>
          <w:szCs w:val="26"/>
        </w:rPr>
      </w:pPr>
      <w:r w:rsidDel="00000000" w:rsidR="00000000" w:rsidRPr="00000000">
        <w:rPr>
          <w:sz w:val="26"/>
          <w:szCs w:val="26"/>
          <w:rtl w:val="0"/>
        </w:rPr>
        <w:t xml:space="preserve">8.1: Overview of Guild Territories </w:t>
      </w:r>
    </w:p>
    <w:p w:rsidR="00000000" w:rsidDel="00000000" w:rsidP="00000000" w:rsidRDefault="00000000" w:rsidRPr="00000000" w14:paraId="0000034A">
      <w:pPr>
        <w:spacing w:line="240" w:lineRule="auto"/>
        <w:ind w:left="9.000000000000057" w:firstLine="0"/>
        <w:jc w:val="both"/>
        <w:rPr>
          <w:sz w:val="26"/>
          <w:szCs w:val="26"/>
        </w:rPr>
      </w:pPr>
      <w:r w:rsidDel="00000000" w:rsidR="00000000" w:rsidRPr="00000000">
        <w:rPr>
          <w:sz w:val="26"/>
          <w:szCs w:val="26"/>
          <w:rtl w:val="0"/>
        </w:rPr>
        <w:t xml:space="preserve">The Guilds of the Palladial Expanse operate semi-independently, each controlling specific resources, industries, or services </w:t>
      </w:r>
    </w:p>
    <w:p w:rsidR="00000000" w:rsidDel="00000000" w:rsidP="00000000" w:rsidRDefault="00000000" w:rsidRPr="00000000" w14:paraId="0000034B">
      <w:pPr>
        <w:spacing w:line="240" w:lineRule="auto"/>
        <w:ind w:left="9.000000000000057" w:firstLine="0"/>
        <w:jc w:val="both"/>
        <w:rPr>
          <w:sz w:val="26"/>
          <w:szCs w:val="26"/>
        </w:rPr>
      </w:pPr>
      <w:r w:rsidDel="00000000" w:rsidR="00000000" w:rsidRPr="00000000">
        <w:rPr>
          <w:sz w:val="26"/>
          <w:szCs w:val="26"/>
          <w:rtl w:val="0"/>
        </w:rPr>
        <w:t xml:space="preserve">critical to the Empire’s function. While nominally subservient to the Great Houses, many guilds wield immense power, shaping the Expanse’s economy, politics, and infrastructure. </w:t>
      </w:r>
    </w:p>
    <w:p w:rsidR="00000000" w:rsidDel="00000000" w:rsidP="00000000" w:rsidRDefault="00000000" w:rsidRPr="00000000" w14:paraId="0000034C">
      <w:pPr>
        <w:spacing w:line="240" w:lineRule="auto"/>
        <w:ind w:left="9.000000000000057" w:firstLine="0"/>
        <w:jc w:val="both"/>
        <w:rPr>
          <w:sz w:val="26"/>
          <w:szCs w:val="26"/>
        </w:rPr>
      </w:pPr>
      <w:r w:rsidDel="00000000" w:rsidR="00000000" w:rsidRPr="00000000">
        <w:rPr>
          <w:sz w:val="26"/>
          <w:szCs w:val="26"/>
          <w:rtl w:val="0"/>
        </w:rPr>
        <w:t xml:space="preserve">Trade Guilds: Control commerce across the </w:t>
      </w:r>
    </w:p>
    <w:p w:rsidR="00000000" w:rsidDel="00000000" w:rsidP="00000000" w:rsidRDefault="00000000" w:rsidRPr="00000000" w14:paraId="0000034D">
      <w:pPr>
        <w:spacing w:line="240" w:lineRule="auto"/>
        <w:ind w:left="9.000000000000057" w:firstLine="0"/>
        <w:jc w:val="both"/>
        <w:rPr>
          <w:sz w:val="26"/>
          <w:szCs w:val="26"/>
        </w:rPr>
      </w:pPr>
      <w:r w:rsidDel="00000000" w:rsidR="00000000" w:rsidRPr="00000000">
        <w:rPr>
          <w:sz w:val="26"/>
          <w:szCs w:val="26"/>
          <w:rtl w:val="0"/>
        </w:rPr>
        <w:t xml:space="preserve">Expanse, managing supply chains for goods ranging from Aetherium to luxury artifacts. </w:t>
      </w:r>
    </w:p>
    <w:p w:rsidR="00000000" w:rsidDel="00000000" w:rsidP="00000000" w:rsidRDefault="00000000" w:rsidRPr="00000000" w14:paraId="0000034E">
      <w:pPr>
        <w:spacing w:line="240" w:lineRule="auto"/>
        <w:ind w:left="9.000000000000057" w:firstLine="0"/>
        <w:jc w:val="both"/>
        <w:rPr>
          <w:sz w:val="26"/>
          <w:szCs w:val="26"/>
        </w:rPr>
      </w:pPr>
      <w:r w:rsidDel="00000000" w:rsidR="00000000" w:rsidRPr="00000000">
        <w:rPr>
          <w:sz w:val="26"/>
          <w:szCs w:val="26"/>
          <w:rtl w:val="0"/>
        </w:rPr>
        <w:t xml:space="preserve">Industrial Guilds: Specialize in Voidship </w:t>
      </w:r>
    </w:p>
    <w:p w:rsidR="00000000" w:rsidDel="00000000" w:rsidP="00000000" w:rsidRDefault="00000000" w:rsidRPr="00000000" w14:paraId="0000034F">
      <w:pPr>
        <w:spacing w:line="240" w:lineRule="auto"/>
        <w:ind w:left="9.000000000000057" w:firstLine="0"/>
        <w:jc w:val="both"/>
        <w:rPr>
          <w:sz w:val="26"/>
          <w:szCs w:val="26"/>
        </w:rPr>
        <w:sectPr>
          <w:type w:val="continuous"/>
          <w:pgSz w:h="15840" w:w="12240" w:orient="portrait"/>
          <w:pgMar w:bottom="840" w:top="96" w:left="201" w:right="43" w:header="720" w:footer="720"/>
          <w:cols w:equalWidth="0" w:num="2">
            <w:col w:space="288" w:w="5854"/>
            <w:col w:space="0" w:w="5854"/>
          </w:cols>
        </w:sectPr>
      </w:pPr>
      <w:r w:rsidDel="00000000" w:rsidR="00000000" w:rsidRPr="00000000">
        <w:rPr>
          <w:sz w:val="26"/>
          <w:szCs w:val="26"/>
          <w:rtl w:val="0"/>
        </w:rPr>
        <w:t xml:space="preserve">construction, mining operations, and manufacturing, often operating mega-factories in the Proletariat Stellar Expanse. </w:t>
      </w:r>
    </w:p>
    <w:p w:rsidR="00000000" w:rsidDel="00000000" w:rsidP="00000000" w:rsidRDefault="00000000" w:rsidRPr="00000000" w14:paraId="00000350">
      <w:pPr>
        <w:spacing w:line="240" w:lineRule="auto"/>
        <w:ind w:left="9.000000000000057" w:firstLine="0"/>
        <w:jc w:val="both"/>
        <w:rPr>
          <w:sz w:val="26"/>
          <w:szCs w:val="26"/>
        </w:rPr>
      </w:pPr>
      <w:r w:rsidDel="00000000" w:rsidR="00000000" w:rsidRPr="00000000">
        <w:rPr>
          <w:sz w:val="26"/>
          <w:szCs w:val="26"/>
          <w:rtl w:val="0"/>
        </w:rPr>
        <w:t xml:space="preserve">Psionic Guilds: Focused on the refinement of </w:t>
        <w:tab/>
        <w:t xml:space="preserve"> </w:t>
        <w:tab/>
        <w:t xml:space="preserve">• </w:t>
        <w:tab/>
        <w:t xml:space="preserve">Guild-controlled trade routes, like the </w:t>
      </w:r>
    </w:p>
    <w:p w:rsidR="00000000" w:rsidDel="00000000" w:rsidP="00000000" w:rsidRDefault="00000000" w:rsidRPr="00000000" w14:paraId="00000351">
      <w:pPr>
        <w:spacing w:line="240" w:lineRule="auto"/>
        <w:ind w:left="9.000000000000057" w:firstLine="0"/>
        <w:jc w:val="both"/>
        <w:rPr>
          <w:sz w:val="26"/>
          <w:szCs w:val="26"/>
        </w:rPr>
      </w:pPr>
      <w:r w:rsidDel="00000000" w:rsidR="00000000" w:rsidRPr="00000000">
        <w:rPr>
          <w:sz w:val="26"/>
          <w:szCs w:val="26"/>
          <w:rtl w:val="0"/>
        </w:rPr>
        <w:t xml:space="preserve">psionic crystals and the maintenance of Beacon Nodes, these </w:t>
        <w:tab/>
        <w:t xml:space="preserve">Aetherium Corridor, now operate independently, with Proletariat guilds hold the keys to the Empire’s communication network. </w:t>
        <w:tab/>
        <w:t xml:space="preserve">fleets equipped with S.S.I.D. drives providing faster and more secure transport.  </w:t>
        <w:tab/>
        <w:t xml:space="preserve">• </w:t>
        <w:tab/>
        <w:t xml:space="preserve">Exploration Guilds: Manage the expansion into uncharted territories, charting new systems and uncovering </w:t>
        <w:tab/>
        <w:t xml:space="preserve"> </w:t>
        <w:tab/>
        <w:t xml:space="preserve">• </w:t>
        <w:tab/>
        <w:t xml:space="preserve">Guild Politics: ancient artifacts in regions like the Drakonias Reaches and </w:t>
      </w:r>
    </w:p>
    <w:p w:rsidR="00000000" w:rsidDel="00000000" w:rsidP="00000000" w:rsidRDefault="00000000" w:rsidRPr="00000000" w14:paraId="00000352">
      <w:pPr>
        <w:spacing w:line="240" w:lineRule="auto"/>
        <w:ind w:left="9.000000000000057" w:firstLine="0"/>
        <w:jc w:val="both"/>
        <w:rPr>
          <w:sz w:val="26"/>
          <w:szCs w:val="26"/>
        </w:rPr>
      </w:pPr>
      <w:r w:rsidDel="00000000" w:rsidR="00000000" w:rsidRPr="00000000">
        <w:rPr>
          <w:sz w:val="26"/>
          <w:szCs w:val="26"/>
          <w:rtl w:val="0"/>
        </w:rPr>
        <w:tab/>
        <w:t xml:space="preserve">Void-Shattered Nebula. </w:t>
        <w:tab/>
        <w:t xml:space="preserve"> </w:t>
        <w:tab/>
        <w:t xml:space="preserve">• </w:t>
        <w:tab/>
        <w:t xml:space="preserve">The Proletariat Guild’s leadership, the Council </w:t>
      </w:r>
    </w:p>
    <w:p w:rsidR="00000000" w:rsidDel="00000000" w:rsidP="00000000" w:rsidRDefault="00000000" w:rsidRPr="00000000" w14:paraId="00000353">
      <w:pPr>
        <w:spacing w:line="240" w:lineRule="auto"/>
        <w:ind w:left="9.000000000000057" w:firstLine="0"/>
        <w:jc w:val="both"/>
        <w:rPr>
          <w:sz w:val="26"/>
          <w:szCs w:val="26"/>
        </w:rPr>
      </w:pPr>
      <w:r w:rsidDel="00000000" w:rsidR="00000000" w:rsidRPr="00000000">
        <w:rPr>
          <w:sz w:val="26"/>
          <w:szCs w:val="26"/>
          <w:rtl w:val="0"/>
        </w:rPr>
        <w:t xml:space="preserve">of Labor, is increasingly vocal in its demands for representation </w:t>
      </w:r>
    </w:p>
    <w:p w:rsidR="00000000" w:rsidDel="00000000" w:rsidP="00000000" w:rsidRDefault="00000000" w:rsidRPr="00000000" w14:paraId="00000354">
      <w:pPr>
        <w:spacing w:line="240" w:lineRule="auto"/>
        <w:ind w:left="9.000000000000057" w:firstLine="0"/>
        <w:jc w:val="both"/>
        <w:rPr>
          <w:sz w:val="26"/>
          <w:szCs w:val="26"/>
        </w:rPr>
      </w:pPr>
      <w:r w:rsidDel="00000000" w:rsidR="00000000" w:rsidRPr="00000000">
        <w:rPr>
          <w:sz w:val="26"/>
          <w:szCs w:val="26"/>
          <w:rtl w:val="0"/>
        </w:rPr>
        <w:t xml:space="preserve">8.2: The Proletariat Guild – A Rising Power </w:t>
        <w:tab/>
        <w:t xml:space="preserve">within the Empire. Their motto, “Labor commands the stars,” reflects their ambition to supplant the Great Houses as the </w:t>
      </w:r>
    </w:p>
    <w:p w:rsidR="00000000" w:rsidDel="00000000" w:rsidP="00000000" w:rsidRDefault="00000000" w:rsidRPr="00000000" w14:paraId="00000355">
      <w:pPr>
        <w:spacing w:line="240" w:lineRule="auto"/>
        <w:ind w:left="9.000000000000057" w:firstLine="0"/>
        <w:jc w:val="both"/>
        <w:rPr>
          <w:sz w:val="26"/>
          <w:szCs w:val="26"/>
        </w:rPr>
      </w:pPr>
      <w:r w:rsidDel="00000000" w:rsidR="00000000" w:rsidRPr="00000000">
        <w:rPr>
          <w:sz w:val="26"/>
          <w:szCs w:val="26"/>
          <w:rtl w:val="0"/>
        </w:rPr>
        <w:t xml:space="preserve">The Proletariat Guild, once a marginalized collective of </w:t>
        <w:tab/>
        <w:t xml:space="preserve">dominant force in the galaxy. industrial laborers and miners, has grown into a formidable </w:t>
      </w:r>
    </w:p>
    <w:p w:rsidR="00000000" w:rsidDel="00000000" w:rsidP="00000000" w:rsidRDefault="00000000" w:rsidRPr="00000000" w14:paraId="00000356">
      <w:pPr>
        <w:spacing w:line="240" w:lineRule="auto"/>
        <w:ind w:left="9.000000000000057" w:firstLine="0"/>
        <w:jc w:val="both"/>
        <w:rPr>
          <w:sz w:val="26"/>
          <w:szCs w:val="26"/>
        </w:rPr>
      </w:pPr>
      <w:r w:rsidDel="00000000" w:rsidR="00000000" w:rsidRPr="00000000">
        <w:rPr>
          <w:sz w:val="26"/>
          <w:szCs w:val="26"/>
          <w:rtl w:val="0"/>
        </w:rPr>
        <w:t xml:space="preserve">power, driven by its control of the Empire’s resource extraction </w:t>
        <w:tab/>
        <w:t xml:space="preserve">8.3: The Shattered Veil Council of Unaligned Worlds </w:t>
      </w:r>
    </w:p>
    <w:p w:rsidR="00000000" w:rsidDel="00000000" w:rsidP="00000000" w:rsidRDefault="00000000" w:rsidRPr="00000000" w14:paraId="00000357">
      <w:pPr>
        <w:spacing w:line="240" w:lineRule="auto"/>
        <w:ind w:left="9.000000000000057" w:firstLine="0"/>
        <w:jc w:val="both"/>
        <w:rPr>
          <w:sz w:val="26"/>
          <w:szCs w:val="26"/>
        </w:rPr>
      </w:pPr>
      <w:r w:rsidDel="00000000" w:rsidR="00000000" w:rsidRPr="00000000">
        <w:rPr>
          <w:sz w:val="26"/>
          <w:szCs w:val="26"/>
          <w:rtl w:val="0"/>
        </w:rPr>
        <w:t xml:space="preserve">and industrial production. With the recent introduction of the </w:t>
      </w:r>
    </w:p>
    <w:p w:rsidR="00000000" w:rsidDel="00000000" w:rsidP="00000000" w:rsidRDefault="00000000" w:rsidRPr="00000000" w14:paraId="00000358">
      <w:pPr>
        <w:spacing w:line="240" w:lineRule="auto"/>
        <w:ind w:left="9.000000000000057" w:firstLine="0"/>
        <w:jc w:val="both"/>
        <w:rPr>
          <w:sz w:val="26"/>
          <w:szCs w:val="26"/>
        </w:rPr>
      </w:pPr>
      <w:r w:rsidDel="00000000" w:rsidR="00000000" w:rsidRPr="00000000">
        <w:rPr>
          <w:sz w:val="26"/>
          <w:szCs w:val="26"/>
          <w:rtl w:val="0"/>
        </w:rPr>
        <w:t xml:space="preserve">S.S.I.D. (Solid-State Infusion Drive), the Guild has shifted from a </w:t>
        <w:tab/>
        <w:t xml:space="preserve">Rumors have begun to spread that the Proletariat Guild is subservient role to a position of unprecedented leverage. </w:t>
        <w:tab/>
        <w:t xml:space="preserve">fostering alliances with unaligned worlds under the banner of the Shattered Veil Council, a proposed coalition to resist </w:t>
      </w:r>
    </w:p>
    <w:p w:rsidR="00000000" w:rsidDel="00000000" w:rsidP="00000000" w:rsidRDefault="00000000" w:rsidRPr="00000000" w14:paraId="00000359">
      <w:pPr>
        <w:spacing w:line="240" w:lineRule="auto"/>
        <w:ind w:left="9.000000000000057" w:firstLine="0"/>
        <w:jc w:val="both"/>
        <w:rPr>
          <w:sz w:val="26"/>
          <w:szCs w:val="26"/>
        </w:rPr>
      </w:pPr>
      <w:r w:rsidDel="00000000" w:rsidR="00000000" w:rsidRPr="00000000">
        <w:rPr>
          <w:sz w:val="26"/>
          <w:szCs w:val="26"/>
          <w:rtl w:val="0"/>
        </w:rPr>
        <w:t xml:space="preserve">S.S.I.D. Technology: </w:t>
        <w:tab/>
        <w:t xml:space="preserve">imperial and Great House control. This alleged movement </w:t>
      </w:r>
    </w:p>
    <w:p w:rsidR="00000000" w:rsidDel="00000000" w:rsidP="00000000" w:rsidRDefault="00000000" w:rsidRPr="00000000" w14:paraId="0000035A">
      <w:pPr>
        <w:spacing w:line="240" w:lineRule="auto"/>
        <w:ind w:left="9.000000000000057" w:firstLine="0"/>
        <w:jc w:val="both"/>
        <w:rPr>
          <w:sz w:val="26"/>
          <w:szCs w:val="26"/>
        </w:rPr>
      </w:pPr>
      <w:r w:rsidDel="00000000" w:rsidR="00000000" w:rsidRPr="00000000">
        <w:rPr>
          <w:sz w:val="26"/>
          <w:szCs w:val="26"/>
          <w:rtl w:val="0"/>
        </w:rPr>
        <w:t xml:space="preserve">represents the most significant challenge to the Empire’s unity </w:t>
      </w:r>
    </w:p>
    <w:p w:rsidR="00000000" w:rsidDel="00000000" w:rsidP="00000000" w:rsidRDefault="00000000" w:rsidRPr="00000000" w14:paraId="0000035B">
      <w:pPr>
        <w:spacing w:line="240" w:lineRule="auto"/>
        <w:ind w:left="9.000000000000057" w:firstLine="0"/>
        <w:jc w:val="both"/>
        <w:rPr>
          <w:sz w:val="26"/>
          <w:szCs w:val="26"/>
        </w:rPr>
      </w:pPr>
      <w:r w:rsidDel="00000000" w:rsidR="00000000" w:rsidRPr="00000000">
        <w:rPr>
          <w:sz w:val="26"/>
          <w:szCs w:val="26"/>
          <w:rtl w:val="0"/>
        </w:rPr>
        <w:t xml:space="preserve">The S.S.I.D. allows independent ships and </w:t>
        <w:tab/>
        <w:t xml:space="preserve">since the Void Wars. colonies to bypass reliance on the Beacon Network for psionic navigation. This revolutionary technology reduces the Empire’s </w:t>
        <w:tab/>
        <w:t xml:space="preserve"> </w:t>
        <w:tab/>
        <w:t xml:space="preserve">• </w:t>
        <w:tab/>
        <w:t xml:space="preserve">Origins and Intentions: control over long-distance travel and commerce, providing </w:t>
      </w:r>
    </w:p>
    <w:p w:rsidR="00000000" w:rsidDel="00000000" w:rsidP="00000000" w:rsidRDefault="00000000" w:rsidRPr="00000000" w14:paraId="0000035C">
      <w:pPr>
        <w:spacing w:line="240" w:lineRule="auto"/>
        <w:ind w:left="9.000000000000057" w:firstLine="0"/>
        <w:jc w:val="both"/>
        <w:rPr>
          <w:sz w:val="26"/>
          <w:szCs w:val="26"/>
        </w:rPr>
      </w:pPr>
      <w:r w:rsidDel="00000000" w:rsidR="00000000" w:rsidRPr="00000000">
        <w:rPr>
          <w:sz w:val="26"/>
          <w:szCs w:val="26"/>
          <w:rtl w:val="0"/>
        </w:rPr>
        <w:t xml:space="preserve">colonies with autonomy in trade and exploration. </w:t>
        <w:tab/>
        <w:t xml:space="preserve"> </w:t>
        <w:tab/>
        <w:t xml:space="preserve">• </w:t>
        <w:tab/>
        <w:t xml:space="preserve">The Shattered Veil Council seeks to unify independent worlds that share a common desire for autonomy. </w:t>
      </w:r>
    </w:p>
    <w:p w:rsidR="00000000" w:rsidDel="00000000" w:rsidP="00000000" w:rsidRDefault="00000000" w:rsidRPr="00000000" w14:paraId="0000035D">
      <w:pPr>
        <w:spacing w:line="240" w:lineRule="auto"/>
        <w:ind w:left="9.000000000000057" w:firstLine="0"/>
        <w:jc w:val="both"/>
        <w:rPr>
          <w:sz w:val="26"/>
          <w:szCs w:val="26"/>
        </w:rPr>
      </w:pPr>
      <w:r w:rsidDel="00000000" w:rsidR="00000000" w:rsidRPr="00000000">
        <w:rPr>
          <w:sz w:val="26"/>
          <w:szCs w:val="26"/>
          <w:rtl w:val="0"/>
        </w:rPr>
        <w:t xml:space="preserve">The S.S.I.D. was developed in secret within the </w:t>
        <w:tab/>
        <w:t xml:space="preserve">The Proletariat Guild has allegedly promised these worlds Proletariat Stellar Expanse, utilizing palladium-infused psionic </w:t>
        <w:tab/>
        <w:t xml:space="preserve">access to S.S.I.D. technology and mutual protection. amplifiers that operate independently of the Psionic Tapestry. </w:t>
      </w:r>
    </w:p>
    <w:p w:rsidR="00000000" w:rsidDel="00000000" w:rsidP="00000000" w:rsidRDefault="00000000" w:rsidRPr="00000000" w14:paraId="0000035E">
      <w:pPr>
        <w:spacing w:line="240" w:lineRule="auto"/>
        <w:ind w:left="9.000000000000057" w:firstLine="0"/>
        <w:jc w:val="both"/>
        <w:rPr>
          <w:sz w:val="26"/>
          <w:szCs w:val="26"/>
        </w:rPr>
      </w:pPr>
      <w:r w:rsidDel="00000000" w:rsidR="00000000" w:rsidRPr="00000000">
        <w:rPr>
          <w:sz w:val="26"/>
          <w:szCs w:val="26"/>
          <w:rtl w:val="0"/>
        </w:rPr>
        <w:t xml:space="preserve">This breakthrough threatens to destabilize the Great Houses’ </w:t>
        <w:tab/>
        <w:t xml:space="preserve"> </w:t>
        <w:tab/>
        <w:t xml:space="preserve">• </w:t>
        <w:tab/>
        <w:t xml:space="preserve">This movement is said to be named after the </w:t>
      </w:r>
    </w:p>
    <w:p w:rsidR="00000000" w:rsidDel="00000000" w:rsidP="00000000" w:rsidRDefault="00000000" w:rsidRPr="00000000" w14:paraId="0000035F">
      <w:pPr>
        <w:spacing w:line="240" w:lineRule="auto"/>
        <w:ind w:left="9.000000000000057" w:firstLine="0"/>
        <w:jc w:val="both"/>
        <w:rPr>
          <w:sz w:val="26"/>
          <w:szCs w:val="26"/>
        </w:rPr>
      </w:pPr>
      <w:r w:rsidDel="00000000" w:rsidR="00000000" w:rsidRPr="00000000">
        <w:rPr>
          <w:sz w:val="26"/>
          <w:szCs w:val="26"/>
          <w:rtl w:val="0"/>
        </w:rPr>
        <w:t xml:space="preserve">monopoly on interstellar connectivity. </w:t>
        <w:tab/>
        <w:t xml:space="preserve">Void-Shattered Nebula, symbolizing the fractured but resilient spirit of unaligned worlds. </w:t>
      </w:r>
    </w:p>
    <w:p w:rsidR="00000000" w:rsidDel="00000000" w:rsidP="00000000" w:rsidRDefault="00000000" w:rsidRPr="00000000" w14:paraId="00000360">
      <w:pPr>
        <w:spacing w:line="240" w:lineRule="auto"/>
        <w:ind w:left="9.000000000000057" w:firstLine="0"/>
        <w:jc w:val="both"/>
        <w:rPr>
          <w:sz w:val="26"/>
          <w:szCs w:val="26"/>
        </w:rPr>
      </w:pPr>
      <w:r w:rsidDel="00000000" w:rsidR="00000000" w:rsidRPr="00000000">
        <w:rPr>
          <w:sz w:val="26"/>
          <w:szCs w:val="26"/>
          <w:rtl w:val="0"/>
        </w:rPr>
        <w:t xml:space="preserve">Territorial Influence: </w:t>
      </w:r>
    </w:p>
    <w:p w:rsidR="00000000" w:rsidDel="00000000" w:rsidP="00000000" w:rsidRDefault="00000000" w:rsidRPr="00000000" w14:paraId="00000361">
      <w:pPr>
        <w:spacing w:line="240" w:lineRule="auto"/>
        <w:ind w:left="9.000000000000057" w:firstLine="0"/>
        <w:jc w:val="both"/>
        <w:rPr>
          <w:sz w:val="26"/>
          <w:szCs w:val="26"/>
        </w:rPr>
      </w:pPr>
      <w:r w:rsidDel="00000000" w:rsidR="00000000" w:rsidRPr="00000000">
        <w:rPr>
          <w:sz w:val="26"/>
          <w:szCs w:val="26"/>
          <w:rtl w:val="0"/>
        </w:rPr>
        <w:t xml:space="preserve">Potential Members: </w:t>
      </w:r>
    </w:p>
    <w:p w:rsidR="00000000" w:rsidDel="00000000" w:rsidP="00000000" w:rsidRDefault="00000000" w:rsidRPr="00000000" w14:paraId="00000362">
      <w:pPr>
        <w:spacing w:line="240" w:lineRule="auto"/>
        <w:ind w:left="9.000000000000057" w:firstLine="0"/>
        <w:jc w:val="both"/>
        <w:rPr>
          <w:sz w:val="26"/>
          <w:szCs w:val="26"/>
        </w:rPr>
      </w:pPr>
      <w:r w:rsidDel="00000000" w:rsidR="00000000" w:rsidRPr="00000000">
        <w:rPr>
          <w:sz w:val="26"/>
          <w:szCs w:val="26"/>
          <w:rtl w:val="0"/>
        </w:rPr>
        <w:t xml:space="preserve">The Proletariat Guild dominates the Proletariat </w:t>
      </w:r>
    </w:p>
    <w:p w:rsidR="00000000" w:rsidDel="00000000" w:rsidP="00000000" w:rsidRDefault="00000000" w:rsidRPr="00000000" w14:paraId="00000363">
      <w:pPr>
        <w:spacing w:line="240" w:lineRule="auto"/>
        <w:ind w:left="9.000000000000057" w:firstLine="0"/>
        <w:jc w:val="both"/>
        <w:rPr>
          <w:sz w:val="26"/>
          <w:szCs w:val="26"/>
        </w:rPr>
      </w:pPr>
      <w:r w:rsidDel="00000000" w:rsidR="00000000" w:rsidRPr="00000000">
        <w:rPr>
          <w:sz w:val="26"/>
          <w:szCs w:val="26"/>
          <w:rtl w:val="0"/>
        </w:rPr>
        <w:t xml:space="preserve">Stellar Expanse, controlling planets such as Lithara Prime (a </w:t>
        <w:tab/>
        <w:t xml:space="preserve"> </w:t>
        <w:tab/>
        <w:t xml:space="preserve">• </w:t>
        <w:tab/>
        <w:t xml:space="preserve">Ravikar: The smuggler’s haven is rumored to be shipbuilding hub) and Aetherion (a major source of psionic </w:t>
        <w:tab/>
        <w:t xml:space="preserve">a key supporter, leveraging its black-market connections to </w:t>
      </w:r>
    </w:p>
    <w:p w:rsidR="00000000" w:rsidDel="00000000" w:rsidP="00000000" w:rsidRDefault="00000000" w:rsidRPr="00000000" w14:paraId="00000364">
      <w:pPr>
        <w:spacing w:line="240" w:lineRule="auto"/>
        <w:ind w:left="9.000000000000057" w:firstLine="0"/>
        <w:jc w:val="both"/>
        <w:rPr>
          <w:sz w:val="26"/>
          <w:szCs w:val="26"/>
        </w:rPr>
        <w:sectPr>
          <w:type w:val="continuous"/>
          <w:pgSz w:h="15840" w:w="12240" w:orient="portrait"/>
          <w:pgMar w:bottom="1440" w:top="1440" w:left="238" w:right="209" w:header="720" w:footer="720"/>
        </w:sectPr>
      </w:pPr>
      <w:r w:rsidDel="00000000" w:rsidR="00000000" w:rsidRPr="00000000">
        <w:rPr>
          <w:sz w:val="26"/>
          <w:szCs w:val="26"/>
          <w:rtl w:val="0"/>
        </w:rPr>
        <w:t xml:space="preserve">crystals). These territories are heavily fortified, with orbital </w:t>
        <w:tab/>
        <w:t xml:space="preserve">supply the Council with weapons and resources. defenses and hidden shipyards safeguarding their autonomy. </w:t>
      </w:r>
    </w:p>
    <w:p w:rsidR="00000000" w:rsidDel="00000000" w:rsidP="00000000" w:rsidRDefault="00000000" w:rsidRPr="00000000" w14:paraId="00000365">
      <w:pPr>
        <w:spacing w:line="240" w:lineRule="auto"/>
        <w:ind w:left="9.000000000000057" w:firstLine="0"/>
        <w:jc w:val="both"/>
        <w:rPr>
          <w:sz w:val="26"/>
          <w:szCs w:val="26"/>
        </w:rPr>
      </w:pPr>
      <w:r w:rsidDel="00000000" w:rsidR="00000000" w:rsidRPr="00000000">
        <w:rPr>
          <w:sz w:val="26"/>
          <w:szCs w:val="26"/>
          <w:rtl w:val="0"/>
        </w:rPr>
        <w:t xml:space="preserve">Selvaris: Known for its agricultural exports, </w:t>
      </w:r>
    </w:p>
    <w:p w:rsidR="00000000" w:rsidDel="00000000" w:rsidP="00000000" w:rsidRDefault="00000000" w:rsidRPr="00000000" w14:paraId="00000366">
      <w:pPr>
        <w:spacing w:line="240" w:lineRule="auto"/>
        <w:ind w:left="9.000000000000057" w:firstLine="0"/>
        <w:jc w:val="both"/>
        <w:rPr>
          <w:sz w:val="26"/>
          <w:szCs w:val="26"/>
        </w:rPr>
      </w:pPr>
      <w:r w:rsidDel="00000000" w:rsidR="00000000" w:rsidRPr="00000000">
        <w:rPr>
          <w:sz w:val="26"/>
          <w:szCs w:val="26"/>
          <w:rtl w:val="0"/>
        </w:rPr>
        <w:t xml:space="preserve">Selvaris seeks protection against imperial taxation and exploitation. </w:t>
      </w:r>
    </w:p>
    <w:p w:rsidR="00000000" w:rsidDel="00000000" w:rsidP="00000000" w:rsidRDefault="00000000" w:rsidRPr="00000000" w14:paraId="00000367">
      <w:pPr>
        <w:spacing w:line="240" w:lineRule="auto"/>
        <w:ind w:left="9.000000000000057" w:firstLine="0"/>
        <w:jc w:val="both"/>
        <w:rPr>
          <w:sz w:val="26"/>
          <w:szCs w:val="26"/>
        </w:rPr>
      </w:pPr>
      <w:r w:rsidDel="00000000" w:rsidR="00000000" w:rsidRPr="00000000">
        <w:rPr>
          <w:sz w:val="26"/>
          <w:szCs w:val="26"/>
          <w:rtl w:val="0"/>
        </w:rPr>
        <w:t xml:space="preserve">Aethris-9: The ocean world’s psionic shrines </w:t>
      </w:r>
    </w:p>
    <w:p w:rsidR="00000000" w:rsidDel="00000000" w:rsidP="00000000" w:rsidRDefault="00000000" w:rsidRPr="00000000" w14:paraId="00000368">
      <w:pPr>
        <w:spacing w:line="240" w:lineRule="auto"/>
        <w:ind w:left="9.000000000000057" w:firstLine="0"/>
        <w:jc w:val="both"/>
        <w:rPr>
          <w:sz w:val="26"/>
          <w:szCs w:val="26"/>
        </w:rPr>
      </w:pPr>
      <w:r w:rsidDel="00000000" w:rsidR="00000000" w:rsidRPr="00000000">
        <w:rPr>
          <w:sz w:val="26"/>
          <w:szCs w:val="26"/>
          <w:rtl w:val="0"/>
        </w:rPr>
        <w:t xml:space="preserve">are of significant interest to the Council, which views them as a cultural and strategic asset. </w:t>
      </w:r>
    </w:p>
    <w:p w:rsidR="00000000" w:rsidDel="00000000" w:rsidP="00000000" w:rsidRDefault="00000000" w:rsidRPr="00000000" w14:paraId="00000369">
      <w:pPr>
        <w:spacing w:line="240" w:lineRule="auto"/>
        <w:ind w:left="9.000000000000057" w:firstLine="0"/>
        <w:jc w:val="both"/>
        <w:rPr>
          <w:sz w:val="26"/>
          <w:szCs w:val="26"/>
        </w:rPr>
      </w:pPr>
      <w:r w:rsidDel="00000000" w:rsidR="00000000" w:rsidRPr="00000000">
        <w:rPr>
          <w:sz w:val="26"/>
          <w:szCs w:val="26"/>
          <w:rtl w:val="0"/>
        </w:rPr>
        <w:t xml:space="preserve">Alleged Proletariat Role: </w:t>
      </w:r>
    </w:p>
    <w:p w:rsidR="00000000" w:rsidDel="00000000" w:rsidP="00000000" w:rsidRDefault="00000000" w:rsidRPr="00000000" w14:paraId="0000036A">
      <w:pPr>
        <w:spacing w:line="240" w:lineRule="auto"/>
        <w:ind w:left="9.000000000000057" w:firstLine="0"/>
        <w:jc w:val="both"/>
        <w:rPr>
          <w:sz w:val="26"/>
          <w:szCs w:val="26"/>
        </w:rPr>
      </w:pPr>
      <w:r w:rsidDel="00000000" w:rsidR="00000000" w:rsidRPr="00000000">
        <w:rPr>
          <w:sz w:val="26"/>
          <w:szCs w:val="26"/>
          <w:rtl w:val="0"/>
        </w:rPr>
        <w:t xml:space="preserve">Imperial intelligence suggests the Proletariat </w:t>
      </w:r>
    </w:p>
    <w:p w:rsidR="00000000" w:rsidDel="00000000" w:rsidP="00000000" w:rsidRDefault="00000000" w:rsidRPr="00000000" w14:paraId="0000036B">
      <w:pPr>
        <w:spacing w:line="240" w:lineRule="auto"/>
        <w:ind w:left="9.000000000000057" w:firstLine="0"/>
        <w:jc w:val="both"/>
        <w:rPr>
          <w:sz w:val="26"/>
          <w:szCs w:val="26"/>
        </w:rPr>
      </w:pPr>
      <w:r w:rsidDel="00000000" w:rsidR="00000000" w:rsidRPr="00000000">
        <w:rPr>
          <w:sz w:val="26"/>
          <w:szCs w:val="26"/>
          <w:rtl w:val="0"/>
        </w:rPr>
        <w:t xml:space="preserve">Guild is using its wealth and influence to covertly fund the Council’s formation, providing ships, technology, and military advisors. House Pallanor has publicly condemned the Guild’s alleged activities, labeling them treasonous. </w:t>
      </w:r>
    </w:p>
    <w:p w:rsidR="00000000" w:rsidDel="00000000" w:rsidP="00000000" w:rsidRDefault="00000000" w:rsidRPr="00000000" w14:paraId="0000036C">
      <w:pPr>
        <w:spacing w:line="240" w:lineRule="auto"/>
        <w:ind w:left="9.000000000000057" w:firstLine="0"/>
        <w:jc w:val="both"/>
        <w:rPr>
          <w:sz w:val="26"/>
          <w:szCs w:val="26"/>
        </w:rPr>
      </w:pPr>
      <w:r w:rsidDel="00000000" w:rsidR="00000000" w:rsidRPr="00000000">
        <w:rPr>
          <w:sz w:val="26"/>
          <w:szCs w:val="26"/>
          <w:rtl w:val="0"/>
        </w:rPr>
        <w:t xml:space="preserve">8.4: Threats to Imperial Stability </w:t>
      </w:r>
    </w:p>
    <w:p w:rsidR="00000000" w:rsidDel="00000000" w:rsidP="00000000" w:rsidRDefault="00000000" w:rsidRPr="00000000" w14:paraId="0000036D">
      <w:pPr>
        <w:spacing w:line="240" w:lineRule="auto"/>
        <w:ind w:left="9.000000000000057" w:firstLine="0"/>
        <w:jc w:val="both"/>
        <w:rPr>
          <w:sz w:val="26"/>
          <w:szCs w:val="26"/>
        </w:rPr>
      </w:pPr>
      <w:r w:rsidDel="00000000" w:rsidR="00000000" w:rsidRPr="00000000">
        <w:rPr>
          <w:sz w:val="26"/>
          <w:szCs w:val="26"/>
          <w:rtl w:val="0"/>
        </w:rPr>
        <w:t xml:space="preserve">The emergence of the Proletariat Guild as a major power, coupled with the potential formation of the Shattered Veil </w:t>
      </w:r>
    </w:p>
    <w:p w:rsidR="00000000" w:rsidDel="00000000" w:rsidP="00000000" w:rsidRDefault="00000000" w:rsidRPr="00000000" w14:paraId="0000036E">
      <w:pPr>
        <w:spacing w:line="240" w:lineRule="auto"/>
        <w:ind w:left="9.000000000000057" w:firstLine="0"/>
        <w:jc w:val="both"/>
        <w:rPr>
          <w:sz w:val="26"/>
          <w:szCs w:val="26"/>
        </w:rPr>
      </w:pPr>
      <w:r w:rsidDel="00000000" w:rsidR="00000000" w:rsidRPr="00000000">
        <w:rPr>
          <w:sz w:val="26"/>
          <w:szCs w:val="26"/>
          <w:rtl w:val="0"/>
        </w:rPr>
        <w:t xml:space="preserve">Council, poses an existential threat to the Palladial Empire. </w:t>
      </w:r>
    </w:p>
    <w:p w:rsidR="00000000" w:rsidDel="00000000" w:rsidP="00000000" w:rsidRDefault="00000000" w:rsidRPr="00000000" w14:paraId="0000036F">
      <w:pPr>
        <w:spacing w:line="240" w:lineRule="auto"/>
        <w:ind w:left="9.000000000000057" w:firstLine="0"/>
        <w:jc w:val="both"/>
        <w:rPr>
          <w:sz w:val="26"/>
          <w:szCs w:val="26"/>
        </w:rPr>
      </w:pPr>
      <w:r w:rsidDel="00000000" w:rsidR="00000000" w:rsidRPr="00000000">
        <w:rPr>
          <w:sz w:val="26"/>
          <w:szCs w:val="26"/>
          <w:rtl w:val="0"/>
        </w:rPr>
        <w:t xml:space="preserve">These developments threaten to erode the hierarchical structure that has defined the galaxy for centuries. </w:t>
      </w:r>
    </w:p>
    <w:p w:rsidR="00000000" w:rsidDel="00000000" w:rsidP="00000000" w:rsidRDefault="00000000" w:rsidRPr="00000000" w14:paraId="00000370">
      <w:pPr>
        <w:spacing w:line="240" w:lineRule="auto"/>
        <w:ind w:left="9.000000000000057" w:firstLine="0"/>
        <w:jc w:val="both"/>
        <w:rPr>
          <w:sz w:val="26"/>
          <w:szCs w:val="26"/>
        </w:rPr>
      </w:pPr>
      <w:r w:rsidDel="00000000" w:rsidR="00000000" w:rsidRPr="00000000">
        <w:rPr>
          <w:sz w:val="26"/>
          <w:szCs w:val="26"/>
          <w:rtl w:val="0"/>
        </w:rPr>
        <w:t xml:space="preserve">Economic Disruption: </w:t>
      </w:r>
    </w:p>
    <w:p w:rsidR="00000000" w:rsidDel="00000000" w:rsidP="00000000" w:rsidRDefault="00000000" w:rsidRPr="00000000" w14:paraId="00000371">
      <w:pPr>
        <w:spacing w:line="240" w:lineRule="auto"/>
        <w:ind w:left="9.000000000000057" w:firstLine="0"/>
        <w:jc w:val="both"/>
        <w:rPr>
          <w:sz w:val="26"/>
          <w:szCs w:val="26"/>
        </w:rPr>
      </w:pPr>
      <w:r w:rsidDel="00000000" w:rsidR="00000000" w:rsidRPr="00000000">
        <w:rPr>
          <w:sz w:val="26"/>
          <w:szCs w:val="26"/>
          <w:rtl w:val="0"/>
        </w:rPr>
        <w:t xml:space="preserve">The S.S.I.D. undermines the Beacon Network’s importance, potentially collapsing the empire-wide trade monopoly maintained by Houses like Veyos and Celarion. </w:t>
      </w:r>
    </w:p>
    <w:p w:rsidR="00000000" w:rsidDel="00000000" w:rsidP="00000000" w:rsidRDefault="00000000" w:rsidRPr="00000000" w14:paraId="00000372">
      <w:pPr>
        <w:spacing w:line="240" w:lineRule="auto"/>
        <w:ind w:left="9.000000000000057" w:firstLine="0"/>
        <w:jc w:val="both"/>
        <w:rPr>
          <w:sz w:val="26"/>
          <w:szCs w:val="26"/>
        </w:rPr>
      </w:pPr>
      <w:r w:rsidDel="00000000" w:rsidR="00000000" w:rsidRPr="00000000">
        <w:rPr>
          <w:sz w:val="26"/>
          <w:szCs w:val="26"/>
          <w:rtl w:val="0"/>
        </w:rPr>
        <w:t xml:space="preserve">Unaligned worlds joining the Shattered Veil </w:t>
      </w:r>
    </w:p>
    <w:p w:rsidR="00000000" w:rsidDel="00000000" w:rsidP="00000000" w:rsidRDefault="00000000" w:rsidRPr="00000000" w14:paraId="00000373">
      <w:pPr>
        <w:spacing w:line="240" w:lineRule="auto"/>
        <w:ind w:left="9.000000000000057" w:firstLine="0"/>
        <w:jc w:val="both"/>
        <w:rPr>
          <w:sz w:val="26"/>
          <w:szCs w:val="26"/>
        </w:rPr>
      </w:pPr>
      <w:r w:rsidDel="00000000" w:rsidR="00000000" w:rsidRPr="00000000">
        <w:rPr>
          <w:sz w:val="26"/>
          <w:szCs w:val="26"/>
          <w:rtl w:val="0"/>
        </w:rPr>
        <w:t xml:space="preserve">Council could redirect critical resources away from the Empire, destabilizing its economy. </w:t>
      </w:r>
    </w:p>
    <w:p w:rsidR="00000000" w:rsidDel="00000000" w:rsidP="00000000" w:rsidRDefault="00000000" w:rsidRPr="00000000" w14:paraId="00000374">
      <w:pPr>
        <w:spacing w:line="240" w:lineRule="auto"/>
        <w:ind w:left="9.000000000000057" w:firstLine="0"/>
        <w:jc w:val="both"/>
        <w:rPr>
          <w:sz w:val="26"/>
          <w:szCs w:val="26"/>
        </w:rPr>
      </w:pPr>
      <w:r w:rsidDel="00000000" w:rsidR="00000000" w:rsidRPr="00000000">
        <w:rPr>
          <w:sz w:val="26"/>
          <w:szCs w:val="26"/>
          <w:rtl w:val="0"/>
        </w:rPr>
        <w:t xml:space="preserve">Military Repercussions: </w:t>
      </w:r>
    </w:p>
    <w:p w:rsidR="00000000" w:rsidDel="00000000" w:rsidP="00000000" w:rsidRDefault="00000000" w:rsidRPr="00000000" w14:paraId="00000375">
      <w:pPr>
        <w:spacing w:line="240" w:lineRule="auto"/>
        <w:ind w:left="9.000000000000057" w:firstLine="0"/>
        <w:jc w:val="both"/>
        <w:rPr>
          <w:sz w:val="26"/>
          <w:szCs w:val="26"/>
        </w:rPr>
      </w:pPr>
      <w:r w:rsidDel="00000000" w:rsidR="00000000" w:rsidRPr="00000000">
        <w:rPr>
          <w:sz w:val="26"/>
          <w:szCs w:val="26"/>
          <w:rtl w:val="0"/>
        </w:rPr>
        <w:t xml:space="preserve">If the Shattered Veil Council gains momentum, it could form a military alliance capable of challenging the </w:t>
      </w:r>
    </w:p>
    <w:p w:rsidR="00000000" w:rsidDel="00000000" w:rsidP="00000000" w:rsidRDefault="00000000" w:rsidRPr="00000000" w14:paraId="00000376">
      <w:pPr>
        <w:spacing w:line="240" w:lineRule="auto"/>
        <w:ind w:left="9.000000000000057" w:firstLine="0"/>
        <w:jc w:val="both"/>
        <w:rPr>
          <w:sz w:val="26"/>
          <w:szCs w:val="26"/>
        </w:rPr>
      </w:pPr>
      <w:r w:rsidDel="00000000" w:rsidR="00000000" w:rsidRPr="00000000">
        <w:rPr>
          <w:sz w:val="26"/>
          <w:szCs w:val="26"/>
          <w:rtl w:val="0"/>
        </w:rPr>
        <w:t xml:space="preserve">Empire’s fleets. The Proletariat Guild’s industrial capacity could rapidly produce ships and weapons to arm rebel forces. </w:t>
      </w:r>
    </w:p>
    <w:p w:rsidR="00000000" w:rsidDel="00000000" w:rsidP="00000000" w:rsidRDefault="00000000" w:rsidRPr="00000000" w14:paraId="00000377">
      <w:pPr>
        <w:spacing w:line="240" w:lineRule="auto"/>
        <w:ind w:left="9.000000000000057" w:firstLine="0"/>
        <w:jc w:val="both"/>
        <w:rPr>
          <w:sz w:val="26"/>
          <w:szCs w:val="26"/>
        </w:rPr>
      </w:pPr>
      <w:r w:rsidDel="00000000" w:rsidR="00000000" w:rsidRPr="00000000">
        <w:rPr>
          <w:sz w:val="26"/>
          <w:szCs w:val="26"/>
          <w:rtl w:val="0"/>
        </w:rPr>
        <w:t xml:space="preserve">Psionic Consequences:</w:t>
      </w:r>
    </w:p>
    <w:p w:rsidR="00000000" w:rsidDel="00000000" w:rsidP="00000000" w:rsidRDefault="00000000" w:rsidRPr="00000000" w14:paraId="00000378">
      <w:pPr>
        <w:spacing w:line="240" w:lineRule="auto"/>
        <w:ind w:left="9.000000000000057" w:firstLine="0"/>
        <w:jc w:val="both"/>
        <w:rPr>
          <w:sz w:val="26"/>
          <w:szCs w:val="26"/>
        </w:rPr>
      </w:pPr>
      <w:r w:rsidDel="00000000" w:rsidR="00000000" w:rsidRPr="00000000">
        <w:rPr>
          <w:sz w:val="26"/>
          <w:szCs w:val="26"/>
          <w:rtl w:val="0"/>
        </w:rPr>
        <w:t xml:space="preserve">The decentralization of psionic navigation and communication could weaken the Psionic Tapestry, disrupting imperial cohesion. Rogue Beacon Nodes, controlled by the </w:t>
      </w:r>
    </w:p>
    <w:p w:rsidR="00000000" w:rsidDel="00000000" w:rsidP="00000000" w:rsidRDefault="00000000" w:rsidRPr="00000000" w14:paraId="00000379">
      <w:pPr>
        <w:spacing w:line="240" w:lineRule="auto"/>
        <w:ind w:left="9.000000000000057" w:firstLine="0"/>
        <w:jc w:val="both"/>
        <w:rPr>
          <w:sz w:val="26"/>
          <w:szCs w:val="26"/>
        </w:rPr>
      </w:pPr>
      <w:r w:rsidDel="00000000" w:rsidR="00000000" w:rsidRPr="00000000">
        <w:rPr>
          <w:sz w:val="26"/>
          <w:szCs w:val="26"/>
          <w:rtl w:val="0"/>
        </w:rPr>
        <w:t xml:space="preserve">Council, could create zones of interference, further fragmenting imperial control. </w:t>
      </w:r>
    </w:p>
    <w:p w:rsidR="00000000" w:rsidDel="00000000" w:rsidP="00000000" w:rsidRDefault="00000000" w:rsidRPr="00000000" w14:paraId="0000037A">
      <w:pPr>
        <w:spacing w:line="240" w:lineRule="auto"/>
        <w:ind w:left="9.000000000000057" w:firstLine="0"/>
        <w:jc w:val="both"/>
        <w:rPr>
          <w:sz w:val="26"/>
          <w:szCs w:val="26"/>
        </w:rPr>
      </w:pPr>
      <w:r w:rsidDel="00000000" w:rsidR="00000000" w:rsidRPr="00000000">
        <w:rPr>
          <w:sz w:val="26"/>
          <w:szCs w:val="26"/>
          <w:rtl w:val="0"/>
        </w:rPr>
        <w:t xml:space="preserve">8.5: Imperial Response </w:t>
      </w:r>
    </w:p>
    <w:p w:rsidR="00000000" w:rsidDel="00000000" w:rsidP="00000000" w:rsidRDefault="00000000" w:rsidRPr="00000000" w14:paraId="0000037B">
      <w:pPr>
        <w:spacing w:line="240" w:lineRule="auto"/>
        <w:ind w:left="9.000000000000057" w:firstLine="0"/>
        <w:jc w:val="both"/>
        <w:rPr>
          <w:sz w:val="26"/>
          <w:szCs w:val="26"/>
        </w:rPr>
      </w:pPr>
      <w:r w:rsidDel="00000000" w:rsidR="00000000" w:rsidRPr="00000000">
        <w:rPr>
          <w:sz w:val="26"/>
          <w:szCs w:val="26"/>
          <w:rtl w:val="0"/>
        </w:rPr>
        <w:t xml:space="preserve">The Empire has begun to mobilize against these threats, with </w:t>
      </w:r>
    </w:p>
    <w:p w:rsidR="00000000" w:rsidDel="00000000" w:rsidP="00000000" w:rsidRDefault="00000000" w:rsidRPr="00000000" w14:paraId="0000037C">
      <w:pPr>
        <w:spacing w:line="240" w:lineRule="auto"/>
        <w:ind w:left="9.000000000000057" w:firstLine="0"/>
        <w:jc w:val="both"/>
        <w:rPr>
          <w:sz w:val="26"/>
          <w:szCs w:val="26"/>
        </w:rPr>
      </w:pPr>
      <w:r w:rsidDel="00000000" w:rsidR="00000000" w:rsidRPr="00000000">
        <w:rPr>
          <w:sz w:val="26"/>
          <w:szCs w:val="26"/>
          <w:rtl w:val="0"/>
        </w:rPr>
        <w:t xml:space="preserve">House Pallanor spearheading efforts to suppress the Proletariat Guild and dismantle the Shattered Veil Council. </w:t>
      </w:r>
    </w:p>
    <w:p w:rsidR="00000000" w:rsidDel="00000000" w:rsidP="00000000" w:rsidRDefault="00000000" w:rsidRPr="00000000" w14:paraId="0000037D">
      <w:pPr>
        <w:spacing w:line="240" w:lineRule="auto"/>
        <w:ind w:left="9.000000000000057" w:firstLine="0"/>
        <w:jc w:val="both"/>
        <w:rPr>
          <w:sz w:val="26"/>
          <w:szCs w:val="26"/>
        </w:rPr>
      </w:pPr>
      <w:r w:rsidDel="00000000" w:rsidR="00000000" w:rsidRPr="00000000">
        <w:rPr>
          <w:sz w:val="26"/>
          <w:szCs w:val="26"/>
          <w:rtl w:val="0"/>
        </w:rPr>
        <w:t xml:space="preserve">Military Campaigns: </w:t>
      </w:r>
    </w:p>
    <w:p w:rsidR="00000000" w:rsidDel="00000000" w:rsidP="00000000" w:rsidRDefault="00000000" w:rsidRPr="00000000" w14:paraId="0000037E">
      <w:pPr>
        <w:spacing w:line="240" w:lineRule="auto"/>
        <w:ind w:left="9.000000000000057" w:firstLine="0"/>
        <w:jc w:val="both"/>
        <w:rPr>
          <w:sz w:val="26"/>
          <w:szCs w:val="26"/>
        </w:rPr>
      </w:pPr>
      <w:r w:rsidDel="00000000" w:rsidR="00000000" w:rsidRPr="00000000">
        <w:rPr>
          <w:sz w:val="26"/>
          <w:szCs w:val="26"/>
          <w:rtl w:val="0"/>
        </w:rPr>
        <w:t xml:space="preserve">House Pallanor has launched fleets into the </w:t>
      </w:r>
    </w:p>
    <w:p w:rsidR="00000000" w:rsidDel="00000000" w:rsidP="00000000" w:rsidRDefault="00000000" w:rsidRPr="00000000" w14:paraId="0000037F">
      <w:pPr>
        <w:spacing w:line="240" w:lineRule="auto"/>
        <w:ind w:left="9.000000000000057" w:firstLine="0"/>
        <w:jc w:val="both"/>
        <w:rPr>
          <w:sz w:val="26"/>
          <w:szCs w:val="26"/>
        </w:rPr>
      </w:pPr>
      <w:r w:rsidDel="00000000" w:rsidR="00000000" w:rsidRPr="00000000">
        <w:rPr>
          <w:sz w:val="26"/>
          <w:szCs w:val="26"/>
          <w:rtl w:val="0"/>
        </w:rPr>
        <w:t xml:space="preserve">Proletariat Stellar Expanse, targeting suspected Guild strongholds. However, these campaigns have met fierce </w:t>
      </w:r>
    </w:p>
    <w:p w:rsidR="00000000" w:rsidDel="00000000" w:rsidP="00000000" w:rsidRDefault="00000000" w:rsidRPr="00000000" w14:paraId="00000380">
      <w:pPr>
        <w:spacing w:line="240" w:lineRule="auto"/>
        <w:ind w:left="9.000000000000057" w:firstLine="0"/>
        <w:jc w:val="both"/>
        <w:rPr>
          <w:sz w:val="26"/>
          <w:szCs w:val="26"/>
        </w:rPr>
      </w:pPr>
      <w:r w:rsidDel="00000000" w:rsidR="00000000" w:rsidRPr="00000000">
        <w:rPr>
          <w:sz w:val="26"/>
          <w:szCs w:val="26"/>
          <w:rtl w:val="0"/>
        </w:rPr>
        <w:t xml:space="preserve">resistance, with Guild forces employing guerrilla tactics and fortified defenses. </w:t>
      </w:r>
    </w:p>
    <w:p w:rsidR="00000000" w:rsidDel="00000000" w:rsidP="00000000" w:rsidRDefault="00000000" w:rsidRPr="00000000" w14:paraId="00000381">
      <w:pPr>
        <w:spacing w:line="240" w:lineRule="auto"/>
        <w:ind w:left="9.000000000000057" w:firstLine="0"/>
        <w:jc w:val="both"/>
        <w:rPr>
          <w:sz w:val="26"/>
          <w:szCs w:val="26"/>
        </w:rPr>
      </w:pPr>
      <w:r w:rsidDel="00000000" w:rsidR="00000000" w:rsidRPr="00000000">
        <w:rPr>
          <w:sz w:val="26"/>
          <w:szCs w:val="26"/>
          <w:rtl w:val="0"/>
        </w:rPr>
        <w:t xml:space="preserve">The Empire has dispatched House Khoreal to patrol the Aetherium Corridor, seeking to disrupt Guild trade and cut off their supply lines. </w:t>
      </w:r>
    </w:p>
    <w:p w:rsidR="00000000" w:rsidDel="00000000" w:rsidP="00000000" w:rsidRDefault="00000000" w:rsidRPr="00000000" w14:paraId="00000382">
      <w:pPr>
        <w:spacing w:line="240" w:lineRule="auto"/>
        <w:ind w:left="9.000000000000057" w:firstLine="0"/>
        <w:jc w:val="both"/>
        <w:rPr>
          <w:sz w:val="26"/>
          <w:szCs w:val="26"/>
        </w:rPr>
      </w:pPr>
      <w:r w:rsidDel="00000000" w:rsidR="00000000" w:rsidRPr="00000000">
        <w:rPr>
          <w:sz w:val="26"/>
          <w:szCs w:val="26"/>
          <w:rtl w:val="0"/>
        </w:rPr>
        <w:t xml:space="preserve">Espionage and Sabotage: </w:t>
      </w:r>
    </w:p>
    <w:p w:rsidR="00000000" w:rsidDel="00000000" w:rsidP="00000000" w:rsidRDefault="00000000" w:rsidRPr="00000000" w14:paraId="00000383">
      <w:pPr>
        <w:spacing w:line="240" w:lineRule="auto"/>
        <w:ind w:left="9.000000000000057" w:firstLine="0"/>
        <w:jc w:val="both"/>
        <w:rPr>
          <w:sz w:val="26"/>
          <w:szCs w:val="26"/>
        </w:rPr>
      </w:pPr>
      <w:r w:rsidDel="00000000" w:rsidR="00000000" w:rsidRPr="00000000">
        <w:rPr>
          <w:sz w:val="26"/>
          <w:szCs w:val="26"/>
          <w:rtl w:val="0"/>
        </w:rPr>
        <w:t xml:space="preserve">House Atheion, masters of covert operations, has been tasked with infiltrating the Proletariat Guild and the </w:t>
      </w:r>
    </w:p>
    <w:p w:rsidR="00000000" w:rsidDel="00000000" w:rsidP="00000000" w:rsidRDefault="00000000" w:rsidRPr="00000000" w14:paraId="00000384">
      <w:pPr>
        <w:spacing w:line="240" w:lineRule="auto"/>
        <w:ind w:left="9.000000000000057" w:firstLine="0"/>
        <w:jc w:val="both"/>
        <w:rPr>
          <w:sz w:val="26"/>
          <w:szCs w:val="26"/>
        </w:rPr>
      </w:pPr>
      <w:r w:rsidDel="00000000" w:rsidR="00000000" w:rsidRPr="00000000">
        <w:rPr>
          <w:sz w:val="26"/>
          <w:szCs w:val="26"/>
          <w:rtl w:val="0"/>
        </w:rPr>
        <w:t xml:space="preserve">Shattered Veil Council. Their agents are working to undermine the Guild’s leadership and expose its ties to the unaligned worlds. </w:t>
      </w:r>
    </w:p>
    <w:p w:rsidR="00000000" w:rsidDel="00000000" w:rsidP="00000000" w:rsidRDefault="00000000" w:rsidRPr="00000000" w14:paraId="00000385">
      <w:pPr>
        <w:spacing w:line="240" w:lineRule="auto"/>
        <w:ind w:left="9.000000000000057" w:firstLine="0"/>
        <w:jc w:val="both"/>
        <w:rPr>
          <w:sz w:val="26"/>
          <w:szCs w:val="26"/>
        </w:rPr>
      </w:pPr>
      <w:r w:rsidDel="00000000" w:rsidR="00000000" w:rsidRPr="00000000">
        <w:rPr>
          <w:sz w:val="26"/>
          <w:szCs w:val="26"/>
          <w:rtl w:val="0"/>
        </w:rPr>
        <w:t xml:space="preserve">Moving outward, we now focus on the outlying regions of the </w:t>
      </w:r>
    </w:p>
    <w:p w:rsidR="00000000" w:rsidDel="00000000" w:rsidP="00000000" w:rsidRDefault="00000000" w:rsidRPr="00000000" w14:paraId="00000386">
      <w:pPr>
        <w:spacing w:line="240" w:lineRule="auto"/>
        <w:ind w:left="9.000000000000057" w:firstLine="0"/>
        <w:jc w:val="both"/>
        <w:rPr>
          <w:sz w:val="26"/>
          <w:szCs w:val="26"/>
        </w:rPr>
      </w:pPr>
      <w:r w:rsidDel="00000000" w:rsidR="00000000" w:rsidRPr="00000000">
        <w:rPr>
          <w:sz w:val="26"/>
          <w:szCs w:val="26"/>
          <w:rtl w:val="0"/>
        </w:rPr>
        <w:t xml:space="preserve">Palladial Empire as you outlined, elaborating on their astrometric, political, and narrative features. These regions </w:t>
      </w:r>
    </w:p>
    <w:p w:rsidR="00000000" w:rsidDel="00000000" w:rsidP="00000000" w:rsidRDefault="00000000" w:rsidRPr="00000000" w14:paraId="00000387">
      <w:pPr>
        <w:spacing w:line="240" w:lineRule="auto"/>
        <w:ind w:left="9.000000000000057" w:firstLine="0"/>
        <w:jc w:val="both"/>
        <w:rPr>
          <w:sz w:val="26"/>
          <w:szCs w:val="26"/>
        </w:rPr>
      </w:pPr>
      <w:r w:rsidDel="00000000" w:rsidR="00000000" w:rsidRPr="00000000">
        <w:rPr>
          <w:sz w:val="26"/>
          <w:szCs w:val="26"/>
          <w:rtl w:val="0"/>
        </w:rPr>
        <w:t xml:space="preserve">mark the furthest reaches of the Empire’s control, straddling the line between charted space and the unknown. </w:t>
      </w:r>
    </w:p>
    <w:p w:rsidR="00000000" w:rsidDel="00000000" w:rsidP="00000000" w:rsidRDefault="00000000" w:rsidRPr="00000000" w14:paraId="00000388">
      <w:pPr>
        <w:spacing w:line="240" w:lineRule="auto"/>
        <w:ind w:left="9.000000000000057" w:firstLine="0"/>
        <w:jc w:val="both"/>
        <w:rPr>
          <w:sz w:val="26"/>
          <w:szCs w:val="26"/>
        </w:rPr>
      </w:pPr>
      <w:r w:rsidDel="00000000" w:rsidR="00000000" w:rsidRPr="00000000">
        <w:rPr>
          <w:sz w:val="26"/>
          <w:szCs w:val="26"/>
          <w:rtl w:val="0"/>
        </w:rPr>
        <w:t xml:space="preserve">Section 9: The Outlying Regions of the Palladial Empire </w:t>
      </w:r>
    </w:p>
    <w:p w:rsidR="00000000" w:rsidDel="00000000" w:rsidP="00000000" w:rsidRDefault="00000000" w:rsidRPr="00000000" w14:paraId="00000389">
      <w:pPr>
        <w:spacing w:line="240" w:lineRule="auto"/>
        <w:ind w:left="9.000000000000057" w:firstLine="0"/>
        <w:jc w:val="both"/>
        <w:rPr>
          <w:sz w:val="26"/>
          <w:szCs w:val="26"/>
        </w:rPr>
      </w:pPr>
      <w:r w:rsidDel="00000000" w:rsidR="00000000" w:rsidRPr="00000000">
        <w:rPr>
          <w:sz w:val="26"/>
          <w:szCs w:val="26"/>
          <w:rtl w:val="0"/>
        </w:rPr>
        <w:t xml:space="preserve">9.1: The Proletariat Stellar Expanse </w:t>
      </w:r>
    </w:p>
    <w:p w:rsidR="00000000" w:rsidDel="00000000" w:rsidP="00000000" w:rsidRDefault="00000000" w:rsidRPr="00000000" w14:paraId="0000038A">
      <w:pPr>
        <w:spacing w:line="240" w:lineRule="auto"/>
        <w:ind w:left="9.000000000000057" w:firstLine="0"/>
        <w:jc w:val="both"/>
        <w:rPr>
          <w:sz w:val="26"/>
          <w:szCs w:val="26"/>
        </w:rPr>
      </w:pPr>
      <w:r w:rsidDel="00000000" w:rsidR="00000000" w:rsidRPr="00000000">
        <w:rPr>
          <w:sz w:val="26"/>
          <w:szCs w:val="26"/>
          <w:rtl w:val="0"/>
        </w:rPr>
        <w:t xml:space="preserve">The Proletariat Stellar Expanse is a sprawling cluster of resource-rich systems that forms the industrial backbone of the </w:t>
      </w:r>
    </w:p>
    <w:p w:rsidR="00000000" w:rsidDel="00000000" w:rsidP="00000000" w:rsidRDefault="00000000" w:rsidRPr="00000000" w14:paraId="0000038B">
      <w:pPr>
        <w:spacing w:line="240" w:lineRule="auto"/>
        <w:ind w:left="9.000000000000057" w:firstLine="0"/>
        <w:jc w:val="both"/>
        <w:rPr>
          <w:sz w:val="26"/>
          <w:szCs w:val="26"/>
        </w:rPr>
      </w:pPr>
      <w:r w:rsidDel="00000000" w:rsidR="00000000" w:rsidRPr="00000000">
        <w:rPr>
          <w:sz w:val="26"/>
          <w:szCs w:val="26"/>
          <w:rtl w:val="0"/>
        </w:rPr>
        <w:t xml:space="preserve">Palladial Empire. Its vast mineral wealth and industrial hubs provide the raw materials and manufacturing capacity required to sustain the Empire’s fleets and Beacon Network. </w:t>
      </w:r>
    </w:p>
    <w:p w:rsidR="00000000" w:rsidDel="00000000" w:rsidP="00000000" w:rsidRDefault="00000000" w:rsidRPr="00000000" w14:paraId="0000038C">
      <w:pPr>
        <w:spacing w:line="240" w:lineRule="auto"/>
        <w:ind w:left="9.000000000000057" w:firstLine="0"/>
        <w:jc w:val="both"/>
        <w:rPr>
          <w:sz w:val="26"/>
          <w:szCs w:val="26"/>
        </w:rPr>
      </w:pPr>
      <w:r w:rsidDel="00000000" w:rsidR="00000000" w:rsidRPr="00000000">
        <w:rPr>
          <w:sz w:val="26"/>
          <w:szCs w:val="26"/>
          <w:rtl w:val="0"/>
        </w:rPr>
        <w:t xml:space="preserve">Astrometric Features: </w:t>
      </w:r>
    </w:p>
    <w:p w:rsidR="00000000" w:rsidDel="00000000" w:rsidP="00000000" w:rsidRDefault="00000000" w:rsidRPr="00000000" w14:paraId="0000038D">
      <w:pPr>
        <w:spacing w:line="240" w:lineRule="auto"/>
        <w:ind w:left="9.000000000000057" w:firstLine="0"/>
        <w:jc w:val="both"/>
        <w:rPr>
          <w:sz w:val="26"/>
          <w:szCs w:val="26"/>
        </w:rPr>
      </w:pPr>
      <w:r w:rsidDel="00000000" w:rsidR="00000000" w:rsidRPr="00000000">
        <w:rPr>
          <w:sz w:val="26"/>
          <w:szCs w:val="26"/>
          <w:rtl w:val="0"/>
        </w:rPr>
        <w:t xml:space="preserve">The Expanse is dense with asteroid fields, </w:t>
      </w:r>
    </w:p>
    <w:p w:rsidR="00000000" w:rsidDel="00000000" w:rsidP="00000000" w:rsidRDefault="00000000" w:rsidRPr="00000000" w14:paraId="0000038E">
      <w:pPr>
        <w:spacing w:line="240" w:lineRule="auto"/>
        <w:ind w:left="9.000000000000057" w:firstLine="0"/>
        <w:jc w:val="both"/>
        <w:rPr>
          <w:sz w:val="26"/>
          <w:szCs w:val="26"/>
        </w:rPr>
      </w:pPr>
      <w:r w:rsidDel="00000000" w:rsidR="00000000" w:rsidRPr="00000000">
        <w:rPr>
          <w:sz w:val="26"/>
          <w:szCs w:val="26"/>
          <w:rtl w:val="0"/>
        </w:rPr>
        <w:t xml:space="preserve">palladium-rich planetoids, and nebulae filled with Aetherium gas clouds. </w:t>
      </w:r>
    </w:p>
    <w:p w:rsidR="00000000" w:rsidDel="00000000" w:rsidP="00000000" w:rsidRDefault="00000000" w:rsidRPr="00000000" w14:paraId="0000038F">
      <w:pPr>
        <w:spacing w:line="240" w:lineRule="auto"/>
        <w:ind w:left="9.000000000000057" w:firstLine="0"/>
        <w:jc w:val="both"/>
        <w:rPr>
          <w:sz w:val="26"/>
          <w:szCs w:val="26"/>
        </w:rPr>
      </w:pPr>
      <w:r w:rsidDel="00000000" w:rsidR="00000000" w:rsidRPr="00000000">
        <w:rPr>
          <w:sz w:val="26"/>
          <w:szCs w:val="26"/>
          <w:rtl w:val="0"/>
        </w:rPr>
        <w:t xml:space="preserve">Subspace currents in this region are slow and turbulent, making navigation without Beacon Nodes or S.S.I.D. technology precarious. </w:t>
      </w:r>
    </w:p>
    <w:p w:rsidR="00000000" w:rsidDel="00000000" w:rsidP="00000000" w:rsidRDefault="00000000" w:rsidRPr="00000000" w14:paraId="00000390">
      <w:pPr>
        <w:spacing w:line="240" w:lineRule="auto"/>
        <w:ind w:left="9.000000000000057" w:firstLine="0"/>
        <w:jc w:val="both"/>
        <w:rPr>
          <w:sz w:val="26"/>
          <w:szCs w:val="26"/>
        </w:rPr>
      </w:pPr>
      <w:r w:rsidDel="00000000" w:rsidR="00000000" w:rsidRPr="00000000">
        <w:rPr>
          <w:sz w:val="26"/>
          <w:szCs w:val="26"/>
          <w:rtl w:val="0"/>
        </w:rPr>
        <w:t xml:space="preserve">Political Landscape: </w:t>
      </w:r>
    </w:p>
    <w:p w:rsidR="00000000" w:rsidDel="00000000" w:rsidP="00000000" w:rsidRDefault="00000000" w:rsidRPr="00000000" w14:paraId="00000391">
      <w:pPr>
        <w:spacing w:line="240" w:lineRule="auto"/>
        <w:ind w:left="9.000000000000057" w:firstLine="0"/>
        <w:jc w:val="both"/>
        <w:rPr>
          <w:sz w:val="26"/>
          <w:szCs w:val="26"/>
        </w:rPr>
      </w:pPr>
      <w:r w:rsidDel="00000000" w:rsidR="00000000" w:rsidRPr="00000000">
        <w:rPr>
          <w:sz w:val="26"/>
          <w:szCs w:val="26"/>
          <w:rtl w:val="0"/>
        </w:rPr>
        <w:t xml:space="preserve">Controlled largely by the Proletariat Guild, this region is characterized by semi-autonomous labor enclaves. </w:t>
      </w:r>
    </w:p>
    <w:p w:rsidR="00000000" w:rsidDel="00000000" w:rsidP="00000000" w:rsidRDefault="00000000" w:rsidRPr="00000000" w14:paraId="00000392">
      <w:pPr>
        <w:spacing w:line="240" w:lineRule="auto"/>
        <w:ind w:left="9.000000000000057" w:firstLine="0"/>
        <w:jc w:val="both"/>
        <w:rPr>
          <w:sz w:val="26"/>
          <w:szCs w:val="26"/>
        </w:rPr>
      </w:pPr>
      <w:r w:rsidDel="00000000" w:rsidR="00000000" w:rsidRPr="00000000">
        <w:rPr>
          <w:sz w:val="26"/>
          <w:szCs w:val="26"/>
          <w:rtl w:val="0"/>
        </w:rPr>
        <w:t xml:space="preserve">While officially loyal to the Empire, these enclaves often resist House interference. </w:t>
      </w:r>
    </w:p>
    <w:p w:rsidR="00000000" w:rsidDel="00000000" w:rsidP="00000000" w:rsidRDefault="00000000" w:rsidRPr="00000000" w14:paraId="00000393">
      <w:pPr>
        <w:spacing w:line="240" w:lineRule="auto"/>
        <w:ind w:left="9.000000000000057" w:firstLine="0"/>
        <w:jc w:val="both"/>
        <w:rPr>
          <w:sz w:val="26"/>
          <w:szCs w:val="26"/>
        </w:rPr>
      </w:pPr>
      <w:r w:rsidDel="00000000" w:rsidR="00000000" w:rsidRPr="00000000">
        <w:rPr>
          <w:sz w:val="26"/>
          <w:szCs w:val="26"/>
          <w:rtl w:val="0"/>
        </w:rPr>
        <w:t xml:space="preserve">The rise of the S.S.I.D. has emboldened local factions, sparking rumors of secessionist movements throughout the Expanse. </w:t>
      </w:r>
    </w:p>
    <w:p w:rsidR="00000000" w:rsidDel="00000000" w:rsidP="00000000" w:rsidRDefault="00000000" w:rsidRPr="00000000" w14:paraId="00000394">
      <w:pPr>
        <w:spacing w:line="240" w:lineRule="auto"/>
        <w:ind w:left="9.000000000000057" w:firstLine="0"/>
        <w:jc w:val="both"/>
        <w:rPr>
          <w:sz w:val="26"/>
          <w:szCs w:val="26"/>
        </w:rPr>
      </w:pPr>
      <w:r w:rsidDel="00000000" w:rsidR="00000000" w:rsidRPr="00000000">
        <w:rPr>
          <w:sz w:val="26"/>
          <w:szCs w:val="26"/>
          <w:rtl w:val="0"/>
        </w:rPr>
        <w:t xml:space="preserve">Key Systems: </w:t>
      </w:r>
    </w:p>
    <w:p w:rsidR="00000000" w:rsidDel="00000000" w:rsidP="00000000" w:rsidRDefault="00000000" w:rsidRPr="00000000" w14:paraId="00000395">
      <w:pPr>
        <w:spacing w:line="240" w:lineRule="auto"/>
        <w:ind w:left="9.000000000000057" w:firstLine="0"/>
        <w:jc w:val="both"/>
        <w:rPr>
          <w:sz w:val="26"/>
          <w:szCs w:val="26"/>
        </w:rPr>
      </w:pPr>
      <w:r w:rsidDel="00000000" w:rsidR="00000000" w:rsidRPr="00000000">
        <w:rPr>
          <w:sz w:val="26"/>
          <w:szCs w:val="26"/>
          <w:rtl w:val="0"/>
        </w:rPr>
        <w:t xml:space="preserve">Lithara Prime: A massive orbital shipyard </w:t>
      </w:r>
    </w:p>
    <w:p w:rsidR="00000000" w:rsidDel="00000000" w:rsidP="00000000" w:rsidRDefault="00000000" w:rsidRPr="00000000" w14:paraId="00000396">
      <w:pPr>
        <w:spacing w:line="240" w:lineRule="auto"/>
        <w:ind w:left="9.000000000000057" w:firstLine="0"/>
        <w:jc w:val="both"/>
        <w:rPr>
          <w:sz w:val="26"/>
          <w:szCs w:val="26"/>
        </w:rPr>
      </w:pPr>
      <w:r w:rsidDel="00000000" w:rsidR="00000000" w:rsidRPr="00000000">
        <w:rPr>
          <w:sz w:val="26"/>
          <w:szCs w:val="26"/>
          <w:rtl w:val="0"/>
        </w:rPr>
        <w:t xml:space="preserve">world, where the Proletariat Guild constructs Voidships and freighters on a staggering scale. </w:t>
      </w:r>
    </w:p>
    <w:p w:rsidR="00000000" w:rsidDel="00000000" w:rsidP="00000000" w:rsidRDefault="00000000" w:rsidRPr="00000000" w14:paraId="00000397">
      <w:pPr>
        <w:spacing w:line="240" w:lineRule="auto"/>
        <w:ind w:left="9.000000000000057" w:firstLine="0"/>
        <w:jc w:val="both"/>
        <w:rPr>
          <w:sz w:val="26"/>
          <w:szCs w:val="26"/>
        </w:rPr>
      </w:pPr>
      <w:r w:rsidDel="00000000" w:rsidR="00000000" w:rsidRPr="00000000">
        <w:rPr>
          <w:sz w:val="26"/>
          <w:szCs w:val="26"/>
          <w:rtl w:val="0"/>
        </w:rPr>
        <w:t xml:space="preserve">Forgeheart: A volcanic planet whose magma veins are rich in raw Aetherium, extracted by massive automated rigs. </w:t>
      </w:r>
    </w:p>
    <w:p w:rsidR="00000000" w:rsidDel="00000000" w:rsidP="00000000" w:rsidRDefault="00000000" w:rsidRPr="00000000" w14:paraId="00000398">
      <w:pPr>
        <w:spacing w:line="240" w:lineRule="auto"/>
        <w:ind w:left="9.000000000000057" w:firstLine="0"/>
        <w:jc w:val="both"/>
        <w:rPr>
          <w:sz w:val="26"/>
          <w:szCs w:val="26"/>
        </w:rPr>
      </w:pPr>
      <w:r w:rsidDel="00000000" w:rsidR="00000000" w:rsidRPr="00000000">
        <w:rPr>
          <w:sz w:val="26"/>
          <w:szCs w:val="26"/>
          <w:rtl w:val="0"/>
        </w:rPr>
        <w:t xml:space="preserve">9.2: The Drakonias Reaches </w:t>
      </w:r>
    </w:p>
    <w:p w:rsidR="00000000" w:rsidDel="00000000" w:rsidP="00000000" w:rsidRDefault="00000000" w:rsidRPr="00000000" w14:paraId="00000399">
      <w:pPr>
        <w:spacing w:line="240" w:lineRule="auto"/>
        <w:ind w:left="9.000000000000057" w:firstLine="0"/>
        <w:jc w:val="both"/>
        <w:rPr>
          <w:sz w:val="26"/>
          <w:szCs w:val="26"/>
        </w:rPr>
      </w:pPr>
      <w:r w:rsidDel="00000000" w:rsidR="00000000" w:rsidRPr="00000000">
        <w:rPr>
          <w:sz w:val="26"/>
          <w:szCs w:val="26"/>
          <w:rtl w:val="0"/>
        </w:rPr>
        <w:t xml:space="preserve">The Drakonias Reaches form the Empire’s westernmost frontier, a wild and untamed region where imperial control is more </w:t>
      </w:r>
    </w:p>
    <w:p w:rsidR="00000000" w:rsidDel="00000000" w:rsidP="00000000" w:rsidRDefault="00000000" w:rsidRPr="00000000" w14:paraId="0000039A">
      <w:pPr>
        <w:spacing w:line="240" w:lineRule="auto"/>
        <w:ind w:left="9.000000000000057" w:firstLine="0"/>
        <w:jc w:val="both"/>
        <w:rPr>
          <w:sz w:val="26"/>
          <w:szCs w:val="26"/>
        </w:rPr>
      </w:pPr>
      <w:r w:rsidDel="00000000" w:rsidR="00000000" w:rsidRPr="00000000">
        <w:rPr>
          <w:sz w:val="26"/>
          <w:szCs w:val="26"/>
          <w:rtl w:val="0"/>
        </w:rPr>
        <w:t xml:space="preserve">aspiration than reality. It is a land of opportunity and peril, where bold adventurers and ruthless factions compete for dominance. </w:t>
      </w:r>
    </w:p>
    <w:p w:rsidR="00000000" w:rsidDel="00000000" w:rsidP="00000000" w:rsidRDefault="00000000" w:rsidRPr="00000000" w14:paraId="0000039B">
      <w:pPr>
        <w:spacing w:line="240" w:lineRule="auto"/>
        <w:ind w:left="9.000000000000057" w:firstLine="0"/>
        <w:jc w:val="both"/>
        <w:rPr>
          <w:sz w:val="26"/>
          <w:szCs w:val="26"/>
        </w:rPr>
      </w:pPr>
      <w:r w:rsidDel="00000000" w:rsidR="00000000" w:rsidRPr="00000000">
        <w:rPr>
          <w:sz w:val="26"/>
          <w:szCs w:val="26"/>
          <w:rtl w:val="0"/>
        </w:rPr>
        <w:t xml:space="preserve">Astrometric Features: </w:t>
      </w:r>
    </w:p>
    <w:p w:rsidR="00000000" w:rsidDel="00000000" w:rsidP="00000000" w:rsidRDefault="00000000" w:rsidRPr="00000000" w14:paraId="0000039C">
      <w:pPr>
        <w:spacing w:line="240" w:lineRule="auto"/>
        <w:ind w:left="9.000000000000057" w:firstLine="0"/>
        <w:jc w:val="both"/>
        <w:rPr>
          <w:sz w:val="26"/>
          <w:szCs w:val="26"/>
        </w:rPr>
      </w:pPr>
      <w:r w:rsidDel="00000000" w:rsidR="00000000" w:rsidRPr="00000000">
        <w:rPr>
          <w:sz w:val="26"/>
          <w:szCs w:val="26"/>
          <w:rtl w:val="0"/>
        </w:rPr>
        <w:t xml:space="preserve">The Reaches are dotted with rogue planets, uncharted systems, and Void anomalies. Ancient Aetherium mines and psionic ruins from pre-Imperial civilizations are scattered throughout. </w:t>
      </w:r>
    </w:p>
    <w:p w:rsidR="00000000" w:rsidDel="00000000" w:rsidP="00000000" w:rsidRDefault="00000000" w:rsidRPr="00000000" w14:paraId="0000039D">
      <w:pPr>
        <w:spacing w:line="240" w:lineRule="auto"/>
        <w:ind w:left="9.000000000000057" w:firstLine="0"/>
        <w:jc w:val="both"/>
        <w:rPr>
          <w:sz w:val="26"/>
          <w:szCs w:val="26"/>
        </w:rPr>
      </w:pPr>
      <w:r w:rsidDel="00000000" w:rsidR="00000000" w:rsidRPr="00000000">
        <w:rPr>
          <w:sz w:val="26"/>
          <w:szCs w:val="26"/>
          <w:rtl w:val="0"/>
        </w:rPr>
        <w:t xml:space="preserve">The Drakonic Rift, a vast subspace canyon, acts as a natural highway for Voidships, though it is fraught with pirate activity. </w:t>
      </w:r>
    </w:p>
    <w:p w:rsidR="00000000" w:rsidDel="00000000" w:rsidP="00000000" w:rsidRDefault="00000000" w:rsidRPr="00000000" w14:paraId="0000039E">
      <w:pPr>
        <w:spacing w:line="240" w:lineRule="auto"/>
        <w:ind w:left="9.000000000000057" w:firstLine="0"/>
        <w:jc w:val="both"/>
        <w:rPr>
          <w:sz w:val="26"/>
          <w:szCs w:val="26"/>
        </w:rPr>
      </w:pPr>
      <w:r w:rsidDel="00000000" w:rsidR="00000000" w:rsidRPr="00000000">
        <w:rPr>
          <w:sz w:val="26"/>
          <w:szCs w:val="26"/>
          <w:rtl w:val="0"/>
        </w:rPr>
        <w:t xml:space="preserve">Political Landscape: </w:t>
      </w:r>
    </w:p>
    <w:p w:rsidR="00000000" w:rsidDel="00000000" w:rsidP="00000000" w:rsidRDefault="00000000" w:rsidRPr="00000000" w14:paraId="0000039F">
      <w:pPr>
        <w:spacing w:line="240" w:lineRule="auto"/>
        <w:ind w:left="9.000000000000057" w:firstLine="0"/>
        <w:jc w:val="both"/>
        <w:rPr>
          <w:sz w:val="26"/>
          <w:szCs w:val="26"/>
        </w:rPr>
      </w:pPr>
      <w:r w:rsidDel="00000000" w:rsidR="00000000" w:rsidRPr="00000000">
        <w:rPr>
          <w:sz w:val="26"/>
          <w:szCs w:val="26"/>
          <w:rtl w:val="0"/>
        </w:rPr>
        <w:t xml:space="preserve">The Reaches are dominated by independent warlords, raiders, and renegade factions. House Myridan </w:t>
      </w:r>
    </w:p>
    <w:p w:rsidR="00000000" w:rsidDel="00000000" w:rsidP="00000000" w:rsidRDefault="00000000" w:rsidRPr="00000000" w14:paraId="000003A0">
      <w:pPr>
        <w:spacing w:line="240" w:lineRule="auto"/>
        <w:ind w:left="9.000000000000057" w:firstLine="0"/>
        <w:jc w:val="both"/>
        <w:rPr>
          <w:sz w:val="26"/>
          <w:szCs w:val="26"/>
        </w:rPr>
      </w:pPr>
      <w:r w:rsidDel="00000000" w:rsidR="00000000" w:rsidRPr="00000000">
        <w:rPr>
          <w:sz w:val="26"/>
          <w:szCs w:val="26"/>
          <w:rtl w:val="0"/>
        </w:rPr>
        <w:t xml:space="preserve">nominally oversees the region but struggles to impose order. </w:t>
      </w:r>
    </w:p>
    <w:p w:rsidR="00000000" w:rsidDel="00000000" w:rsidP="00000000" w:rsidRDefault="00000000" w:rsidRPr="00000000" w14:paraId="000003A1">
      <w:pPr>
        <w:spacing w:line="240" w:lineRule="auto"/>
        <w:ind w:left="9.000000000000057" w:firstLine="0"/>
        <w:jc w:val="both"/>
        <w:rPr>
          <w:sz w:val="26"/>
          <w:szCs w:val="26"/>
        </w:rPr>
      </w:pPr>
      <w:r w:rsidDel="00000000" w:rsidR="00000000" w:rsidRPr="00000000">
        <w:rPr>
          <w:sz w:val="26"/>
          <w:szCs w:val="26"/>
          <w:rtl w:val="0"/>
        </w:rPr>
        <w:t xml:space="preserve">The Void Corsairs use the Reaches as a base of operations, preying on trade routes and exploiting the region’s remoteness. </w:t>
      </w:r>
    </w:p>
    <w:p w:rsidR="00000000" w:rsidDel="00000000" w:rsidP="00000000" w:rsidRDefault="00000000" w:rsidRPr="00000000" w14:paraId="000003A2">
      <w:pPr>
        <w:spacing w:line="240" w:lineRule="auto"/>
        <w:ind w:left="9.000000000000057" w:firstLine="0"/>
        <w:jc w:val="both"/>
        <w:rPr>
          <w:sz w:val="26"/>
          <w:szCs w:val="26"/>
        </w:rPr>
      </w:pPr>
      <w:r w:rsidDel="00000000" w:rsidR="00000000" w:rsidRPr="00000000">
        <w:rPr>
          <w:sz w:val="26"/>
          <w:szCs w:val="26"/>
          <w:rtl w:val="0"/>
        </w:rPr>
        <w:t xml:space="preserve">Key Systems: </w:t>
      </w:r>
    </w:p>
    <w:p w:rsidR="00000000" w:rsidDel="00000000" w:rsidP="00000000" w:rsidRDefault="00000000" w:rsidRPr="00000000" w14:paraId="000003A3">
      <w:pPr>
        <w:spacing w:line="240" w:lineRule="auto"/>
        <w:ind w:left="9.000000000000057" w:firstLine="0"/>
        <w:jc w:val="both"/>
        <w:rPr>
          <w:sz w:val="26"/>
          <w:szCs w:val="26"/>
        </w:rPr>
      </w:pPr>
      <w:r w:rsidDel="00000000" w:rsidR="00000000" w:rsidRPr="00000000">
        <w:rPr>
          <w:sz w:val="26"/>
          <w:szCs w:val="26"/>
          <w:rtl w:val="0"/>
        </w:rPr>
        <w:t xml:space="preserve">Talon’s Rest: A thriving outlaw hub, Talon’s Rest is known for its black markets, mercenary guilds, and psionic relic auctions. </w:t>
      </w:r>
    </w:p>
    <w:p w:rsidR="00000000" w:rsidDel="00000000" w:rsidP="00000000" w:rsidRDefault="00000000" w:rsidRPr="00000000" w14:paraId="000003A4">
      <w:pPr>
        <w:spacing w:line="240" w:lineRule="auto"/>
        <w:ind w:left="9.000000000000057" w:firstLine="0"/>
        <w:jc w:val="both"/>
        <w:rPr>
          <w:sz w:val="26"/>
          <w:szCs w:val="26"/>
        </w:rPr>
      </w:pPr>
      <w:r w:rsidDel="00000000" w:rsidR="00000000" w:rsidRPr="00000000">
        <w:rPr>
          <w:sz w:val="26"/>
          <w:szCs w:val="26"/>
          <w:rtl w:val="0"/>
        </w:rPr>
        <w:t xml:space="preserve">Aurith-7: An ice world where archaeologists have uncovered strange pre-Imperial artifacts that pulse with psionic energy. </w:t>
      </w:r>
    </w:p>
    <w:p w:rsidR="00000000" w:rsidDel="00000000" w:rsidP="00000000" w:rsidRDefault="00000000" w:rsidRPr="00000000" w14:paraId="000003A5">
      <w:pPr>
        <w:spacing w:line="240" w:lineRule="auto"/>
        <w:ind w:left="9.000000000000057" w:firstLine="0"/>
        <w:jc w:val="both"/>
        <w:rPr>
          <w:sz w:val="26"/>
          <w:szCs w:val="26"/>
        </w:rPr>
      </w:pPr>
      <w:r w:rsidDel="00000000" w:rsidR="00000000" w:rsidRPr="00000000">
        <w:rPr>
          <w:sz w:val="26"/>
          <w:szCs w:val="26"/>
          <w:rtl w:val="0"/>
        </w:rPr>
        <w:t xml:space="preserve">9.3: The Great Barrier </w:t>
      </w:r>
    </w:p>
    <w:p w:rsidR="00000000" w:rsidDel="00000000" w:rsidP="00000000" w:rsidRDefault="00000000" w:rsidRPr="00000000" w14:paraId="000003A6">
      <w:pPr>
        <w:spacing w:line="240" w:lineRule="auto"/>
        <w:ind w:left="9.000000000000057" w:firstLine="0"/>
        <w:jc w:val="both"/>
        <w:rPr>
          <w:sz w:val="26"/>
          <w:szCs w:val="26"/>
        </w:rPr>
      </w:pPr>
      <w:r w:rsidDel="00000000" w:rsidR="00000000" w:rsidRPr="00000000">
        <w:rPr>
          <w:sz w:val="26"/>
          <w:szCs w:val="26"/>
          <w:rtl w:val="0"/>
        </w:rPr>
        <w:t xml:space="preserve">The Great Barrier is a tumultuous region of space that encircles the Empire’s known territories, marking the edge of imperial influence. It is both a natural and psionic phenomenon, filled with hazards that deter all but the most daring explorers. </w:t>
      </w:r>
    </w:p>
    <w:p w:rsidR="00000000" w:rsidDel="00000000" w:rsidP="00000000" w:rsidRDefault="00000000" w:rsidRPr="00000000" w14:paraId="000003A7">
      <w:pPr>
        <w:spacing w:line="240" w:lineRule="auto"/>
        <w:ind w:left="9.000000000000057" w:firstLine="0"/>
        <w:jc w:val="both"/>
        <w:rPr>
          <w:sz w:val="26"/>
          <w:szCs w:val="26"/>
        </w:rPr>
      </w:pPr>
      <w:r w:rsidDel="00000000" w:rsidR="00000000" w:rsidRPr="00000000">
        <w:rPr>
          <w:sz w:val="26"/>
          <w:szCs w:val="26"/>
          <w:rtl w:val="0"/>
        </w:rPr>
        <w:t xml:space="preserve">Astrometric Features: </w:t>
      </w:r>
    </w:p>
    <w:p w:rsidR="00000000" w:rsidDel="00000000" w:rsidP="00000000" w:rsidRDefault="00000000" w:rsidRPr="00000000" w14:paraId="000003A8">
      <w:pPr>
        <w:spacing w:line="240" w:lineRule="auto"/>
        <w:ind w:left="9.000000000000057" w:firstLine="0"/>
        <w:jc w:val="both"/>
        <w:rPr>
          <w:sz w:val="26"/>
          <w:szCs w:val="26"/>
        </w:rPr>
      </w:pPr>
      <w:r w:rsidDel="00000000" w:rsidR="00000000" w:rsidRPr="00000000">
        <w:rPr>
          <w:sz w:val="26"/>
          <w:szCs w:val="26"/>
          <w:rtl w:val="0"/>
        </w:rPr>
        <w:t xml:space="preserve">The Barrier is composed of massive </w:t>
      </w:r>
    </w:p>
    <w:p w:rsidR="00000000" w:rsidDel="00000000" w:rsidP="00000000" w:rsidRDefault="00000000" w:rsidRPr="00000000" w14:paraId="000003A9">
      <w:pPr>
        <w:spacing w:line="240" w:lineRule="auto"/>
        <w:ind w:left="9.000000000000057" w:firstLine="0"/>
        <w:jc w:val="both"/>
        <w:rPr>
          <w:sz w:val="26"/>
          <w:szCs w:val="26"/>
        </w:rPr>
      </w:pPr>
      <w:r w:rsidDel="00000000" w:rsidR="00000000" w:rsidRPr="00000000">
        <w:rPr>
          <w:sz w:val="26"/>
          <w:szCs w:val="26"/>
          <w:rtl w:val="0"/>
        </w:rPr>
        <w:t xml:space="preserve">Voidstorms, gravimetric anomalies, and psionic interference fields. These phenomena make navigation treacherous, even with advanced Beacon Nodes. </w:t>
      </w:r>
    </w:p>
    <w:p w:rsidR="00000000" w:rsidDel="00000000" w:rsidP="00000000" w:rsidRDefault="00000000" w:rsidRPr="00000000" w14:paraId="000003AA">
      <w:pPr>
        <w:spacing w:line="240" w:lineRule="auto"/>
        <w:ind w:left="9.000000000000057" w:firstLine="0"/>
        <w:jc w:val="both"/>
        <w:rPr>
          <w:sz w:val="26"/>
          <w:szCs w:val="26"/>
        </w:rPr>
      </w:pPr>
      <w:r w:rsidDel="00000000" w:rsidR="00000000" w:rsidRPr="00000000">
        <w:rPr>
          <w:sz w:val="26"/>
          <w:szCs w:val="26"/>
          <w:rtl w:val="0"/>
        </w:rPr>
        <w:t xml:space="preserve">Pulsing Aetherium veins run through the </w:t>
      </w:r>
    </w:p>
    <w:p w:rsidR="00000000" w:rsidDel="00000000" w:rsidP="00000000" w:rsidRDefault="00000000" w:rsidRPr="00000000" w14:paraId="000003AB">
      <w:pPr>
        <w:spacing w:line="240" w:lineRule="auto"/>
        <w:ind w:left="9.000000000000057" w:firstLine="0"/>
        <w:jc w:val="both"/>
        <w:rPr>
          <w:sz w:val="26"/>
          <w:szCs w:val="26"/>
        </w:rPr>
      </w:pPr>
      <w:r w:rsidDel="00000000" w:rsidR="00000000" w:rsidRPr="00000000">
        <w:rPr>
          <w:sz w:val="26"/>
          <w:szCs w:val="26"/>
          <w:rtl w:val="0"/>
        </w:rPr>
        <w:t xml:space="preserve">region, glowing faintly and providing rare resources for those willing to brave the dangers. </w:t>
      </w:r>
    </w:p>
    <w:p w:rsidR="00000000" w:rsidDel="00000000" w:rsidP="00000000" w:rsidRDefault="00000000" w:rsidRPr="00000000" w14:paraId="000003AC">
      <w:pPr>
        <w:spacing w:line="240" w:lineRule="auto"/>
        <w:ind w:left="9.000000000000057" w:firstLine="0"/>
        <w:jc w:val="both"/>
        <w:rPr>
          <w:sz w:val="26"/>
          <w:szCs w:val="26"/>
        </w:rPr>
      </w:pPr>
      <w:r w:rsidDel="00000000" w:rsidR="00000000" w:rsidRPr="00000000">
        <w:rPr>
          <w:sz w:val="26"/>
          <w:szCs w:val="26"/>
          <w:rtl w:val="0"/>
        </w:rPr>
        <w:t xml:space="preserve">Significance: </w:t>
      </w:r>
    </w:p>
    <w:p w:rsidR="00000000" w:rsidDel="00000000" w:rsidP="00000000" w:rsidRDefault="00000000" w:rsidRPr="00000000" w14:paraId="000003AD">
      <w:pPr>
        <w:spacing w:line="240" w:lineRule="auto"/>
        <w:ind w:left="9.000000000000057" w:firstLine="0"/>
        <w:jc w:val="both"/>
        <w:rPr>
          <w:sz w:val="26"/>
          <w:szCs w:val="26"/>
        </w:rPr>
      </w:pPr>
      <w:r w:rsidDel="00000000" w:rsidR="00000000" w:rsidRPr="00000000">
        <w:rPr>
          <w:sz w:val="26"/>
          <w:szCs w:val="26"/>
          <w:rtl w:val="0"/>
        </w:rPr>
        <w:t xml:space="preserve">The Great Barrier serves as the Empire’s first line of defense against incursions from the Void. It also acts as a buffer, limiting expansion and forcing the Empire to consolidate its territories. </w:t>
      </w:r>
    </w:p>
    <w:p w:rsidR="00000000" w:rsidDel="00000000" w:rsidP="00000000" w:rsidRDefault="00000000" w:rsidRPr="00000000" w14:paraId="000003AE">
      <w:pPr>
        <w:spacing w:line="240" w:lineRule="auto"/>
        <w:ind w:left="9.000000000000057" w:firstLine="0"/>
        <w:jc w:val="both"/>
        <w:rPr>
          <w:sz w:val="26"/>
          <w:szCs w:val="26"/>
        </w:rPr>
      </w:pPr>
      <w:r w:rsidDel="00000000" w:rsidR="00000000" w:rsidRPr="00000000">
        <w:rPr>
          <w:sz w:val="26"/>
          <w:szCs w:val="26"/>
          <w:rtl w:val="0"/>
        </w:rPr>
        <w:t xml:space="preserve">Some scholars believe the Barrier was </w:t>
      </w:r>
    </w:p>
    <w:p w:rsidR="00000000" w:rsidDel="00000000" w:rsidP="00000000" w:rsidRDefault="00000000" w:rsidRPr="00000000" w14:paraId="000003AF">
      <w:pPr>
        <w:spacing w:line="240" w:lineRule="auto"/>
        <w:ind w:left="9.000000000000057" w:firstLine="0"/>
        <w:jc w:val="both"/>
        <w:rPr>
          <w:sz w:val="26"/>
          <w:szCs w:val="26"/>
        </w:rPr>
      </w:pPr>
      <w:r w:rsidDel="00000000" w:rsidR="00000000" w:rsidRPr="00000000">
        <w:rPr>
          <w:sz w:val="26"/>
          <w:szCs w:val="26"/>
          <w:rtl w:val="0"/>
        </w:rPr>
        <w:t xml:space="preserve">artificially created by an ancient civilization to seal off the Void-Shattered Nebula. </w:t>
      </w:r>
    </w:p>
    <w:p w:rsidR="00000000" w:rsidDel="00000000" w:rsidP="00000000" w:rsidRDefault="00000000" w:rsidRPr="00000000" w14:paraId="000003B0">
      <w:pPr>
        <w:spacing w:line="240" w:lineRule="auto"/>
        <w:ind w:left="9.000000000000057" w:firstLine="0"/>
        <w:jc w:val="both"/>
        <w:rPr>
          <w:sz w:val="26"/>
          <w:szCs w:val="26"/>
        </w:rPr>
      </w:pPr>
      <w:r w:rsidDel="00000000" w:rsidR="00000000" w:rsidRPr="00000000">
        <w:rPr>
          <w:sz w:val="26"/>
          <w:szCs w:val="26"/>
          <w:rtl w:val="0"/>
        </w:rPr>
        <w:t xml:space="preserve">9.4: The Void-Shattered Nebula </w:t>
      </w:r>
    </w:p>
    <w:p w:rsidR="00000000" w:rsidDel="00000000" w:rsidP="00000000" w:rsidRDefault="00000000" w:rsidRPr="00000000" w14:paraId="000003B1">
      <w:pPr>
        <w:spacing w:line="240" w:lineRule="auto"/>
        <w:ind w:left="9.000000000000057" w:firstLine="0"/>
        <w:jc w:val="both"/>
        <w:rPr>
          <w:sz w:val="26"/>
          <w:szCs w:val="26"/>
        </w:rPr>
      </w:pPr>
      <w:r w:rsidDel="00000000" w:rsidR="00000000" w:rsidRPr="00000000">
        <w:rPr>
          <w:sz w:val="26"/>
          <w:szCs w:val="26"/>
          <w:rtl w:val="0"/>
        </w:rPr>
        <w:t xml:space="preserve">Beyond the Great Barrier lies the Void-Shattered Nebula, a realm of cosmic chaos and psionic instability. The Nebula is a </w:t>
      </w:r>
    </w:p>
    <w:p w:rsidR="00000000" w:rsidDel="00000000" w:rsidP="00000000" w:rsidRDefault="00000000" w:rsidRPr="00000000" w14:paraId="000003B2">
      <w:pPr>
        <w:spacing w:line="240" w:lineRule="auto"/>
        <w:ind w:left="9.000000000000057" w:firstLine="0"/>
        <w:jc w:val="both"/>
        <w:rPr>
          <w:sz w:val="26"/>
          <w:szCs w:val="26"/>
        </w:rPr>
      </w:pPr>
      <w:r w:rsidDel="00000000" w:rsidR="00000000" w:rsidRPr="00000000">
        <w:rPr>
          <w:sz w:val="26"/>
          <w:szCs w:val="26"/>
          <w:rtl w:val="0"/>
        </w:rPr>
        <w:t xml:space="preserve">fractured landscape of swirling gas clouds, collapsing stars, and psionically charged anomalies. </w:t>
      </w:r>
    </w:p>
    <w:p w:rsidR="00000000" w:rsidDel="00000000" w:rsidP="00000000" w:rsidRDefault="00000000" w:rsidRPr="00000000" w14:paraId="000003B3">
      <w:pPr>
        <w:spacing w:line="240" w:lineRule="auto"/>
        <w:ind w:left="9.000000000000057" w:firstLine="0"/>
        <w:jc w:val="both"/>
        <w:rPr>
          <w:sz w:val="26"/>
          <w:szCs w:val="26"/>
        </w:rPr>
      </w:pPr>
      <w:r w:rsidDel="00000000" w:rsidR="00000000" w:rsidRPr="00000000">
        <w:rPr>
          <w:sz w:val="26"/>
          <w:szCs w:val="26"/>
          <w:rtl w:val="0"/>
        </w:rPr>
        <w:t xml:space="preserve">Astrometric Features: </w:t>
      </w:r>
    </w:p>
    <w:p w:rsidR="00000000" w:rsidDel="00000000" w:rsidP="00000000" w:rsidRDefault="00000000" w:rsidRPr="00000000" w14:paraId="000003B4">
      <w:pPr>
        <w:spacing w:line="240" w:lineRule="auto"/>
        <w:ind w:left="9.000000000000057" w:firstLine="0"/>
        <w:jc w:val="both"/>
        <w:rPr>
          <w:sz w:val="26"/>
          <w:szCs w:val="26"/>
        </w:rPr>
      </w:pPr>
      <w:r w:rsidDel="00000000" w:rsidR="00000000" w:rsidRPr="00000000">
        <w:rPr>
          <w:sz w:val="26"/>
          <w:szCs w:val="26"/>
          <w:rtl w:val="0"/>
        </w:rPr>
        <w:t xml:space="preserve">The Nebula is a graveyard of planets and stars torn apart by psionic forces. Strange gravitational patterns </w:t>
      </w:r>
    </w:p>
    <w:p w:rsidR="00000000" w:rsidDel="00000000" w:rsidP="00000000" w:rsidRDefault="00000000" w:rsidRPr="00000000" w14:paraId="000003B5">
      <w:pPr>
        <w:spacing w:line="240" w:lineRule="auto"/>
        <w:ind w:left="9.000000000000057" w:firstLine="0"/>
        <w:jc w:val="both"/>
        <w:rPr>
          <w:sz w:val="26"/>
          <w:szCs w:val="26"/>
        </w:rPr>
      </w:pPr>
      <w:r w:rsidDel="00000000" w:rsidR="00000000" w:rsidRPr="00000000">
        <w:rPr>
          <w:sz w:val="26"/>
          <w:szCs w:val="26"/>
          <w:rtl w:val="0"/>
        </w:rPr>
        <w:t xml:space="preserve">create regions of perpetual flux, where time and space behave erratically. </w:t>
      </w:r>
    </w:p>
    <w:p w:rsidR="00000000" w:rsidDel="00000000" w:rsidP="00000000" w:rsidRDefault="00000000" w:rsidRPr="00000000" w14:paraId="000003B6">
      <w:pPr>
        <w:spacing w:line="240" w:lineRule="auto"/>
        <w:ind w:left="9.000000000000057" w:firstLine="0"/>
        <w:jc w:val="both"/>
        <w:rPr>
          <w:sz w:val="26"/>
          <w:szCs w:val="26"/>
        </w:rPr>
      </w:pPr>
      <w:r w:rsidDel="00000000" w:rsidR="00000000" w:rsidRPr="00000000">
        <w:rPr>
          <w:sz w:val="26"/>
          <w:szCs w:val="26"/>
          <w:rtl w:val="0"/>
        </w:rPr>
        <w:t xml:space="preserve">Deep within the Nebula lies the Echo of </w:t>
      </w:r>
    </w:p>
    <w:p w:rsidR="00000000" w:rsidDel="00000000" w:rsidP="00000000" w:rsidRDefault="00000000" w:rsidRPr="00000000" w14:paraId="000003B7">
      <w:pPr>
        <w:spacing w:line="240" w:lineRule="auto"/>
        <w:ind w:left="9.000000000000057" w:firstLine="0"/>
        <w:jc w:val="both"/>
        <w:rPr>
          <w:sz w:val="26"/>
          <w:szCs w:val="26"/>
        </w:rPr>
      </w:pPr>
      <w:r w:rsidDel="00000000" w:rsidR="00000000" w:rsidRPr="00000000">
        <w:rPr>
          <w:sz w:val="26"/>
          <w:szCs w:val="26"/>
          <w:rtl w:val="0"/>
        </w:rPr>
        <w:t xml:space="preserve">Fracture, an ancient relic said to pulse with psionic energy strong enough to destabilize nearby Beacon Nodes. </w:t>
      </w:r>
    </w:p>
    <w:p w:rsidR="00000000" w:rsidDel="00000000" w:rsidP="00000000" w:rsidRDefault="00000000" w:rsidRPr="00000000" w14:paraId="000003B8">
      <w:pPr>
        <w:spacing w:line="240" w:lineRule="auto"/>
        <w:ind w:left="9.000000000000057" w:firstLine="0"/>
        <w:jc w:val="both"/>
        <w:rPr>
          <w:sz w:val="26"/>
          <w:szCs w:val="26"/>
        </w:rPr>
      </w:pPr>
      <w:r w:rsidDel="00000000" w:rsidR="00000000" w:rsidRPr="00000000">
        <w:rPr>
          <w:sz w:val="26"/>
          <w:szCs w:val="26"/>
          <w:rtl w:val="0"/>
        </w:rPr>
        <w:t xml:space="preserve">Mysteries and Dangers: </w:t>
      </w:r>
    </w:p>
    <w:p w:rsidR="00000000" w:rsidDel="00000000" w:rsidP="00000000" w:rsidRDefault="00000000" w:rsidRPr="00000000" w14:paraId="000003B9">
      <w:pPr>
        <w:spacing w:line="240" w:lineRule="auto"/>
        <w:ind w:left="9.000000000000057" w:firstLine="0"/>
        <w:jc w:val="both"/>
        <w:rPr>
          <w:sz w:val="26"/>
          <w:szCs w:val="26"/>
        </w:rPr>
      </w:pPr>
      <w:r w:rsidDel="00000000" w:rsidR="00000000" w:rsidRPr="00000000">
        <w:rPr>
          <w:sz w:val="26"/>
          <w:szCs w:val="26"/>
          <w:rtl w:val="0"/>
        </w:rPr>
        <w:t xml:space="preserve">Rogue psionic entities, born from the chaos of the Fracture, roam the Nebula, attacking anything that ventures too close. </w:t>
      </w:r>
    </w:p>
    <w:p w:rsidR="00000000" w:rsidDel="00000000" w:rsidP="00000000" w:rsidRDefault="00000000" w:rsidRPr="00000000" w14:paraId="000003BA">
      <w:pPr>
        <w:spacing w:line="240" w:lineRule="auto"/>
        <w:ind w:left="9.000000000000057" w:firstLine="0"/>
        <w:jc w:val="both"/>
        <w:rPr>
          <w:sz w:val="26"/>
          <w:szCs w:val="26"/>
        </w:rPr>
      </w:pPr>
      <w:r w:rsidDel="00000000" w:rsidR="00000000" w:rsidRPr="00000000">
        <w:rPr>
          <w:sz w:val="26"/>
          <w:szCs w:val="26"/>
          <w:rtl w:val="0"/>
        </w:rPr>
        <w:t xml:space="preserve">The Fracture Exarchs have established hidden outposts within the Nebula, conducting dangerous experiments to unlock its secrets. </w:t>
      </w:r>
    </w:p>
    <w:p w:rsidR="00000000" w:rsidDel="00000000" w:rsidP="00000000" w:rsidRDefault="00000000" w:rsidRPr="00000000" w14:paraId="000003BB">
      <w:pPr>
        <w:spacing w:line="240" w:lineRule="auto"/>
        <w:ind w:left="9.000000000000057" w:firstLine="0"/>
        <w:jc w:val="both"/>
        <w:rPr>
          <w:sz w:val="26"/>
          <w:szCs w:val="26"/>
        </w:rPr>
      </w:pPr>
      <w:r w:rsidDel="00000000" w:rsidR="00000000" w:rsidRPr="00000000">
        <w:rPr>
          <w:sz w:val="26"/>
          <w:szCs w:val="26"/>
          <w:rtl w:val="0"/>
        </w:rPr>
        <w:t xml:space="preserve">9.5: The Twilight Shores </w:t>
      </w:r>
    </w:p>
    <w:p w:rsidR="00000000" w:rsidDel="00000000" w:rsidP="00000000" w:rsidRDefault="00000000" w:rsidRPr="00000000" w14:paraId="000003BC">
      <w:pPr>
        <w:spacing w:line="240" w:lineRule="auto"/>
        <w:ind w:left="9.000000000000057" w:firstLine="0"/>
        <w:jc w:val="both"/>
        <w:rPr>
          <w:sz w:val="26"/>
          <w:szCs w:val="26"/>
        </w:rPr>
      </w:pPr>
      <w:r w:rsidDel="00000000" w:rsidR="00000000" w:rsidRPr="00000000">
        <w:rPr>
          <w:sz w:val="26"/>
          <w:szCs w:val="26"/>
          <w:rtl w:val="0"/>
        </w:rPr>
        <w:t xml:space="preserve">The Twilight Shores refer to the ever-expanding edge of the universe, where the laws of reality begin to thin, and new </w:t>
      </w:r>
    </w:p>
    <w:p w:rsidR="00000000" w:rsidDel="00000000" w:rsidP="00000000" w:rsidRDefault="00000000" w:rsidRPr="00000000" w14:paraId="000003BD">
      <w:pPr>
        <w:spacing w:line="240" w:lineRule="auto"/>
        <w:ind w:left="9.000000000000057" w:firstLine="0"/>
        <w:jc w:val="both"/>
        <w:rPr>
          <w:sz w:val="26"/>
          <w:szCs w:val="26"/>
        </w:rPr>
      </w:pPr>
      <w:r w:rsidDel="00000000" w:rsidR="00000000" w:rsidRPr="00000000">
        <w:rPr>
          <w:sz w:val="26"/>
          <w:szCs w:val="26"/>
          <w:rtl w:val="0"/>
        </w:rPr>
        <w:t xml:space="preserve">galaxies are born. This region is the furthest frontier of the </w:t>
      </w:r>
    </w:p>
    <w:p w:rsidR="00000000" w:rsidDel="00000000" w:rsidP="00000000" w:rsidRDefault="00000000" w:rsidRPr="00000000" w14:paraId="000003BE">
      <w:pPr>
        <w:spacing w:line="240" w:lineRule="auto"/>
        <w:ind w:left="9.000000000000057" w:firstLine="0"/>
        <w:jc w:val="both"/>
        <w:rPr>
          <w:sz w:val="26"/>
          <w:szCs w:val="26"/>
        </w:rPr>
      </w:pPr>
      <w:r w:rsidDel="00000000" w:rsidR="00000000" w:rsidRPr="00000000">
        <w:rPr>
          <w:sz w:val="26"/>
          <w:szCs w:val="26"/>
          <w:rtl w:val="0"/>
        </w:rPr>
        <w:t xml:space="preserve">Empire, where explorers push the boundaries of human knowledge and ambition. </w:t>
      </w:r>
    </w:p>
    <w:p w:rsidR="00000000" w:rsidDel="00000000" w:rsidP="00000000" w:rsidRDefault="00000000" w:rsidRPr="00000000" w14:paraId="000003BF">
      <w:pPr>
        <w:spacing w:line="240" w:lineRule="auto"/>
        <w:ind w:left="9.000000000000057" w:firstLine="0"/>
        <w:jc w:val="both"/>
        <w:rPr>
          <w:sz w:val="26"/>
          <w:szCs w:val="26"/>
        </w:rPr>
      </w:pPr>
      <w:r w:rsidDel="00000000" w:rsidR="00000000" w:rsidRPr="00000000">
        <w:rPr>
          <w:sz w:val="26"/>
          <w:szCs w:val="26"/>
          <w:rtl w:val="0"/>
        </w:rPr>
        <w:t xml:space="preserve">Astrometric Features: </w:t>
      </w:r>
    </w:p>
    <w:p w:rsidR="00000000" w:rsidDel="00000000" w:rsidP="00000000" w:rsidRDefault="00000000" w:rsidRPr="00000000" w14:paraId="000003C0">
      <w:pPr>
        <w:spacing w:line="240" w:lineRule="auto"/>
        <w:ind w:left="9.000000000000057" w:firstLine="0"/>
        <w:jc w:val="both"/>
        <w:rPr>
          <w:sz w:val="26"/>
          <w:szCs w:val="26"/>
        </w:rPr>
      </w:pPr>
      <w:r w:rsidDel="00000000" w:rsidR="00000000" w:rsidRPr="00000000">
        <w:rPr>
          <w:sz w:val="26"/>
          <w:szCs w:val="26"/>
          <w:rtl w:val="0"/>
        </w:rPr>
        <w:t xml:space="preserve">The Shores are a vast expanse of starless voids and proto-galaxies. Here, matter and energy are in a constant state of flux, creating unpredictable subspace currents. </w:t>
      </w:r>
    </w:p>
    <w:p w:rsidR="00000000" w:rsidDel="00000000" w:rsidP="00000000" w:rsidRDefault="00000000" w:rsidRPr="00000000" w14:paraId="000003C1">
      <w:pPr>
        <w:spacing w:line="240" w:lineRule="auto"/>
        <w:ind w:left="9.000000000000057" w:firstLine="0"/>
        <w:jc w:val="both"/>
        <w:rPr>
          <w:sz w:val="26"/>
          <w:szCs w:val="26"/>
        </w:rPr>
      </w:pPr>
      <w:r w:rsidDel="00000000" w:rsidR="00000000" w:rsidRPr="00000000">
        <w:rPr>
          <w:sz w:val="26"/>
          <w:szCs w:val="26"/>
          <w:rtl w:val="0"/>
        </w:rPr>
        <w:t xml:space="preserve">Psionic disturbances are common, with strange phenomena such as Resonance Echoes—ghostly reflections of ships and structures that appear out of nowhere. </w:t>
      </w:r>
    </w:p>
    <w:p w:rsidR="00000000" w:rsidDel="00000000" w:rsidP="00000000" w:rsidRDefault="00000000" w:rsidRPr="00000000" w14:paraId="000003C2">
      <w:pPr>
        <w:spacing w:line="240" w:lineRule="auto"/>
        <w:ind w:left="9.000000000000057" w:firstLine="0"/>
        <w:jc w:val="both"/>
        <w:rPr>
          <w:sz w:val="26"/>
          <w:szCs w:val="26"/>
        </w:rPr>
      </w:pPr>
      <w:r w:rsidDel="00000000" w:rsidR="00000000" w:rsidRPr="00000000">
        <w:rPr>
          <w:sz w:val="26"/>
          <w:szCs w:val="26"/>
          <w:rtl w:val="0"/>
        </w:rPr>
        <w:t xml:space="preserve">Cultural and Strategic Importance: </w:t>
      </w:r>
    </w:p>
    <w:p w:rsidR="00000000" w:rsidDel="00000000" w:rsidP="00000000" w:rsidRDefault="00000000" w:rsidRPr="00000000" w14:paraId="000003C3">
      <w:pPr>
        <w:spacing w:line="240" w:lineRule="auto"/>
        <w:ind w:left="9.000000000000057" w:firstLine="0"/>
        <w:jc w:val="both"/>
        <w:rPr>
          <w:sz w:val="26"/>
          <w:szCs w:val="26"/>
        </w:rPr>
      </w:pPr>
      <w:r w:rsidDel="00000000" w:rsidR="00000000" w:rsidRPr="00000000">
        <w:rPr>
          <w:sz w:val="26"/>
          <w:szCs w:val="26"/>
          <w:rtl w:val="0"/>
        </w:rPr>
        <w:t xml:space="preserve">The Twilight Shores are a symbol of the </w:t>
      </w:r>
    </w:p>
    <w:p w:rsidR="00000000" w:rsidDel="00000000" w:rsidP="00000000" w:rsidRDefault="00000000" w:rsidRPr="00000000" w14:paraId="000003C4">
      <w:pPr>
        <w:spacing w:line="240" w:lineRule="auto"/>
        <w:ind w:left="9.000000000000057" w:firstLine="0"/>
        <w:jc w:val="both"/>
        <w:rPr>
          <w:sz w:val="26"/>
          <w:szCs w:val="26"/>
        </w:rPr>
      </w:pPr>
      <w:r w:rsidDel="00000000" w:rsidR="00000000" w:rsidRPr="00000000">
        <w:rPr>
          <w:sz w:val="26"/>
          <w:szCs w:val="26"/>
          <w:rtl w:val="0"/>
        </w:rPr>
        <w:t xml:space="preserve">Empire’s ambition, representing humanity’s desire to conquer the unknown. </w:t>
      </w:r>
    </w:p>
    <w:p w:rsidR="00000000" w:rsidDel="00000000" w:rsidP="00000000" w:rsidRDefault="00000000" w:rsidRPr="00000000" w14:paraId="000003C5">
      <w:pPr>
        <w:spacing w:line="240" w:lineRule="auto"/>
        <w:ind w:left="9.000000000000057" w:firstLine="0"/>
        <w:jc w:val="both"/>
        <w:rPr>
          <w:sz w:val="26"/>
          <w:szCs w:val="26"/>
        </w:rPr>
      </w:pPr>
      <w:r w:rsidDel="00000000" w:rsidR="00000000" w:rsidRPr="00000000">
        <w:rPr>
          <w:sz w:val="26"/>
          <w:szCs w:val="26"/>
          <w:rtl w:val="0"/>
        </w:rPr>
        <w:t xml:space="preserve">House Xhenthos leads expeditions into this region, charting new star systems and claiming them for the Empire. </w:t>
      </w:r>
    </w:p>
    <w:p w:rsidR="00000000" w:rsidDel="00000000" w:rsidP="00000000" w:rsidRDefault="00000000" w:rsidRPr="00000000" w14:paraId="000003C6">
      <w:pPr>
        <w:spacing w:line="240" w:lineRule="auto"/>
        <w:ind w:left="9.000000000000057" w:firstLine="0"/>
        <w:jc w:val="both"/>
        <w:rPr>
          <w:sz w:val="26"/>
          <w:szCs w:val="26"/>
        </w:rPr>
      </w:pPr>
      <w:r w:rsidDel="00000000" w:rsidR="00000000" w:rsidRPr="00000000">
        <w:rPr>
          <w:sz w:val="26"/>
          <w:szCs w:val="26"/>
          <w:rtl w:val="0"/>
        </w:rPr>
        <w:t xml:space="preserve">Key Systems: </w:t>
      </w:r>
    </w:p>
    <w:p w:rsidR="00000000" w:rsidDel="00000000" w:rsidP="00000000" w:rsidRDefault="00000000" w:rsidRPr="00000000" w14:paraId="000003C7">
      <w:pPr>
        <w:spacing w:line="240" w:lineRule="auto"/>
        <w:ind w:left="9.000000000000057" w:firstLine="0"/>
        <w:jc w:val="both"/>
        <w:rPr>
          <w:sz w:val="26"/>
          <w:szCs w:val="26"/>
        </w:rPr>
      </w:pPr>
      <w:r w:rsidDel="00000000" w:rsidR="00000000" w:rsidRPr="00000000">
        <w:rPr>
          <w:sz w:val="26"/>
          <w:szCs w:val="26"/>
          <w:rtl w:val="0"/>
        </w:rPr>
        <w:t xml:space="preserve">Nova’s Wake: A recently discovered system where a new star is forming, surrounded by planets rich in Aetherium. </w:t>
      </w:r>
    </w:p>
    <w:p w:rsidR="00000000" w:rsidDel="00000000" w:rsidP="00000000" w:rsidRDefault="00000000" w:rsidRPr="00000000" w14:paraId="000003C8">
      <w:pPr>
        <w:spacing w:line="240" w:lineRule="auto"/>
        <w:ind w:left="9.000000000000057" w:firstLine="0"/>
        <w:jc w:val="both"/>
        <w:rPr>
          <w:sz w:val="26"/>
          <w:szCs w:val="26"/>
        </w:rPr>
      </w:pPr>
      <w:r w:rsidDel="00000000" w:rsidR="00000000" w:rsidRPr="00000000">
        <w:rPr>
          <w:sz w:val="26"/>
          <w:szCs w:val="26"/>
          <w:rtl w:val="0"/>
        </w:rPr>
        <w:t xml:space="preserve">Oblivion’s Verge: A hauntingly beautiful region where light seems to bend and twist, creating illusions that disorient even the most seasoned navigators. </w:t>
      </w:r>
    </w:p>
    <w:p w:rsidR="00000000" w:rsidDel="00000000" w:rsidP="00000000" w:rsidRDefault="00000000" w:rsidRPr="00000000" w14:paraId="000003C9">
      <w:pPr>
        <w:spacing w:line="240" w:lineRule="auto"/>
        <w:ind w:left="9.000000000000057" w:firstLine="0"/>
        <w:jc w:val="both"/>
        <w:rPr>
          <w:sz w:val="26"/>
          <w:szCs w:val="26"/>
        </w:rPr>
      </w:pPr>
      <w:r w:rsidDel="00000000" w:rsidR="00000000" w:rsidRPr="00000000">
        <w:rPr>
          <w:sz w:val="26"/>
          <w:szCs w:val="26"/>
          <w:rtl w:val="0"/>
        </w:rPr>
        <w:t xml:space="preserve">9.6: Political Dynamics in the Outlying Regions </w:t>
      </w:r>
    </w:p>
    <w:p w:rsidR="00000000" w:rsidDel="00000000" w:rsidP="00000000" w:rsidRDefault="00000000" w:rsidRPr="00000000" w14:paraId="000003CA">
      <w:pPr>
        <w:spacing w:line="240" w:lineRule="auto"/>
        <w:ind w:left="9.000000000000057" w:firstLine="0"/>
        <w:jc w:val="both"/>
        <w:rPr>
          <w:sz w:val="26"/>
          <w:szCs w:val="26"/>
        </w:rPr>
      </w:pPr>
      <w:r w:rsidDel="00000000" w:rsidR="00000000" w:rsidRPr="00000000">
        <w:rPr>
          <w:sz w:val="26"/>
          <w:szCs w:val="26"/>
          <w:rtl w:val="0"/>
        </w:rPr>
        <w:t xml:space="preserve">The outlying regions are a hotbed of political intrigue, where the influence of the Great Houses and the Empire is constantly challenged by local powers, guilds, and rogue factions. </w:t>
      </w:r>
    </w:p>
    <w:p w:rsidR="00000000" w:rsidDel="00000000" w:rsidP="00000000" w:rsidRDefault="00000000" w:rsidRPr="00000000" w14:paraId="000003CB">
      <w:pPr>
        <w:spacing w:line="240" w:lineRule="auto"/>
        <w:ind w:left="9.000000000000057" w:firstLine="0"/>
        <w:jc w:val="both"/>
        <w:rPr>
          <w:sz w:val="26"/>
          <w:szCs w:val="26"/>
        </w:rPr>
      </w:pPr>
      <w:r w:rsidDel="00000000" w:rsidR="00000000" w:rsidRPr="00000000">
        <w:rPr>
          <w:sz w:val="26"/>
          <w:szCs w:val="26"/>
          <w:rtl w:val="0"/>
        </w:rPr>
        <w:t xml:space="preserve">Imperial Presence: </w:t>
      </w:r>
    </w:p>
    <w:p w:rsidR="00000000" w:rsidDel="00000000" w:rsidP="00000000" w:rsidRDefault="00000000" w:rsidRPr="00000000" w14:paraId="000003CC">
      <w:pPr>
        <w:spacing w:line="240" w:lineRule="auto"/>
        <w:ind w:left="9.000000000000057" w:firstLine="0"/>
        <w:jc w:val="both"/>
        <w:rPr>
          <w:sz w:val="26"/>
          <w:szCs w:val="26"/>
        </w:rPr>
      </w:pPr>
      <w:r w:rsidDel="00000000" w:rsidR="00000000" w:rsidRPr="00000000">
        <w:rPr>
          <w:sz w:val="26"/>
          <w:szCs w:val="26"/>
          <w:rtl w:val="0"/>
        </w:rPr>
        <w:t xml:space="preserve">House Pallanor maintains a military presence in these regions, using fortified outposts and mobile fleets to enforce order. </w:t>
      </w:r>
    </w:p>
    <w:p w:rsidR="00000000" w:rsidDel="00000000" w:rsidP="00000000" w:rsidRDefault="00000000" w:rsidRPr="00000000" w14:paraId="000003CD">
      <w:pPr>
        <w:spacing w:line="240" w:lineRule="auto"/>
        <w:ind w:left="9.000000000000057" w:firstLine="0"/>
        <w:jc w:val="both"/>
        <w:rPr>
          <w:sz w:val="26"/>
          <w:szCs w:val="26"/>
        </w:rPr>
      </w:pPr>
      <w:r w:rsidDel="00000000" w:rsidR="00000000" w:rsidRPr="00000000">
        <w:rPr>
          <w:sz w:val="26"/>
          <w:szCs w:val="26"/>
          <w:rtl w:val="0"/>
        </w:rPr>
        <w:t xml:space="preserve">The Beacon Network extends to the outlying regions, but maintenance is sporadic, leaving many systems isolated. </w:t>
      </w:r>
    </w:p>
    <w:p w:rsidR="00000000" w:rsidDel="00000000" w:rsidP="00000000" w:rsidRDefault="00000000" w:rsidRPr="00000000" w14:paraId="000003CE">
      <w:pPr>
        <w:spacing w:line="240" w:lineRule="auto"/>
        <w:ind w:left="9.000000000000057" w:firstLine="0"/>
        <w:jc w:val="both"/>
        <w:rPr>
          <w:sz w:val="26"/>
          <w:szCs w:val="26"/>
        </w:rPr>
      </w:pPr>
      <w:r w:rsidDel="00000000" w:rsidR="00000000" w:rsidRPr="00000000">
        <w:rPr>
          <w:sz w:val="26"/>
          <w:szCs w:val="26"/>
          <w:rtl w:val="0"/>
        </w:rPr>
        <w:t xml:space="preserve">Rogue Factions: </w:t>
      </w:r>
    </w:p>
    <w:p w:rsidR="00000000" w:rsidDel="00000000" w:rsidP="00000000" w:rsidRDefault="00000000" w:rsidRPr="00000000" w14:paraId="000003CF">
      <w:pPr>
        <w:spacing w:line="240" w:lineRule="auto"/>
        <w:ind w:left="9.000000000000057" w:firstLine="0"/>
        <w:jc w:val="both"/>
        <w:rPr>
          <w:sz w:val="26"/>
          <w:szCs w:val="26"/>
        </w:rPr>
      </w:pPr>
      <w:r w:rsidDel="00000000" w:rsidR="00000000" w:rsidRPr="00000000">
        <w:rPr>
          <w:sz w:val="26"/>
          <w:szCs w:val="26"/>
          <w:rtl w:val="0"/>
        </w:rPr>
        <w:t xml:space="preserve">The Shattered Veil Council is rumored to be gaining traction in the Drakonias Reaches and the Proletariat Stellar Expanse, drawing support from unaligned worlds. </w:t>
      </w:r>
    </w:p>
    <w:p w:rsidR="00000000" w:rsidDel="00000000" w:rsidP="00000000" w:rsidRDefault="00000000" w:rsidRPr="00000000" w14:paraId="000003D0">
      <w:pPr>
        <w:spacing w:line="240" w:lineRule="auto"/>
        <w:ind w:left="9.000000000000057" w:firstLine="0"/>
        <w:jc w:val="both"/>
        <w:rPr>
          <w:sz w:val="26"/>
          <w:szCs w:val="26"/>
        </w:rPr>
      </w:pPr>
      <w:r w:rsidDel="00000000" w:rsidR="00000000" w:rsidRPr="00000000">
        <w:rPr>
          <w:sz w:val="26"/>
          <w:szCs w:val="26"/>
          <w:rtl w:val="0"/>
        </w:rPr>
        <w:t xml:space="preserve">The Void Corsairs have expanded their </w:t>
      </w:r>
    </w:p>
    <w:p w:rsidR="00000000" w:rsidDel="00000000" w:rsidP="00000000" w:rsidRDefault="00000000" w:rsidRPr="00000000" w14:paraId="000003D1">
      <w:pPr>
        <w:spacing w:line="240" w:lineRule="auto"/>
        <w:ind w:left="9.000000000000057" w:firstLine="0"/>
        <w:jc w:val="both"/>
        <w:rPr>
          <w:sz w:val="26"/>
          <w:szCs w:val="26"/>
        </w:rPr>
      </w:pPr>
      <w:r w:rsidDel="00000000" w:rsidR="00000000" w:rsidRPr="00000000">
        <w:rPr>
          <w:sz w:val="26"/>
          <w:szCs w:val="26"/>
          <w:rtl w:val="0"/>
        </w:rPr>
        <w:t xml:space="preserve">operations into the Twilight Shores, exploiting the lack of imperial oversight. </w:t>
      </w:r>
    </w:p>
    <w:p w:rsidR="00000000" w:rsidDel="00000000" w:rsidP="00000000" w:rsidRDefault="00000000" w:rsidRPr="00000000" w14:paraId="000003D2">
      <w:pPr>
        <w:spacing w:line="240" w:lineRule="auto"/>
        <w:ind w:left="9.000000000000057" w:firstLine="0"/>
        <w:jc w:val="both"/>
        <w:rPr>
          <w:sz w:val="26"/>
          <w:szCs w:val="26"/>
        </w:rPr>
      </w:pPr>
      <w:r w:rsidDel="00000000" w:rsidR="00000000" w:rsidRPr="00000000">
        <w:rPr>
          <w:sz w:val="26"/>
          <w:szCs w:val="26"/>
          <w:rtl w:val="0"/>
        </w:rPr>
        <w:t xml:space="preserve">Section 10: Expanding into Hard Sci-Fi and Cosmic Horror </w:t>
      </w:r>
    </w:p>
    <w:p w:rsidR="00000000" w:rsidDel="00000000" w:rsidP="00000000" w:rsidRDefault="00000000" w:rsidRPr="00000000" w14:paraId="000003D3">
      <w:pPr>
        <w:spacing w:line="240" w:lineRule="auto"/>
        <w:ind w:left="9.000000000000057" w:firstLine="0"/>
        <w:jc w:val="both"/>
        <w:rPr>
          <w:sz w:val="26"/>
          <w:szCs w:val="26"/>
        </w:rPr>
      </w:pPr>
      <w:r w:rsidDel="00000000" w:rsidR="00000000" w:rsidRPr="00000000">
        <w:rPr>
          <w:sz w:val="26"/>
          <w:szCs w:val="26"/>
          <w:rtl w:val="0"/>
        </w:rPr>
        <w:t xml:space="preserve">10.1: The Fractured Shores </w:t>
      </w:r>
    </w:p>
    <w:p w:rsidR="00000000" w:rsidDel="00000000" w:rsidP="00000000" w:rsidRDefault="00000000" w:rsidRPr="00000000" w14:paraId="000003D4">
      <w:pPr>
        <w:spacing w:line="240" w:lineRule="auto"/>
        <w:ind w:left="9.000000000000057" w:firstLine="0"/>
        <w:jc w:val="both"/>
        <w:rPr>
          <w:sz w:val="26"/>
          <w:szCs w:val="26"/>
        </w:rPr>
      </w:pPr>
      <w:r w:rsidDel="00000000" w:rsidR="00000000" w:rsidRPr="00000000">
        <w:rPr>
          <w:sz w:val="26"/>
          <w:szCs w:val="26"/>
          <w:rtl w:val="0"/>
        </w:rPr>
        <w:t xml:space="preserve">The Fractured Shores mark the transitional boundary between the Void-Shattered Nebula and the Twilight Shores, a realm where cosmic horror and hard science collide. This region </w:t>
      </w:r>
    </w:p>
    <w:p w:rsidR="00000000" w:rsidDel="00000000" w:rsidP="00000000" w:rsidRDefault="00000000" w:rsidRPr="00000000" w14:paraId="000003D5">
      <w:pPr>
        <w:spacing w:line="240" w:lineRule="auto"/>
        <w:ind w:left="9.000000000000057" w:firstLine="0"/>
        <w:jc w:val="both"/>
        <w:rPr>
          <w:sz w:val="26"/>
          <w:szCs w:val="26"/>
        </w:rPr>
      </w:pPr>
      <w:r w:rsidDel="00000000" w:rsidR="00000000" w:rsidRPr="00000000">
        <w:rPr>
          <w:sz w:val="26"/>
          <w:szCs w:val="26"/>
          <w:rtl w:val="0"/>
        </w:rPr>
        <w:t xml:space="preserve">represents humanity’s first true encounter with the universe’s incomprehensible mysteries, where the edges of reality bleed into something darker. </w:t>
      </w:r>
    </w:p>
    <w:p w:rsidR="00000000" w:rsidDel="00000000" w:rsidP="00000000" w:rsidRDefault="00000000" w:rsidRPr="00000000" w14:paraId="000003D6">
      <w:pPr>
        <w:spacing w:line="240" w:lineRule="auto"/>
        <w:ind w:left="9.000000000000057" w:firstLine="0"/>
        <w:jc w:val="both"/>
        <w:rPr>
          <w:sz w:val="26"/>
          <w:szCs w:val="26"/>
        </w:rPr>
      </w:pPr>
      <w:r w:rsidDel="00000000" w:rsidR="00000000" w:rsidRPr="00000000">
        <w:rPr>
          <w:sz w:val="26"/>
          <w:szCs w:val="26"/>
          <w:rtl w:val="0"/>
        </w:rPr>
        <w:t xml:space="preserve">Astrometric Features: </w:t>
      </w:r>
    </w:p>
    <w:p w:rsidR="00000000" w:rsidDel="00000000" w:rsidP="00000000" w:rsidRDefault="00000000" w:rsidRPr="00000000" w14:paraId="000003D7">
      <w:pPr>
        <w:spacing w:line="240" w:lineRule="auto"/>
        <w:ind w:left="9.000000000000057" w:firstLine="0"/>
        <w:jc w:val="both"/>
        <w:rPr>
          <w:sz w:val="26"/>
          <w:szCs w:val="26"/>
        </w:rPr>
      </w:pPr>
      <w:r w:rsidDel="00000000" w:rsidR="00000000" w:rsidRPr="00000000">
        <w:rPr>
          <w:sz w:val="26"/>
          <w:szCs w:val="26"/>
          <w:rtl w:val="0"/>
        </w:rPr>
        <w:t xml:space="preserve">The Fractured Shores are rife with dimensional rifts, regions where space-time has been torn apart by the </w:t>
      </w:r>
    </w:p>
    <w:p w:rsidR="00000000" w:rsidDel="00000000" w:rsidP="00000000" w:rsidRDefault="00000000" w:rsidRPr="00000000" w14:paraId="000003D8">
      <w:pPr>
        <w:spacing w:line="240" w:lineRule="auto"/>
        <w:ind w:left="9.000000000000057" w:firstLine="0"/>
        <w:jc w:val="both"/>
        <w:rPr>
          <w:sz w:val="26"/>
          <w:szCs w:val="26"/>
        </w:rPr>
      </w:pPr>
      <w:r w:rsidDel="00000000" w:rsidR="00000000" w:rsidRPr="00000000">
        <w:rPr>
          <w:sz w:val="26"/>
          <w:szCs w:val="26"/>
          <w:rtl w:val="0"/>
        </w:rPr>
        <w:t xml:space="preserve">psionic resonance of the Fracture. Voidstorms swirl around </w:t>
      </w:r>
    </w:p>
    <w:p w:rsidR="00000000" w:rsidDel="00000000" w:rsidP="00000000" w:rsidRDefault="00000000" w:rsidRPr="00000000" w14:paraId="000003D9">
      <w:pPr>
        <w:spacing w:line="240" w:lineRule="auto"/>
        <w:ind w:left="9.000000000000057" w:firstLine="0"/>
        <w:jc w:val="both"/>
        <w:rPr>
          <w:sz w:val="26"/>
          <w:szCs w:val="26"/>
        </w:rPr>
      </w:pPr>
      <w:r w:rsidDel="00000000" w:rsidR="00000000" w:rsidRPr="00000000">
        <w:rPr>
          <w:sz w:val="26"/>
          <w:szCs w:val="26"/>
          <w:rtl w:val="0"/>
        </w:rPr>
        <w:t xml:space="preserve">these anomalies, pulling in ships, planets, and sometimes even light itself. </w:t>
      </w:r>
    </w:p>
    <w:p w:rsidR="00000000" w:rsidDel="00000000" w:rsidP="00000000" w:rsidRDefault="00000000" w:rsidRPr="00000000" w14:paraId="000003DA">
      <w:pPr>
        <w:spacing w:line="240" w:lineRule="auto"/>
        <w:ind w:left="9.000000000000057" w:firstLine="0"/>
        <w:jc w:val="both"/>
        <w:rPr>
          <w:sz w:val="26"/>
          <w:szCs w:val="26"/>
        </w:rPr>
      </w:pPr>
      <w:r w:rsidDel="00000000" w:rsidR="00000000" w:rsidRPr="00000000">
        <w:rPr>
          <w:sz w:val="26"/>
          <w:szCs w:val="26"/>
          <w:rtl w:val="0"/>
        </w:rPr>
        <w:t xml:space="preserve">Rogue Aetherium shards drift through the void, glowing faintly with an unnatural light. These shards are imbued with psionic signatures so strong they can drive unshielded humans to madness with prolonged exposure. </w:t>
      </w:r>
    </w:p>
    <w:p w:rsidR="00000000" w:rsidDel="00000000" w:rsidP="00000000" w:rsidRDefault="00000000" w:rsidRPr="00000000" w14:paraId="000003DB">
      <w:pPr>
        <w:spacing w:line="240" w:lineRule="auto"/>
        <w:ind w:left="9.000000000000057" w:firstLine="0"/>
        <w:jc w:val="both"/>
        <w:rPr>
          <w:sz w:val="26"/>
          <w:szCs w:val="26"/>
        </w:rPr>
      </w:pPr>
      <w:r w:rsidDel="00000000" w:rsidR="00000000" w:rsidRPr="00000000">
        <w:rPr>
          <w:sz w:val="26"/>
          <w:szCs w:val="26"/>
          <w:rtl w:val="0"/>
        </w:rPr>
        <w:t xml:space="preserve">Human Presence: </w:t>
      </w:r>
    </w:p>
    <w:p w:rsidR="00000000" w:rsidDel="00000000" w:rsidP="00000000" w:rsidRDefault="00000000" w:rsidRPr="00000000" w14:paraId="000003DC">
      <w:pPr>
        <w:spacing w:line="240" w:lineRule="auto"/>
        <w:ind w:left="9.000000000000057" w:firstLine="0"/>
        <w:jc w:val="both"/>
        <w:rPr>
          <w:sz w:val="26"/>
          <w:szCs w:val="26"/>
        </w:rPr>
      </w:pPr>
      <w:r w:rsidDel="00000000" w:rsidR="00000000" w:rsidRPr="00000000">
        <w:rPr>
          <w:sz w:val="26"/>
          <w:szCs w:val="26"/>
          <w:rtl w:val="0"/>
        </w:rPr>
        <w:t xml:space="preserve">Few dare venture into the Fractured Shores, </w:t>
      </w:r>
    </w:p>
    <w:p w:rsidR="00000000" w:rsidDel="00000000" w:rsidP="00000000" w:rsidRDefault="00000000" w:rsidRPr="00000000" w14:paraId="000003DD">
      <w:pPr>
        <w:spacing w:line="240" w:lineRule="auto"/>
        <w:ind w:left="9.000000000000057" w:firstLine="0"/>
        <w:jc w:val="both"/>
        <w:rPr>
          <w:sz w:val="26"/>
          <w:szCs w:val="26"/>
        </w:rPr>
      </w:pPr>
      <w:r w:rsidDel="00000000" w:rsidR="00000000" w:rsidRPr="00000000">
        <w:rPr>
          <w:sz w:val="26"/>
          <w:szCs w:val="26"/>
          <w:rtl w:val="0"/>
        </w:rPr>
        <w:t xml:space="preserve">and those who do are often never seen again. Explorers report strange phenomena: the Resonance Murmur, a haunting hum that reverberates through their ships, and Psionic Shadows, humanoid figures that appear and vanish without warning. </w:t>
      </w:r>
    </w:p>
    <w:p w:rsidR="00000000" w:rsidDel="00000000" w:rsidP="00000000" w:rsidRDefault="00000000" w:rsidRPr="00000000" w14:paraId="000003DE">
      <w:pPr>
        <w:spacing w:line="240" w:lineRule="auto"/>
        <w:ind w:left="9.000000000000057" w:firstLine="0"/>
        <w:jc w:val="both"/>
        <w:rPr>
          <w:sz w:val="26"/>
          <w:szCs w:val="26"/>
        </w:rPr>
      </w:pPr>
      <w:r w:rsidDel="00000000" w:rsidR="00000000" w:rsidRPr="00000000">
        <w:rPr>
          <w:sz w:val="26"/>
          <w:szCs w:val="26"/>
          <w:rtl w:val="0"/>
        </w:rPr>
        <w:t xml:space="preserve">Beacon Nodes in this region are either </w:t>
      </w:r>
    </w:p>
    <w:p w:rsidR="00000000" w:rsidDel="00000000" w:rsidP="00000000" w:rsidRDefault="00000000" w:rsidRPr="00000000" w14:paraId="000003DF">
      <w:pPr>
        <w:spacing w:line="240" w:lineRule="auto"/>
        <w:ind w:left="9.000000000000057" w:firstLine="0"/>
        <w:jc w:val="both"/>
        <w:rPr>
          <w:sz w:val="26"/>
          <w:szCs w:val="26"/>
        </w:rPr>
      </w:pPr>
      <w:r w:rsidDel="00000000" w:rsidR="00000000" w:rsidRPr="00000000">
        <w:rPr>
          <w:sz w:val="26"/>
          <w:szCs w:val="26"/>
          <w:rtl w:val="0"/>
        </w:rPr>
        <w:t xml:space="preserve">malfunctioning or corrupted, transmitting fragmented and cryptic messages to nearby systems. These signals often </w:t>
      </w:r>
    </w:p>
    <w:p w:rsidR="00000000" w:rsidDel="00000000" w:rsidP="00000000" w:rsidRDefault="00000000" w:rsidRPr="00000000" w14:paraId="000003E0">
      <w:pPr>
        <w:spacing w:line="240" w:lineRule="auto"/>
        <w:ind w:left="9.000000000000057" w:firstLine="0"/>
        <w:jc w:val="both"/>
        <w:rPr>
          <w:sz w:val="26"/>
          <w:szCs w:val="26"/>
        </w:rPr>
      </w:pPr>
      <w:r w:rsidDel="00000000" w:rsidR="00000000" w:rsidRPr="00000000">
        <w:rPr>
          <w:sz w:val="26"/>
          <w:szCs w:val="26"/>
          <w:rtl w:val="0"/>
        </w:rPr>
        <w:t xml:space="preserve">include coordinates that lead to nowhere or loop endlessly. </w:t>
      </w:r>
    </w:p>
    <w:p w:rsidR="00000000" w:rsidDel="00000000" w:rsidP="00000000" w:rsidRDefault="00000000" w:rsidRPr="00000000" w14:paraId="000003E1">
      <w:pPr>
        <w:spacing w:line="240" w:lineRule="auto"/>
        <w:ind w:left="9.000000000000057" w:firstLine="0"/>
        <w:jc w:val="both"/>
        <w:rPr>
          <w:sz w:val="26"/>
          <w:szCs w:val="26"/>
        </w:rPr>
      </w:pPr>
      <w:r w:rsidDel="00000000" w:rsidR="00000000" w:rsidRPr="00000000">
        <w:rPr>
          <w:sz w:val="26"/>
          <w:szCs w:val="26"/>
          <w:rtl w:val="0"/>
        </w:rPr>
        <w:t xml:space="preserve">10.2: The Eldritch Veil </w:t>
      </w:r>
    </w:p>
    <w:p w:rsidR="00000000" w:rsidDel="00000000" w:rsidP="00000000" w:rsidRDefault="00000000" w:rsidRPr="00000000" w14:paraId="000003E2">
      <w:pPr>
        <w:spacing w:line="240" w:lineRule="auto"/>
        <w:ind w:left="9.000000000000057" w:firstLine="0"/>
        <w:jc w:val="both"/>
        <w:rPr>
          <w:sz w:val="26"/>
          <w:szCs w:val="26"/>
        </w:rPr>
      </w:pPr>
      <w:r w:rsidDel="00000000" w:rsidR="00000000" w:rsidRPr="00000000">
        <w:rPr>
          <w:sz w:val="26"/>
          <w:szCs w:val="26"/>
          <w:rtl w:val="0"/>
        </w:rPr>
        <w:t xml:space="preserve">The Eldritch Veil is the name given to a subregion of the </w:t>
      </w:r>
    </w:p>
    <w:p w:rsidR="00000000" w:rsidDel="00000000" w:rsidP="00000000" w:rsidRDefault="00000000" w:rsidRPr="00000000" w14:paraId="000003E3">
      <w:pPr>
        <w:spacing w:line="240" w:lineRule="auto"/>
        <w:ind w:left="9.000000000000057" w:firstLine="0"/>
        <w:jc w:val="both"/>
        <w:rPr>
          <w:sz w:val="26"/>
          <w:szCs w:val="26"/>
        </w:rPr>
      </w:pPr>
      <w:r w:rsidDel="00000000" w:rsidR="00000000" w:rsidRPr="00000000">
        <w:rPr>
          <w:sz w:val="26"/>
          <w:szCs w:val="26"/>
          <w:rtl w:val="0"/>
        </w:rPr>
        <w:t xml:space="preserve">Void-Shattered Nebula where the influence of an unknown psionic entity—referred to as Nyx-Vephar in imperial </w:t>
      </w:r>
    </w:p>
    <w:p w:rsidR="00000000" w:rsidDel="00000000" w:rsidP="00000000" w:rsidRDefault="00000000" w:rsidRPr="00000000" w14:paraId="000003E4">
      <w:pPr>
        <w:spacing w:line="240" w:lineRule="auto"/>
        <w:ind w:left="9.000000000000057" w:firstLine="0"/>
        <w:jc w:val="both"/>
        <w:rPr>
          <w:sz w:val="26"/>
          <w:szCs w:val="26"/>
        </w:rPr>
      </w:pPr>
      <w:r w:rsidDel="00000000" w:rsidR="00000000" w:rsidRPr="00000000">
        <w:rPr>
          <w:sz w:val="26"/>
          <w:szCs w:val="26"/>
          <w:rtl w:val="0"/>
        </w:rPr>
        <w:t xml:space="preserve">records—has been detected. This entity defies all known laws of psionics, radiating a presence that distorts both time and space. </w:t>
      </w:r>
    </w:p>
    <w:p w:rsidR="00000000" w:rsidDel="00000000" w:rsidP="00000000" w:rsidRDefault="00000000" w:rsidRPr="00000000" w14:paraId="000003E5">
      <w:pPr>
        <w:spacing w:line="240" w:lineRule="auto"/>
        <w:ind w:left="9.000000000000057" w:firstLine="0"/>
        <w:jc w:val="both"/>
        <w:rPr>
          <w:sz w:val="26"/>
          <w:szCs w:val="26"/>
        </w:rPr>
      </w:pPr>
      <w:r w:rsidDel="00000000" w:rsidR="00000000" w:rsidRPr="00000000">
        <w:rPr>
          <w:sz w:val="26"/>
          <w:szCs w:val="26"/>
          <w:rtl w:val="0"/>
        </w:rPr>
        <w:t xml:space="preserve">Nyx-Vephar’s Influence: </w:t>
      </w:r>
    </w:p>
    <w:p w:rsidR="00000000" w:rsidDel="00000000" w:rsidP="00000000" w:rsidRDefault="00000000" w:rsidRPr="00000000" w14:paraId="000003E6">
      <w:pPr>
        <w:spacing w:line="240" w:lineRule="auto"/>
        <w:ind w:left="9.000000000000057" w:firstLine="0"/>
        <w:jc w:val="both"/>
        <w:rPr>
          <w:sz w:val="26"/>
          <w:szCs w:val="26"/>
        </w:rPr>
      </w:pPr>
      <w:r w:rsidDel="00000000" w:rsidR="00000000" w:rsidRPr="00000000">
        <w:rPr>
          <w:sz w:val="26"/>
          <w:szCs w:val="26"/>
          <w:rtl w:val="0"/>
        </w:rPr>
        <w:t xml:space="preserve">Ships that stray too close to the Veil report strange temporal anomalies, such as days passing within minutes or memories of events that never occurred. </w:t>
      </w:r>
    </w:p>
    <w:p w:rsidR="00000000" w:rsidDel="00000000" w:rsidP="00000000" w:rsidRDefault="00000000" w:rsidRPr="00000000" w14:paraId="000003E7">
      <w:pPr>
        <w:spacing w:line="240" w:lineRule="auto"/>
        <w:ind w:left="9.000000000000057" w:firstLine="0"/>
        <w:jc w:val="both"/>
        <w:rPr>
          <w:sz w:val="26"/>
          <w:szCs w:val="26"/>
        </w:rPr>
      </w:pPr>
      <w:r w:rsidDel="00000000" w:rsidR="00000000" w:rsidRPr="00000000">
        <w:rPr>
          <w:sz w:val="26"/>
          <w:szCs w:val="26"/>
          <w:rtl w:val="0"/>
        </w:rPr>
        <w:t xml:space="preserve">Survivors describe hearing a deep, resonant voice in their minds, whispering in a language they cannot understand but instinctively fear. </w:t>
      </w:r>
    </w:p>
    <w:p w:rsidR="00000000" w:rsidDel="00000000" w:rsidP="00000000" w:rsidRDefault="00000000" w:rsidRPr="00000000" w14:paraId="000003E8">
      <w:pPr>
        <w:spacing w:line="240" w:lineRule="auto"/>
        <w:ind w:left="9.000000000000057" w:firstLine="0"/>
        <w:jc w:val="both"/>
        <w:rPr>
          <w:sz w:val="26"/>
          <w:szCs w:val="26"/>
        </w:rPr>
      </w:pPr>
      <w:r w:rsidDel="00000000" w:rsidR="00000000" w:rsidRPr="00000000">
        <w:rPr>
          <w:sz w:val="26"/>
          <w:szCs w:val="26"/>
          <w:rtl w:val="0"/>
        </w:rPr>
        <w:t xml:space="preserve">The entity’s influence extends to physical </w:t>
      </w:r>
    </w:p>
    <w:p w:rsidR="00000000" w:rsidDel="00000000" w:rsidP="00000000" w:rsidRDefault="00000000" w:rsidRPr="00000000" w14:paraId="000003E9">
      <w:pPr>
        <w:spacing w:line="240" w:lineRule="auto"/>
        <w:ind w:left="9.000000000000057" w:firstLine="0"/>
        <w:jc w:val="both"/>
        <w:rPr>
          <w:sz w:val="26"/>
          <w:szCs w:val="26"/>
        </w:rPr>
      </w:pPr>
      <w:r w:rsidDel="00000000" w:rsidR="00000000" w:rsidRPr="00000000">
        <w:rPr>
          <w:sz w:val="26"/>
          <w:szCs w:val="26"/>
          <w:rtl w:val="0"/>
        </w:rPr>
        <w:t xml:space="preserve">matter, with metallic structures warping and organic tissue mutating under its psionic gaze. </w:t>
      </w:r>
    </w:p>
    <w:p w:rsidR="00000000" w:rsidDel="00000000" w:rsidP="00000000" w:rsidRDefault="00000000" w:rsidRPr="00000000" w14:paraId="000003EA">
      <w:pPr>
        <w:spacing w:line="240" w:lineRule="auto"/>
        <w:ind w:left="9.000000000000057" w:firstLine="0"/>
        <w:jc w:val="both"/>
        <w:rPr>
          <w:sz w:val="26"/>
          <w:szCs w:val="26"/>
        </w:rPr>
      </w:pPr>
      <w:r w:rsidDel="00000000" w:rsidR="00000000" w:rsidRPr="00000000">
        <w:rPr>
          <w:sz w:val="26"/>
          <w:szCs w:val="26"/>
          <w:rtl w:val="0"/>
        </w:rPr>
        <w:t xml:space="preserve">Theoretical Origins: </w:t>
      </w:r>
    </w:p>
    <w:p w:rsidR="00000000" w:rsidDel="00000000" w:rsidP="00000000" w:rsidRDefault="00000000" w:rsidRPr="00000000" w14:paraId="000003EB">
      <w:pPr>
        <w:spacing w:line="240" w:lineRule="auto"/>
        <w:ind w:left="9.000000000000057" w:firstLine="0"/>
        <w:jc w:val="both"/>
        <w:rPr>
          <w:sz w:val="26"/>
          <w:szCs w:val="26"/>
        </w:rPr>
      </w:pPr>
      <w:r w:rsidDel="00000000" w:rsidR="00000000" w:rsidRPr="00000000">
        <w:rPr>
          <w:sz w:val="26"/>
          <w:szCs w:val="26"/>
          <w:rtl w:val="0"/>
        </w:rPr>
        <w:t xml:space="preserve">Imperial scholars hypothesize that Nyx-Vephar may be a remnant of the Fracture, a sentient psionic </w:t>
      </w:r>
    </w:p>
    <w:p w:rsidR="00000000" w:rsidDel="00000000" w:rsidP="00000000" w:rsidRDefault="00000000" w:rsidRPr="00000000" w14:paraId="000003EC">
      <w:pPr>
        <w:spacing w:line="240" w:lineRule="auto"/>
        <w:ind w:left="9.000000000000057" w:firstLine="0"/>
        <w:jc w:val="both"/>
        <w:rPr>
          <w:sz w:val="26"/>
          <w:szCs w:val="26"/>
        </w:rPr>
      </w:pPr>
      <w:r w:rsidDel="00000000" w:rsidR="00000000" w:rsidRPr="00000000">
        <w:rPr>
          <w:sz w:val="26"/>
          <w:szCs w:val="26"/>
          <w:rtl w:val="0"/>
        </w:rPr>
        <w:t xml:space="preserve">manifestation of the universe’s instability. Others suggest it is an ancient intelligence, predating even the Aetherium-based civilizations that once ruled the galaxy. </w:t>
      </w:r>
    </w:p>
    <w:p w:rsidR="00000000" w:rsidDel="00000000" w:rsidP="00000000" w:rsidRDefault="00000000" w:rsidRPr="00000000" w14:paraId="000003ED">
      <w:pPr>
        <w:spacing w:line="240" w:lineRule="auto"/>
        <w:ind w:left="9.000000000000057" w:firstLine="0"/>
        <w:jc w:val="both"/>
        <w:rPr>
          <w:sz w:val="26"/>
          <w:szCs w:val="26"/>
        </w:rPr>
      </w:pPr>
      <w:r w:rsidDel="00000000" w:rsidR="00000000" w:rsidRPr="00000000">
        <w:rPr>
          <w:sz w:val="26"/>
          <w:szCs w:val="26"/>
          <w:rtl w:val="0"/>
        </w:rPr>
        <w:t xml:space="preserve">10.3: Void-born Phenomena </w:t>
      </w:r>
    </w:p>
    <w:p w:rsidR="00000000" w:rsidDel="00000000" w:rsidP="00000000" w:rsidRDefault="00000000" w:rsidRPr="00000000" w14:paraId="000003EE">
      <w:pPr>
        <w:spacing w:line="240" w:lineRule="auto"/>
        <w:ind w:left="9.000000000000057" w:firstLine="0"/>
        <w:jc w:val="both"/>
        <w:rPr>
          <w:sz w:val="26"/>
          <w:szCs w:val="26"/>
        </w:rPr>
      </w:pPr>
      <w:r w:rsidDel="00000000" w:rsidR="00000000" w:rsidRPr="00000000">
        <w:rPr>
          <w:sz w:val="26"/>
          <w:szCs w:val="26"/>
          <w:rtl w:val="0"/>
        </w:rPr>
        <w:t xml:space="preserve">In the outermost regions of the Twilight Shores, the Void itself appears to resist exploration, as if the universe is rejecting </w:t>
      </w:r>
    </w:p>
    <w:p w:rsidR="00000000" w:rsidDel="00000000" w:rsidP="00000000" w:rsidRDefault="00000000" w:rsidRPr="00000000" w14:paraId="000003EF">
      <w:pPr>
        <w:spacing w:line="240" w:lineRule="auto"/>
        <w:ind w:left="9.000000000000057" w:firstLine="0"/>
        <w:jc w:val="both"/>
        <w:rPr>
          <w:sz w:val="26"/>
          <w:szCs w:val="26"/>
        </w:rPr>
      </w:pPr>
      <w:r w:rsidDel="00000000" w:rsidR="00000000" w:rsidRPr="00000000">
        <w:rPr>
          <w:sz w:val="26"/>
          <w:szCs w:val="26"/>
          <w:rtl w:val="0"/>
        </w:rPr>
        <w:t xml:space="preserve">humanity’s presence. These phenomena are both terrifying and awe-inspiring, embodying the cosmic horror of the unknown. </w:t>
      </w:r>
    </w:p>
    <w:p w:rsidR="00000000" w:rsidDel="00000000" w:rsidP="00000000" w:rsidRDefault="00000000" w:rsidRPr="00000000" w14:paraId="000003F0">
      <w:pPr>
        <w:spacing w:line="240" w:lineRule="auto"/>
        <w:ind w:left="9.000000000000057" w:firstLine="0"/>
        <w:jc w:val="both"/>
        <w:rPr>
          <w:sz w:val="26"/>
          <w:szCs w:val="26"/>
        </w:rPr>
      </w:pPr>
      <w:r w:rsidDel="00000000" w:rsidR="00000000" w:rsidRPr="00000000">
        <w:rPr>
          <w:sz w:val="26"/>
          <w:szCs w:val="26"/>
          <w:rtl w:val="0"/>
        </w:rPr>
        <w:t xml:space="preserve">Resonance Phantoms: </w:t>
      </w:r>
    </w:p>
    <w:p w:rsidR="00000000" w:rsidDel="00000000" w:rsidP="00000000" w:rsidRDefault="00000000" w:rsidRPr="00000000" w14:paraId="000003F1">
      <w:pPr>
        <w:spacing w:line="240" w:lineRule="auto"/>
        <w:ind w:left="9.000000000000057" w:firstLine="0"/>
        <w:jc w:val="both"/>
        <w:rPr>
          <w:sz w:val="26"/>
          <w:szCs w:val="26"/>
        </w:rPr>
      </w:pPr>
      <w:r w:rsidDel="00000000" w:rsidR="00000000" w:rsidRPr="00000000">
        <w:rPr>
          <w:sz w:val="26"/>
          <w:szCs w:val="26"/>
          <w:rtl w:val="0"/>
        </w:rPr>
        <w:t xml:space="preserve">These translucent, ghost-like entities are often mistaken for crew members or reflections. They are thought to be psionic echoes of those who have perished in the Void, tethered to the Psionic Tapestry. </w:t>
      </w:r>
    </w:p>
    <w:p w:rsidR="00000000" w:rsidDel="00000000" w:rsidP="00000000" w:rsidRDefault="00000000" w:rsidRPr="00000000" w14:paraId="000003F2">
      <w:pPr>
        <w:spacing w:line="240" w:lineRule="auto"/>
        <w:ind w:left="9.000000000000057" w:firstLine="0"/>
        <w:jc w:val="both"/>
        <w:rPr>
          <w:sz w:val="26"/>
          <w:szCs w:val="26"/>
        </w:rPr>
      </w:pPr>
      <w:r w:rsidDel="00000000" w:rsidR="00000000" w:rsidRPr="00000000">
        <w:rPr>
          <w:sz w:val="26"/>
          <w:szCs w:val="26"/>
          <w:rtl w:val="0"/>
        </w:rPr>
        <w:t xml:space="preserve">When encountered, they exhibit behavior </w:t>
      </w:r>
    </w:p>
    <w:p w:rsidR="00000000" w:rsidDel="00000000" w:rsidP="00000000" w:rsidRDefault="00000000" w:rsidRPr="00000000" w14:paraId="000003F3">
      <w:pPr>
        <w:spacing w:line="240" w:lineRule="auto"/>
        <w:ind w:left="9.000000000000057" w:firstLine="0"/>
        <w:jc w:val="both"/>
        <w:rPr>
          <w:sz w:val="26"/>
          <w:szCs w:val="26"/>
        </w:rPr>
      </w:pPr>
      <w:r w:rsidDel="00000000" w:rsidR="00000000" w:rsidRPr="00000000">
        <w:rPr>
          <w:sz w:val="26"/>
          <w:szCs w:val="26"/>
          <w:rtl w:val="0"/>
        </w:rPr>
        <w:t xml:space="preserve">resembling curiosity, but prolonged exposure has been linked to mental degradation and hallucinations among ship crews. </w:t>
      </w:r>
    </w:p>
    <w:p w:rsidR="00000000" w:rsidDel="00000000" w:rsidP="00000000" w:rsidRDefault="00000000" w:rsidRPr="00000000" w14:paraId="000003F4">
      <w:pPr>
        <w:spacing w:line="240" w:lineRule="auto"/>
        <w:ind w:left="9.000000000000057" w:firstLine="0"/>
        <w:jc w:val="both"/>
        <w:rPr>
          <w:sz w:val="26"/>
          <w:szCs w:val="26"/>
        </w:rPr>
      </w:pPr>
      <w:r w:rsidDel="00000000" w:rsidR="00000000" w:rsidRPr="00000000">
        <w:rPr>
          <w:sz w:val="26"/>
          <w:szCs w:val="26"/>
          <w:rtl w:val="0"/>
        </w:rPr>
        <w:t xml:space="preserve">Voidbound Worlds: </w:t>
      </w:r>
    </w:p>
    <w:p w:rsidR="00000000" w:rsidDel="00000000" w:rsidP="00000000" w:rsidRDefault="00000000" w:rsidRPr="00000000" w14:paraId="000003F5">
      <w:pPr>
        <w:spacing w:line="240" w:lineRule="auto"/>
        <w:ind w:left="9.000000000000057" w:firstLine="0"/>
        <w:jc w:val="both"/>
        <w:rPr>
          <w:sz w:val="26"/>
          <w:szCs w:val="26"/>
        </w:rPr>
      </w:pPr>
      <w:r w:rsidDel="00000000" w:rsidR="00000000" w:rsidRPr="00000000">
        <w:rPr>
          <w:sz w:val="26"/>
          <w:szCs w:val="26"/>
          <w:rtl w:val="0"/>
        </w:rPr>
        <w:t xml:space="preserve">Scattered across the Shores are planets where the surface appears to writhe and shift. These planets are </w:t>
      </w:r>
    </w:p>
    <w:p w:rsidR="00000000" w:rsidDel="00000000" w:rsidP="00000000" w:rsidRDefault="00000000" w:rsidRPr="00000000" w14:paraId="000003F6">
      <w:pPr>
        <w:spacing w:line="240" w:lineRule="auto"/>
        <w:ind w:left="9.000000000000057" w:firstLine="0"/>
        <w:jc w:val="both"/>
        <w:rPr>
          <w:sz w:val="26"/>
          <w:szCs w:val="26"/>
        </w:rPr>
      </w:pPr>
      <w:r w:rsidDel="00000000" w:rsidR="00000000" w:rsidRPr="00000000">
        <w:rPr>
          <w:sz w:val="26"/>
          <w:szCs w:val="26"/>
          <w:rtl w:val="0"/>
        </w:rPr>
        <w:t xml:space="preserve">covered in a black, oily substance that moves against the pull of gravity. </w:t>
      </w:r>
    </w:p>
    <w:p w:rsidR="00000000" w:rsidDel="00000000" w:rsidP="00000000" w:rsidRDefault="00000000" w:rsidRPr="00000000" w14:paraId="000003F7">
      <w:pPr>
        <w:spacing w:line="240" w:lineRule="auto"/>
        <w:ind w:left="9.000000000000057" w:firstLine="0"/>
        <w:jc w:val="both"/>
        <w:rPr>
          <w:sz w:val="26"/>
          <w:szCs w:val="26"/>
        </w:rPr>
      </w:pPr>
      <w:r w:rsidDel="00000000" w:rsidR="00000000" w:rsidRPr="00000000">
        <w:rPr>
          <w:sz w:val="26"/>
          <w:szCs w:val="26"/>
          <w:rtl w:val="0"/>
        </w:rPr>
        <w:t xml:space="preserve">Exploration teams report that these worlds </w:t>
      </w:r>
    </w:p>
    <w:p w:rsidR="00000000" w:rsidDel="00000000" w:rsidP="00000000" w:rsidRDefault="00000000" w:rsidRPr="00000000" w14:paraId="000003F8">
      <w:pPr>
        <w:spacing w:line="240" w:lineRule="auto"/>
        <w:ind w:left="9.000000000000057" w:firstLine="0"/>
        <w:jc w:val="both"/>
        <w:rPr>
          <w:sz w:val="26"/>
          <w:szCs w:val="26"/>
        </w:rPr>
      </w:pPr>
      <w:r w:rsidDel="00000000" w:rsidR="00000000" w:rsidRPr="00000000">
        <w:rPr>
          <w:sz w:val="26"/>
          <w:szCs w:val="26"/>
          <w:rtl w:val="0"/>
        </w:rPr>
        <w:t xml:space="preserve">emit low-frequency psionic signals, suggesting an underlying intelligence or connection to the Void. </w:t>
      </w:r>
    </w:p>
    <w:p w:rsidR="00000000" w:rsidDel="00000000" w:rsidP="00000000" w:rsidRDefault="00000000" w:rsidRPr="00000000" w14:paraId="000003F9">
      <w:pPr>
        <w:spacing w:line="240" w:lineRule="auto"/>
        <w:ind w:left="9.000000000000057" w:firstLine="0"/>
        <w:jc w:val="both"/>
        <w:rPr>
          <w:sz w:val="26"/>
          <w:szCs w:val="26"/>
        </w:rPr>
      </w:pPr>
      <w:r w:rsidDel="00000000" w:rsidR="00000000" w:rsidRPr="00000000">
        <w:rPr>
          <w:sz w:val="26"/>
          <w:szCs w:val="26"/>
          <w:rtl w:val="0"/>
        </w:rPr>
        <w:t xml:space="preserve">10.4: The Imperium’s Response to the Unknown </w:t>
      </w:r>
    </w:p>
    <w:p w:rsidR="00000000" w:rsidDel="00000000" w:rsidP="00000000" w:rsidRDefault="00000000" w:rsidRPr="00000000" w14:paraId="000003FA">
      <w:pPr>
        <w:spacing w:line="240" w:lineRule="auto"/>
        <w:ind w:left="9.000000000000057" w:firstLine="0"/>
        <w:jc w:val="both"/>
        <w:rPr>
          <w:sz w:val="26"/>
          <w:szCs w:val="26"/>
        </w:rPr>
      </w:pPr>
      <w:r w:rsidDel="00000000" w:rsidR="00000000" w:rsidRPr="00000000">
        <w:rPr>
          <w:sz w:val="26"/>
          <w:szCs w:val="26"/>
          <w:rtl w:val="0"/>
        </w:rPr>
        <w:t xml:space="preserve">As humanity pushes into these uncharted regions, the Palladial </w:t>
      </w:r>
    </w:p>
    <w:p w:rsidR="00000000" w:rsidDel="00000000" w:rsidP="00000000" w:rsidRDefault="00000000" w:rsidRPr="00000000" w14:paraId="000003FB">
      <w:pPr>
        <w:spacing w:line="240" w:lineRule="auto"/>
        <w:ind w:left="9.000000000000057" w:firstLine="0"/>
        <w:jc w:val="both"/>
        <w:rPr>
          <w:sz w:val="26"/>
          <w:szCs w:val="26"/>
        </w:rPr>
      </w:pPr>
      <w:r w:rsidDel="00000000" w:rsidR="00000000" w:rsidRPr="00000000">
        <w:rPr>
          <w:sz w:val="26"/>
          <w:szCs w:val="26"/>
          <w:rtl w:val="0"/>
        </w:rPr>
        <w:t xml:space="preserve">Empire faces existential threats to its stability and understanding of the universe. </w:t>
      </w:r>
    </w:p>
    <w:p w:rsidR="00000000" w:rsidDel="00000000" w:rsidP="00000000" w:rsidRDefault="00000000" w:rsidRPr="00000000" w14:paraId="000003FC">
      <w:pPr>
        <w:spacing w:line="240" w:lineRule="auto"/>
        <w:ind w:left="9.000000000000057" w:firstLine="0"/>
        <w:jc w:val="both"/>
        <w:rPr>
          <w:sz w:val="26"/>
          <w:szCs w:val="26"/>
        </w:rPr>
      </w:pPr>
      <w:r w:rsidDel="00000000" w:rsidR="00000000" w:rsidRPr="00000000">
        <w:rPr>
          <w:sz w:val="26"/>
          <w:szCs w:val="26"/>
          <w:rtl w:val="0"/>
        </w:rPr>
        <w:t xml:space="preserve">House Celarion’s Psionic Defenses: </w:t>
      </w:r>
    </w:p>
    <w:p w:rsidR="00000000" w:rsidDel="00000000" w:rsidP="00000000" w:rsidRDefault="00000000" w:rsidRPr="00000000" w14:paraId="000003FD">
      <w:pPr>
        <w:spacing w:line="240" w:lineRule="auto"/>
        <w:ind w:left="9.000000000000057" w:firstLine="0"/>
        <w:jc w:val="both"/>
        <w:rPr>
          <w:sz w:val="26"/>
          <w:szCs w:val="26"/>
        </w:rPr>
      </w:pPr>
      <w:r w:rsidDel="00000000" w:rsidR="00000000" w:rsidRPr="00000000">
        <w:rPr>
          <w:sz w:val="26"/>
          <w:szCs w:val="26"/>
          <w:rtl w:val="0"/>
        </w:rPr>
        <w:t xml:space="preserve">House Celarion has established Resonance </w:t>
      </w:r>
    </w:p>
    <w:p w:rsidR="00000000" w:rsidDel="00000000" w:rsidP="00000000" w:rsidRDefault="00000000" w:rsidRPr="00000000" w14:paraId="000003FE">
      <w:pPr>
        <w:spacing w:line="240" w:lineRule="auto"/>
        <w:ind w:left="9.000000000000057" w:firstLine="0"/>
        <w:jc w:val="both"/>
        <w:rPr>
          <w:sz w:val="26"/>
          <w:szCs w:val="26"/>
        </w:rPr>
      </w:pPr>
      <w:r w:rsidDel="00000000" w:rsidR="00000000" w:rsidRPr="00000000">
        <w:rPr>
          <w:sz w:val="26"/>
          <w:szCs w:val="26"/>
          <w:rtl w:val="0"/>
        </w:rPr>
        <w:t xml:space="preserve">Stations, fortified outposts designed to stabilize the Psionic </w:t>
      </w:r>
    </w:p>
    <w:p w:rsidR="00000000" w:rsidDel="00000000" w:rsidP="00000000" w:rsidRDefault="00000000" w:rsidRPr="00000000" w14:paraId="000003FF">
      <w:pPr>
        <w:spacing w:line="240" w:lineRule="auto"/>
        <w:ind w:left="9.000000000000057" w:firstLine="0"/>
        <w:jc w:val="both"/>
        <w:rPr>
          <w:sz w:val="26"/>
          <w:szCs w:val="26"/>
        </w:rPr>
      </w:pPr>
      <w:r w:rsidDel="00000000" w:rsidR="00000000" w:rsidRPr="00000000">
        <w:rPr>
          <w:sz w:val="26"/>
          <w:szCs w:val="26"/>
          <w:rtl w:val="0"/>
        </w:rPr>
        <w:t xml:space="preserve">Tapestry in unstable regions. These stations are equipped with </w:t>
      </w:r>
    </w:p>
    <w:p w:rsidR="00000000" w:rsidDel="00000000" w:rsidP="00000000" w:rsidRDefault="00000000" w:rsidRPr="00000000" w14:paraId="00000400">
      <w:pPr>
        <w:spacing w:line="240" w:lineRule="auto"/>
        <w:ind w:left="9.000000000000057" w:firstLine="0"/>
        <w:jc w:val="both"/>
        <w:rPr>
          <w:sz w:val="26"/>
          <w:szCs w:val="26"/>
        </w:rPr>
      </w:pPr>
      <w:r w:rsidDel="00000000" w:rsidR="00000000" w:rsidRPr="00000000">
        <w:rPr>
          <w:sz w:val="26"/>
          <w:szCs w:val="26"/>
          <w:rtl w:val="0"/>
        </w:rPr>
        <w:t xml:space="preserve">Psionic Dampeners, experimental devices meant to suppress the influence of entities like Nyx-Vephar. </w:t>
      </w:r>
    </w:p>
    <w:p w:rsidR="00000000" w:rsidDel="00000000" w:rsidP="00000000" w:rsidRDefault="00000000" w:rsidRPr="00000000" w14:paraId="00000401">
      <w:pPr>
        <w:spacing w:line="240" w:lineRule="auto"/>
        <w:ind w:left="9.000000000000057" w:firstLine="0"/>
        <w:jc w:val="both"/>
        <w:rPr>
          <w:sz w:val="26"/>
          <w:szCs w:val="26"/>
        </w:rPr>
      </w:pPr>
      <w:r w:rsidDel="00000000" w:rsidR="00000000" w:rsidRPr="00000000">
        <w:rPr>
          <w:sz w:val="26"/>
          <w:szCs w:val="26"/>
          <w:rtl w:val="0"/>
        </w:rPr>
        <w:t xml:space="preserve">House Khoreal’s Voidfleet: </w:t>
      </w:r>
    </w:p>
    <w:p w:rsidR="00000000" w:rsidDel="00000000" w:rsidP="00000000" w:rsidRDefault="00000000" w:rsidRPr="00000000" w14:paraId="00000402">
      <w:pPr>
        <w:spacing w:line="240" w:lineRule="auto"/>
        <w:ind w:left="9.000000000000057" w:firstLine="0"/>
        <w:jc w:val="both"/>
        <w:rPr>
          <w:sz w:val="26"/>
          <w:szCs w:val="26"/>
        </w:rPr>
      </w:pPr>
      <w:r w:rsidDel="00000000" w:rsidR="00000000" w:rsidRPr="00000000">
        <w:rPr>
          <w:sz w:val="26"/>
          <w:szCs w:val="26"/>
          <w:rtl w:val="0"/>
        </w:rPr>
        <w:t xml:space="preserve">The Voidfleet, a specialized arm of the imperial navy, is tasked with exploring and securing the Fractured </w:t>
      </w:r>
    </w:p>
    <w:p w:rsidR="00000000" w:rsidDel="00000000" w:rsidP="00000000" w:rsidRDefault="00000000" w:rsidRPr="00000000" w14:paraId="00000403">
      <w:pPr>
        <w:spacing w:line="240" w:lineRule="auto"/>
        <w:ind w:left="9.000000000000057" w:firstLine="0"/>
        <w:jc w:val="both"/>
        <w:rPr>
          <w:sz w:val="26"/>
          <w:szCs w:val="26"/>
        </w:rPr>
      </w:pPr>
      <w:r w:rsidDel="00000000" w:rsidR="00000000" w:rsidRPr="00000000">
        <w:rPr>
          <w:sz w:val="26"/>
          <w:szCs w:val="26"/>
          <w:rtl w:val="0"/>
        </w:rPr>
        <w:t xml:space="preserve">Shores and Twilight Shores. These ships are equipped with advanced S.S.I.D. technology and resonance shielding, but even they are not immune to the region’s horrors. </w:t>
      </w:r>
    </w:p>
    <w:p w:rsidR="00000000" w:rsidDel="00000000" w:rsidP="00000000" w:rsidRDefault="00000000" w:rsidRPr="00000000" w14:paraId="00000404">
      <w:pPr>
        <w:spacing w:line="240" w:lineRule="auto"/>
        <w:ind w:left="9.000000000000057" w:firstLine="0"/>
        <w:jc w:val="both"/>
        <w:rPr>
          <w:sz w:val="26"/>
          <w:szCs w:val="26"/>
        </w:rPr>
      </w:pPr>
      <w:r w:rsidDel="00000000" w:rsidR="00000000" w:rsidRPr="00000000">
        <w:rPr>
          <w:sz w:val="26"/>
          <w:szCs w:val="26"/>
          <w:rtl w:val="0"/>
        </w:rPr>
        <w:t xml:space="preserve">The Proletariat Guild’s Reckless Expansion: </w:t>
      </w:r>
    </w:p>
    <w:p w:rsidR="00000000" w:rsidDel="00000000" w:rsidP="00000000" w:rsidRDefault="00000000" w:rsidRPr="00000000" w14:paraId="00000405">
      <w:pPr>
        <w:spacing w:line="240" w:lineRule="auto"/>
        <w:ind w:left="9.000000000000057" w:firstLine="0"/>
        <w:jc w:val="both"/>
        <w:rPr>
          <w:sz w:val="26"/>
          <w:szCs w:val="26"/>
        </w:rPr>
      </w:pPr>
      <w:r w:rsidDel="00000000" w:rsidR="00000000" w:rsidRPr="00000000">
        <w:rPr>
          <w:sz w:val="26"/>
          <w:szCs w:val="26"/>
          <w:rtl w:val="0"/>
        </w:rPr>
        <w:t xml:space="preserve">Unlike the Empire’s cautious approach, the </w:t>
      </w:r>
    </w:p>
    <w:p w:rsidR="00000000" w:rsidDel="00000000" w:rsidP="00000000" w:rsidRDefault="00000000" w:rsidRPr="00000000" w14:paraId="00000406">
      <w:pPr>
        <w:spacing w:line="240" w:lineRule="auto"/>
        <w:ind w:left="9.000000000000057" w:firstLine="0"/>
        <w:jc w:val="both"/>
        <w:rPr>
          <w:sz w:val="26"/>
          <w:szCs w:val="26"/>
        </w:rPr>
      </w:pPr>
      <w:r w:rsidDel="00000000" w:rsidR="00000000" w:rsidRPr="00000000">
        <w:rPr>
          <w:sz w:val="26"/>
          <w:szCs w:val="26"/>
          <w:rtl w:val="0"/>
        </w:rPr>
        <w:t xml:space="preserve">Proletariat Guild has aggressively pushed into the Twilight Shores, using the S.S.I.D. to claim new resource deposits. </w:t>
      </w:r>
    </w:p>
    <w:p w:rsidR="00000000" w:rsidDel="00000000" w:rsidP="00000000" w:rsidRDefault="00000000" w:rsidRPr="00000000" w14:paraId="00000407">
      <w:pPr>
        <w:spacing w:line="240" w:lineRule="auto"/>
        <w:ind w:left="9.000000000000057" w:firstLine="0"/>
        <w:jc w:val="both"/>
        <w:rPr>
          <w:sz w:val="26"/>
          <w:szCs w:val="26"/>
        </w:rPr>
      </w:pPr>
      <w:r w:rsidDel="00000000" w:rsidR="00000000" w:rsidRPr="00000000">
        <w:rPr>
          <w:sz w:val="26"/>
          <w:szCs w:val="26"/>
          <w:rtl w:val="0"/>
        </w:rPr>
        <w:t xml:space="preserve">However, reports suggest that several Guild fleets have disappeared without explanation, fueling rumors of contact with the Voidspawn. </w:t>
      </w:r>
    </w:p>
    <w:p w:rsidR="00000000" w:rsidDel="00000000" w:rsidP="00000000" w:rsidRDefault="00000000" w:rsidRPr="00000000" w14:paraId="00000408">
      <w:pPr>
        <w:spacing w:line="240" w:lineRule="auto"/>
        <w:ind w:left="9.000000000000057" w:firstLine="0"/>
        <w:jc w:val="both"/>
        <w:rPr>
          <w:sz w:val="26"/>
          <w:szCs w:val="26"/>
        </w:rPr>
      </w:pPr>
      <w:r w:rsidDel="00000000" w:rsidR="00000000" w:rsidRPr="00000000">
        <w:rPr>
          <w:sz w:val="26"/>
          <w:szCs w:val="26"/>
          <w:rtl w:val="0"/>
        </w:rPr>
        <w:t xml:space="preserve">10.5: Theological Implications </w:t>
      </w:r>
    </w:p>
    <w:p w:rsidR="00000000" w:rsidDel="00000000" w:rsidP="00000000" w:rsidRDefault="00000000" w:rsidRPr="00000000" w14:paraId="00000409">
      <w:pPr>
        <w:spacing w:line="240" w:lineRule="auto"/>
        <w:ind w:left="9.000000000000057" w:firstLine="0"/>
        <w:jc w:val="both"/>
        <w:rPr>
          <w:sz w:val="26"/>
          <w:szCs w:val="26"/>
        </w:rPr>
      </w:pPr>
      <w:r w:rsidDel="00000000" w:rsidR="00000000" w:rsidRPr="00000000">
        <w:rPr>
          <w:sz w:val="26"/>
          <w:szCs w:val="26"/>
          <w:rtl w:val="0"/>
        </w:rPr>
        <w:t xml:space="preserve">The discoveries in the outlying regions have sparked a theological crisis within the Empire, particularly among House Kalvros, the spiritual caretakers of the Psionic Tapestry. The existence of Nyx-Vephar and similar phenomena challenges their teachings about the universe’s order. </w:t>
      </w:r>
    </w:p>
    <w:p w:rsidR="00000000" w:rsidDel="00000000" w:rsidP="00000000" w:rsidRDefault="00000000" w:rsidRPr="00000000" w14:paraId="0000040A">
      <w:pPr>
        <w:spacing w:line="240" w:lineRule="auto"/>
        <w:ind w:left="9.000000000000057" w:firstLine="0"/>
        <w:jc w:val="both"/>
        <w:rPr>
          <w:sz w:val="26"/>
          <w:szCs w:val="26"/>
        </w:rPr>
      </w:pPr>
      <w:r w:rsidDel="00000000" w:rsidR="00000000" w:rsidRPr="00000000">
        <w:rPr>
          <w:sz w:val="26"/>
          <w:szCs w:val="26"/>
          <w:rtl w:val="0"/>
        </w:rPr>
        <w:t xml:space="preserve">Psionic Cults: </w:t>
      </w:r>
    </w:p>
    <w:p w:rsidR="00000000" w:rsidDel="00000000" w:rsidP="00000000" w:rsidRDefault="00000000" w:rsidRPr="00000000" w14:paraId="0000040B">
      <w:pPr>
        <w:spacing w:line="240" w:lineRule="auto"/>
        <w:ind w:left="9.000000000000057" w:firstLine="0"/>
        <w:jc w:val="both"/>
        <w:rPr>
          <w:sz w:val="26"/>
          <w:szCs w:val="26"/>
        </w:rPr>
      </w:pPr>
      <w:r w:rsidDel="00000000" w:rsidR="00000000" w:rsidRPr="00000000">
        <w:rPr>
          <w:sz w:val="26"/>
          <w:szCs w:val="26"/>
          <w:rtl w:val="0"/>
        </w:rPr>
        <w:t xml:space="preserve">New psionic cults have emerged, worshiping the Void as a divine force. These cults often sabotage imperial operations, claiming they are protecting the natural balance from humanity’s greed. </w:t>
      </w:r>
    </w:p>
    <w:p w:rsidR="00000000" w:rsidDel="00000000" w:rsidP="00000000" w:rsidRDefault="00000000" w:rsidRPr="00000000" w14:paraId="0000040C">
      <w:pPr>
        <w:spacing w:line="240" w:lineRule="auto"/>
        <w:ind w:left="9.000000000000057" w:firstLine="0"/>
        <w:jc w:val="both"/>
        <w:rPr>
          <w:sz w:val="26"/>
          <w:szCs w:val="26"/>
        </w:rPr>
      </w:pPr>
      <w:r w:rsidDel="00000000" w:rsidR="00000000" w:rsidRPr="00000000">
        <w:rPr>
          <w:sz w:val="26"/>
          <w:szCs w:val="26"/>
          <w:rtl w:val="0"/>
        </w:rPr>
        <w:t xml:space="preserve">The largest of these cults, the Children of the </w:t>
      </w:r>
    </w:p>
    <w:p w:rsidR="00000000" w:rsidDel="00000000" w:rsidP="00000000" w:rsidRDefault="00000000" w:rsidRPr="00000000" w14:paraId="0000040D">
      <w:pPr>
        <w:spacing w:line="240" w:lineRule="auto"/>
        <w:ind w:left="9.000000000000057" w:firstLine="0"/>
        <w:jc w:val="both"/>
        <w:rPr>
          <w:sz w:val="26"/>
          <w:szCs w:val="26"/>
        </w:rPr>
      </w:pPr>
      <w:r w:rsidDel="00000000" w:rsidR="00000000" w:rsidRPr="00000000">
        <w:rPr>
          <w:sz w:val="26"/>
          <w:szCs w:val="26"/>
          <w:rtl w:val="0"/>
        </w:rPr>
        <w:t xml:space="preserve">Fracture, believe that Nyx-Vephar is a savior, heralding the next stage of human evolution. </w:t>
      </w:r>
    </w:p>
    <w:p w:rsidR="00000000" w:rsidDel="00000000" w:rsidP="00000000" w:rsidRDefault="00000000" w:rsidRPr="00000000" w14:paraId="0000040E">
      <w:pPr>
        <w:spacing w:line="240" w:lineRule="auto"/>
        <w:ind w:left="9.000000000000057" w:firstLine="0"/>
        <w:jc w:val="both"/>
        <w:rPr>
          <w:sz w:val="26"/>
          <w:szCs w:val="26"/>
        </w:rPr>
      </w:pPr>
      <w:r w:rsidDel="00000000" w:rsidR="00000000" w:rsidRPr="00000000">
        <w:rPr>
          <w:sz w:val="26"/>
          <w:szCs w:val="26"/>
          <w:rtl w:val="0"/>
        </w:rPr>
        <w:t xml:space="preserve">Section 11: Tying It All Together </w:t>
      </w:r>
    </w:p>
    <w:p w:rsidR="00000000" w:rsidDel="00000000" w:rsidP="00000000" w:rsidRDefault="00000000" w:rsidRPr="00000000" w14:paraId="0000040F">
      <w:pPr>
        <w:spacing w:line="240" w:lineRule="auto"/>
        <w:ind w:left="9.000000000000057" w:firstLine="0"/>
        <w:jc w:val="both"/>
        <w:rPr>
          <w:sz w:val="26"/>
          <w:szCs w:val="26"/>
        </w:rPr>
      </w:pPr>
      <w:r w:rsidDel="00000000" w:rsidR="00000000" w:rsidRPr="00000000">
        <w:rPr>
          <w:sz w:val="26"/>
          <w:szCs w:val="26"/>
          <w:rtl w:val="0"/>
        </w:rPr>
        <w:t xml:space="preserve">The Palladial Universe now stands at the precipice of both discovery and annihilation. The Palladial Core remains a bastion </w:t>
      </w:r>
    </w:p>
    <w:p w:rsidR="00000000" w:rsidDel="00000000" w:rsidP="00000000" w:rsidRDefault="00000000" w:rsidRPr="00000000" w14:paraId="00000410">
      <w:pPr>
        <w:spacing w:line="240" w:lineRule="auto"/>
        <w:ind w:left="9.000000000000057" w:firstLine="0"/>
        <w:jc w:val="both"/>
        <w:rPr>
          <w:sz w:val="26"/>
          <w:szCs w:val="26"/>
        </w:rPr>
      </w:pPr>
      <w:r w:rsidDel="00000000" w:rsidR="00000000" w:rsidRPr="00000000">
        <w:rPr>
          <w:sz w:val="26"/>
          <w:szCs w:val="26"/>
          <w:rtl w:val="0"/>
        </w:rPr>
        <w:t xml:space="preserve">of order and tradition, while the Expanse and outlying regions are increasingly defined by chaos, rebellion, and the </w:t>
      </w:r>
    </w:p>
    <w:p w:rsidR="00000000" w:rsidDel="00000000" w:rsidP="00000000" w:rsidRDefault="00000000" w:rsidRPr="00000000" w14:paraId="00000411">
      <w:pPr>
        <w:spacing w:line="240" w:lineRule="auto"/>
        <w:ind w:left="9.000000000000057" w:firstLine="0"/>
        <w:jc w:val="both"/>
        <w:rPr>
          <w:sz w:val="26"/>
          <w:szCs w:val="26"/>
        </w:rPr>
      </w:pPr>
      <w:r w:rsidDel="00000000" w:rsidR="00000000" w:rsidRPr="00000000">
        <w:rPr>
          <w:sz w:val="26"/>
          <w:szCs w:val="26"/>
          <w:rtl w:val="0"/>
        </w:rPr>
        <w:t xml:space="preserve">incomprehensible forces of the Void. The rise of the Proletariat</w:t>
      </w:r>
    </w:p>
    <w:p w:rsidR="00000000" w:rsidDel="00000000" w:rsidP="00000000" w:rsidRDefault="00000000" w:rsidRPr="00000000" w14:paraId="00000412">
      <w:pPr>
        <w:spacing w:line="240" w:lineRule="auto"/>
        <w:ind w:left="9.000000000000057" w:firstLine="0"/>
        <w:jc w:val="both"/>
        <w:rPr>
          <w:sz w:val="26"/>
          <w:szCs w:val="26"/>
        </w:rPr>
      </w:pPr>
      <w:r w:rsidDel="00000000" w:rsidR="00000000" w:rsidRPr="00000000">
        <w:rPr>
          <w:sz w:val="26"/>
          <w:szCs w:val="26"/>
          <w:rtl w:val="0"/>
        </w:rPr>
        <w:t xml:space="preserve">Guild, the emergence of the Shattered Veil Council, and the growing influence of the unknown have created a galaxy teetering on the edge of collapse. </w:t>
      </w:r>
    </w:p>
    <w:p w:rsidR="00000000" w:rsidDel="00000000" w:rsidP="00000000" w:rsidRDefault="00000000" w:rsidRPr="00000000" w14:paraId="00000413">
      <w:pPr>
        <w:spacing w:line="240" w:lineRule="auto"/>
        <w:ind w:left="9.000000000000057" w:firstLine="0"/>
        <w:jc w:val="both"/>
        <w:rPr>
          <w:sz w:val="26"/>
          <w:szCs w:val="26"/>
        </w:rPr>
      </w:pPr>
      <w:r w:rsidDel="00000000" w:rsidR="00000000" w:rsidRPr="00000000">
        <w:rPr>
          <w:sz w:val="26"/>
          <w:szCs w:val="26"/>
          <w:rtl w:val="0"/>
        </w:rPr>
        <w:t xml:space="preserve">Section 12: Void Mechanics and Space Exploration </w:t>
      </w:r>
    </w:p>
    <w:p w:rsidR="00000000" w:rsidDel="00000000" w:rsidP="00000000" w:rsidRDefault="00000000" w:rsidRPr="00000000" w14:paraId="00000414">
      <w:pPr>
        <w:spacing w:line="240" w:lineRule="auto"/>
        <w:ind w:left="9.000000000000057" w:firstLine="0"/>
        <w:jc w:val="both"/>
        <w:rPr>
          <w:sz w:val="26"/>
          <w:szCs w:val="26"/>
        </w:rPr>
      </w:pPr>
      <w:r w:rsidDel="00000000" w:rsidR="00000000" w:rsidRPr="00000000">
        <w:rPr>
          <w:sz w:val="26"/>
          <w:szCs w:val="26"/>
          <w:rtl w:val="0"/>
        </w:rPr>
        <w:t xml:space="preserve">12.1: Void Travel Mechanics </w:t>
      </w:r>
    </w:p>
    <w:p w:rsidR="00000000" w:rsidDel="00000000" w:rsidP="00000000" w:rsidRDefault="00000000" w:rsidRPr="00000000" w14:paraId="00000415">
      <w:pPr>
        <w:spacing w:line="240" w:lineRule="auto"/>
        <w:ind w:left="9.000000000000057" w:firstLine="0"/>
        <w:jc w:val="both"/>
        <w:rPr>
          <w:sz w:val="26"/>
          <w:szCs w:val="26"/>
        </w:rPr>
      </w:pPr>
      <w:r w:rsidDel="00000000" w:rsidR="00000000" w:rsidRPr="00000000">
        <w:rPr>
          <w:sz w:val="26"/>
          <w:szCs w:val="26"/>
          <w:rtl w:val="0"/>
        </w:rPr>
        <w:t xml:space="preserve">Void travel is a cornerstone of interstellar life in the Palladial Universe, but it is not without peril, particularly in the outlying regions. Ships traverse the Void using Resonance Drives, which leverage psionic currents from the Psionic Tapestry. However, these currents weaken in regions like the Drakonias Reaches and the Twilight Shores, increasing travel times and the likelihood of encountering Void phenomena. </w:t>
      </w:r>
    </w:p>
    <w:p w:rsidR="00000000" w:rsidDel="00000000" w:rsidP="00000000" w:rsidRDefault="00000000" w:rsidRPr="00000000" w14:paraId="00000416">
      <w:pPr>
        <w:spacing w:line="240" w:lineRule="auto"/>
        <w:ind w:left="9.000000000000057" w:firstLine="0"/>
        <w:jc w:val="both"/>
        <w:rPr>
          <w:sz w:val="26"/>
          <w:szCs w:val="26"/>
        </w:rPr>
      </w:pPr>
      <w:r w:rsidDel="00000000" w:rsidR="00000000" w:rsidRPr="00000000">
        <w:rPr>
          <w:sz w:val="26"/>
          <w:szCs w:val="26"/>
          <w:rtl w:val="0"/>
        </w:rPr>
        <w:t xml:space="preserve">Void travel in unstable regions requires constant vigilance. Ship crews must monitor Subspace Currents, invisible gravitational </w:t>
      </w:r>
    </w:p>
    <w:p w:rsidR="00000000" w:rsidDel="00000000" w:rsidP="00000000" w:rsidRDefault="00000000" w:rsidRPr="00000000" w14:paraId="00000417">
      <w:pPr>
        <w:spacing w:line="240" w:lineRule="auto"/>
        <w:ind w:left="9.000000000000057" w:firstLine="0"/>
        <w:jc w:val="both"/>
        <w:rPr>
          <w:sz w:val="26"/>
          <w:szCs w:val="26"/>
        </w:rPr>
      </w:pPr>
      <w:r w:rsidDel="00000000" w:rsidR="00000000" w:rsidRPr="00000000">
        <w:rPr>
          <w:sz w:val="26"/>
          <w:szCs w:val="26"/>
          <w:rtl w:val="0"/>
        </w:rPr>
        <w:t xml:space="preserve">flows that can either accelerate or drag down a vessel. The outlying regions often exhibit Psionic Eddies, localized </w:t>
      </w:r>
    </w:p>
    <w:p w:rsidR="00000000" w:rsidDel="00000000" w:rsidP="00000000" w:rsidRDefault="00000000" w:rsidRPr="00000000" w14:paraId="00000418">
      <w:pPr>
        <w:spacing w:line="240" w:lineRule="auto"/>
        <w:ind w:left="9.000000000000057" w:firstLine="0"/>
        <w:jc w:val="both"/>
        <w:rPr>
          <w:sz w:val="26"/>
          <w:szCs w:val="26"/>
        </w:rPr>
      </w:pPr>
      <w:r w:rsidDel="00000000" w:rsidR="00000000" w:rsidRPr="00000000">
        <w:rPr>
          <w:sz w:val="26"/>
          <w:szCs w:val="26"/>
          <w:rtl w:val="0"/>
        </w:rPr>
        <w:t xml:space="preserve">disruptions in the Tapestry that can disorient navigators or </w:t>
      </w:r>
    </w:p>
    <w:p w:rsidR="00000000" w:rsidDel="00000000" w:rsidP="00000000" w:rsidRDefault="00000000" w:rsidRPr="00000000" w14:paraId="00000419">
      <w:pPr>
        <w:spacing w:line="240" w:lineRule="auto"/>
        <w:ind w:left="9.000000000000057" w:firstLine="0"/>
        <w:jc w:val="both"/>
        <w:rPr>
          <w:sz w:val="26"/>
          <w:szCs w:val="26"/>
        </w:rPr>
      </w:pPr>
      <w:r w:rsidDel="00000000" w:rsidR="00000000" w:rsidRPr="00000000">
        <w:rPr>
          <w:sz w:val="26"/>
          <w:szCs w:val="26"/>
          <w:rtl w:val="0"/>
        </w:rPr>
        <w:t xml:space="preserve">throw ships off course. Overseers are encouraged to use these phenomena to create tension and unpredictability, forcing </w:t>
      </w:r>
    </w:p>
    <w:p w:rsidR="00000000" w:rsidDel="00000000" w:rsidP="00000000" w:rsidRDefault="00000000" w:rsidRPr="00000000" w14:paraId="0000041A">
      <w:pPr>
        <w:spacing w:line="240" w:lineRule="auto"/>
        <w:ind w:left="9.000000000000057" w:firstLine="0"/>
        <w:jc w:val="both"/>
        <w:rPr>
          <w:sz w:val="26"/>
          <w:szCs w:val="26"/>
        </w:rPr>
      </w:pPr>
      <w:r w:rsidDel="00000000" w:rsidR="00000000" w:rsidRPr="00000000">
        <w:rPr>
          <w:sz w:val="26"/>
          <w:szCs w:val="26"/>
          <w:rtl w:val="0"/>
        </w:rPr>
        <w:t xml:space="preserve">players to make difficult decisions: push forward and risk the </w:t>
      </w:r>
    </w:p>
    <w:p w:rsidR="00000000" w:rsidDel="00000000" w:rsidP="00000000" w:rsidRDefault="00000000" w:rsidRPr="00000000" w14:paraId="0000041B">
      <w:pPr>
        <w:spacing w:line="240" w:lineRule="auto"/>
        <w:ind w:left="9.000000000000057" w:firstLine="0"/>
        <w:jc w:val="both"/>
        <w:rPr>
          <w:sz w:val="26"/>
          <w:szCs w:val="26"/>
        </w:rPr>
      </w:pPr>
      <w:r w:rsidDel="00000000" w:rsidR="00000000" w:rsidRPr="00000000">
        <w:rPr>
          <w:sz w:val="26"/>
          <w:szCs w:val="26"/>
          <w:rtl w:val="0"/>
        </w:rPr>
        <w:t xml:space="preserve">unknown, or take the longer, safer route and risk running out of supplies. </w:t>
      </w:r>
    </w:p>
    <w:p w:rsidR="00000000" w:rsidDel="00000000" w:rsidP="00000000" w:rsidRDefault="00000000" w:rsidRPr="00000000" w14:paraId="0000041C">
      <w:pPr>
        <w:spacing w:line="240" w:lineRule="auto"/>
        <w:ind w:left="9.000000000000057" w:firstLine="0"/>
        <w:jc w:val="both"/>
        <w:rPr>
          <w:sz w:val="26"/>
          <w:szCs w:val="26"/>
        </w:rPr>
      </w:pPr>
      <w:r w:rsidDel="00000000" w:rsidR="00000000" w:rsidRPr="00000000">
        <w:rPr>
          <w:sz w:val="26"/>
          <w:szCs w:val="26"/>
          <w:rtl w:val="0"/>
        </w:rPr>
        <w:t xml:space="preserve">16.2: The Influence of the Void </w:t>
      </w:r>
    </w:p>
    <w:p w:rsidR="00000000" w:rsidDel="00000000" w:rsidP="00000000" w:rsidRDefault="00000000" w:rsidRPr="00000000" w14:paraId="0000041D">
      <w:pPr>
        <w:spacing w:line="240" w:lineRule="auto"/>
        <w:ind w:left="9.000000000000057" w:firstLine="0"/>
        <w:jc w:val="both"/>
        <w:rPr>
          <w:sz w:val="26"/>
          <w:szCs w:val="26"/>
        </w:rPr>
      </w:pPr>
      <w:r w:rsidDel="00000000" w:rsidR="00000000" w:rsidRPr="00000000">
        <w:rPr>
          <w:sz w:val="26"/>
          <w:szCs w:val="26"/>
          <w:rtl w:val="0"/>
        </w:rPr>
        <w:t xml:space="preserve">The Void is not merely a space between stars; it is a living, breathing entity in its own right, defined by psionic resonance and incomprehensible phenomena. In the outlying regions, the </w:t>
      </w:r>
    </w:p>
    <w:p w:rsidR="00000000" w:rsidDel="00000000" w:rsidP="00000000" w:rsidRDefault="00000000" w:rsidRPr="00000000" w14:paraId="0000041E">
      <w:pPr>
        <w:spacing w:line="240" w:lineRule="auto"/>
        <w:ind w:left="9.000000000000057" w:firstLine="0"/>
        <w:jc w:val="both"/>
        <w:rPr>
          <w:sz w:val="26"/>
          <w:szCs w:val="26"/>
        </w:rPr>
      </w:pPr>
      <w:r w:rsidDel="00000000" w:rsidR="00000000" w:rsidRPr="00000000">
        <w:rPr>
          <w:sz w:val="26"/>
          <w:szCs w:val="26"/>
          <w:rtl w:val="0"/>
        </w:rPr>
        <w:t xml:space="preserve">Void seems to resist human encroachment, responding to psionic activity with increasing hostility. </w:t>
      </w:r>
    </w:p>
    <w:p w:rsidR="00000000" w:rsidDel="00000000" w:rsidP="00000000" w:rsidRDefault="00000000" w:rsidRPr="00000000" w14:paraId="0000041F">
      <w:pPr>
        <w:spacing w:line="240" w:lineRule="auto"/>
        <w:ind w:left="9.000000000000057" w:firstLine="0"/>
        <w:jc w:val="both"/>
        <w:rPr>
          <w:sz w:val="26"/>
          <w:szCs w:val="26"/>
        </w:rPr>
      </w:pPr>
      <w:r w:rsidDel="00000000" w:rsidR="00000000" w:rsidRPr="00000000">
        <w:rPr>
          <w:sz w:val="26"/>
          <w:szCs w:val="26"/>
          <w:rtl w:val="0"/>
        </w:rPr>
        <w:t xml:space="preserve">Void anomalies include Temporal Tears, rifts where time flows irregularly, and Gravitational Echoes, regions where past </w:t>
      </w:r>
    </w:p>
    <w:p w:rsidR="00000000" w:rsidDel="00000000" w:rsidP="00000000" w:rsidRDefault="00000000" w:rsidRPr="00000000" w14:paraId="00000420">
      <w:pPr>
        <w:spacing w:line="240" w:lineRule="auto"/>
        <w:ind w:left="9.000000000000057" w:firstLine="0"/>
        <w:jc w:val="both"/>
        <w:rPr>
          <w:sz w:val="26"/>
          <w:szCs w:val="26"/>
        </w:rPr>
      </w:pPr>
      <w:r w:rsidDel="00000000" w:rsidR="00000000" w:rsidRPr="00000000">
        <w:rPr>
          <w:sz w:val="26"/>
          <w:szCs w:val="26"/>
          <w:rtl w:val="0"/>
        </w:rPr>
        <w:t xml:space="preserve">movements linger like ghostly trails. Ships entering these areas may encounter Echo Ships, eerie duplicates of themselves, piloted by distorted versions of their own crews. Overseers can use these encounters to blur the line between reality and </w:t>
      </w:r>
    </w:p>
    <w:p w:rsidR="00000000" w:rsidDel="00000000" w:rsidP="00000000" w:rsidRDefault="00000000" w:rsidRPr="00000000" w14:paraId="00000421">
      <w:pPr>
        <w:spacing w:line="240" w:lineRule="auto"/>
        <w:ind w:left="9.000000000000057" w:firstLine="0"/>
        <w:jc w:val="both"/>
        <w:rPr>
          <w:sz w:val="26"/>
          <w:szCs w:val="26"/>
        </w:rPr>
      </w:pPr>
      <w:r w:rsidDel="00000000" w:rsidR="00000000" w:rsidRPr="00000000">
        <w:rPr>
          <w:sz w:val="26"/>
          <w:szCs w:val="26"/>
          <w:rtl w:val="0"/>
        </w:rPr>
        <w:t xml:space="preserve">hallucination, challenging players’ perceptions of their own actions and decisions. </w:t>
      </w:r>
    </w:p>
    <w:p w:rsidR="00000000" w:rsidDel="00000000" w:rsidP="00000000" w:rsidRDefault="00000000" w:rsidRPr="00000000" w14:paraId="00000422">
      <w:pPr>
        <w:spacing w:line="240" w:lineRule="auto"/>
        <w:ind w:left="9.000000000000057" w:firstLine="0"/>
        <w:jc w:val="both"/>
        <w:rPr>
          <w:sz w:val="26"/>
          <w:szCs w:val="26"/>
        </w:rPr>
      </w:pPr>
      <w:r w:rsidDel="00000000" w:rsidR="00000000" w:rsidRPr="00000000">
        <w:rPr>
          <w:sz w:val="26"/>
          <w:szCs w:val="26"/>
          <w:rtl w:val="0"/>
        </w:rPr>
        <w:t xml:space="preserve">Section 17: Law Enforcement and Military Structures </w:t>
      </w:r>
    </w:p>
    <w:p w:rsidR="00000000" w:rsidDel="00000000" w:rsidP="00000000" w:rsidRDefault="00000000" w:rsidRPr="00000000" w14:paraId="00000423">
      <w:pPr>
        <w:spacing w:line="240" w:lineRule="auto"/>
        <w:ind w:left="9.000000000000057" w:firstLine="0"/>
        <w:jc w:val="both"/>
        <w:rPr>
          <w:sz w:val="26"/>
          <w:szCs w:val="26"/>
        </w:rPr>
      </w:pPr>
      <w:r w:rsidDel="00000000" w:rsidR="00000000" w:rsidRPr="00000000">
        <w:rPr>
          <w:sz w:val="26"/>
          <w:szCs w:val="26"/>
          <w:rtl w:val="0"/>
        </w:rPr>
        <w:t xml:space="preserve">17.1: Law Enforcement in the Outlying Regions </w:t>
      </w:r>
    </w:p>
    <w:p w:rsidR="00000000" w:rsidDel="00000000" w:rsidP="00000000" w:rsidRDefault="00000000" w:rsidRPr="00000000" w14:paraId="00000424">
      <w:pPr>
        <w:spacing w:line="240" w:lineRule="auto"/>
        <w:ind w:left="9.000000000000057" w:firstLine="0"/>
        <w:jc w:val="both"/>
        <w:rPr>
          <w:sz w:val="26"/>
          <w:szCs w:val="26"/>
        </w:rPr>
      </w:pPr>
      <w:r w:rsidDel="00000000" w:rsidR="00000000" w:rsidRPr="00000000">
        <w:rPr>
          <w:sz w:val="26"/>
          <w:szCs w:val="26"/>
          <w:rtl w:val="0"/>
        </w:rPr>
        <w:t xml:space="preserve">In the Palladial Core, law enforcement is tightly controlled by the Emperor’s mandate and overseen by House Pallanor. In the outlying regions, however, law enforcement is fragmented, </w:t>
      </w:r>
    </w:p>
    <w:p w:rsidR="00000000" w:rsidDel="00000000" w:rsidP="00000000" w:rsidRDefault="00000000" w:rsidRPr="00000000" w14:paraId="00000425">
      <w:pPr>
        <w:spacing w:line="240" w:lineRule="auto"/>
        <w:ind w:left="9.000000000000057" w:firstLine="0"/>
        <w:jc w:val="both"/>
        <w:rPr>
          <w:sz w:val="26"/>
          <w:szCs w:val="26"/>
        </w:rPr>
      </w:pPr>
      <w:r w:rsidDel="00000000" w:rsidR="00000000" w:rsidRPr="00000000">
        <w:rPr>
          <w:sz w:val="26"/>
          <w:szCs w:val="26"/>
          <w:rtl w:val="0"/>
        </w:rPr>
        <w:t xml:space="preserve">reflecting the region’s chaotic and decentralized nature. The </w:t>
      </w:r>
    </w:p>
    <w:p w:rsidR="00000000" w:rsidDel="00000000" w:rsidP="00000000" w:rsidRDefault="00000000" w:rsidRPr="00000000" w14:paraId="00000426">
      <w:pPr>
        <w:spacing w:line="240" w:lineRule="auto"/>
        <w:ind w:left="9.000000000000057" w:firstLine="0"/>
        <w:jc w:val="both"/>
        <w:rPr>
          <w:sz w:val="26"/>
          <w:szCs w:val="26"/>
        </w:rPr>
      </w:pPr>
      <w:r w:rsidDel="00000000" w:rsidR="00000000" w:rsidRPr="00000000">
        <w:rPr>
          <w:sz w:val="26"/>
          <w:szCs w:val="26"/>
          <w:rtl w:val="0"/>
        </w:rPr>
        <w:t xml:space="preserve">Imperial Frontier Marshals, an elite division of lawkeepers, are the primary enforcers of imperial law in these territories, though their presence is thinly spread. </w:t>
      </w:r>
    </w:p>
    <w:p w:rsidR="00000000" w:rsidDel="00000000" w:rsidP="00000000" w:rsidRDefault="00000000" w:rsidRPr="00000000" w14:paraId="00000427">
      <w:pPr>
        <w:spacing w:line="240" w:lineRule="auto"/>
        <w:ind w:left="9.000000000000057" w:firstLine="0"/>
        <w:jc w:val="both"/>
        <w:rPr>
          <w:sz w:val="26"/>
          <w:szCs w:val="26"/>
        </w:rPr>
      </w:pPr>
      <w:r w:rsidDel="00000000" w:rsidR="00000000" w:rsidRPr="00000000">
        <w:rPr>
          <w:sz w:val="26"/>
          <w:szCs w:val="26"/>
          <w:rtl w:val="0"/>
        </w:rPr>
        <w:t xml:space="preserve">Frontier Marshals operate out of fortified stations known as </w:t>
      </w:r>
    </w:p>
    <w:p w:rsidR="00000000" w:rsidDel="00000000" w:rsidP="00000000" w:rsidRDefault="00000000" w:rsidRPr="00000000" w14:paraId="00000428">
      <w:pPr>
        <w:spacing w:line="240" w:lineRule="auto"/>
        <w:ind w:left="9.000000000000057" w:firstLine="0"/>
        <w:jc w:val="both"/>
        <w:rPr>
          <w:sz w:val="26"/>
          <w:szCs w:val="26"/>
        </w:rPr>
      </w:pPr>
      <w:r w:rsidDel="00000000" w:rsidR="00000000" w:rsidRPr="00000000">
        <w:rPr>
          <w:sz w:val="26"/>
          <w:szCs w:val="26"/>
          <w:rtl w:val="0"/>
        </w:rPr>
        <w:t xml:space="preserve">Judiciary Spires, which serve as both administrative centers and holding facilities for captured criminals. Their authority is </w:t>
      </w:r>
    </w:p>
    <w:p w:rsidR="00000000" w:rsidDel="00000000" w:rsidP="00000000" w:rsidRDefault="00000000" w:rsidRPr="00000000" w14:paraId="00000429">
      <w:pPr>
        <w:spacing w:line="240" w:lineRule="auto"/>
        <w:ind w:left="9.000000000000057" w:firstLine="0"/>
        <w:jc w:val="both"/>
        <w:rPr>
          <w:sz w:val="26"/>
          <w:szCs w:val="26"/>
        </w:rPr>
      </w:pPr>
      <w:r w:rsidDel="00000000" w:rsidR="00000000" w:rsidRPr="00000000">
        <w:rPr>
          <w:sz w:val="26"/>
          <w:szCs w:val="26"/>
          <w:rtl w:val="0"/>
        </w:rPr>
        <w:t xml:space="preserve">broad, allowing them to act as judge, jury, and executioner in </w:t>
      </w:r>
    </w:p>
    <w:p w:rsidR="00000000" w:rsidDel="00000000" w:rsidP="00000000" w:rsidRDefault="00000000" w:rsidRPr="00000000" w14:paraId="0000042A">
      <w:pPr>
        <w:spacing w:line="240" w:lineRule="auto"/>
        <w:ind w:left="9.000000000000057" w:firstLine="0"/>
        <w:jc w:val="both"/>
        <w:rPr>
          <w:sz w:val="26"/>
          <w:szCs w:val="26"/>
        </w:rPr>
      </w:pPr>
      <w:r w:rsidDel="00000000" w:rsidR="00000000" w:rsidRPr="00000000">
        <w:rPr>
          <w:sz w:val="26"/>
          <w:szCs w:val="26"/>
          <w:rtl w:val="0"/>
        </w:rPr>
        <w:t xml:space="preserve">areas without local governance. However, the growing influence of the Proletariat Guild and the Shattered Veil Council has led </w:t>
      </w:r>
    </w:p>
    <w:p w:rsidR="00000000" w:rsidDel="00000000" w:rsidP="00000000" w:rsidRDefault="00000000" w:rsidRPr="00000000" w14:paraId="0000042B">
      <w:pPr>
        <w:spacing w:line="240" w:lineRule="auto"/>
        <w:ind w:left="9.000000000000057" w:firstLine="0"/>
        <w:jc w:val="both"/>
        <w:rPr>
          <w:sz w:val="26"/>
          <w:szCs w:val="26"/>
        </w:rPr>
      </w:pPr>
      <w:r w:rsidDel="00000000" w:rsidR="00000000" w:rsidRPr="00000000">
        <w:rPr>
          <w:sz w:val="26"/>
          <w:szCs w:val="26"/>
          <w:rtl w:val="0"/>
        </w:rPr>
        <w:t xml:space="preserve">to frequent clashes, with Marshals struggling to maintain order against well-armed factions and rogue elements. For players, the Marshals can serve as allies, antagonists, or a source of complex moral dilemmas. </w:t>
      </w:r>
    </w:p>
    <w:p w:rsidR="00000000" w:rsidDel="00000000" w:rsidP="00000000" w:rsidRDefault="00000000" w:rsidRPr="00000000" w14:paraId="0000042C">
      <w:pPr>
        <w:spacing w:line="240" w:lineRule="auto"/>
        <w:ind w:left="9.000000000000057" w:firstLine="0"/>
        <w:jc w:val="both"/>
        <w:rPr>
          <w:sz w:val="26"/>
          <w:szCs w:val="26"/>
        </w:rPr>
      </w:pPr>
      <w:r w:rsidDel="00000000" w:rsidR="00000000" w:rsidRPr="00000000">
        <w:rPr>
          <w:sz w:val="26"/>
          <w:szCs w:val="26"/>
          <w:rtl w:val="0"/>
        </w:rPr>
        <w:t xml:space="preserve">17.2: Military Systems on the Frontier </w:t>
      </w:r>
    </w:p>
    <w:p w:rsidR="00000000" w:rsidDel="00000000" w:rsidP="00000000" w:rsidRDefault="00000000" w:rsidRPr="00000000" w14:paraId="0000042D">
      <w:pPr>
        <w:spacing w:line="240" w:lineRule="auto"/>
        <w:ind w:left="9.000000000000057" w:firstLine="0"/>
        <w:jc w:val="both"/>
        <w:rPr>
          <w:sz w:val="26"/>
          <w:szCs w:val="26"/>
        </w:rPr>
      </w:pPr>
      <w:r w:rsidDel="00000000" w:rsidR="00000000" w:rsidRPr="00000000">
        <w:rPr>
          <w:sz w:val="26"/>
          <w:szCs w:val="26"/>
          <w:rtl w:val="0"/>
        </w:rPr>
        <w:t xml:space="preserve">The Palladial military operates in three distinct tiers in the outlying regions: Voidfleet Battlegroups, House Militias, and </w:t>
      </w:r>
    </w:p>
    <w:p w:rsidR="00000000" w:rsidDel="00000000" w:rsidP="00000000" w:rsidRDefault="00000000" w:rsidRPr="00000000" w14:paraId="0000042E">
      <w:pPr>
        <w:spacing w:line="240" w:lineRule="auto"/>
        <w:ind w:left="9.000000000000057" w:firstLine="0"/>
        <w:jc w:val="both"/>
        <w:rPr>
          <w:sz w:val="26"/>
          <w:szCs w:val="26"/>
        </w:rPr>
      </w:pPr>
      <w:r w:rsidDel="00000000" w:rsidR="00000000" w:rsidRPr="00000000">
        <w:rPr>
          <w:sz w:val="26"/>
          <w:szCs w:val="26"/>
          <w:rtl w:val="0"/>
        </w:rPr>
        <w:t xml:space="preserve">Independent Defense Forces. The Voidfleet, commanded by </w:t>
      </w:r>
    </w:p>
    <w:p w:rsidR="00000000" w:rsidDel="00000000" w:rsidP="00000000" w:rsidRDefault="00000000" w:rsidRPr="00000000" w14:paraId="0000042F">
      <w:pPr>
        <w:spacing w:line="240" w:lineRule="auto"/>
        <w:ind w:left="9.000000000000057" w:firstLine="0"/>
        <w:jc w:val="both"/>
        <w:rPr>
          <w:sz w:val="26"/>
          <w:szCs w:val="26"/>
        </w:rPr>
      </w:pPr>
      <w:r w:rsidDel="00000000" w:rsidR="00000000" w:rsidRPr="00000000">
        <w:rPr>
          <w:sz w:val="26"/>
          <w:szCs w:val="26"/>
          <w:rtl w:val="0"/>
        </w:rPr>
        <w:t xml:space="preserve">House Khoreal, is the Empire’s primary military presence, tasked with defending key trade routes and suppressing large-scale rebellions. Voidfleet ships are equipped with </w:t>
      </w:r>
    </w:p>
    <w:p w:rsidR="00000000" w:rsidDel="00000000" w:rsidP="00000000" w:rsidRDefault="00000000" w:rsidRPr="00000000" w14:paraId="00000430">
      <w:pPr>
        <w:spacing w:line="240" w:lineRule="auto"/>
        <w:ind w:left="9.000000000000057" w:firstLine="0"/>
        <w:jc w:val="both"/>
        <w:rPr>
          <w:sz w:val="26"/>
          <w:szCs w:val="26"/>
        </w:rPr>
      </w:pPr>
      <w:r w:rsidDel="00000000" w:rsidR="00000000" w:rsidRPr="00000000">
        <w:rPr>
          <w:sz w:val="26"/>
          <w:szCs w:val="26"/>
          <w:rtl w:val="0"/>
        </w:rPr>
        <w:t xml:space="preserve">Resonance Shields, advanced technology that offers protection against psionic attacks and Void anomalies. </w:t>
      </w:r>
    </w:p>
    <w:p w:rsidR="00000000" w:rsidDel="00000000" w:rsidP="00000000" w:rsidRDefault="00000000" w:rsidRPr="00000000" w14:paraId="00000431">
      <w:pPr>
        <w:spacing w:line="240" w:lineRule="auto"/>
        <w:ind w:left="9.000000000000057" w:firstLine="0"/>
        <w:jc w:val="both"/>
        <w:rPr>
          <w:sz w:val="26"/>
          <w:szCs w:val="26"/>
        </w:rPr>
      </w:pPr>
      <w:r w:rsidDel="00000000" w:rsidR="00000000" w:rsidRPr="00000000">
        <w:rPr>
          <w:sz w:val="26"/>
          <w:szCs w:val="26"/>
          <w:rtl w:val="0"/>
        </w:rPr>
        <w:t xml:space="preserve">House Militias are smaller, localized forces that operate under the authority of individual Great Houses. These militias vary </w:t>
      </w:r>
    </w:p>
    <w:p w:rsidR="00000000" w:rsidDel="00000000" w:rsidP="00000000" w:rsidRDefault="00000000" w:rsidRPr="00000000" w14:paraId="00000432">
      <w:pPr>
        <w:spacing w:line="240" w:lineRule="auto"/>
        <w:ind w:left="9.000000000000057" w:firstLine="0"/>
        <w:jc w:val="both"/>
        <w:rPr>
          <w:sz w:val="26"/>
          <w:szCs w:val="26"/>
        </w:rPr>
      </w:pPr>
      <w:r w:rsidDel="00000000" w:rsidR="00000000" w:rsidRPr="00000000">
        <w:rPr>
          <w:sz w:val="26"/>
          <w:szCs w:val="26"/>
          <w:rtl w:val="0"/>
        </w:rPr>
        <w:t xml:space="preserve">greatly in quality, with some boasting cutting-edge Voidships and others relying on outdated freighters retrofitted for </w:t>
      </w:r>
    </w:p>
    <w:p w:rsidR="00000000" w:rsidDel="00000000" w:rsidP="00000000" w:rsidRDefault="00000000" w:rsidRPr="00000000" w14:paraId="00000433">
      <w:pPr>
        <w:spacing w:line="240" w:lineRule="auto"/>
        <w:ind w:left="9.000000000000057" w:firstLine="0"/>
        <w:jc w:val="both"/>
        <w:rPr>
          <w:sz w:val="26"/>
          <w:szCs w:val="26"/>
        </w:rPr>
      </w:pPr>
      <w:r w:rsidDel="00000000" w:rsidR="00000000" w:rsidRPr="00000000">
        <w:rPr>
          <w:sz w:val="26"/>
          <w:szCs w:val="26"/>
          <w:rtl w:val="0"/>
        </w:rPr>
        <w:t xml:space="preserve">combat. The Independent Defense Forces, meanwhile, are a </w:t>
      </w:r>
    </w:p>
    <w:p w:rsidR="00000000" w:rsidDel="00000000" w:rsidP="00000000" w:rsidRDefault="00000000" w:rsidRPr="00000000" w14:paraId="00000434">
      <w:pPr>
        <w:spacing w:line="240" w:lineRule="auto"/>
        <w:ind w:left="9.000000000000057" w:firstLine="0"/>
        <w:jc w:val="both"/>
        <w:rPr>
          <w:sz w:val="26"/>
          <w:szCs w:val="26"/>
        </w:rPr>
      </w:pPr>
      <w:r w:rsidDel="00000000" w:rsidR="00000000" w:rsidRPr="00000000">
        <w:rPr>
          <w:sz w:val="26"/>
          <w:szCs w:val="26"/>
          <w:rtl w:val="0"/>
        </w:rPr>
        <w:t xml:space="preserve">motley assortment of mercenaries, guild militias, and planetary defense fleets. Overseers can use the tensions between these groups to create dynamic battlefields where players must navigate shifting alliances and conflicting objectives. </w:t>
      </w:r>
    </w:p>
    <w:p w:rsidR="00000000" w:rsidDel="00000000" w:rsidP="00000000" w:rsidRDefault="00000000" w:rsidRPr="00000000" w14:paraId="00000435">
      <w:pPr>
        <w:spacing w:line="240" w:lineRule="auto"/>
        <w:ind w:left="9.000000000000057" w:firstLine="0"/>
        <w:jc w:val="both"/>
        <w:rPr>
          <w:sz w:val="26"/>
          <w:szCs w:val="26"/>
        </w:rPr>
      </w:pPr>
      <w:r w:rsidDel="00000000" w:rsidR="00000000" w:rsidRPr="00000000">
        <w:rPr>
          <w:sz w:val="26"/>
          <w:szCs w:val="26"/>
          <w:rtl w:val="0"/>
        </w:rPr>
        <w:t xml:space="preserve">Section 18: Leisure and Essential Services </w:t>
      </w:r>
    </w:p>
    <w:p w:rsidR="00000000" w:rsidDel="00000000" w:rsidP="00000000" w:rsidRDefault="00000000" w:rsidRPr="00000000" w14:paraId="00000436">
      <w:pPr>
        <w:spacing w:line="240" w:lineRule="auto"/>
        <w:ind w:left="9.000000000000057" w:firstLine="0"/>
        <w:jc w:val="both"/>
        <w:rPr>
          <w:sz w:val="26"/>
          <w:szCs w:val="26"/>
        </w:rPr>
      </w:pPr>
      <w:r w:rsidDel="00000000" w:rsidR="00000000" w:rsidRPr="00000000">
        <w:rPr>
          <w:sz w:val="26"/>
          <w:szCs w:val="26"/>
          <w:rtl w:val="0"/>
        </w:rPr>
        <w:t xml:space="preserve">18.1: Leisure in the Outlying Regions </w:t>
      </w:r>
    </w:p>
    <w:p w:rsidR="00000000" w:rsidDel="00000000" w:rsidP="00000000" w:rsidRDefault="00000000" w:rsidRPr="00000000" w14:paraId="00000437">
      <w:pPr>
        <w:spacing w:line="240" w:lineRule="auto"/>
        <w:ind w:left="9.000000000000057" w:firstLine="0"/>
        <w:jc w:val="both"/>
        <w:rPr>
          <w:sz w:val="26"/>
          <w:szCs w:val="26"/>
        </w:rPr>
      </w:pPr>
      <w:r w:rsidDel="00000000" w:rsidR="00000000" w:rsidRPr="00000000">
        <w:rPr>
          <w:sz w:val="26"/>
          <w:szCs w:val="26"/>
          <w:rtl w:val="0"/>
        </w:rPr>
        <w:t xml:space="preserve">Leisure in the outlying regions is as diverse as its inhabitants, often serving as both a cultural cornerstone and a means of </w:t>
      </w:r>
    </w:p>
    <w:p w:rsidR="00000000" w:rsidDel="00000000" w:rsidP="00000000" w:rsidRDefault="00000000" w:rsidRPr="00000000" w14:paraId="00000438">
      <w:pPr>
        <w:spacing w:line="240" w:lineRule="auto"/>
        <w:ind w:left="9.000000000000057" w:firstLine="0"/>
        <w:jc w:val="both"/>
        <w:rPr>
          <w:sz w:val="26"/>
          <w:szCs w:val="26"/>
        </w:rPr>
      </w:pPr>
      <w:r w:rsidDel="00000000" w:rsidR="00000000" w:rsidRPr="00000000">
        <w:rPr>
          <w:sz w:val="26"/>
          <w:szCs w:val="26"/>
          <w:rtl w:val="0"/>
        </w:rPr>
        <w:t xml:space="preserve">survival. On planets like Selvaris and Aethris-9, leisure revolves around communal storytelling and artistic expression, with </w:t>
      </w:r>
    </w:p>
    <w:p w:rsidR="00000000" w:rsidDel="00000000" w:rsidP="00000000" w:rsidRDefault="00000000" w:rsidRPr="00000000" w14:paraId="00000439">
      <w:pPr>
        <w:spacing w:line="240" w:lineRule="auto"/>
        <w:ind w:left="9.000000000000057" w:firstLine="0"/>
        <w:jc w:val="both"/>
        <w:rPr>
          <w:sz w:val="26"/>
          <w:szCs w:val="26"/>
        </w:rPr>
      </w:pPr>
      <w:r w:rsidDel="00000000" w:rsidR="00000000" w:rsidRPr="00000000">
        <w:rPr>
          <w:sz w:val="26"/>
          <w:szCs w:val="26"/>
          <w:rtl w:val="0"/>
        </w:rPr>
        <w:t xml:space="preserve">Resonance Theaters showcasing psionic reenactments of historical events. These theaters are more than </w:t>
      </w:r>
    </w:p>
    <w:p w:rsidR="00000000" w:rsidDel="00000000" w:rsidP="00000000" w:rsidRDefault="00000000" w:rsidRPr="00000000" w14:paraId="0000043A">
      <w:pPr>
        <w:spacing w:line="240" w:lineRule="auto"/>
        <w:ind w:left="9.000000000000057" w:firstLine="0"/>
        <w:jc w:val="both"/>
        <w:rPr>
          <w:sz w:val="26"/>
          <w:szCs w:val="26"/>
        </w:rPr>
      </w:pPr>
      <w:r w:rsidDel="00000000" w:rsidR="00000000" w:rsidRPr="00000000">
        <w:rPr>
          <w:sz w:val="26"/>
          <w:szCs w:val="26"/>
          <w:rtl w:val="0"/>
        </w:rPr>
        <w:t xml:space="preserve">entertainment—they serve as cultural archives, preserving traditions and memories in a galaxy where history is often distorted by the chaos of the Void. </w:t>
      </w:r>
    </w:p>
    <w:p w:rsidR="00000000" w:rsidDel="00000000" w:rsidP="00000000" w:rsidRDefault="00000000" w:rsidRPr="00000000" w14:paraId="0000043B">
      <w:pPr>
        <w:spacing w:line="240" w:lineRule="auto"/>
        <w:ind w:left="9.000000000000057" w:firstLine="0"/>
        <w:jc w:val="both"/>
        <w:rPr>
          <w:sz w:val="26"/>
          <w:szCs w:val="26"/>
        </w:rPr>
      </w:pPr>
      <w:r w:rsidDel="00000000" w:rsidR="00000000" w:rsidRPr="00000000">
        <w:rPr>
          <w:sz w:val="26"/>
          <w:szCs w:val="26"/>
          <w:rtl w:val="0"/>
        </w:rPr>
        <w:t xml:space="preserve">In more urbanized systems like Talon’s Rest, leisure takes on a more decadent form. Gambling dens, black-market auctions, </w:t>
      </w:r>
    </w:p>
    <w:p w:rsidR="00000000" w:rsidDel="00000000" w:rsidP="00000000" w:rsidRDefault="00000000" w:rsidRPr="00000000" w14:paraId="0000043C">
      <w:pPr>
        <w:spacing w:line="240" w:lineRule="auto"/>
        <w:ind w:left="9.000000000000057" w:firstLine="0"/>
        <w:jc w:val="both"/>
        <w:rPr>
          <w:sz w:val="26"/>
          <w:szCs w:val="26"/>
        </w:rPr>
      </w:pPr>
      <w:r w:rsidDel="00000000" w:rsidR="00000000" w:rsidRPr="00000000">
        <w:rPr>
          <w:sz w:val="26"/>
          <w:szCs w:val="26"/>
          <w:rtl w:val="0"/>
        </w:rPr>
        <w:t xml:space="preserve">and Psionic Simulators—devices that allow users to experience alternate realities—are common attractions. Overseers can use these environments as hubs for intrigue and </w:t>
      </w:r>
    </w:p>
    <w:p w:rsidR="00000000" w:rsidDel="00000000" w:rsidP="00000000" w:rsidRDefault="00000000" w:rsidRPr="00000000" w14:paraId="0000043D">
      <w:pPr>
        <w:spacing w:line="240" w:lineRule="auto"/>
        <w:ind w:left="9.000000000000057" w:firstLine="0"/>
        <w:jc w:val="both"/>
        <w:rPr>
          <w:sz w:val="26"/>
          <w:szCs w:val="26"/>
        </w:rPr>
      </w:pPr>
      <w:r w:rsidDel="00000000" w:rsidR="00000000" w:rsidRPr="00000000">
        <w:rPr>
          <w:sz w:val="26"/>
          <w:szCs w:val="26"/>
          <w:rtl w:val="0"/>
        </w:rPr>
        <w:t xml:space="preserve">resource-gathering, offering players a chance to forge alliances or uncover hidden threats. </w:t>
      </w:r>
    </w:p>
    <w:p w:rsidR="00000000" w:rsidDel="00000000" w:rsidP="00000000" w:rsidRDefault="00000000" w:rsidRPr="00000000" w14:paraId="0000043E">
      <w:pPr>
        <w:spacing w:line="240" w:lineRule="auto"/>
        <w:ind w:left="9.000000000000057" w:firstLine="0"/>
        <w:jc w:val="both"/>
        <w:rPr>
          <w:sz w:val="26"/>
          <w:szCs w:val="26"/>
        </w:rPr>
      </w:pPr>
      <w:r w:rsidDel="00000000" w:rsidR="00000000" w:rsidRPr="00000000">
        <w:rPr>
          <w:sz w:val="26"/>
          <w:szCs w:val="26"/>
          <w:rtl w:val="0"/>
        </w:rPr>
        <w:t xml:space="preserve">18.2: Essential Services </w:t>
      </w:r>
    </w:p>
    <w:p w:rsidR="00000000" w:rsidDel="00000000" w:rsidP="00000000" w:rsidRDefault="00000000" w:rsidRPr="00000000" w14:paraId="0000043F">
      <w:pPr>
        <w:spacing w:line="240" w:lineRule="auto"/>
        <w:ind w:left="9.000000000000057" w:firstLine="0"/>
        <w:jc w:val="both"/>
        <w:rPr>
          <w:sz w:val="26"/>
          <w:szCs w:val="26"/>
        </w:rPr>
      </w:pPr>
      <w:r w:rsidDel="00000000" w:rsidR="00000000" w:rsidRPr="00000000">
        <w:rPr>
          <w:sz w:val="26"/>
          <w:szCs w:val="26"/>
          <w:rtl w:val="0"/>
        </w:rPr>
        <w:t xml:space="preserve">Essential services in the outlying regions are a patchwork of imperial infrastructure, guild enterprises, and local ingenuity. </w:t>
      </w:r>
    </w:p>
    <w:p w:rsidR="00000000" w:rsidDel="00000000" w:rsidP="00000000" w:rsidRDefault="00000000" w:rsidRPr="00000000" w14:paraId="00000440">
      <w:pPr>
        <w:spacing w:line="240" w:lineRule="auto"/>
        <w:ind w:left="9.000000000000057" w:firstLine="0"/>
        <w:jc w:val="both"/>
        <w:rPr>
          <w:sz w:val="26"/>
          <w:szCs w:val="26"/>
        </w:rPr>
      </w:pPr>
      <w:r w:rsidDel="00000000" w:rsidR="00000000" w:rsidRPr="00000000">
        <w:rPr>
          <w:sz w:val="26"/>
          <w:szCs w:val="26"/>
          <w:rtl w:val="0"/>
        </w:rPr>
        <w:t xml:space="preserve">Medical facilities are often mobile, with Voidfield Medships providing care to isolated colonies. These ships are staffed by psionic healers, whose abilities are invaluable but carry </w:t>
      </w:r>
    </w:p>
    <w:p w:rsidR="00000000" w:rsidDel="00000000" w:rsidP="00000000" w:rsidRDefault="00000000" w:rsidRPr="00000000" w14:paraId="00000441">
      <w:pPr>
        <w:spacing w:line="240" w:lineRule="auto"/>
        <w:ind w:left="9.000000000000057" w:firstLine="0"/>
        <w:jc w:val="both"/>
        <w:rPr>
          <w:sz w:val="26"/>
          <w:szCs w:val="26"/>
        </w:rPr>
      </w:pPr>
      <w:r w:rsidDel="00000000" w:rsidR="00000000" w:rsidRPr="00000000">
        <w:rPr>
          <w:sz w:val="26"/>
          <w:szCs w:val="26"/>
          <w:rtl w:val="0"/>
        </w:rPr>
        <w:t xml:space="preserve">risks—psionic overexertion in these regions can lead to instability and unintended consequences. </w:t>
      </w:r>
    </w:p>
    <w:p w:rsidR="00000000" w:rsidDel="00000000" w:rsidP="00000000" w:rsidRDefault="00000000" w:rsidRPr="00000000" w14:paraId="00000442">
      <w:pPr>
        <w:spacing w:line="240" w:lineRule="auto"/>
        <w:ind w:left="9.000000000000057" w:firstLine="0"/>
        <w:jc w:val="both"/>
        <w:rPr>
          <w:sz w:val="26"/>
          <w:szCs w:val="26"/>
        </w:rPr>
      </w:pPr>
      <w:r w:rsidDel="00000000" w:rsidR="00000000" w:rsidRPr="00000000">
        <w:rPr>
          <w:sz w:val="26"/>
          <w:szCs w:val="26"/>
          <w:rtl w:val="0"/>
        </w:rPr>
        <w:t xml:space="preserve">Trade stations and refueling hubs are lifelines for travelers. </w:t>
      </w:r>
    </w:p>
    <w:p w:rsidR="00000000" w:rsidDel="00000000" w:rsidP="00000000" w:rsidRDefault="00000000" w:rsidRPr="00000000" w14:paraId="00000443">
      <w:pPr>
        <w:spacing w:line="240" w:lineRule="auto"/>
        <w:ind w:left="9.000000000000057" w:firstLine="0"/>
        <w:jc w:val="both"/>
        <w:rPr>
          <w:sz w:val="26"/>
          <w:szCs w:val="26"/>
        </w:rPr>
      </w:pPr>
      <w:r w:rsidDel="00000000" w:rsidR="00000000" w:rsidRPr="00000000">
        <w:rPr>
          <w:sz w:val="26"/>
          <w:szCs w:val="26"/>
          <w:rtl w:val="0"/>
        </w:rPr>
        <w:t xml:space="preserve">Beacon Relays, located near these hubs, serve as both communication centers and supply depots, offering players opportunities to gather intelligence, repair their ships, or </w:t>
      </w:r>
    </w:p>
    <w:p w:rsidR="00000000" w:rsidDel="00000000" w:rsidP="00000000" w:rsidRDefault="00000000" w:rsidRPr="00000000" w14:paraId="00000444">
      <w:pPr>
        <w:spacing w:line="240" w:lineRule="auto"/>
        <w:ind w:left="9.000000000000057" w:firstLine="0"/>
        <w:jc w:val="both"/>
        <w:rPr>
          <w:sz w:val="26"/>
          <w:szCs w:val="26"/>
        </w:rPr>
      </w:pPr>
      <w:r w:rsidDel="00000000" w:rsidR="00000000" w:rsidRPr="00000000">
        <w:rPr>
          <w:sz w:val="26"/>
          <w:szCs w:val="26"/>
          <w:rtl w:val="0"/>
        </w:rPr>
        <w:t xml:space="preserve">resupply for the next leg of their journey. Overseers can use these locations as neutral ground, where factions coexist </w:t>
      </w:r>
    </w:p>
    <w:p w:rsidR="00000000" w:rsidDel="00000000" w:rsidP="00000000" w:rsidRDefault="00000000" w:rsidRPr="00000000" w14:paraId="00000445">
      <w:pPr>
        <w:spacing w:line="240" w:lineRule="auto"/>
        <w:ind w:left="9.000000000000057" w:firstLine="0"/>
        <w:jc w:val="both"/>
        <w:rPr>
          <w:sz w:val="26"/>
          <w:szCs w:val="26"/>
        </w:rPr>
      </w:pPr>
      <w:r w:rsidDel="00000000" w:rsidR="00000000" w:rsidRPr="00000000">
        <w:rPr>
          <w:sz w:val="26"/>
          <w:szCs w:val="26"/>
          <w:rtl w:val="0"/>
        </w:rPr>
        <w:t xml:space="preserve">uneasily and players can engage in diplomacy or sabotage. </w:t>
      </w:r>
    </w:p>
    <w:p w:rsidR="00000000" w:rsidDel="00000000" w:rsidP="00000000" w:rsidRDefault="00000000" w:rsidRPr="00000000" w14:paraId="00000446">
      <w:pPr>
        <w:spacing w:line="240" w:lineRule="auto"/>
        <w:ind w:left="9.000000000000057" w:firstLine="0"/>
        <w:jc w:val="both"/>
        <w:rPr>
          <w:sz w:val="26"/>
          <w:szCs w:val="26"/>
        </w:rPr>
      </w:pPr>
      <w:r w:rsidDel="00000000" w:rsidR="00000000" w:rsidRPr="00000000">
        <w:rPr>
          <w:sz w:val="26"/>
          <w:szCs w:val="26"/>
          <w:rtl w:val="0"/>
        </w:rPr>
        <w:t xml:space="preserve">Section 19: Mechanics for New Players and Overseers </w:t>
      </w:r>
    </w:p>
    <w:p w:rsidR="00000000" w:rsidDel="00000000" w:rsidP="00000000" w:rsidRDefault="00000000" w:rsidRPr="00000000" w14:paraId="00000447">
      <w:pPr>
        <w:spacing w:line="240" w:lineRule="auto"/>
        <w:ind w:left="9.000000000000057" w:firstLine="0"/>
        <w:jc w:val="both"/>
        <w:rPr>
          <w:sz w:val="26"/>
          <w:szCs w:val="26"/>
        </w:rPr>
      </w:pPr>
      <w:r w:rsidDel="00000000" w:rsidR="00000000" w:rsidRPr="00000000">
        <w:rPr>
          <w:sz w:val="26"/>
          <w:szCs w:val="26"/>
          <w:rtl w:val="0"/>
        </w:rPr>
        <w:t xml:space="preserve">19.1: Mechanics for Void Encounters </w:t>
      </w:r>
    </w:p>
    <w:p w:rsidR="00000000" w:rsidDel="00000000" w:rsidP="00000000" w:rsidRDefault="00000000" w:rsidRPr="00000000" w14:paraId="00000448">
      <w:pPr>
        <w:spacing w:line="240" w:lineRule="auto"/>
        <w:ind w:left="9.000000000000057" w:firstLine="0"/>
        <w:jc w:val="both"/>
        <w:rPr>
          <w:sz w:val="26"/>
          <w:szCs w:val="26"/>
        </w:rPr>
      </w:pPr>
      <w:r w:rsidDel="00000000" w:rsidR="00000000" w:rsidRPr="00000000">
        <w:rPr>
          <w:sz w:val="26"/>
          <w:szCs w:val="26"/>
          <w:rtl w:val="0"/>
        </w:rPr>
        <w:t xml:space="preserve">Void encounters should balance tension and unpredictability. </w:t>
      </w:r>
    </w:p>
    <w:p w:rsidR="00000000" w:rsidDel="00000000" w:rsidP="00000000" w:rsidRDefault="00000000" w:rsidRPr="00000000" w14:paraId="00000449">
      <w:pPr>
        <w:spacing w:line="240" w:lineRule="auto"/>
        <w:ind w:left="9.000000000000057" w:firstLine="0"/>
        <w:jc w:val="both"/>
        <w:rPr>
          <w:sz w:val="26"/>
          <w:szCs w:val="26"/>
        </w:rPr>
      </w:pPr>
      <w:r w:rsidDel="00000000" w:rsidR="00000000" w:rsidRPr="00000000">
        <w:rPr>
          <w:sz w:val="26"/>
          <w:szCs w:val="26"/>
          <w:rtl w:val="0"/>
        </w:rPr>
        <w:t xml:space="preserve">For new players, simplified mechanics like Resonance Rolls can be used to resolve encounters with Void phenomena. These rolls involve three stages: </w:t>
      </w:r>
    </w:p>
    <w:p w:rsidR="00000000" w:rsidDel="00000000" w:rsidP="00000000" w:rsidRDefault="00000000" w:rsidRPr="00000000" w14:paraId="0000044A">
      <w:pPr>
        <w:spacing w:line="240" w:lineRule="auto"/>
        <w:ind w:left="9.000000000000057" w:firstLine="0"/>
        <w:jc w:val="both"/>
        <w:rPr>
          <w:sz w:val="26"/>
          <w:szCs w:val="26"/>
        </w:rPr>
      </w:pPr>
      <w:r w:rsidDel="00000000" w:rsidR="00000000" w:rsidRPr="00000000">
        <w:rPr>
          <w:sz w:val="26"/>
          <w:szCs w:val="26"/>
          <w:rtl w:val="0"/>
        </w:rPr>
        <w:t xml:space="preserve">Detection: Players roll to identify the nature of the anomaly. Success grants them insight; failure leaves them blind to the threat. </w:t>
      </w:r>
    </w:p>
    <w:p w:rsidR="00000000" w:rsidDel="00000000" w:rsidP="00000000" w:rsidRDefault="00000000" w:rsidRPr="00000000" w14:paraId="0000044B">
      <w:pPr>
        <w:spacing w:line="240" w:lineRule="auto"/>
        <w:ind w:left="9.000000000000057" w:firstLine="0"/>
        <w:jc w:val="both"/>
        <w:rPr>
          <w:sz w:val="26"/>
          <w:szCs w:val="26"/>
        </w:rPr>
      </w:pPr>
      <w:r w:rsidDel="00000000" w:rsidR="00000000" w:rsidRPr="00000000">
        <w:rPr>
          <w:sz w:val="26"/>
          <w:szCs w:val="26"/>
          <w:rtl w:val="0"/>
        </w:rPr>
        <w:t xml:space="preserve">Response: Players choose how to </w:t>
      </w:r>
    </w:p>
    <w:p w:rsidR="00000000" w:rsidDel="00000000" w:rsidP="00000000" w:rsidRDefault="00000000" w:rsidRPr="00000000" w14:paraId="0000044C">
      <w:pPr>
        <w:spacing w:line="240" w:lineRule="auto"/>
        <w:ind w:left="9.000000000000057" w:firstLine="0"/>
        <w:jc w:val="both"/>
        <w:rPr>
          <w:sz w:val="26"/>
          <w:szCs w:val="26"/>
        </w:rPr>
      </w:pPr>
      <w:r w:rsidDel="00000000" w:rsidR="00000000" w:rsidRPr="00000000">
        <w:rPr>
          <w:sz w:val="26"/>
          <w:szCs w:val="26"/>
          <w:rtl w:val="0"/>
        </w:rPr>
        <w:t xml:space="preserve">react—whether to avoid, confront, or study the anomaly. Each choice carries unique risks and rewards. </w:t>
      </w:r>
    </w:p>
    <w:p w:rsidR="00000000" w:rsidDel="00000000" w:rsidP="00000000" w:rsidRDefault="00000000" w:rsidRPr="00000000" w14:paraId="0000044D">
      <w:pPr>
        <w:spacing w:line="240" w:lineRule="auto"/>
        <w:ind w:left="9.000000000000057" w:firstLine="0"/>
        <w:jc w:val="both"/>
        <w:rPr>
          <w:sz w:val="26"/>
          <w:szCs w:val="26"/>
        </w:rPr>
      </w:pPr>
      <w:r w:rsidDel="00000000" w:rsidR="00000000" w:rsidRPr="00000000">
        <w:rPr>
          <w:sz w:val="26"/>
          <w:szCs w:val="26"/>
          <w:rtl w:val="0"/>
        </w:rPr>
        <w:t xml:space="preserve">Consequence: Overseers determine the </w:t>
      </w:r>
    </w:p>
    <w:p w:rsidR="00000000" w:rsidDel="00000000" w:rsidP="00000000" w:rsidRDefault="00000000" w:rsidRPr="00000000" w14:paraId="0000044E">
      <w:pPr>
        <w:spacing w:line="240" w:lineRule="auto"/>
        <w:ind w:left="9.000000000000057" w:firstLine="0"/>
        <w:jc w:val="both"/>
        <w:rPr>
          <w:sz w:val="26"/>
          <w:szCs w:val="26"/>
        </w:rPr>
      </w:pPr>
      <w:r w:rsidDel="00000000" w:rsidR="00000000" w:rsidRPr="00000000">
        <w:rPr>
          <w:sz w:val="26"/>
          <w:szCs w:val="26"/>
          <w:rtl w:val="0"/>
        </w:rPr>
        <w:t xml:space="preserve">outcome based on the players’ rolls and decisions, creating a mix of direct results and long-term implications. </w:t>
      </w:r>
    </w:p>
    <w:p w:rsidR="00000000" w:rsidDel="00000000" w:rsidP="00000000" w:rsidRDefault="00000000" w:rsidRPr="00000000" w14:paraId="0000044F">
      <w:pPr>
        <w:spacing w:line="240" w:lineRule="auto"/>
        <w:ind w:left="9.000000000000057" w:firstLine="0"/>
        <w:jc w:val="both"/>
        <w:rPr>
          <w:sz w:val="26"/>
          <w:szCs w:val="26"/>
        </w:rPr>
      </w:pPr>
      <w:r w:rsidDel="00000000" w:rsidR="00000000" w:rsidRPr="00000000">
        <w:rPr>
          <w:sz w:val="26"/>
          <w:szCs w:val="26"/>
          <w:rtl w:val="0"/>
        </w:rPr>
        <w:t xml:space="preserve">19.2: Overseer Tools for Tension </w:t>
      </w:r>
    </w:p>
    <w:p w:rsidR="00000000" w:rsidDel="00000000" w:rsidP="00000000" w:rsidRDefault="00000000" w:rsidRPr="00000000" w14:paraId="00000450">
      <w:pPr>
        <w:spacing w:line="240" w:lineRule="auto"/>
        <w:ind w:left="9.000000000000057" w:firstLine="0"/>
        <w:jc w:val="both"/>
        <w:rPr>
          <w:sz w:val="26"/>
          <w:szCs w:val="26"/>
        </w:rPr>
      </w:pPr>
      <w:r w:rsidDel="00000000" w:rsidR="00000000" w:rsidRPr="00000000">
        <w:rPr>
          <w:sz w:val="26"/>
          <w:szCs w:val="26"/>
          <w:rtl w:val="0"/>
        </w:rPr>
        <w:t xml:space="preserve">Overseers in the Palladial Universe are encouraged to use </w:t>
      </w:r>
    </w:p>
    <w:p w:rsidR="00000000" w:rsidDel="00000000" w:rsidP="00000000" w:rsidRDefault="00000000" w:rsidRPr="00000000" w14:paraId="00000451">
      <w:pPr>
        <w:spacing w:line="240" w:lineRule="auto"/>
        <w:ind w:left="9.000000000000057" w:firstLine="0"/>
        <w:jc w:val="both"/>
        <w:rPr>
          <w:sz w:val="26"/>
          <w:szCs w:val="26"/>
        </w:rPr>
      </w:pPr>
      <w:r w:rsidDel="00000000" w:rsidR="00000000" w:rsidRPr="00000000">
        <w:rPr>
          <w:sz w:val="26"/>
          <w:szCs w:val="26"/>
          <w:rtl w:val="0"/>
        </w:rPr>
        <w:t xml:space="preserve">Psionic Instability Events as a narrative tool. These events should be subtle at first—flickering lights, garbled transmissions—but escalate over time, culminating in dramatic confrontations like the appearance of a Voidspawn or the </w:t>
      </w:r>
    </w:p>
    <w:p w:rsidR="00000000" w:rsidDel="00000000" w:rsidP="00000000" w:rsidRDefault="00000000" w:rsidRPr="00000000" w14:paraId="00000452">
      <w:pPr>
        <w:spacing w:line="240" w:lineRule="auto"/>
        <w:ind w:left="9.000000000000057" w:firstLine="0"/>
        <w:jc w:val="both"/>
        <w:rPr>
          <w:sz w:val="26"/>
          <w:szCs w:val="26"/>
        </w:rPr>
      </w:pPr>
      <w:r w:rsidDel="00000000" w:rsidR="00000000" w:rsidRPr="00000000">
        <w:rPr>
          <w:sz w:val="26"/>
          <w:szCs w:val="26"/>
          <w:rtl w:val="0"/>
        </w:rPr>
        <w:t xml:space="preserve">activation of an ancient relic. By weaving these events into the narrative, Overseers can create a sense of dread and </w:t>
      </w:r>
    </w:p>
    <w:p w:rsidR="00000000" w:rsidDel="00000000" w:rsidP="00000000" w:rsidRDefault="00000000" w:rsidRPr="00000000" w14:paraId="00000453">
      <w:pPr>
        <w:spacing w:line="240" w:lineRule="auto"/>
        <w:ind w:left="9.000000000000057" w:firstLine="0"/>
        <w:jc w:val="both"/>
        <w:rPr>
          <w:sz w:val="26"/>
          <w:szCs w:val="26"/>
        </w:rPr>
      </w:pPr>
      <w:r w:rsidDel="00000000" w:rsidR="00000000" w:rsidRPr="00000000">
        <w:rPr>
          <w:sz w:val="26"/>
          <w:szCs w:val="26"/>
          <w:rtl w:val="0"/>
        </w:rPr>
        <w:t xml:space="preserve">unpredictability that mirrors the themes of the setting. </w:t>
      </w:r>
    </w:p>
    <w:p w:rsidR="00000000" w:rsidDel="00000000" w:rsidP="00000000" w:rsidRDefault="00000000" w:rsidRPr="00000000" w14:paraId="00000454">
      <w:pPr>
        <w:spacing w:line="240" w:lineRule="auto"/>
        <w:ind w:left="9.000000000000057" w:firstLine="0"/>
        <w:jc w:val="both"/>
        <w:rPr>
          <w:sz w:val="26"/>
          <w:szCs w:val="26"/>
        </w:rPr>
      </w:pPr>
      <w:r w:rsidDel="00000000" w:rsidR="00000000" w:rsidRPr="00000000">
        <w:rPr>
          <w:sz w:val="26"/>
          <w:szCs w:val="26"/>
          <w:rtl w:val="0"/>
        </w:rPr>
        <w:t xml:space="preserve">Section 20: Expansion into Advanced Game Mechanics and Dynamic Systems </w:t>
      </w:r>
    </w:p>
    <w:p w:rsidR="00000000" w:rsidDel="00000000" w:rsidP="00000000" w:rsidRDefault="00000000" w:rsidRPr="00000000" w14:paraId="00000455">
      <w:pPr>
        <w:spacing w:line="240" w:lineRule="auto"/>
        <w:ind w:left="9.000000000000057" w:firstLine="0"/>
        <w:jc w:val="both"/>
        <w:rPr>
          <w:sz w:val="26"/>
          <w:szCs w:val="26"/>
        </w:rPr>
      </w:pPr>
      <w:r w:rsidDel="00000000" w:rsidR="00000000" w:rsidRPr="00000000">
        <w:rPr>
          <w:sz w:val="26"/>
          <w:szCs w:val="26"/>
          <w:rtl w:val="0"/>
        </w:rPr>
        <w:t xml:space="preserve">Let’s continue expanding the universe by integrating advanced game mechanics to enhance the player experience and provide depth for Overseers. This section introduces dynamic systems for exploration, faction influence, resource management, and psionic corruption. These mechanics align with the Palladial </w:t>
      </w:r>
    </w:p>
    <w:p w:rsidR="00000000" w:rsidDel="00000000" w:rsidP="00000000" w:rsidRDefault="00000000" w:rsidRPr="00000000" w14:paraId="00000456">
      <w:pPr>
        <w:spacing w:line="240" w:lineRule="auto"/>
        <w:ind w:left="9.000000000000057" w:firstLine="0"/>
        <w:jc w:val="both"/>
        <w:rPr>
          <w:sz w:val="26"/>
          <w:szCs w:val="26"/>
        </w:rPr>
      </w:pPr>
      <w:r w:rsidDel="00000000" w:rsidR="00000000" w:rsidRPr="00000000">
        <w:rPr>
          <w:sz w:val="26"/>
          <w:szCs w:val="26"/>
          <w:rtl w:val="0"/>
        </w:rPr>
        <w:t xml:space="preserve">Universe’s thematic focus on cosmic horror, hard sci-fi, and the socio-political landscape of the outlying regions. </w:t>
      </w:r>
    </w:p>
    <w:p w:rsidR="00000000" w:rsidDel="00000000" w:rsidP="00000000" w:rsidRDefault="00000000" w:rsidRPr="00000000" w14:paraId="00000457">
      <w:pPr>
        <w:spacing w:line="240" w:lineRule="auto"/>
        <w:ind w:left="9.000000000000057" w:firstLine="0"/>
        <w:jc w:val="both"/>
        <w:rPr>
          <w:sz w:val="26"/>
          <w:szCs w:val="26"/>
        </w:rPr>
      </w:pPr>
      <w:r w:rsidDel="00000000" w:rsidR="00000000" w:rsidRPr="00000000">
        <w:rPr>
          <w:sz w:val="26"/>
          <w:szCs w:val="26"/>
          <w:rtl w:val="0"/>
        </w:rPr>
        <w:t xml:space="preserve">20.1: Exploration Mechanics – Navigating the Unknown </w:t>
      </w:r>
    </w:p>
    <w:p w:rsidR="00000000" w:rsidDel="00000000" w:rsidP="00000000" w:rsidRDefault="00000000" w:rsidRPr="00000000" w14:paraId="00000458">
      <w:pPr>
        <w:spacing w:line="240" w:lineRule="auto"/>
        <w:ind w:left="9.000000000000057" w:firstLine="0"/>
        <w:jc w:val="both"/>
        <w:rPr>
          <w:sz w:val="26"/>
          <w:szCs w:val="26"/>
        </w:rPr>
      </w:pPr>
      <w:r w:rsidDel="00000000" w:rsidR="00000000" w:rsidRPr="00000000">
        <w:rPr>
          <w:sz w:val="26"/>
          <w:szCs w:val="26"/>
          <w:rtl w:val="0"/>
        </w:rPr>
        <w:t xml:space="preserve">Exploration is a central theme in the outlying regions, where players must brave uncharted territories rife with danger and </w:t>
      </w:r>
    </w:p>
    <w:p w:rsidR="00000000" w:rsidDel="00000000" w:rsidP="00000000" w:rsidRDefault="00000000" w:rsidRPr="00000000" w14:paraId="00000459">
      <w:pPr>
        <w:spacing w:line="240" w:lineRule="auto"/>
        <w:ind w:left="9.000000000000057" w:firstLine="0"/>
        <w:jc w:val="both"/>
        <w:rPr>
          <w:sz w:val="26"/>
          <w:szCs w:val="26"/>
        </w:rPr>
      </w:pPr>
      <w:r w:rsidDel="00000000" w:rsidR="00000000" w:rsidRPr="00000000">
        <w:rPr>
          <w:sz w:val="26"/>
          <w:szCs w:val="26"/>
          <w:rtl w:val="0"/>
        </w:rPr>
        <w:t xml:space="preserve">opportunity. To reflect the uncertainty and risk, we introduce a layered Exploration Mechanic built around strategic </w:t>
      </w:r>
    </w:p>
    <w:p w:rsidR="00000000" w:rsidDel="00000000" w:rsidP="00000000" w:rsidRDefault="00000000" w:rsidRPr="00000000" w14:paraId="0000045A">
      <w:pPr>
        <w:spacing w:line="240" w:lineRule="auto"/>
        <w:ind w:left="9.000000000000057" w:firstLine="0"/>
        <w:jc w:val="both"/>
        <w:rPr>
          <w:sz w:val="26"/>
          <w:szCs w:val="26"/>
        </w:rPr>
      </w:pPr>
      <w:r w:rsidDel="00000000" w:rsidR="00000000" w:rsidRPr="00000000">
        <w:rPr>
          <w:sz w:val="26"/>
          <w:szCs w:val="26"/>
          <w:rtl w:val="0"/>
        </w:rPr>
        <w:t xml:space="preserve">decision-making and environmental interactions. The Exploration Framework </w:t>
      </w:r>
    </w:p>
    <w:p w:rsidR="00000000" w:rsidDel="00000000" w:rsidP="00000000" w:rsidRDefault="00000000" w:rsidRPr="00000000" w14:paraId="0000045B">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Mapping the Unknown: </w:t>
      </w:r>
    </w:p>
    <w:p w:rsidR="00000000" w:rsidDel="00000000" w:rsidP="00000000" w:rsidRDefault="00000000" w:rsidRPr="00000000" w14:paraId="0000045C">
      <w:pPr>
        <w:spacing w:line="240" w:lineRule="auto"/>
        <w:ind w:left="9.000000000000057" w:firstLine="0"/>
        <w:jc w:val="both"/>
        <w:rPr>
          <w:sz w:val="26"/>
          <w:szCs w:val="26"/>
        </w:rPr>
      </w:pPr>
      <w:r w:rsidDel="00000000" w:rsidR="00000000" w:rsidRPr="00000000">
        <w:rPr>
          <w:sz w:val="26"/>
          <w:szCs w:val="26"/>
          <w:rtl w:val="0"/>
        </w:rPr>
        <w:t xml:space="preserve">Players begin with incomplete star charts. </w:t>
      </w:r>
    </w:p>
    <w:p w:rsidR="00000000" w:rsidDel="00000000" w:rsidP="00000000" w:rsidRDefault="00000000" w:rsidRPr="00000000" w14:paraId="0000045D">
      <w:pPr>
        <w:spacing w:line="240" w:lineRule="auto"/>
        <w:ind w:left="9.000000000000057" w:firstLine="0"/>
        <w:jc w:val="both"/>
        <w:rPr>
          <w:sz w:val="26"/>
          <w:szCs w:val="26"/>
        </w:rPr>
      </w:pPr>
      <w:r w:rsidDel="00000000" w:rsidR="00000000" w:rsidRPr="00000000">
        <w:rPr>
          <w:sz w:val="26"/>
          <w:szCs w:val="26"/>
          <w:rtl w:val="0"/>
        </w:rPr>
        <w:t xml:space="preserve">Exploration missions require players to discover, survey, and catalog new systems or planetary features. </w:t>
      </w:r>
    </w:p>
    <w:p w:rsidR="00000000" w:rsidDel="00000000" w:rsidP="00000000" w:rsidRDefault="00000000" w:rsidRPr="00000000" w14:paraId="0000045E">
      <w:pPr>
        <w:spacing w:line="240" w:lineRule="auto"/>
        <w:ind w:left="9.000000000000057" w:firstLine="0"/>
        <w:jc w:val="both"/>
        <w:rPr>
          <w:sz w:val="26"/>
          <w:szCs w:val="26"/>
        </w:rPr>
      </w:pPr>
      <w:r w:rsidDel="00000000" w:rsidR="00000000" w:rsidRPr="00000000">
        <w:rPr>
          <w:sz w:val="26"/>
          <w:szCs w:val="26"/>
          <w:rtl w:val="0"/>
        </w:rPr>
        <w:t xml:space="preserve">Mechanic: Overseers roll for System </w:t>
      </w:r>
    </w:p>
    <w:p w:rsidR="00000000" w:rsidDel="00000000" w:rsidP="00000000" w:rsidRDefault="00000000" w:rsidRPr="00000000" w14:paraId="0000045F">
      <w:pPr>
        <w:spacing w:line="240" w:lineRule="auto"/>
        <w:ind w:left="9.000000000000057" w:firstLine="0"/>
        <w:jc w:val="both"/>
        <w:rPr>
          <w:sz w:val="26"/>
          <w:szCs w:val="26"/>
        </w:rPr>
      </w:pPr>
      <w:r w:rsidDel="00000000" w:rsidR="00000000" w:rsidRPr="00000000">
        <w:rPr>
          <w:sz w:val="26"/>
          <w:szCs w:val="26"/>
          <w:rtl w:val="0"/>
        </w:rPr>
        <w:t xml:space="preserve">Composition using a d100. Each roll determines whether the system contains resources, anomalies, Voidspawn, or ruins. For example: </w:t>
      </w:r>
    </w:p>
    <w:p w:rsidR="00000000" w:rsidDel="00000000" w:rsidP="00000000" w:rsidRDefault="00000000" w:rsidRPr="00000000" w14:paraId="00000460">
      <w:pPr>
        <w:spacing w:line="240" w:lineRule="auto"/>
        <w:ind w:left="9.000000000000057" w:firstLine="0"/>
        <w:jc w:val="both"/>
        <w:rPr>
          <w:sz w:val="26"/>
          <w:szCs w:val="26"/>
        </w:rPr>
      </w:pPr>
      <w:r w:rsidDel="00000000" w:rsidR="00000000" w:rsidRPr="00000000">
        <w:rPr>
          <w:sz w:val="26"/>
          <w:szCs w:val="26"/>
          <w:rtl w:val="0"/>
        </w:rPr>
        <w:t xml:space="preserve">01-20: Resource-Rich System </w:t>
      </w:r>
    </w:p>
    <w:p w:rsidR="00000000" w:rsidDel="00000000" w:rsidP="00000000" w:rsidRDefault="00000000" w:rsidRPr="00000000" w14:paraId="00000461">
      <w:pPr>
        <w:spacing w:line="240" w:lineRule="auto"/>
        <w:ind w:left="9.000000000000057" w:firstLine="0"/>
        <w:jc w:val="both"/>
        <w:rPr>
          <w:sz w:val="26"/>
          <w:szCs w:val="26"/>
        </w:rPr>
      </w:pPr>
      <w:r w:rsidDel="00000000" w:rsidR="00000000" w:rsidRPr="00000000">
        <w:rPr>
          <w:sz w:val="26"/>
          <w:szCs w:val="26"/>
          <w:rtl w:val="0"/>
        </w:rPr>
        <w:t xml:space="preserve">21-40: Psionic Anomaly </w:t>
      </w:r>
    </w:p>
    <w:p w:rsidR="00000000" w:rsidDel="00000000" w:rsidP="00000000" w:rsidRDefault="00000000" w:rsidRPr="00000000" w14:paraId="00000462">
      <w:pPr>
        <w:spacing w:line="240" w:lineRule="auto"/>
        <w:ind w:left="9.000000000000057" w:firstLine="0"/>
        <w:jc w:val="both"/>
        <w:rPr>
          <w:sz w:val="26"/>
          <w:szCs w:val="26"/>
        </w:rPr>
      </w:pPr>
      <w:r w:rsidDel="00000000" w:rsidR="00000000" w:rsidRPr="00000000">
        <w:rPr>
          <w:sz w:val="26"/>
          <w:szCs w:val="26"/>
          <w:rtl w:val="0"/>
        </w:rPr>
        <w:t xml:space="preserve">41-60: Dangerous Void Phenomena </w:t>
      </w:r>
    </w:p>
    <w:p w:rsidR="00000000" w:rsidDel="00000000" w:rsidP="00000000" w:rsidRDefault="00000000" w:rsidRPr="00000000" w14:paraId="00000463">
      <w:pPr>
        <w:spacing w:line="240" w:lineRule="auto"/>
        <w:ind w:left="9.000000000000057" w:firstLine="0"/>
        <w:jc w:val="both"/>
        <w:rPr>
          <w:sz w:val="26"/>
          <w:szCs w:val="26"/>
        </w:rPr>
      </w:pPr>
      <w:r w:rsidDel="00000000" w:rsidR="00000000" w:rsidRPr="00000000">
        <w:rPr>
          <w:sz w:val="26"/>
          <w:szCs w:val="26"/>
          <w:rtl w:val="0"/>
        </w:rPr>
        <w:t xml:space="preserve">61-80: Uninhabitable Star System </w:t>
      </w:r>
    </w:p>
    <w:p w:rsidR="00000000" w:rsidDel="00000000" w:rsidP="00000000" w:rsidRDefault="00000000" w:rsidRPr="00000000" w14:paraId="00000464">
      <w:pPr>
        <w:spacing w:line="240" w:lineRule="auto"/>
        <w:ind w:left="9.000000000000057" w:firstLine="0"/>
        <w:jc w:val="both"/>
        <w:rPr>
          <w:sz w:val="26"/>
          <w:szCs w:val="26"/>
        </w:rPr>
      </w:pPr>
      <w:r w:rsidDel="00000000" w:rsidR="00000000" w:rsidRPr="00000000">
        <w:rPr>
          <w:sz w:val="26"/>
          <w:szCs w:val="26"/>
          <w:rtl w:val="0"/>
        </w:rPr>
        <w:t xml:space="preserve">81-100: Pre-Imperial Ruins or Otherworldly </w:t>
      </w:r>
    </w:p>
    <w:p w:rsidR="00000000" w:rsidDel="00000000" w:rsidP="00000000" w:rsidRDefault="00000000" w:rsidRPr="00000000" w14:paraId="00000465">
      <w:pPr>
        <w:spacing w:line="240" w:lineRule="auto"/>
        <w:ind w:left="9.000000000000057" w:firstLine="0"/>
        <w:jc w:val="both"/>
        <w:rPr>
          <w:sz w:val="26"/>
          <w:szCs w:val="26"/>
        </w:rPr>
      </w:pPr>
      <w:r w:rsidDel="00000000" w:rsidR="00000000" w:rsidRPr="00000000">
        <w:rPr>
          <w:sz w:val="26"/>
          <w:szCs w:val="26"/>
          <w:rtl w:val="0"/>
        </w:rPr>
        <w:t xml:space="preserve">Relic </w:t>
      </w:r>
    </w:p>
    <w:p w:rsidR="00000000" w:rsidDel="00000000" w:rsidP="00000000" w:rsidRDefault="00000000" w:rsidRPr="00000000" w14:paraId="00000466">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Environmental Challenges: </w:t>
      </w:r>
    </w:p>
    <w:p w:rsidR="00000000" w:rsidDel="00000000" w:rsidP="00000000" w:rsidRDefault="00000000" w:rsidRPr="00000000" w14:paraId="00000467">
      <w:pPr>
        <w:spacing w:line="240" w:lineRule="auto"/>
        <w:ind w:left="9.000000000000057" w:firstLine="0"/>
        <w:jc w:val="both"/>
        <w:rPr>
          <w:sz w:val="26"/>
          <w:szCs w:val="26"/>
        </w:rPr>
      </w:pPr>
      <w:r w:rsidDel="00000000" w:rsidR="00000000" w:rsidRPr="00000000">
        <w:rPr>
          <w:sz w:val="26"/>
          <w:szCs w:val="26"/>
          <w:rtl w:val="0"/>
        </w:rPr>
        <w:t xml:space="preserve">Each system introduces challenges based on its features. These include hazardous environments, gravitational anomalies, or corrupted Beacon Nodes. </w:t>
      </w:r>
    </w:p>
    <w:p w:rsidR="00000000" w:rsidDel="00000000" w:rsidP="00000000" w:rsidRDefault="00000000" w:rsidRPr="00000000" w14:paraId="00000468">
      <w:pPr>
        <w:spacing w:line="240" w:lineRule="auto"/>
        <w:ind w:left="9.000000000000057" w:firstLine="0"/>
        <w:jc w:val="both"/>
        <w:rPr>
          <w:sz w:val="26"/>
          <w:szCs w:val="26"/>
        </w:rPr>
      </w:pPr>
      <w:r w:rsidDel="00000000" w:rsidR="00000000" w:rsidRPr="00000000">
        <w:rPr>
          <w:sz w:val="26"/>
          <w:szCs w:val="26"/>
          <w:rtl w:val="0"/>
        </w:rPr>
        <w:t xml:space="preserve">Mechanic: Players roll against their ship’s Void </w:t>
      </w:r>
    </w:p>
    <w:p w:rsidR="00000000" w:rsidDel="00000000" w:rsidP="00000000" w:rsidRDefault="00000000" w:rsidRPr="00000000" w14:paraId="00000469">
      <w:pPr>
        <w:spacing w:line="240" w:lineRule="auto"/>
        <w:ind w:left="9.000000000000057" w:firstLine="0"/>
        <w:jc w:val="both"/>
        <w:rPr>
          <w:sz w:val="26"/>
          <w:szCs w:val="26"/>
        </w:rPr>
      </w:pPr>
      <w:r w:rsidDel="00000000" w:rsidR="00000000" w:rsidRPr="00000000">
        <w:rPr>
          <w:sz w:val="26"/>
          <w:szCs w:val="26"/>
          <w:rtl w:val="0"/>
        </w:rPr>
        <w:t xml:space="preserve">Resilience attribute, modified by their equipment and resources. Failure triggers Critical Malfunctions, such as damaged systems or crew injuries. </w:t>
      </w:r>
    </w:p>
    <w:p w:rsidR="00000000" w:rsidDel="00000000" w:rsidP="00000000" w:rsidRDefault="00000000" w:rsidRPr="00000000" w14:paraId="0000046A">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Reward Outcomes: </w:t>
      </w:r>
    </w:p>
    <w:p w:rsidR="00000000" w:rsidDel="00000000" w:rsidP="00000000" w:rsidRDefault="00000000" w:rsidRPr="00000000" w14:paraId="0000046B">
      <w:pPr>
        <w:spacing w:line="240" w:lineRule="auto"/>
        <w:ind w:left="9.000000000000057" w:firstLine="0"/>
        <w:jc w:val="both"/>
        <w:rPr>
          <w:sz w:val="26"/>
          <w:szCs w:val="26"/>
        </w:rPr>
      </w:pPr>
      <w:r w:rsidDel="00000000" w:rsidR="00000000" w:rsidRPr="00000000">
        <w:rPr>
          <w:sz w:val="26"/>
          <w:szCs w:val="26"/>
          <w:rtl w:val="0"/>
        </w:rPr>
        <w:t xml:space="preserve">Success in exploration missions yields tangible rewards, such as rare resources, psionic artifacts, or ancient knowledge. Each discovery has ripple effects, potentially </w:t>
      </w:r>
    </w:p>
    <w:p w:rsidR="00000000" w:rsidDel="00000000" w:rsidP="00000000" w:rsidRDefault="00000000" w:rsidRPr="00000000" w14:paraId="0000046C">
      <w:pPr>
        <w:spacing w:line="240" w:lineRule="auto"/>
        <w:ind w:left="9.000000000000057" w:firstLine="0"/>
        <w:jc w:val="both"/>
        <w:rPr>
          <w:sz w:val="26"/>
          <w:szCs w:val="26"/>
        </w:rPr>
      </w:pPr>
      <w:r w:rsidDel="00000000" w:rsidR="00000000" w:rsidRPr="00000000">
        <w:rPr>
          <w:sz w:val="26"/>
          <w:szCs w:val="26"/>
          <w:rtl w:val="0"/>
        </w:rPr>
        <w:t xml:space="preserve">attracting the attention of factions or triggering narrative consequences. </w:t>
      </w:r>
    </w:p>
    <w:p w:rsidR="00000000" w:rsidDel="00000000" w:rsidP="00000000" w:rsidRDefault="00000000" w:rsidRPr="00000000" w14:paraId="0000046D">
      <w:pPr>
        <w:spacing w:line="240" w:lineRule="auto"/>
        <w:ind w:left="9.000000000000057" w:firstLine="0"/>
        <w:jc w:val="both"/>
        <w:rPr>
          <w:sz w:val="26"/>
          <w:szCs w:val="26"/>
        </w:rPr>
      </w:pPr>
      <w:r w:rsidDel="00000000" w:rsidR="00000000" w:rsidRPr="00000000">
        <w:rPr>
          <w:sz w:val="26"/>
          <w:szCs w:val="26"/>
          <w:rtl w:val="0"/>
        </w:rPr>
        <w:t xml:space="preserve">20.2: Faction Influence Mechanics </w:t>
      </w:r>
    </w:p>
    <w:p w:rsidR="00000000" w:rsidDel="00000000" w:rsidP="00000000" w:rsidRDefault="00000000" w:rsidRPr="00000000" w14:paraId="0000046E">
      <w:pPr>
        <w:spacing w:line="240" w:lineRule="auto"/>
        <w:ind w:left="9.000000000000057" w:firstLine="0"/>
        <w:jc w:val="both"/>
        <w:rPr>
          <w:sz w:val="26"/>
          <w:szCs w:val="26"/>
        </w:rPr>
      </w:pPr>
      <w:r w:rsidDel="00000000" w:rsidR="00000000" w:rsidRPr="00000000">
        <w:rPr>
          <w:sz w:val="26"/>
          <w:szCs w:val="26"/>
          <w:rtl w:val="0"/>
        </w:rPr>
        <w:t xml:space="preserve">The outlying regions are a battleground for power, with factions vying for control. Players can interact with these factions, </w:t>
      </w:r>
    </w:p>
    <w:p w:rsidR="00000000" w:rsidDel="00000000" w:rsidP="00000000" w:rsidRDefault="00000000" w:rsidRPr="00000000" w14:paraId="0000046F">
      <w:pPr>
        <w:spacing w:line="240" w:lineRule="auto"/>
        <w:ind w:left="9.000000000000057" w:firstLine="0"/>
        <w:jc w:val="both"/>
        <w:rPr>
          <w:sz w:val="26"/>
          <w:szCs w:val="26"/>
        </w:rPr>
      </w:pPr>
      <w:r w:rsidDel="00000000" w:rsidR="00000000" w:rsidRPr="00000000">
        <w:rPr>
          <w:sz w:val="26"/>
          <w:szCs w:val="26"/>
          <w:rtl w:val="0"/>
        </w:rPr>
        <w:t xml:space="preserve">leveraging alliances or sowing discord to shape the political landscape. </w:t>
      </w:r>
    </w:p>
    <w:p w:rsidR="00000000" w:rsidDel="00000000" w:rsidP="00000000" w:rsidRDefault="00000000" w:rsidRPr="00000000" w14:paraId="00000470">
      <w:pPr>
        <w:spacing w:line="240" w:lineRule="auto"/>
        <w:ind w:left="9.000000000000057" w:firstLine="0"/>
        <w:jc w:val="both"/>
        <w:rPr>
          <w:sz w:val="26"/>
          <w:szCs w:val="26"/>
        </w:rPr>
      </w:pPr>
      <w:r w:rsidDel="00000000" w:rsidR="00000000" w:rsidRPr="00000000">
        <w:rPr>
          <w:sz w:val="26"/>
          <w:szCs w:val="26"/>
          <w:rtl w:val="0"/>
        </w:rPr>
        <w:t xml:space="preserve">Faction Influence System </w:t>
      </w:r>
    </w:p>
    <w:p w:rsidR="00000000" w:rsidDel="00000000" w:rsidP="00000000" w:rsidRDefault="00000000" w:rsidRPr="00000000" w14:paraId="00000471">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Faction Relationship Tracker: </w:t>
      </w:r>
    </w:p>
    <w:p w:rsidR="00000000" w:rsidDel="00000000" w:rsidP="00000000" w:rsidRDefault="00000000" w:rsidRPr="00000000" w14:paraId="00000472">
      <w:pPr>
        <w:spacing w:line="240" w:lineRule="auto"/>
        <w:ind w:left="9.000000000000057" w:firstLine="0"/>
        <w:jc w:val="both"/>
        <w:rPr>
          <w:sz w:val="26"/>
          <w:szCs w:val="26"/>
        </w:rPr>
      </w:pPr>
      <w:r w:rsidDel="00000000" w:rsidR="00000000" w:rsidRPr="00000000">
        <w:rPr>
          <w:sz w:val="26"/>
          <w:szCs w:val="26"/>
          <w:rtl w:val="0"/>
        </w:rPr>
        <w:t xml:space="preserve">Each faction has a Trust Level ranging from </w:t>
      </w:r>
    </w:p>
    <w:p w:rsidR="00000000" w:rsidDel="00000000" w:rsidP="00000000" w:rsidRDefault="00000000" w:rsidRPr="00000000" w14:paraId="00000473">
      <w:pPr>
        <w:spacing w:line="240" w:lineRule="auto"/>
        <w:ind w:left="9.000000000000057" w:firstLine="0"/>
        <w:jc w:val="both"/>
        <w:rPr>
          <w:sz w:val="26"/>
          <w:szCs w:val="26"/>
        </w:rPr>
      </w:pPr>
      <w:r w:rsidDel="00000000" w:rsidR="00000000" w:rsidRPr="00000000">
        <w:rPr>
          <w:sz w:val="26"/>
          <w:szCs w:val="26"/>
          <w:rtl w:val="0"/>
        </w:rPr>
        <w:t xml:space="preserve">-100 (hostile) to +100 (ally). Players influence this through their actions, dialogue choices, and resource exchanges. </w:t>
      </w:r>
    </w:p>
    <w:p w:rsidR="00000000" w:rsidDel="00000000" w:rsidP="00000000" w:rsidRDefault="00000000" w:rsidRPr="00000000" w14:paraId="00000474">
      <w:pPr>
        <w:spacing w:line="240" w:lineRule="auto"/>
        <w:ind w:left="9.000000000000057" w:firstLine="0"/>
        <w:jc w:val="both"/>
        <w:rPr>
          <w:sz w:val="26"/>
          <w:szCs w:val="26"/>
        </w:rPr>
      </w:pPr>
      <w:r w:rsidDel="00000000" w:rsidR="00000000" w:rsidRPr="00000000">
        <w:rPr>
          <w:sz w:val="26"/>
          <w:szCs w:val="26"/>
          <w:rtl w:val="0"/>
        </w:rPr>
        <w:t xml:space="preserve">Mechanic: Overseers use the tracker to adjust </w:t>
      </w:r>
    </w:p>
    <w:p w:rsidR="00000000" w:rsidDel="00000000" w:rsidP="00000000" w:rsidRDefault="00000000" w:rsidRPr="00000000" w14:paraId="00000475">
      <w:pPr>
        <w:spacing w:line="240" w:lineRule="auto"/>
        <w:ind w:left="9.000000000000057" w:firstLine="0"/>
        <w:jc w:val="both"/>
        <w:rPr>
          <w:sz w:val="26"/>
          <w:szCs w:val="26"/>
        </w:rPr>
      </w:pPr>
      <w:r w:rsidDel="00000000" w:rsidR="00000000" w:rsidRPr="00000000">
        <w:rPr>
          <w:sz w:val="26"/>
          <w:szCs w:val="26"/>
          <w:rtl w:val="0"/>
        </w:rPr>
        <w:t xml:space="preserve">faction behavior. For example: </w:t>
      </w:r>
    </w:p>
    <w:p w:rsidR="00000000" w:rsidDel="00000000" w:rsidP="00000000" w:rsidRDefault="00000000" w:rsidRPr="00000000" w14:paraId="00000476">
      <w:pPr>
        <w:spacing w:line="240" w:lineRule="auto"/>
        <w:ind w:left="9.000000000000057" w:firstLine="0"/>
        <w:jc w:val="both"/>
        <w:rPr>
          <w:sz w:val="26"/>
          <w:szCs w:val="26"/>
        </w:rPr>
      </w:pPr>
      <w:r w:rsidDel="00000000" w:rsidR="00000000" w:rsidRPr="00000000">
        <w:rPr>
          <w:sz w:val="26"/>
          <w:szCs w:val="26"/>
          <w:rtl w:val="0"/>
        </w:rPr>
        <w:t xml:space="preserve">-50 to -1: The faction targets the players for sabotage or retaliation. </w:t>
      </w:r>
    </w:p>
    <w:p w:rsidR="00000000" w:rsidDel="00000000" w:rsidP="00000000" w:rsidRDefault="00000000" w:rsidRPr="00000000" w14:paraId="00000477">
      <w:pPr>
        <w:spacing w:line="240" w:lineRule="auto"/>
        <w:ind w:left="9.000000000000057" w:firstLine="0"/>
        <w:jc w:val="both"/>
        <w:rPr>
          <w:sz w:val="26"/>
          <w:szCs w:val="26"/>
        </w:rPr>
      </w:pPr>
      <w:r w:rsidDel="00000000" w:rsidR="00000000" w:rsidRPr="00000000">
        <w:rPr>
          <w:sz w:val="26"/>
          <w:szCs w:val="26"/>
          <w:rtl w:val="0"/>
        </w:rPr>
        <w:t xml:space="preserve">0 to +49: Neutral trade and diplomatic </w:t>
      </w:r>
    </w:p>
    <w:p w:rsidR="00000000" w:rsidDel="00000000" w:rsidP="00000000" w:rsidRDefault="00000000" w:rsidRPr="00000000" w14:paraId="00000478">
      <w:pPr>
        <w:spacing w:line="240" w:lineRule="auto"/>
        <w:ind w:left="9.000000000000057" w:firstLine="0"/>
        <w:jc w:val="both"/>
        <w:rPr>
          <w:sz w:val="26"/>
          <w:szCs w:val="26"/>
        </w:rPr>
      </w:pPr>
      <w:r w:rsidDel="00000000" w:rsidR="00000000" w:rsidRPr="00000000">
        <w:rPr>
          <w:sz w:val="26"/>
          <w:szCs w:val="26"/>
          <w:rtl w:val="0"/>
        </w:rPr>
        <w:t xml:space="preserve">interactions. </w:t>
      </w:r>
    </w:p>
    <w:p w:rsidR="00000000" w:rsidDel="00000000" w:rsidP="00000000" w:rsidRDefault="00000000" w:rsidRPr="00000000" w14:paraId="00000479">
      <w:pPr>
        <w:spacing w:line="240" w:lineRule="auto"/>
        <w:ind w:left="9.000000000000057" w:firstLine="0"/>
        <w:jc w:val="both"/>
        <w:rPr>
          <w:sz w:val="26"/>
          <w:szCs w:val="26"/>
        </w:rPr>
      </w:pPr>
      <w:r w:rsidDel="00000000" w:rsidR="00000000" w:rsidRPr="00000000">
        <w:rPr>
          <w:sz w:val="26"/>
          <w:szCs w:val="26"/>
          <w:rtl w:val="0"/>
        </w:rPr>
        <w:t xml:space="preserve">+50 to +100: Access to exclusive resources, missions, and support. </w:t>
      </w:r>
    </w:p>
    <w:p w:rsidR="00000000" w:rsidDel="00000000" w:rsidP="00000000" w:rsidRDefault="00000000" w:rsidRPr="00000000" w14:paraId="0000047A">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Dynamic Faction Responses: </w:t>
      </w:r>
    </w:p>
    <w:p w:rsidR="00000000" w:rsidDel="00000000" w:rsidP="00000000" w:rsidRDefault="00000000" w:rsidRPr="00000000" w14:paraId="0000047B">
      <w:pPr>
        <w:spacing w:line="240" w:lineRule="auto"/>
        <w:ind w:left="9.000000000000057" w:firstLine="0"/>
        <w:jc w:val="both"/>
        <w:rPr>
          <w:sz w:val="26"/>
          <w:szCs w:val="26"/>
        </w:rPr>
      </w:pPr>
      <w:r w:rsidDel="00000000" w:rsidR="00000000" w:rsidRPr="00000000">
        <w:rPr>
          <w:sz w:val="26"/>
          <w:szCs w:val="26"/>
          <w:rtl w:val="0"/>
        </w:rPr>
        <w:t xml:space="preserve">Factions adapt to player choices. Supporting the Proletariat Guild, for instance, may prompt House Pallanor to intensify military campaigns in the region. </w:t>
      </w:r>
    </w:p>
    <w:p w:rsidR="00000000" w:rsidDel="00000000" w:rsidP="00000000" w:rsidRDefault="00000000" w:rsidRPr="00000000" w14:paraId="0000047C">
      <w:pPr>
        <w:spacing w:line="240" w:lineRule="auto"/>
        <w:ind w:left="9.000000000000057" w:firstLine="0"/>
        <w:jc w:val="both"/>
        <w:rPr>
          <w:sz w:val="26"/>
          <w:szCs w:val="26"/>
        </w:rPr>
      </w:pPr>
      <w:r w:rsidDel="00000000" w:rsidR="00000000" w:rsidRPr="00000000">
        <w:rPr>
          <w:sz w:val="26"/>
          <w:szCs w:val="26"/>
          <w:rtl w:val="0"/>
        </w:rPr>
        <w:t xml:space="preserve">Example: Players aid a Proletariat mining colony, improving their Trust Level. In response, the Void </w:t>
      </w:r>
    </w:p>
    <w:p w:rsidR="00000000" w:rsidDel="00000000" w:rsidP="00000000" w:rsidRDefault="00000000" w:rsidRPr="00000000" w14:paraId="0000047D">
      <w:pPr>
        <w:spacing w:line="240" w:lineRule="auto"/>
        <w:ind w:left="9.000000000000057" w:firstLine="0"/>
        <w:jc w:val="both"/>
        <w:rPr>
          <w:sz w:val="26"/>
          <w:szCs w:val="26"/>
        </w:rPr>
      </w:pPr>
      <w:r w:rsidDel="00000000" w:rsidR="00000000" w:rsidRPr="00000000">
        <w:rPr>
          <w:sz w:val="26"/>
          <w:szCs w:val="26"/>
          <w:rtl w:val="0"/>
        </w:rPr>
        <w:t xml:space="preserve">Corsairs attack the colony, forcing the players to choose between defense or retreat. </w:t>
      </w:r>
    </w:p>
    <w:p w:rsidR="00000000" w:rsidDel="00000000" w:rsidP="00000000" w:rsidRDefault="00000000" w:rsidRPr="00000000" w14:paraId="0000047E">
      <w:pPr>
        <w:spacing w:line="240" w:lineRule="auto"/>
        <w:ind w:left="9.000000000000057" w:firstLine="0"/>
        <w:jc w:val="both"/>
        <w:rPr>
          <w:sz w:val="26"/>
          <w:szCs w:val="26"/>
        </w:rPr>
      </w:pPr>
      <w:r w:rsidDel="00000000" w:rsidR="00000000" w:rsidRPr="00000000">
        <w:rPr>
          <w:sz w:val="26"/>
          <w:szCs w:val="26"/>
          <w:rtl w:val="0"/>
        </w:rPr>
        <w:t xml:space="preserve">20.3: Resource Management Mechanics </w:t>
      </w:r>
    </w:p>
    <w:p w:rsidR="00000000" w:rsidDel="00000000" w:rsidP="00000000" w:rsidRDefault="00000000" w:rsidRPr="00000000" w14:paraId="0000047F">
      <w:pPr>
        <w:spacing w:line="240" w:lineRule="auto"/>
        <w:ind w:left="9.000000000000057" w:firstLine="0"/>
        <w:jc w:val="both"/>
        <w:rPr>
          <w:sz w:val="26"/>
          <w:szCs w:val="26"/>
        </w:rPr>
      </w:pPr>
      <w:r w:rsidDel="00000000" w:rsidR="00000000" w:rsidRPr="00000000">
        <w:rPr>
          <w:sz w:val="26"/>
          <w:szCs w:val="26"/>
          <w:rtl w:val="0"/>
        </w:rPr>
        <w:t xml:space="preserve">In the outlying regions, resource scarcity is a constant threat. </w:t>
      </w:r>
    </w:p>
    <w:p w:rsidR="00000000" w:rsidDel="00000000" w:rsidP="00000000" w:rsidRDefault="00000000" w:rsidRPr="00000000" w14:paraId="00000480">
      <w:pPr>
        <w:spacing w:line="240" w:lineRule="auto"/>
        <w:ind w:left="9.000000000000057" w:firstLine="0"/>
        <w:jc w:val="both"/>
        <w:rPr>
          <w:sz w:val="26"/>
          <w:szCs w:val="26"/>
        </w:rPr>
      </w:pPr>
      <w:r w:rsidDel="00000000" w:rsidR="00000000" w:rsidRPr="00000000">
        <w:rPr>
          <w:sz w:val="26"/>
          <w:szCs w:val="26"/>
          <w:rtl w:val="0"/>
        </w:rPr>
        <w:t xml:space="preserve">Players must manage their supplies carefully, balancing exploration goals with the risks of overextension. Core Resources </w:t>
      </w:r>
    </w:p>
    <w:p w:rsidR="00000000" w:rsidDel="00000000" w:rsidP="00000000" w:rsidRDefault="00000000" w:rsidRPr="00000000" w14:paraId="00000481">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Fuel: </w:t>
      </w:r>
    </w:p>
    <w:p w:rsidR="00000000" w:rsidDel="00000000" w:rsidP="00000000" w:rsidRDefault="00000000" w:rsidRPr="00000000" w14:paraId="00000482">
      <w:pPr>
        <w:spacing w:line="240" w:lineRule="auto"/>
        <w:ind w:left="9.000000000000057" w:firstLine="0"/>
        <w:jc w:val="both"/>
        <w:rPr>
          <w:sz w:val="26"/>
          <w:szCs w:val="26"/>
        </w:rPr>
      </w:pPr>
      <w:r w:rsidDel="00000000" w:rsidR="00000000" w:rsidRPr="00000000">
        <w:rPr>
          <w:sz w:val="26"/>
          <w:szCs w:val="26"/>
          <w:rtl w:val="0"/>
        </w:rPr>
        <w:t xml:space="preserve">Used for Void travel. The S.S.I.D. reduces fuel consumption but requires palladium to function efficiently. </w:t>
      </w:r>
    </w:p>
    <w:p w:rsidR="00000000" w:rsidDel="00000000" w:rsidP="00000000" w:rsidRDefault="00000000" w:rsidRPr="00000000" w14:paraId="00000483">
      <w:pPr>
        <w:spacing w:line="240" w:lineRule="auto"/>
        <w:ind w:left="9.000000000000057" w:firstLine="0"/>
        <w:jc w:val="both"/>
        <w:rPr>
          <w:sz w:val="26"/>
          <w:szCs w:val="26"/>
        </w:rPr>
      </w:pPr>
      <w:r w:rsidDel="00000000" w:rsidR="00000000" w:rsidRPr="00000000">
        <w:rPr>
          <w:sz w:val="26"/>
          <w:szCs w:val="26"/>
          <w:rtl w:val="0"/>
        </w:rPr>
        <w:t xml:space="preserve">Mechanic: Overseers track fuel consumption based on travel distance and ship efficiency. Fuel shortages force players to make tough decisions, such as abandoning missions or bartering with rival factions. </w:t>
      </w:r>
    </w:p>
    <w:p w:rsidR="00000000" w:rsidDel="00000000" w:rsidP="00000000" w:rsidRDefault="00000000" w:rsidRPr="00000000" w14:paraId="00000484">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Aetherium Crystals: </w:t>
      </w:r>
    </w:p>
    <w:p w:rsidR="00000000" w:rsidDel="00000000" w:rsidP="00000000" w:rsidRDefault="00000000" w:rsidRPr="00000000" w14:paraId="00000485">
      <w:pPr>
        <w:spacing w:line="240" w:lineRule="auto"/>
        <w:ind w:left="9.000000000000057" w:firstLine="0"/>
        <w:jc w:val="both"/>
        <w:rPr>
          <w:sz w:val="26"/>
          <w:szCs w:val="26"/>
        </w:rPr>
      </w:pPr>
      <w:r w:rsidDel="00000000" w:rsidR="00000000" w:rsidRPr="00000000">
        <w:rPr>
          <w:sz w:val="26"/>
          <w:szCs w:val="26"/>
          <w:rtl w:val="0"/>
        </w:rPr>
        <w:t xml:space="preserve">Essential for psionic amplification and ship repairs. Found in asteroid fields or extracted from planetary veins. </w:t>
      </w:r>
    </w:p>
    <w:p w:rsidR="00000000" w:rsidDel="00000000" w:rsidP="00000000" w:rsidRDefault="00000000" w:rsidRPr="00000000" w14:paraId="00000486">
      <w:pPr>
        <w:spacing w:line="240" w:lineRule="auto"/>
        <w:ind w:left="9.000000000000057" w:firstLine="0"/>
        <w:jc w:val="both"/>
        <w:rPr>
          <w:sz w:val="26"/>
          <w:szCs w:val="26"/>
        </w:rPr>
      </w:pPr>
      <w:r w:rsidDel="00000000" w:rsidR="00000000" w:rsidRPr="00000000">
        <w:rPr>
          <w:sz w:val="26"/>
          <w:szCs w:val="26"/>
          <w:rtl w:val="0"/>
        </w:rPr>
        <w:t xml:space="preserve">Mechanic: Players roll for mining success </w:t>
      </w:r>
    </w:p>
    <w:p w:rsidR="00000000" w:rsidDel="00000000" w:rsidP="00000000" w:rsidRDefault="00000000" w:rsidRPr="00000000" w14:paraId="00000487">
      <w:pPr>
        <w:spacing w:line="240" w:lineRule="auto"/>
        <w:ind w:left="9.000000000000057" w:firstLine="0"/>
        <w:jc w:val="both"/>
        <w:rPr>
          <w:sz w:val="26"/>
          <w:szCs w:val="26"/>
        </w:rPr>
      </w:pPr>
      <w:r w:rsidDel="00000000" w:rsidR="00000000" w:rsidRPr="00000000">
        <w:rPr>
          <w:sz w:val="26"/>
          <w:szCs w:val="26"/>
          <w:rtl w:val="0"/>
        </w:rPr>
        <w:t xml:space="preserve">during resource acquisition missions. Failure risks ship damage or Voidspawn encounters. </w:t>
      </w:r>
    </w:p>
    <w:p w:rsidR="00000000" w:rsidDel="00000000" w:rsidP="00000000" w:rsidRDefault="00000000" w:rsidRPr="00000000" w14:paraId="00000488">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Crew Morale: </w:t>
      </w:r>
    </w:p>
    <w:p w:rsidR="00000000" w:rsidDel="00000000" w:rsidP="00000000" w:rsidRDefault="00000000" w:rsidRPr="00000000" w14:paraId="00000489">
      <w:pPr>
        <w:spacing w:line="240" w:lineRule="auto"/>
        <w:ind w:left="9.000000000000057" w:firstLine="0"/>
        <w:jc w:val="both"/>
        <w:rPr>
          <w:sz w:val="26"/>
          <w:szCs w:val="26"/>
        </w:rPr>
      </w:pPr>
      <w:r w:rsidDel="00000000" w:rsidR="00000000" w:rsidRPr="00000000">
        <w:rPr>
          <w:sz w:val="26"/>
          <w:szCs w:val="26"/>
          <w:rtl w:val="0"/>
        </w:rPr>
        <w:t xml:space="preserve">Reflects the psychological well-being of the </w:t>
      </w:r>
    </w:p>
    <w:p w:rsidR="00000000" w:rsidDel="00000000" w:rsidP="00000000" w:rsidRDefault="00000000" w:rsidRPr="00000000" w14:paraId="0000048A">
      <w:pPr>
        <w:spacing w:line="240" w:lineRule="auto"/>
        <w:ind w:left="9.000000000000057" w:firstLine="0"/>
        <w:jc w:val="both"/>
        <w:rPr>
          <w:sz w:val="26"/>
          <w:szCs w:val="26"/>
        </w:rPr>
      </w:pPr>
      <w:r w:rsidDel="00000000" w:rsidR="00000000" w:rsidRPr="00000000">
        <w:rPr>
          <w:sz w:val="26"/>
          <w:szCs w:val="26"/>
          <w:rtl w:val="0"/>
        </w:rPr>
        <w:t xml:space="preserve">crew. Morale decreases in response to harsh conditions, psionic anomalies, or prolonged isolation. </w:t>
      </w:r>
    </w:p>
    <w:p w:rsidR="00000000" w:rsidDel="00000000" w:rsidP="00000000" w:rsidRDefault="00000000" w:rsidRPr="00000000" w14:paraId="0000048B">
      <w:pPr>
        <w:spacing w:line="240" w:lineRule="auto"/>
        <w:ind w:left="9.000000000000057" w:firstLine="0"/>
        <w:jc w:val="both"/>
        <w:rPr>
          <w:sz w:val="26"/>
          <w:szCs w:val="26"/>
        </w:rPr>
      </w:pPr>
      <w:r w:rsidDel="00000000" w:rsidR="00000000" w:rsidRPr="00000000">
        <w:rPr>
          <w:sz w:val="26"/>
          <w:szCs w:val="26"/>
          <w:rtl w:val="0"/>
        </w:rPr>
        <w:t xml:space="preserve">Mechanic: Players must allocate resources </w:t>
      </w:r>
    </w:p>
    <w:p w:rsidR="00000000" w:rsidDel="00000000" w:rsidP="00000000" w:rsidRDefault="00000000" w:rsidRPr="00000000" w14:paraId="0000048C">
      <w:pPr>
        <w:spacing w:line="240" w:lineRule="auto"/>
        <w:ind w:left="9.000000000000057" w:firstLine="0"/>
        <w:jc w:val="both"/>
        <w:rPr>
          <w:sz w:val="26"/>
          <w:szCs w:val="26"/>
        </w:rPr>
      </w:pPr>
      <w:r w:rsidDel="00000000" w:rsidR="00000000" w:rsidRPr="00000000">
        <w:rPr>
          <w:sz w:val="26"/>
          <w:szCs w:val="26"/>
          <w:rtl w:val="0"/>
        </w:rPr>
        <w:t xml:space="preserve">(e.g., food, entertainment) to maintain morale. Low morale triggers mutinies, mental breakdowns, or reduced efficiency. </w:t>
      </w:r>
    </w:p>
    <w:p w:rsidR="00000000" w:rsidDel="00000000" w:rsidP="00000000" w:rsidRDefault="00000000" w:rsidRPr="00000000" w14:paraId="0000048D">
      <w:pPr>
        <w:spacing w:line="240" w:lineRule="auto"/>
        <w:ind w:left="9.000000000000057" w:firstLine="0"/>
        <w:jc w:val="both"/>
        <w:rPr>
          <w:sz w:val="26"/>
          <w:szCs w:val="26"/>
        </w:rPr>
      </w:pPr>
      <w:r w:rsidDel="00000000" w:rsidR="00000000" w:rsidRPr="00000000">
        <w:rPr>
          <w:sz w:val="26"/>
          <w:szCs w:val="26"/>
          <w:rtl w:val="0"/>
        </w:rPr>
        <w:t xml:space="preserve">20.4: Psionic Corruption Mechanics </w:t>
      </w:r>
    </w:p>
    <w:p w:rsidR="00000000" w:rsidDel="00000000" w:rsidP="00000000" w:rsidRDefault="00000000" w:rsidRPr="00000000" w14:paraId="0000048E">
      <w:pPr>
        <w:spacing w:line="240" w:lineRule="auto"/>
        <w:ind w:left="9.000000000000057" w:firstLine="0"/>
        <w:jc w:val="both"/>
        <w:rPr>
          <w:sz w:val="26"/>
          <w:szCs w:val="26"/>
        </w:rPr>
      </w:pPr>
      <w:r w:rsidDel="00000000" w:rsidR="00000000" w:rsidRPr="00000000">
        <w:rPr>
          <w:sz w:val="26"/>
          <w:szCs w:val="26"/>
          <w:rtl w:val="0"/>
        </w:rPr>
        <w:t xml:space="preserve">The deeper players venture into the outlying regions, the greater the influence of the Void. Psionic corruption becomes a growing threat, adding tension and horror elements to the gameplay. </w:t>
      </w:r>
    </w:p>
    <w:p w:rsidR="00000000" w:rsidDel="00000000" w:rsidP="00000000" w:rsidRDefault="00000000" w:rsidRPr="00000000" w14:paraId="0000048F">
      <w:pPr>
        <w:spacing w:line="240" w:lineRule="auto"/>
        <w:ind w:left="9.000000000000057" w:firstLine="0"/>
        <w:jc w:val="both"/>
        <w:rPr>
          <w:sz w:val="26"/>
          <w:szCs w:val="26"/>
        </w:rPr>
      </w:pPr>
      <w:r w:rsidDel="00000000" w:rsidR="00000000" w:rsidRPr="00000000">
        <w:rPr>
          <w:sz w:val="26"/>
          <w:szCs w:val="26"/>
          <w:rtl w:val="0"/>
        </w:rPr>
        <w:t xml:space="preserve">Corruption Progression </w:t>
      </w:r>
    </w:p>
    <w:p w:rsidR="00000000" w:rsidDel="00000000" w:rsidP="00000000" w:rsidRDefault="00000000" w:rsidRPr="00000000" w14:paraId="00000490">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Exposure Levels: </w:t>
      </w:r>
    </w:p>
    <w:p w:rsidR="00000000" w:rsidDel="00000000" w:rsidP="00000000" w:rsidRDefault="00000000" w:rsidRPr="00000000" w14:paraId="00000491">
      <w:pPr>
        <w:spacing w:line="240" w:lineRule="auto"/>
        <w:ind w:left="9.000000000000057" w:firstLine="0"/>
        <w:jc w:val="both"/>
        <w:rPr>
          <w:sz w:val="26"/>
          <w:szCs w:val="26"/>
        </w:rPr>
      </w:pPr>
      <w:r w:rsidDel="00000000" w:rsidR="00000000" w:rsidRPr="00000000">
        <w:rPr>
          <w:sz w:val="26"/>
          <w:szCs w:val="26"/>
          <w:rtl w:val="0"/>
        </w:rPr>
        <w:t xml:space="preserve">Psionic corruption is tracked individually for </w:t>
      </w:r>
    </w:p>
    <w:p w:rsidR="00000000" w:rsidDel="00000000" w:rsidP="00000000" w:rsidRDefault="00000000" w:rsidRPr="00000000" w14:paraId="00000492">
      <w:pPr>
        <w:spacing w:line="240" w:lineRule="auto"/>
        <w:ind w:left="9.000000000000057" w:firstLine="0"/>
        <w:jc w:val="both"/>
        <w:rPr>
          <w:sz w:val="26"/>
          <w:szCs w:val="26"/>
        </w:rPr>
      </w:pPr>
      <w:r w:rsidDel="00000000" w:rsidR="00000000" w:rsidRPr="00000000">
        <w:rPr>
          <w:sz w:val="26"/>
          <w:szCs w:val="26"/>
          <w:rtl w:val="0"/>
        </w:rPr>
        <w:t xml:space="preserve">each player and collectively for their ship. Exposure is increased by interacting with anomalies, using psionic abilities, or encountering Voidspawn. </w:t>
      </w:r>
    </w:p>
    <w:p w:rsidR="00000000" w:rsidDel="00000000" w:rsidP="00000000" w:rsidRDefault="00000000" w:rsidRPr="00000000" w14:paraId="00000493">
      <w:pPr>
        <w:spacing w:line="240" w:lineRule="auto"/>
        <w:ind w:left="9.000000000000057" w:firstLine="0"/>
        <w:jc w:val="both"/>
        <w:rPr>
          <w:sz w:val="26"/>
          <w:szCs w:val="26"/>
        </w:rPr>
      </w:pPr>
      <w:r w:rsidDel="00000000" w:rsidR="00000000" w:rsidRPr="00000000">
        <w:rPr>
          <w:sz w:val="26"/>
          <w:szCs w:val="26"/>
          <w:rtl w:val="0"/>
        </w:rPr>
        <w:t xml:space="preserve">Mechanic: Overseers track corruption on a scale of 0 to 100. Thresholds trigger escalating effects: </w:t>
      </w:r>
    </w:p>
    <w:p w:rsidR="00000000" w:rsidDel="00000000" w:rsidP="00000000" w:rsidRDefault="00000000" w:rsidRPr="00000000" w14:paraId="00000494">
      <w:pPr>
        <w:spacing w:line="240" w:lineRule="auto"/>
        <w:ind w:left="9.000000000000057" w:firstLine="0"/>
        <w:jc w:val="both"/>
        <w:rPr>
          <w:sz w:val="26"/>
          <w:szCs w:val="26"/>
        </w:rPr>
      </w:pPr>
      <w:r w:rsidDel="00000000" w:rsidR="00000000" w:rsidRPr="00000000">
        <w:rPr>
          <w:sz w:val="26"/>
          <w:szCs w:val="26"/>
          <w:rtl w:val="0"/>
        </w:rPr>
        <w:t xml:space="preserve">0-20: Minor disorientation or hallucinations. </w:t>
      </w:r>
    </w:p>
    <w:p w:rsidR="00000000" w:rsidDel="00000000" w:rsidP="00000000" w:rsidRDefault="00000000" w:rsidRPr="00000000" w14:paraId="00000495">
      <w:pPr>
        <w:spacing w:line="240" w:lineRule="auto"/>
        <w:ind w:left="9.000000000000057" w:firstLine="0"/>
        <w:jc w:val="both"/>
        <w:rPr>
          <w:sz w:val="26"/>
          <w:szCs w:val="26"/>
        </w:rPr>
      </w:pPr>
      <w:r w:rsidDel="00000000" w:rsidR="00000000" w:rsidRPr="00000000">
        <w:rPr>
          <w:sz w:val="26"/>
          <w:szCs w:val="26"/>
          <w:rtl w:val="0"/>
        </w:rPr>
        <w:t xml:space="preserve">21-50: Physical mutations or uncontrollable </w:t>
      </w:r>
    </w:p>
    <w:p w:rsidR="00000000" w:rsidDel="00000000" w:rsidP="00000000" w:rsidRDefault="00000000" w:rsidRPr="00000000" w14:paraId="00000496">
      <w:pPr>
        <w:spacing w:line="240" w:lineRule="auto"/>
        <w:ind w:left="9.000000000000057" w:firstLine="0"/>
        <w:jc w:val="both"/>
        <w:rPr>
          <w:sz w:val="26"/>
          <w:szCs w:val="26"/>
        </w:rPr>
      </w:pPr>
      <w:r w:rsidDel="00000000" w:rsidR="00000000" w:rsidRPr="00000000">
        <w:rPr>
          <w:sz w:val="26"/>
          <w:szCs w:val="26"/>
          <w:rtl w:val="0"/>
        </w:rPr>
        <w:t xml:space="preserve">psionic outbursts. </w:t>
      </w:r>
    </w:p>
    <w:p w:rsidR="00000000" w:rsidDel="00000000" w:rsidP="00000000" w:rsidRDefault="00000000" w:rsidRPr="00000000" w14:paraId="00000497">
      <w:pPr>
        <w:spacing w:line="240" w:lineRule="auto"/>
        <w:ind w:left="9.000000000000057" w:firstLine="0"/>
        <w:jc w:val="both"/>
        <w:rPr>
          <w:sz w:val="26"/>
          <w:szCs w:val="26"/>
        </w:rPr>
      </w:pPr>
      <w:r w:rsidDel="00000000" w:rsidR="00000000" w:rsidRPr="00000000">
        <w:rPr>
          <w:sz w:val="26"/>
          <w:szCs w:val="26"/>
          <w:rtl w:val="0"/>
        </w:rPr>
        <w:t xml:space="preserve">51-80: Permanent sanity loss or Resonance </w:t>
      </w:r>
    </w:p>
    <w:p w:rsidR="00000000" w:rsidDel="00000000" w:rsidP="00000000" w:rsidRDefault="00000000" w:rsidRPr="00000000" w14:paraId="00000498">
      <w:pPr>
        <w:spacing w:line="240" w:lineRule="auto"/>
        <w:ind w:left="9.000000000000057" w:firstLine="0"/>
        <w:jc w:val="both"/>
        <w:rPr>
          <w:sz w:val="26"/>
          <w:szCs w:val="26"/>
        </w:rPr>
      </w:pPr>
      <w:r w:rsidDel="00000000" w:rsidR="00000000" w:rsidRPr="00000000">
        <w:rPr>
          <w:sz w:val="26"/>
          <w:szCs w:val="26"/>
          <w:rtl w:val="0"/>
        </w:rPr>
        <w:t xml:space="preserve">Feedback, destabilizing the Psionic Tapestry in the surrounding area. </w:t>
      </w:r>
    </w:p>
    <w:p w:rsidR="00000000" w:rsidDel="00000000" w:rsidP="00000000" w:rsidRDefault="00000000" w:rsidRPr="00000000" w14:paraId="00000499">
      <w:pPr>
        <w:spacing w:line="240" w:lineRule="auto"/>
        <w:ind w:left="9.000000000000057" w:firstLine="0"/>
        <w:jc w:val="both"/>
        <w:rPr>
          <w:sz w:val="26"/>
          <w:szCs w:val="26"/>
        </w:rPr>
      </w:pPr>
      <w:r w:rsidDel="00000000" w:rsidR="00000000" w:rsidRPr="00000000">
        <w:rPr>
          <w:sz w:val="26"/>
          <w:szCs w:val="26"/>
          <w:rtl w:val="0"/>
        </w:rPr>
        <w:t xml:space="preserve">81-100: Transformation into a Voidspawn or </w:t>
      </w:r>
    </w:p>
    <w:p w:rsidR="00000000" w:rsidDel="00000000" w:rsidP="00000000" w:rsidRDefault="00000000" w:rsidRPr="00000000" w14:paraId="0000049A">
      <w:pPr>
        <w:spacing w:line="240" w:lineRule="auto"/>
        <w:ind w:left="9.000000000000057" w:firstLine="0"/>
        <w:jc w:val="both"/>
        <w:rPr>
          <w:sz w:val="26"/>
          <w:szCs w:val="26"/>
        </w:rPr>
      </w:pPr>
      <w:r w:rsidDel="00000000" w:rsidR="00000000" w:rsidRPr="00000000">
        <w:rPr>
          <w:sz w:val="26"/>
          <w:szCs w:val="26"/>
          <w:rtl w:val="0"/>
        </w:rPr>
        <w:t xml:space="preserve">complete psionic collapse. </w:t>
      </w:r>
    </w:p>
    <w:p w:rsidR="00000000" w:rsidDel="00000000" w:rsidP="00000000" w:rsidRDefault="00000000" w:rsidRPr="00000000" w14:paraId="0000049B">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Mitigation Strategies: </w:t>
      </w:r>
    </w:p>
    <w:p w:rsidR="00000000" w:rsidDel="00000000" w:rsidP="00000000" w:rsidRDefault="00000000" w:rsidRPr="00000000" w14:paraId="0000049C">
      <w:pPr>
        <w:spacing w:line="240" w:lineRule="auto"/>
        <w:ind w:left="9.000000000000057" w:firstLine="0"/>
        <w:jc w:val="both"/>
        <w:rPr>
          <w:sz w:val="26"/>
          <w:szCs w:val="26"/>
        </w:rPr>
      </w:pPr>
      <w:r w:rsidDel="00000000" w:rsidR="00000000" w:rsidRPr="00000000">
        <w:rPr>
          <w:sz w:val="26"/>
          <w:szCs w:val="26"/>
          <w:rtl w:val="0"/>
        </w:rPr>
        <w:t xml:space="preserve">Players can reduce corruption through Psionic </w:t>
      </w:r>
    </w:p>
    <w:p w:rsidR="00000000" w:rsidDel="00000000" w:rsidP="00000000" w:rsidRDefault="00000000" w:rsidRPr="00000000" w14:paraId="0000049D">
      <w:pPr>
        <w:spacing w:line="240" w:lineRule="auto"/>
        <w:ind w:left="9.000000000000057" w:firstLine="0"/>
        <w:jc w:val="both"/>
        <w:rPr>
          <w:sz w:val="26"/>
          <w:szCs w:val="26"/>
        </w:rPr>
      </w:pPr>
      <w:r w:rsidDel="00000000" w:rsidR="00000000" w:rsidRPr="00000000">
        <w:rPr>
          <w:sz w:val="26"/>
          <w:szCs w:val="26"/>
          <w:rtl w:val="0"/>
        </w:rPr>
        <w:t xml:space="preserve">Dampeners or by retreating to safe zones within </w:t>
      </w:r>
    </w:p>
    <w:p w:rsidR="00000000" w:rsidDel="00000000" w:rsidP="00000000" w:rsidRDefault="00000000" w:rsidRPr="00000000" w14:paraId="0000049E">
      <w:pPr>
        <w:spacing w:line="240" w:lineRule="auto"/>
        <w:ind w:left="9.000000000000057" w:firstLine="0"/>
        <w:jc w:val="both"/>
        <w:rPr>
          <w:sz w:val="26"/>
          <w:szCs w:val="26"/>
        </w:rPr>
      </w:pPr>
      <w:r w:rsidDel="00000000" w:rsidR="00000000" w:rsidRPr="00000000">
        <w:rPr>
          <w:sz w:val="26"/>
          <w:szCs w:val="26"/>
          <w:rtl w:val="0"/>
        </w:rPr>
        <w:t xml:space="preserve">Beacon-protected regions. However, these methods are expensive and not always reliable. </w:t>
      </w:r>
    </w:p>
    <w:p w:rsidR="00000000" w:rsidDel="00000000" w:rsidP="00000000" w:rsidRDefault="00000000" w:rsidRPr="00000000" w14:paraId="0000049F">
      <w:pPr>
        <w:spacing w:line="240" w:lineRule="auto"/>
        <w:ind w:left="9.000000000000057" w:firstLine="0"/>
        <w:jc w:val="both"/>
        <w:rPr>
          <w:sz w:val="26"/>
          <w:szCs w:val="26"/>
        </w:rPr>
      </w:pPr>
      <w:r w:rsidDel="00000000" w:rsidR="00000000" w:rsidRPr="00000000">
        <w:rPr>
          <w:sz w:val="26"/>
          <w:szCs w:val="26"/>
          <w:rtl w:val="0"/>
        </w:rPr>
        <w:t xml:space="preserve">20.5: Law Enforcement Missions </w:t>
      </w:r>
    </w:p>
    <w:p w:rsidR="00000000" w:rsidDel="00000000" w:rsidP="00000000" w:rsidRDefault="00000000" w:rsidRPr="00000000" w14:paraId="000004A0">
      <w:pPr>
        <w:spacing w:line="240" w:lineRule="auto"/>
        <w:ind w:left="9.000000000000057" w:firstLine="0"/>
        <w:jc w:val="both"/>
        <w:rPr>
          <w:sz w:val="26"/>
          <w:szCs w:val="26"/>
        </w:rPr>
      </w:pPr>
      <w:r w:rsidDel="00000000" w:rsidR="00000000" w:rsidRPr="00000000">
        <w:rPr>
          <w:sz w:val="26"/>
          <w:szCs w:val="26"/>
          <w:rtl w:val="0"/>
        </w:rPr>
        <w:t xml:space="preserve">Expanding on the role of Imperial Frontier Marshals, these missions provide Overseers with structured scenarios to </w:t>
      </w:r>
    </w:p>
    <w:p w:rsidR="00000000" w:rsidDel="00000000" w:rsidP="00000000" w:rsidRDefault="00000000" w:rsidRPr="00000000" w14:paraId="000004A1">
      <w:pPr>
        <w:spacing w:line="240" w:lineRule="auto"/>
        <w:ind w:left="9.000000000000057" w:firstLine="0"/>
        <w:jc w:val="both"/>
        <w:rPr>
          <w:sz w:val="26"/>
          <w:szCs w:val="26"/>
        </w:rPr>
      </w:pPr>
      <w:r w:rsidDel="00000000" w:rsidR="00000000" w:rsidRPr="00000000">
        <w:rPr>
          <w:sz w:val="26"/>
          <w:szCs w:val="26"/>
          <w:rtl w:val="0"/>
        </w:rPr>
        <w:t xml:space="preserve">introduce players to law enforcement mechanics. Mission Archetypes </w:t>
      </w:r>
    </w:p>
    <w:p w:rsidR="00000000" w:rsidDel="00000000" w:rsidP="00000000" w:rsidRDefault="00000000" w:rsidRPr="00000000" w14:paraId="000004A2">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Bounty Hunts: </w:t>
      </w:r>
    </w:p>
    <w:p w:rsidR="00000000" w:rsidDel="00000000" w:rsidP="00000000" w:rsidRDefault="00000000" w:rsidRPr="00000000" w14:paraId="000004A3">
      <w:pPr>
        <w:spacing w:line="240" w:lineRule="auto"/>
        <w:ind w:left="9.000000000000057" w:firstLine="0"/>
        <w:jc w:val="both"/>
        <w:rPr>
          <w:sz w:val="26"/>
          <w:szCs w:val="26"/>
        </w:rPr>
      </w:pPr>
      <w:r w:rsidDel="00000000" w:rsidR="00000000" w:rsidRPr="00000000">
        <w:rPr>
          <w:sz w:val="26"/>
          <w:szCs w:val="26"/>
          <w:rtl w:val="0"/>
        </w:rPr>
        <w:t xml:space="preserve">Players are tasked with capturing or </w:t>
      </w:r>
    </w:p>
    <w:p w:rsidR="00000000" w:rsidDel="00000000" w:rsidP="00000000" w:rsidRDefault="00000000" w:rsidRPr="00000000" w14:paraId="000004A4">
      <w:pPr>
        <w:spacing w:line="240" w:lineRule="auto"/>
        <w:ind w:left="9.000000000000057" w:firstLine="0"/>
        <w:jc w:val="both"/>
        <w:rPr>
          <w:sz w:val="26"/>
          <w:szCs w:val="26"/>
        </w:rPr>
      </w:pPr>
      <w:r w:rsidDel="00000000" w:rsidR="00000000" w:rsidRPr="00000000">
        <w:rPr>
          <w:sz w:val="26"/>
          <w:szCs w:val="26"/>
          <w:rtl w:val="0"/>
        </w:rPr>
        <w:t xml:space="preserve">eliminating high-profile targets, such as Void Corsair captains or rogue psionic cultists. </w:t>
      </w:r>
    </w:p>
    <w:p w:rsidR="00000000" w:rsidDel="00000000" w:rsidP="00000000" w:rsidRDefault="00000000" w:rsidRPr="00000000" w14:paraId="000004A5">
      <w:pPr>
        <w:spacing w:line="240" w:lineRule="auto"/>
        <w:ind w:left="9.000000000000057" w:firstLine="0"/>
        <w:jc w:val="both"/>
        <w:rPr>
          <w:sz w:val="26"/>
          <w:szCs w:val="26"/>
        </w:rPr>
      </w:pPr>
      <w:r w:rsidDel="00000000" w:rsidR="00000000" w:rsidRPr="00000000">
        <w:rPr>
          <w:sz w:val="26"/>
          <w:szCs w:val="26"/>
          <w:rtl w:val="0"/>
        </w:rPr>
        <w:t xml:space="preserve">Mechanic: Overseers provide clues and NPC </w:t>
      </w:r>
    </w:p>
    <w:p w:rsidR="00000000" w:rsidDel="00000000" w:rsidP="00000000" w:rsidRDefault="00000000" w:rsidRPr="00000000" w14:paraId="000004A6">
      <w:pPr>
        <w:spacing w:line="240" w:lineRule="auto"/>
        <w:ind w:left="9.000000000000057" w:firstLine="0"/>
        <w:jc w:val="both"/>
        <w:rPr>
          <w:sz w:val="26"/>
          <w:szCs w:val="26"/>
        </w:rPr>
      </w:pPr>
      <w:r w:rsidDel="00000000" w:rsidR="00000000" w:rsidRPr="00000000">
        <w:rPr>
          <w:sz w:val="26"/>
          <w:szCs w:val="26"/>
          <w:rtl w:val="0"/>
        </w:rPr>
        <w:t xml:space="preserve">interactions, culminating in a combat or negotiation encounter. Success improves Trust Levels with law enforcement factions. </w:t>
      </w:r>
    </w:p>
    <w:p w:rsidR="00000000" w:rsidDel="00000000" w:rsidP="00000000" w:rsidRDefault="00000000" w:rsidRPr="00000000" w14:paraId="000004A7">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Beacon Node Defense: </w:t>
      </w:r>
    </w:p>
    <w:p w:rsidR="00000000" w:rsidDel="00000000" w:rsidP="00000000" w:rsidRDefault="00000000" w:rsidRPr="00000000" w14:paraId="000004A8">
      <w:pPr>
        <w:spacing w:line="240" w:lineRule="auto"/>
        <w:ind w:left="9.000000000000057" w:firstLine="0"/>
        <w:jc w:val="both"/>
        <w:rPr>
          <w:sz w:val="26"/>
          <w:szCs w:val="26"/>
        </w:rPr>
      </w:pPr>
      <w:r w:rsidDel="00000000" w:rsidR="00000000" w:rsidRPr="00000000">
        <w:rPr>
          <w:sz w:val="26"/>
          <w:szCs w:val="26"/>
          <w:rtl w:val="0"/>
        </w:rPr>
        <w:t xml:space="preserve">A Beacon Node is under attack by Voidspawn or rebel factions. Players must coordinate its defense, using </w:t>
      </w:r>
    </w:p>
    <w:p w:rsidR="00000000" w:rsidDel="00000000" w:rsidP="00000000" w:rsidRDefault="00000000" w:rsidRPr="00000000" w14:paraId="000004A9">
      <w:pPr>
        <w:spacing w:line="240" w:lineRule="auto"/>
        <w:ind w:left="9.000000000000057" w:firstLine="0"/>
        <w:jc w:val="both"/>
        <w:rPr>
          <w:sz w:val="26"/>
          <w:szCs w:val="26"/>
        </w:rPr>
      </w:pPr>
      <w:r w:rsidDel="00000000" w:rsidR="00000000" w:rsidRPr="00000000">
        <w:rPr>
          <w:sz w:val="26"/>
          <w:szCs w:val="26"/>
          <w:rtl w:val="0"/>
        </w:rPr>
        <w:t xml:space="preserve">ship-based combat and on-ground tactics to repel enemies. </w:t>
      </w:r>
    </w:p>
    <w:p w:rsidR="00000000" w:rsidDel="00000000" w:rsidP="00000000" w:rsidRDefault="00000000" w:rsidRPr="00000000" w14:paraId="000004AA">
      <w:pPr>
        <w:spacing w:line="240" w:lineRule="auto"/>
        <w:ind w:left="9.000000000000057" w:firstLine="0"/>
        <w:jc w:val="both"/>
        <w:rPr>
          <w:sz w:val="26"/>
          <w:szCs w:val="26"/>
        </w:rPr>
      </w:pPr>
      <w:r w:rsidDel="00000000" w:rsidR="00000000" w:rsidRPr="00000000">
        <w:rPr>
          <w:sz w:val="26"/>
          <w:szCs w:val="26"/>
          <w:rtl w:val="0"/>
        </w:rPr>
        <w:t xml:space="preserve">Mechanic: Overseers track the Beacon Node’s health as players balance between protecting the node and their own survival. </w:t>
      </w:r>
    </w:p>
    <w:p w:rsidR="00000000" w:rsidDel="00000000" w:rsidP="00000000" w:rsidRDefault="00000000" w:rsidRPr="00000000" w14:paraId="000004AB">
      <w:pPr>
        <w:spacing w:line="240" w:lineRule="auto"/>
        <w:ind w:left="9.000000000000057" w:firstLine="0"/>
        <w:jc w:val="both"/>
        <w:rPr>
          <w:sz w:val="26"/>
          <w:szCs w:val="26"/>
        </w:rPr>
      </w:pPr>
      <w:r w:rsidDel="00000000" w:rsidR="00000000" w:rsidRPr="00000000">
        <w:rPr>
          <w:sz w:val="26"/>
          <w:szCs w:val="26"/>
          <w:rtl w:val="0"/>
        </w:rPr>
        <w:t xml:space="preserve">20.6: New Player Entry Points </w:t>
      </w:r>
    </w:p>
    <w:p w:rsidR="00000000" w:rsidDel="00000000" w:rsidP="00000000" w:rsidRDefault="00000000" w:rsidRPr="00000000" w14:paraId="000004AC">
      <w:pPr>
        <w:spacing w:line="240" w:lineRule="auto"/>
        <w:ind w:left="9.000000000000057" w:firstLine="0"/>
        <w:jc w:val="both"/>
        <w:rPr>
          <w:sz w:val="26"/>
          <w:szCs w:val="26"/>
        </w:rPr>
      </w:pPr>
      <w:r w:rsidDel="00000000" w:rsidR="00000000" w:rsidRPr="00000000">
        <w:rPr>
          <w:sz w:val="26"/>
          <w:szCs w:val="26"/>
          <w:rtl w:val="0"/>
        </w:rPr>
        <w:t xml:space="preserve">For new players and Overseers, simplified mechanics and clear progression systems are essential. This framework introduces approachable ways to engage with the universe: </w:t>
      </w:r>
    </w:p>
    <w:p w:rsidR="00000000" w:rsidDel="00000000" w:rsidP="00000000" w:rsidRDefault="00000000" w:rsidRPr="00000000" w14:paraId="000004AD">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Pre-Built Scenarios: </w:t>
      </w:r>
    </w:p>
    <w:p w:rsidR="00000000" w:rsidDel="00000000" w:rsidP="00000000" w:rsidRDefault="00000000" w:rsidRPr="00000000" w14:paraId="000004AE">
      <w:pPr>
        <w:spacing w:line="240" w:lineRule="auto"/>
        <w:ind w:left="9.000000000000057" w:firstLine="0"/>
        <w:jc w:val="both"/>
        <w:rPr>
          <w:sz w:val="26"/>
          <w:szCs w:val="26"/>
        </w:rPr>
      </w:pPr>
      <w:r w:rsidDel="00000000" w:rsidR="00000000" w:rsidRPr="00000000">
        <w:rPr>
          <w:sz w:val="26"/>
          <w:szCs w:val="26"/>
          <w:rtl w:val="0"/>
        </w:rPr>
        <w:t xml:space="preserve">Scenarios like “The Siege of Lithara Prime” or “The Lost Beacon of Aethris-9” provide structured missions with defined objectives, allowing players to learn mechanics incrementally. </w:t>
      </w:r>
    </w:p>
    <w:p w:rsidR="00000000" w:rsidDel="00000000" w:rsidP="00000000" w:rsidRDefault="00000000" w:rsidRPr="00000000" w14:paraId="000004AF">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Simplified Psionic Rules: </w:t>
      </w:r>
    </w:p>
    <w:p w:rsidR="00000000" w:rsidDel="00000000" w:rsidP="00000000" w:rsidRDefault="00000000" w:rsidRPr="00000000" w14:paraId="000004B0">
      <w:pPr>
        <w:spacing w:line="240" w:lineRule="auto"/>
        <w:ind w:left="9.000000000000057" w:firstLine="0"/>
        <w:jc w:val="both"/>
        <w:rPr>
          <w:sz w:val="26"/>
          <w:szCs w:val="26"/>
        </w:rPr>
      </w:pPr>
      <w:r w:rsidDel="00000000" w:rsidR="00000000" w:rsidRPr="00000000">
        <w:rPr>
          <w:sz w:val="26"/>
          <w:szCs w:val="26"/>
          <w:rtl w:val="0"/>
        </w:rPr>
        <w:t xml:space="preserve">New players can start with pre-set psionic abilities and limited exposure to corruption mechanics, </w:t>
      </w:r>
    </w:p>
    <w:p w:rsidR="00000000" w:rsidDel="00000000" w:rsidP="00000000" w:rsidRDefault="00000000" w:rsidRPr="00000000" w14:paraId="000004B1">
      <w:pPr>
        <w:spacing w:line="240" w:lineRule="auto"/>
        <w:ind w:left="9.000000000000057" w:firstLine="0"/>
        <w:jc w:val="both"/>
        <w:rPr>
          <w:sz w:val="26"/>
          <w:szCs w:val="26"/>
        </w:rPr>
      </w:pPr>
      <w:r w:rsidDel="00000000" w:rsidR="00000000" w:rsidRPr="00000000">
        <w:rPr>
          <w:sz w:val="26"/>
          <w:szCs w:val="26"/>
          <w:rtl w:val="0"/>
        </w:rPr>
        <w:t xml:space="preserve">gradually introducing complexity as they gain confidence. </w:t>
      </w:r>
    </w:p>
    <w:p w:rsidR="00000000" w:rsidDel="00000000" w:rsidP="00000000" w:rsidRDefault="00000000" w:rsidRPr="00000000" w14:paraId="000004B2">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Faction Quickstart Guides: </w:t>
      </w:r>
    </w:p>
    <w:p w:rsidR="00000000" w:rsidDel="00000000" w:rsidP="00000000" w:rsidRDefault="00000000" w:rsidRPr="00000000" w14:paraId="000004B3">
      <w:pPr>
        <w:spacing w:line="240" w:lineRule="auto"/>
        <w:ind w:left="9.000000000000057" w:firstLine="0"/>
        <w:jc w:val="both"/>
        <w:rPr>
          <w:sz w:val="26"/>
          <w:szCs w:val="26"/>
        </w:rPr>
      </w:pPr>
      <w:r w:rsidDel="00000000" w:rsidR="00000000" w:rsidRPr="00000000">
        <w:rPr>
          <w:sz w:val="26"/>
          <w:szCs w:val="26"/>
          <w:rtl w:val="0"/>
        </w:rPr>
        <w:t xml:space="preserve">Summaries of major factions, their goals, and key NPCs help new players understand the political landscape and choose allegiances early on. </w:t>
      </w:r>
    </w:p>
    <w:p w:rsidR="00000000" w:rsidDel="00000000" w:rsidP="00000000" w:rsidRDefault="00000000" w:rsidRPr="00000000" w14:paraId="000004B4">
      <w:pPr>
        <w:spacing w:line="240" w:lineRule="auto"/>
        <w:ind w:left="9.000000000000057" w:firstLine="0"/>
        <w:jc w:val="both"/>
        <w:rPr>
          <w:sz w:val="26"/>
          <w:szCs w:val="26"/>
        </w:rPr>
      </w:pPr>
      <w:r w:rsidDel="00000000" w:rsidR="00000000" w:rsidRPr="00000000">
        <w:rPr>
          <w:sz w:val="26"/>
          <w:szCs w:val="26"/>
          <w:rtl w:val="0"/>
        </w:rPr>
        <w:t xml:space="preserve">Let’s expand into exploration narratives, historical tales of early expansion, and a fully detailed pre-written adventure that </w:t>
      </w:r>
    </w:p>
    <w:p w:rsidR="00000000" w:rsidDel="00000000" w:rsidP="00000000" w:rsidRDefault="00000000" w:rsidRPr="00000000" w14:paraId="000004B5">
      <w:pPr>
        <w:spacing w:line="240" w:lineRule="auto"/>
        <w:ind w:left="9.000000000000057" w:firstLine="0"/>
        <w:jc w:val="both"/>
        <w:rPr>
          <w:sz w:val="26"/>
          <w:szCs w:val="26"/>
        </w:rPr>
      </w:pPr>
      <w:r w:rsidDel="00000000" w:rsidR="00000000" w:rsidRPr="00000000">
        <w:rPr>
          <w:sz w:val="26"/>
          <w:szCs w:val="26"/>
          <w:rtl w:val="0"/>
        </w:rPr>
        <w:t xml:space="preserve">incorporates notable persons, factions, cosmic events, and </w:t>
      </w:r>
    </w:p>
    <w:p w:rsidR="00000000" w:rsidDel="00000000" w:rsidP="00000000" w:rsidRDefault="00000000" w:rsidRPr="00000000" w14:paraId="000004B6">
      <w:pPr>
        <w:spacing w:line="240" w:lineRule="auto"/>
        <w:ind w:left="9.000000000000057" w:firstLine="0"/>
        <w:jc w:val="both"/>
        <w:rPr>
          <w:sz w:val="26"/>
          <w:szCs w:val="26"/>
        </w:rPr>
      </w:pPr>
      <w:r w:rsidDel="00000000" w:rsidR="00000000" w:rsidRPr="00000000">
        <w:rPr>
          <w:sz w:val="26"/>
          <w:szCs w:val="26"/>
          <w:rtl w:val="0"/>
        </w:rPr>
        <w:t xml:space="preserve">anomalies. This will tie the thematic threads together while </w:t>
      </w:r>
    </w:p>
    <w:p w:rsidR="00000000" w:rsidDel="00000000" w:rsidP="00000000" w:rsidRDefault="00000000" w:rsidRPr="00000000" w14:paraId="000004B7">
      <w:pPr>
        <w:spacing w:line="240" w:lineRule="auto"/>
        <w:ind w:left="9.000000000000057" w:firstLine="0"/>
        <w:jc w:val="both"/>
        <w:rPr>
          <w:sz w:val="26"/>
          <w:szCs w:val="26"/>
        </w:rPr>
      </w:pPr>
      <w:r w:rsidDel="00000000" w:rsidR="00000000" w:rsidRPr="00000000">
        <w:rPr>
          <w:sz w:val="26"/>
          <w:szCs w:val="26"/>
          <w:rtl w:val="0"/>
        </w:rPr>
        <w:t xml:space="preserve">serving as a practical tool for players and Overseers. </w:t>
      </w:r>
    </w:p>
    <w:p w:rsidR="00000000" w:rsidDel="00000000" w:rsidP="00000000" w:rsidRDefault="00000000" w:rsidRPr="00000000" w14:paraId="000004B8">
      <w:pPr>
        <w:spacing w:line="240" w:lineRule="auto"/>
        <w:ind w:left="9.000000000000057" w:firstLine="0"/>
        <w:jc w:val="both"/>
        <w:rPr>
          <w:sz w:val="26"/>
          <w:szCs w:val="26"/>
        </w:rPr>
      </w:pPr>
      <w:r w:rsidDel="00000000" w:rsidR="00000000" w:rsidRPr="00000000">
        <w:rPr>
          <w:sz w:val="26"/>
          <w:szCs w:val="26"/>
          <w:rtl w:val="0"/>
        </w:rPr>
        <w:t xml:space="preserve">Section 21: Exploration Narratives </w:t>
      </w:r>
    </w:p>
    <w:p w:rsidR="00000000" w:rsidDel="00000000" w:rsidP="00000000" w:rsidRDefault="00000000" w:rsidRPr="00000000" w14:paraId="000004B9">
      <w:pPr>
        <w:spacing w:line="240" w:lineRule="auto"/>
        <w:ind w:left="9.000000000000057" w:firstLine="0"/>
        <w:jc w:val="both"/>
        <w:rPr>
          <w:sz w:val="26"/>
          <w:szCs w:val="26"/>
        </w:rPr>
      </w:pPr>
      <w:r w:rsidDel="00000000" w:rsidR="00000000" w:rsidRPr="00000000">
        <w:rPr>
          <w:sz w:val="26"/>
          <w:szCs w:val="26"/>
          <w:rtl w:val="0"/>
        </w:rPr>
        <w:t xml:space="preserve">21.1: The Tragedy of the Eidolon’s Reach </w:t>
      </w:r>
    </w:p>
    <w:p w:rsidR="00000000" w:rsidDel="00000000" w:rsidP="00000000" w:rsidRDefault="00000000" w:rsidRPr="00000000" w14:paraId="000004BA">
      <w:pPr>
        <w:spacing w:line="240" w:lineRule="auto"/>
        <w:ind w:left="9.000000000000057" w:firstLine="0"/>
        <w:jc w:val="both"/>
        <w:rPr>
          <w:sz w:val="26"/>
          <w:szCs w:val="26"/>
        </w:rPr>
      </w:pPr>
      <w:r w:rsidDel="00000000" w:rsidR="00000000" w:rsidRPr="00000000">
        <w:rPr>
          <w:sz w:val="26"/>
          <w:szCs w:val="26"/>
          <w:rtl w:val="0"/>
        </w:rPr>
        <w:t xml:space="preserve">The Eidolon’s Reach was a pioneering Voidship commissioned by House Xhenthos during the First Era of Exploration. Its mission was to chart the Void-Shattered Nebula and establish forward outposts for future expansion. The ship’s crew consisted of </w:t>
      </w:r>
    </w:p>
    <w:p w:rsidR="00000000" w:rsidDel="00000000" w:rsidP="00000000" w:rsidRDefault="00000000" w:rsidRPr="00000000" w14:paraId="000004BB">
      <w:pPr>
        <w:spacing w:line="240" w:lineRule="auto"/>
        <w:ind w:left="9.000000000000057" w:firstLine="0"/>
        <w:jc w:val="both"/>
        <w:rPr>
          <w:sz w:val="26"/>
          <w:szCs w:val="26"/>
        </w:rPr>
      </w:pPr>
      <w:r w:rsidDel="00000000" w:rsidR="00000000" w:rsidRPr="00000000">
        <w:rPr>
          <w:sz w:val="26"/>
          <w:szCs w:val="26"/>
          <w:rtl w:val="0"/>
        </w:rPr>
        <w:t xml:space="preserve">seasoned navigators, psionic Resonants, and a contingent of Imperial Frontier Marshals tasked with ensuring order. </w:t>
      </w:r>
    </w:p>
    <w:p w:rsidR="00000000" w:rsidDel="00000000" w:rsidP="00000000" w:rsidRDefault="00000000" w:rsidRPr="00000000" w14:paraId="000004BC">
      <w:pPr>
        <w:spacing w:line="240" w:lineRule="auto"/>
        <w:ind w:left="9.000000000000057" w:firstLine="0"/>
        <w:jc w:val="both"/>
        <w:rPr>
          <w:sz w:val="26"/>
          <w:szCs w:val="26"/>
        </w:rPr>
      </w:pPr>
      <w:r w:rsidDel="00000000" w:rsidR="00000000" w:rsidRPr="00000000">
        <w:rPr>
          <w:sz w:val="26"/>
          <w:szCs w:val="26"/>
          <w:rtl w:val="0"/>
        </w:rPr>
        <w:t xml:space="preserve">Narrative Highlights: </w:t>
      </w:r>
    </w:p>
    <w:p w:rsidR="00000000" w:rsidDel="00000000" w:rsidP="00000000" w:rsidRDefault="00000000" w:rsidRPr="00000000" w14:paraId="000004BD">
      <w:pPr>
        <w:spacing w:line="240" w:lineRule="auto"/>
        <w:ind w:left="9.000000000000057" w:firstLine="0"/>
        <w:jc w:val="both"/>
        <w:rPr>
          <w:sz w:val="26"/>
          <w:szCs w:val="26"/>
        </w:rPr>
      </w:pPr>
      <w:r w:rsidDel="00000000" w:rsidR="00000000" w:rsidRPr="00000000">
        <w:rPr>
          <w:sz w:val="26"/>
          <w:szCs w:val="26"/>
          <w:rtl w:val="0"/>
        </w:rPr>
        <w:t xml:space="preserve">Early successes included the discovery of </w:t>
      </w:r>
    </w:p>
    <w:p w:rsidR="00000000" w:rsidDel="00000000" w:rsidP="00000000" w:rsidRDefault="00000000" w:rsidRPr="00000000" w14:paraId="000004BE">
      <w:pPr>
        <w:spacing w:line="240" w:lineRule="auto"/>
        <w:ind w:left="9.000000000000057" w:firstLine="0"/>
        <w:jc w:val="both"/>
        <w:rPr>
          <w:sz w:val="26"/>
          <w:szCs w:val="26"/>
        </w:rPr>
      </w:pPr>
      <w:r w:rsidDel="00000000" w:rsidR="00000000" w:rsidRPr="00000000">
        <w:rPr>
          <w:sz w:val="26"/>
          <w:szCs w:val="26"/>
          <w:rtl w:val="0"/>
        </w:rPr>
        <w:t xml:space="preserve">Nyx-Sarath, a shattered world teeming with pre-Imperial ruins. </w:t>
      </w:r>
    </w:p>
    <w:p w:rsidR="00000000" w:rsidDel="00000000" w:rsidP="00000000" w:rsidRDefault="00000000" w:rsidRPr="00000000" w14:paraId="000004BF">
      <w:pPr>
        <w:spacing w:line="240" w:lineRule="auto"/>
        <w:ind w:left="9.000000000000057" w:firstLine="0"/>
        <w:jc w:val="both"/>
        <w:rPr>
          <w:sz w:val="26"/>
          <w:szCs w:val="26"/>
        </w:rPr>
      </w:pPr>
      <w:r w:rsidDel="00000000" w:rsidR="00000000" w:rsidRPr="00000000">
        <w:rPr>
          <w:sz w:val="26"/>
          <w:szCs w:val="26"/>
          <w:rtl w:val="0"/>
        </w:rPr>
        <w:t xml:space="preserve">The crew recovered strange glyphs and relics that pulsed with faint psionic energy. </w:t>
      </w:r>
    </w:p>
    <w:p w:rsidR="00000000" w:rsidDel="00000000" w:rsidP="00000000" w:rsidRDefault="00000000" w:rsidRPr="00000000" w14:paraId="000004C0">
      <w:pPr>
        <w:spacing w:line="240" w:lineRule="auto"/>
        <w:ind w:left="9.000000000000057" w:firstLine="0"/>
        <w:jc w:val="both"/>
        <w:rPr>
          <w:sz w:val="26"/>
          <w:szCs w:val="26"/>
        </w:rPr>
      </w:pPr>
      <w:r w:rsidDel="00000000" w:rsidR="00000000" w:rsidRPr="00000000">
        <w:rPr>
          <w:sz w:val="26"/>
          <w:szCs w:val="26"/>
          <w:rtl w:val="0"/>
        </w:rPr>
        <w:t xml:space="preserve">As the ship pushed deeper into the Nebula, strange phenomena began to plague the crew. Instruments malfunctioned, time distortions confused navigation, and </w:t>
      </w:r>
    </w:p>
    <w:p w:rsidR="00000000" w:rsidDel="00000000" w:rsidP="00000000" w:rsidRDefault="00000000" w:rsidRPr="00000000" w14:paraId="000004C1">
      <w:pPr>
        <w:spacing w:line="240" w:lineRule="auto"/>
        <w:ind w:left="9.000000000000057" w:firstLine="0"/>
        <w:jc w:val="both"/>
        <w:rPr>
          <w:sz w:val="26"/>
          <w:szCs w:val="26"/>
        </w:rPr>
      </w:pPr>
      <w:r w:rsidDel="00000000" w:rsidR="00000000" w:rsidRPr="00000000">
        <w:rPr>
          <w:sz w:val="26"/>
          <w:szCs w:val="26"/>
          <w:rtl w:val="0"/>
        </w:rPr>
        <w:t xml:space="preserve">Resonants reported hearing whispers in an unknown language. </w:t>
      </w:r>
    </w:p>
    <w:p w:rsidR="00000000" w:rsidDel="00000000" w:rsidP="00000000" w:rsidRDefault="00000000" w:rsidRPr="00000000" w14:paraId="000004C2">
      <w:pPr>
        <w:spacing w:line="240" w:lineRule="auto"/>
        <w:ind w:left="9.000000000000057" w:firstLine="0"/>
        <w:jc w:val="both"/>
        <w:rPr>
          <w:sz w:val="26"/>
          <w:szCs w:val="26"/>
        </w:rPr>
      </w:pPr>
      <w:r w:rsidDel="00000000" w:rsidR="00000000" w:rsidRPr="00000000">
        <w:rPr>
          <w:sz w:val="26"/>
          <w:szCs w:val="26"/>
          <w:rtl w:val="0"/>
        </w:rPr>
        <w:t xml:space="preserve">The tragedy culminated when the ship </w:t>
      </w:r>
    </w:p>
    <w:p w:rsidR="00000000" w:rsidDel="00000000" w:rsidP="00000000" w:rsidRDefault="00000000" w:rsidRPr="00000000" w14:paraId="000004C3">
      <w:pPr>
        <w:spacing w:line="240" w:lineRule="auto"/>
        <w:ind w:left="9.000000000000057" w:firstLine="0"/>
        <w:jc w:val="both"/>
        <w:rPr>
          <w:sz w:val="26"/>
          <w:szCs w:val="26"/>
        </w:rPr>
      </w:pPr>
      <w:r w:rsidDel="00000000" w:rsidR="00000000" w:rsidRPr="00000000">
        <w:rPr>
          <w:sz w:val="26"/>
          <w:szCs w:val="26"/>
          <w:rtl w:val="0"/>
        </w:rPr>
        <w:t xml:space="preserve">encountered a Temporal Tear, a massive rift in space-time. The </w:t>
      </w:r>
    </w:p>
    <w:p w:rsidR="00000000" w:rsidDel="00000000" w:rsidP="00000000" w:rsidRDefault="00000000" w:rsidRPr="00000000" w14:paraId="000004C4">
      <w:pPr>
        <w:spacing w:line="240" w:lineRule="auto"/>
        <w:ind w:left="9.000000000000057" w:firstLine="0"/>
        <w:jc w:val="both"/>
        <w:rPr>
          <w:sz w:val="26"/>
          <w:szCs w:val="26"/>
        </w:rPr>
      </w:pPr>
      <w:r w:rsidDel="00000000" w:rsidR="00000000" w:rsidRPr="00000000">
        <w:rPr>
          <w:sz w:val="26"/>
          <w:szCs w:val="26"/>
          <w:rtl w:val="0"/>
        </w:rPr>
        <w:t xml:space="preserve">crew was exposed to psionic echoes of their own deaths, driving many to madness. Only a single escape pod returned to the Empire, its occupant aged decades beyond their time. </w:t>
      </w:r>
    </w:p>
    <w:p w:rsidR="00000000" w:rsidDel="00000000" w:rsidP="00000000" w:rsidRDefault="00000000" w:rsidRPr="00000000" w14:paraId="000004C5">
      <w:pPr>
        <w:spacing w:line="240" w:lineRule="auto"/>
        <w:ind w:left="9.000000000000057" w:firstLine="0"/>
        <w:jc w:val="both"/>
        <w:rPr>
          <w:sz w:val="26"/>
          <w:szCs w:val="26"/>
        </w:rPr>
      </w:pPr>
      <w:r w:rsidDel="00000000" w:rsidR="00000000" w:rsidRPr="00000000">
        <w:rPr>
          <w:sz w:val="26"/>
          <w:szCs w:val="26"/>
          <w:rtl w:val="0"/>
        </w:rPr>
        <w:t xml:space="preserve">21.2: The Veilbreakers’ Saga </w:t>
      </w:r>
    </w:p>
    <w:p w:rsidR="00000000" w:rsidDel="00000000" w:rsidP="00000000" w:rsidRDefault="00000000" w:rsidRPr="00000000" w14:paraId="000004C6">
      <w:pPr>
        <w:spacing w:line="240" w:lineRule="auto"/>
        <w:ind w:left="9.000000000000057" w:firstLine="0"/>
        <w:jc w:val="both"/>
        <w:rPr>
          <w:sz w:val="26"/>
          <w:szCs w:val="26"/>
        </w:rPr>
      </w:pPr>
      <w:r w:rsidDel="00000000" w:rsidR="00000000" w:rsidRPr="00000000">
        <w:rPr>
          <w:sz w:val="26"/>
          <w:szCs w:val="26"/>
          <w:rtl w:val="0"/>
        </w:rPr>
        <w:t xml:space="preserve">The Veilbreakers were a legendary band of explorers sponsored by the Proletariat Guild, tasked with proving the viability of the </w:t>
      </w:r>
    </w:p>
    <w:p w:rsidR="00000000" w:rsidDel="00000000" w:rsidP="00000000" w:rsidRDefault="00000000" w:rsidRPr="00000000" w14:paraId="000004C7">
      <w:pPr>
        <w:spacing w:line="240" w:lineRule="auto"/>
        <w:ind w:left="9.000000000000057" w:firstLine="0"/>
        <w:jc w:val="both"/>
        <w:rPr>
          <w:sz w:val="26"/>
          <w:szCs w:val="26"/>
        </w:rPr>
      </w:pPr>
      <w:r w:rsidDel="00000000" w:rsidR="00000000" w:rsidRPr="00000000">
        <w:rPr>
          <w:sz w:val="26"/>
          <w:szCs w:val="26"/>
          <w:rtl w:val="0"/>
        </w:rPr>
        <w:t xml:space="preserve">S.S.I.D. in unexplored territories. Their name has since become synonymous with boldness and folly. </w:t>
      </w:r>
    </w:p>
    <w:p w:rsidR="00000000" w:rsidDel="00000000" w:rsidP="00000000" w:rsidRDefault="00000000" w:rsidRPr="00000000" w14:paraId="000004C8">
      <w:pPr>
        <w:spacing w:line="240" w:lineRule="auto"/>
        <w:ind w:left="9.000000000000057" w:firstLine="0"/>
        <w:jc w:val="both"/>
        <w:rPr>
          <w:sz w:val="26"/>
          <w:szCs w:val="26"/>
        </w:rPr>
      </w:pPr>
      <w:r w:rsidDel="00000000" w:rsidR="00000000" w:rsidRPr="00000000">
        <w:rPr>
          <w:sz w:val="26"/>
          <w:szCs w:val="26"/>
          <w:rtl w:val="0"/>
        </w:rPr>
        <w:t xml:space="preserve">Key Moments: </w:t>
      </w:r>
    </w:p>
    <w:p w:rsidR="00000000" w:rsidDel="00000000" w:rsidP="00000000" w:rsidRDefault="00000000" w:rsidRPr="00000000" w14:paraId="000004C9">
      <w:pPr>
        <w:spacing w:line="240" w:lineRule="auto"/>
        <w:ind w:left="9.000000000000057" w:firstLine="0"/>
        <w:jc w:val="both"/>
        <w:rPr>
          <w:sz w:val="26"/>
          <w:szCs w:val="26"/>
        </w:rPr>
      </w:pPr>
      <w:r w:rsidDel="00000000" w:rsidR="00000000" w:rsidRPr="00000000">
        <w:rPr>
          <w:sz w:val="26"/>
          <w:szCs w:val="26"/>
          <w:rtl w:val="0"/>
        </w:rPr>
        <w:t xml:space="preserve">The Veilbreakers’ first mission took them to </w:t>
      </w:r>
    </w:p>
    <w:p w:rsidR="00000000" w:rsidDel="00000000" w:rsidP="00000000" w:rsidRDefault="00000000" w:rsidRPr="00000000" w14:paraId="000004CA">
      <w:pPr>
        <w:spacing w:line="240" w:lineRule="auto"/>
        <w:ind w:left="9.000000000000057" w:firstLine="0"/>
        <w:jc w:val="both"/>
        <w:rPr>
          <w:sz w:val="26"/>
          <w:szCs w:val="26"/>
        </w:rPr>
      </w:pPr>
      <w:r w:rsidDel="00000000" w:rsidR="00000000" w:rsidRPr="00000000">
        <w:rPr>
          <w:sz w:val="26"/>
          <w:szCs w:val="26"/>
          <w:rtl w:val="0"/>
        </w:rPr>
        <w:t xml:space="preserve">Oblivion’s Verge, where they encountered Psionic Shadows, manifestations that mirrored their movements but never acted directly. The explorers reported their every step felt watched and judged. </w:t>
      </w:r>
    </w:p>
    <w:p w:rsidR="00000000" w:rsidDel="00000000" w:rsidP="00000000" w:rsidRDefault="00000000" w:rsidRPr="00000000" w14:paraId="000004CB">
      <w:pPr>
        <w:spacing w:line="240" w:lineRule="auto"/>
        <w:ind w:left="9.000000000000057" w:firstLine="0"/>
        <w:jc w:val="both"/>
        <w:rPr>
          <w:sz w:val="26"/>
          <w:szCs w:val="26"/>
        </w:rPr>
      </w:pPr>
      <w:r w:rsidDel="00000000" w:rsidR="00000000" w:rsidRPr="00000000">
        <w:rPr>
          <w:sz w:val="26"/>
          <w:szCs w:val="26"/>
          <w:rtl w:val="0"/>
        </w:rPr>
        <w:t xml:space="preserve">On their second mission, they reached Nova’s </w:t>
      </w:r>
    </w:p>
    <w:p w:rsidR="00000000" w:rsidDel="00000000" w:rsidP="00000000" w:rsidRDefault="00000000" w:rsidRPr="00000000" w14:paraId="000004CC">
      <w:pPr>
        <w:spacing w:line="240" w:lineRule="auto"/>
        <w:ind w:left="9.000000000000057" w:firstLine="0"/>
        <w:jc w:val="both"/>
        <w:rPr>
          <w:sz w:val="26"/>
          <w:szCs w:val="26"/>
        </w:rPr>
      </w:pPr>
      <w:r w:rsidDel="00000000" w:rsidR="00000000" w:rsidRPr="00000000">
        <w:rPr>
          <w:sz w:val="26"/>
          <w:szCs w:val="26"/>
          <w:rtl w:val="0"/>
        </w:rPr>
        <w:t xml:space="preserve">Wake, where they discovered a fledgling star surrounded by planets rich in Aetherium. Their presence awakened a dormant </w:t>
      </w:r>
    </w:p>
    <w:p w:rsidR="00000000" w:rsidDel="00000000" w:rsidP="00000000" w:rsidRDefault="00000000" w:rsidRPr="00000000" w14:paraId="000004CD">
      <w:pPr>
        <w:spacing w:line="240" w:lineRule="auto"/>
        <w:ind w:left="9.000000000000057" w:firstLine="0"/>
        <w:jc w:val="both"/>
        <w:rPr>
          <w:sz w:val="26"/>
          <w:szCs w:val="26"/>
        </w:rPr>
      </w:pPr>
      <w:r w:rsidDel="00000000" w:rsidR="00000000" w:rsidRPr="00000000">
        <w:rPr>
          <w:sz w:val="26"/>
          <w:szCs w:val="26"/>
          <w:rtl w:val="0"/>
        </w:rPr>
        <w:t xml:space="preserve">Voidspawn Leviathan, resulting in a desperate escape. The encounter proved the S.S.I.D.’s reliability under extreme conditions, securing its widespread adoption. </w:t>
      </w:r>
    </w:p>
    <w:p w:rsidR="00000000" w:rsidDel="00000000" w:rsidP="00000000" w:rsidRDefault="00000000" w:rsidRPr="00000000" w14:paraId="000004CE">
      <w:pPr>
        <w:spacing w:line="240" w:lineRule="auto"/>
        <w:ind w:left="9.000000000000057" w:firstLine="0"/>
        <w:jc w:val="both"/>
        <w:rPr>
          <w:sz w:val="26"/>
          <w:szCs w:val="26"/>
        </w:rPr>
      </w:pPr>
      <w:r w:rsidDel="00000000" w:rsidR="00000000" w:rsidRPr="00000000">
        <w:rPr>
          <w:sz w:val="26"/>
          <w:szCs w:val="26"/>
          <w:rtl w:val="0"/>
        </w:rPr>
        <w:t xml:space="preserve">The Veilbreakers disappeared on their third </w:t>
      </w:r>
    </w:p>
    <w:p w:rsidR="00000000" w:rsidDel="00000000" w:rsidP="00000000" w:rsidRDefault="00000000" w:rsidRPr="00000000" w14:paraId="000004CF">
      <w:pPr>
        <w:spacing w:line="240" w:lineRule="auto"/>
        <w:ind w:left="9.000000000000057" w:firstLine="0"/>
        <w:jc w:val="both"/>
        <w:rPr>
          <w:sz w:val="26"/>
          <w:szCs w:val="26"/>
        </w:rPr>
      </w:pPr>
      <w:r w:rsidDel="00000000" w:rsidR="00000000" w:rsidRPr="00000000">
        <w:rPr>
          <w:sz w:val="26"/>
          <w:szCs w:val="26"/>
          <w:rtl w:val="0"/>
        </w:rPr>
        <w:t xml:space="preserve">mission into the Twilight Shores. Fragments of their ship’s logs indicate they may have breached the Great Barrier, </w:t>
      </w:r>
    </w:p>
    <w:p w:rsidR="00000000" w:rsidDel="00000000" w:rsidP="00000000" w:rsidRDefault="00000000" w:rsidRPr="00000000" w14:paraId="000004D0">
      <w:pPr>
        <w:spacing w:line="240" w:lineRule="auto"/>
        <w:ind w:left="9.000000000000057" w:firstLine="0"/>
        <w:jc w:val="both"/>
        <w:rPr>
          <w:sz w:val="26"/>
          <w:szCs w:val="26"/>
        </w:rPr>
      </w:pPr>
      <w:r w:rsidDel="00000000" w:rsidR="00000000" w:rsidRPr="00000000">
        <w:rPr>
          <w:sz w:val="26"/>
          <w:szCs w:val="26"/>
          <w:rtl w:val="0"/>
        </w:rPr>
        <w:t xml:space="preserve">encountering what the recordings ominously referred to as “The Resonance Silence.” </w:t>
      </w:r>
    </w:p>
    <w:p w:rsidR="00000000" w:rsidDel="00000000" w:rsidP="00000000" w:rsidRDefault="00000000" w:rsidRPr="00000000" w14:paraId="000004D1">
      <w:pPr>
        <w:spacing w:line="240" w:lineRule="auto"/>
        <w:ind w:left="9.000000000000057" w:firstLine="0"/>
        <w:jc w:val="both"/>
        <w:rPr>
          <w:sz w:val="26"/>
          <w:szCs w:val="26"/>
        </w:rPr>
      </w:pPr>
      <w:r w:rsidDel="00000000" w:rsidR="00000000" w:rsidRPr="00000000">
        <w:rPr>
          <w:sz w:val="26"/>
          <w:szCs w:val="26"/>
          <w:rtl w:val="0"/>
        </w:rPr>
        <w:t xml:space="preserve">Section 22: Historical Tales of Early Expansion </w:t>
      </w:r>
    </w:p>
    <w:p w:rsidR="00000000" w:rsidDel="00000000" w:rsidP="00000000" w:rsidRDefault="00000000" w:rsidRPr="00000000" w14:paraId="000004D2">
      <w:pPr>
        <w:spacing w:line="240" w:lineRule="auto"/>
        <w:ind w:left="9.000000000000057" w:firstLine="0"/>
        <w:jc w:val="both"/>
        <w:rPr>
          <w:sz w:val="26"/>
          <w:szCs w:val="26"/>
        </w:rPr>
      </w:pPr>
      <w:r w:rsidDel="00000000" w:rsidR="00000000" w:rsidRPr="00000000">
        <w:rPr>
          <w:sz w:val="26"/>
          <w:szCs w:val="26"/>
          <w:rtl w:val="0"/>
        </w:rPr>
        <w:t xml:space="preserve">22.1: The First Resonance War </w:t>
      </w:r>
    </w:p>
    <w:p w:rsidR="00000000" w:rsidDel="00000000" w:rsidP="00000000" w:rsidRDefault="00000000" w:rsidRPr="00000000" w14:paraId="000004D3">
      <w:pPr>
        <w:spacing w:line="240" w:lineRule="auto"/>
        <w:ind w:left="9.000000000000057" w:firstLine="0"/>
        <w:jc w:val="both"/>
        <w:rPr>
          <w:sz w:val="26"/>
          <w:szCs w:val="26"/>
        </w:rPr>
      </w:pPr>
      <w:r w:rsidDel="00000000" w:rsidR="00000000" w:rsidRPr="00000000">
        <w:rPr>
          <w:sz w:val="26"/>
          <w:szCs w:val="26"/>
          <w:rtl w:val="0"/>
        </w:rPr>
        <w:t xml:space="preserve">The First Resonance War erupted during the early days of the Palladial Empire’s expansion, as House Celarion and House Veyos clashed over control of the Beacon Trail. At the heart of the conflict was Beacon Theta-9, a critical node that amplified psionic communication across the Expanse. </w:t>
      </w:r>
    </w:p>
    <w:p w:rsidR="00000000" w:rsidDel="00000000" w:rsidP="00000000" w:rsidRDefault="00000000" w:rsidRPr="00000000" w14:paraId="000004D4">
      <w:pPr>
        <w:spacing w:line="240" w:lineRule="auto"/>
        <w:ind w:left="9.000000000000057" w:firstLine="0"/>
        <w:jc w:val="both"/>
        <w:rPr>
          <w:sz w:val="26"/>
          <w:szCs w:val="26"/>
        </w:rPr>
      </w:pPr>
      <w:r w:rsidDel="00000000" w:rsidR="00000000" w:rsidRPr="00000000">
        <w:rPr>
          <w:sz w:val="26"/>
          <w:szCs w:val="26"/>
          <w:rtl w:val="0"/>
        </w:rPr>
        <w:t xml:space="preserve">Historical Significance: </w:t>
      </w:r>
    </w:p>
    <w:p w:rsidR="00000000" w:rsidDel="00000000" w:rsidP="00000000" w:rsidRDefault="00000000" w:rsidRPr="00000000" w14:paraId="000004D5">
      <w:pPr>
        <w:spacing w:line="240" w:lineRule="auto"/>
        <w:ind w:left="9.000000000000057" w:firstLine="0"/>
        <w:jc w:val="both"/>
        <w:rPr>
          <w:sz w:val="26"/>
          <w:szCs w:val="26"/>
        </w:rPr>
      </w:pPr>
      <w:r w:rsidDel="00000000" w:rsidR="00000000" w:rsidRPr="00000000">
        <w:rPr>
          <w:sz w:val="26"/>
          <w:szCs w:val="26"/>
          <w:rtl w:val="0"/>
        </w:rPr>
        <w:t xml:space="preserve">House Veyos accused Celarion of monopolizing the Beacon Network to suppress trade, while Celarion argued that psionic stability required centralized control. </w:t>
      </w:r>
    </w:p>
    <w:p w:rsidR="00000000" w:rsidDel="00000000" w:rsidP="00000000" w:rsidRDefault="00000000" w:rsidRPr="00000000" w14:paraId="000004D6">
      <w:pPr>
        <w:spacing w:line="240" w:lineRule="auto"/>
        <w:ind w:left="9.000000000000057" w:firstLine="0"/>
        <w:jc w:val="both"/>
        <w:rPr>
          <w:sz w:val="26"/>
          <w:szCs w:val="26"/>
        </w:rPr>
      </w:pPr>
      <w:r w:rsidDel="00000000" w:rsidR="00000000" w:rsidRPr="00000000">
        <w:rPr>
          <w:sz w:val="26"/>
          <w:szCs w:val="26"/>
          <w:rtl w:val="0"/>
        </w:rPr>
        <w:t xml:space="preserve">The war introduced Resonance Sabotage, a </w:t>
      </w:r>
    </w:p>
    <w:p w:rsidR="00000000" w:rsidDel="00000000" w:rsidP="00000000" w:rsidRDefault="00000000" w:rsidRPr="00000000" w14:paraId="000004D7">
      <w:pPr>
        <w:spacing w:line="240" w:lineRule="auto"/>
        <w:ind w:left="9.000000000000057" w:firstLine="0"/>
        <w:jc w:val="both"/>
        <w:rPr>
          <w:sz w:val="26"/>
          <w:szCs w:val="26"/>
        </w:rPr>
      </w:pPr>
      <w:r w:rsidDel="00000000" w:rsidR="00000000" w:rsidRPr="00000000">
        <w:rPr>
          <w:sz w:val="26"/>
          <w:szCs w:val="26"/>
          <w:rtl w:val="0"/>
        </w:rPr>
        <w:t xml:space="preserve">tactic where psionic disruptors were used to destabilize Beacon </w:t>
      </w:r>
    </w:p>
    <w:p w:rsidR="00000000" w:rsidDel="00000000" w:rsidP="00000000" w:rsidRDefault="00000000" w:rsidRPr="00000000" w14:paraId="000004D8">
      <w:pPr>
        <w:spacing w:line="240" w:lineRule="auto"/>
        <w:ind w:left="9.000000000000057" w:firstLine="0"/>
        <w:jc w:val="both"/>
        <w:rPr>
          <w:sz w:val="26"/>
          <w:szCs w:val="26"/>
        </w:rPr>
      </w:pPr>
      <w:r w:rsidDel="00000000" w:rsidR="00000000" w:rsidRPr="00000000">
        <w:rPr>
          <w:sz w:val="26"/>
          <w:szCs w:val="26"/>
          <w:rtl w:val="0"/>
        </w:rPr>
        <w:t xml:space="preserve">Nodes. This method resulted in catastrophic Void anomalies that rendered entire systems uninhabitable. </w:t>
      </w:r>
    </w:p>
    <w:p w:rsidR="00000000" w:rsidDel="00000000" w:rsidP="00000000" w:rsidRDefault="00000000" w:rsidRPr="00000000" w14:paraId="000004D9">
      <w:pPr>
        <w:spacing w:line="240" w:lineRule="auto"/>
        <w:ind w:left="9.000000000000057" w:firstLine="0"/>
        <w:jc w:val="both"/>
        <w:rPr>
          <w:sz w:val="26"/>
          <w:szCs w:val="26"/>
        </w:rPr>
      </w:pPr>
      <w:r w:rsidDel="00000000" w:rsidR="00000000" w:rsidRPr="00000000">
        <w:rPr>
          <w:sz w:val="26"/>
          <w:szCs w:val="26"/>
          <w:rtl w:val="0"/>
        </w:rPr>
        <w:t xml:space="preserve">22.2: The Founding of the Drakonias Reaches </w:t>
      </w:r>
    </w:p>
    <w:p w:rsidR="00000000" w:rsidDel="00000000" w:rsidP="00000000" w:rsidRDefault="00000000" w:rsidRPr="00000000" w14:paraId="000004DA">
      <w:pPr>
        <w:spacing w:line="240" w:lineRule="auto"/>
        <w:ind w:left="9.000000000000057" w:firstLine="0"/>
        <w:jc w:val="both"/>
        <w:rPr>
          <w:sz w:val="26"/>
          <w:szCs w:val="26"/>
        </w:rPr>
      </w:pPr>
      <w:r w:rsidDel="00000000" w:rsidR="00000000" w:rsidRPr="00000000">
        <w:rPr>
          <w:sz w:val="26"/>
          <w:szCs w:val="26"/>
          <w:rtl w:val="0"/>
        </w:rPr>
        <w:t xml:space="preserve">The Drakonias Reaches were officially integrated into the </w:t>
      </w:r>
    </w:p>
    <w:p w:rsidR="00000000" w:rsidDel="00000000" w:rsidP="00000000" w:rsidRDefault="00000000" w:rsidRPr="00000000" w14:paraId="000004DB">
      <w:pPr>
        <w:spacing w:line="240" w:lineRule="auto"/>
        <w:ind w:left="9.000000000000057" w:firstLine="0"/>
        <w:jc w:val="both"/>
        <w:rPr>
          <w:sz w:val="26"/>
          <w:szCs w:val="26"/>
        </w:rPr>
      </w:pPr>
      <w:r w:rsidDel="00000000" w:rsidR="00000000" w:rsidRPr="00000000">
        <w:rPr>
          <w:sz w:val="26"/>
          <w:szCs w:val="26"/>
          <w:rtl w:val="0"/>
        </w:rPr>
        <w:t xml:space="preserve">Empire following a decades-long campaign of exploration and conquest led by Admiral Thalrik Myridan, the founder of House </w:t>
      </w:r>
    </w:p>
    <w:p w:rsidR="00000000" w:rsidDel="00000000" w:rsidP="00000000" w:rsidRDefault="00000000" w:rsidRPr="00000000" w14:paraId="000004DC">
      <w:pPr>
        <w:spacing w:line="240" w:lineRule="auto"/>
        <w:ind w:left="9.000000000000057" w:firstLine="0"/>
        <w:jc w:val="both"/>
        <w:rPr>
          <w:sz w:val="26"/>
          <w:szCs w:val="26"/>
        </w:rPr>
      </w:pPr>
      <w:r w:rsidDel="00000000" w:rsidR="00000000" w:rsidRPr="00000000">
        <w:rPr>
          <w:sz w:val="26"/>
          <w:szCs w:val="26"/>
          <w:rtl w:val="0"/>
        </w:rPr>
        <w:t xml:space="preserve">Myridan. His Voidfleet charted the Drakonic Rift, establishing trade routes and claiming resource-rich systems. </w:t>
      </w:r>
    </w:p>
    <w:p w:rsidR="00000000" w:rsidDel="00000000" w:rsidP="00000000" w:rsidRDefault="00000000" w:rsidRPr="00000000" w14:paraId="000004DD">
      <w:pPr>
        <w:spacing w:line="240" w:lineRule="auto"/>
        <w:ind w:left="9.000000000000057" w:firstLine="0"/>
        <w:jc w:val="both"/>
        <w:rPr>
          <w:sz w:val="26"/>
          <w:szCs w:val="26"/>
        </w:rPr>
      </w:pPr>
      <w:r w:rsidDel="00000000" w:rsidR="00000000" w:rsidRPr="00000000">
        <w:rPr>
          <w:sz w:val="26"/>
          <w:szCs w:val="26"/>
          <w:rtl w:val="0"/>
        </w:rPr>
        <w:t xml:space="preserve">Key Events: </w:t>
      </w:r>
    </w:p>
    <w:p w:rsidR="00000000" w:rsidDel="00000000" w:rsidP="00000000" w:rsidRDefault="00000000" w:rsidRPr="00000000" w14:paraId="000004DE">
      <w:pPr>
        <w:spacing w:line="240" w:lineRule="auto"/>
        <w:ind w:left="9.000000000000057" w:firstLine="0"/>
        <w:jc w:val="both"/>
        <w:rPr>
          <w:sz w:val="26"/>
          <w:szCs w:val="26"/>
        </w:rPr>
      </w:pPr>
      <w:r w:rsidDel="00000000" w:rsidR="00000000" w:rsidRPr="00000000">
        <w:rPr>
          <w:sz w:val="26"/>
          <w:szCs w:val="26"/>
          <w:rtl w:val="0"/>
        </w:rPr>
        <w:t xml:space="preserve">Thalrik’s fleet discovered Aurith-7, an ice world containing vast reserves of psionic crystals. The campaign to secure the planet was plagued by Voidspawn attacks, which led to the development of early Resonance Shields. </w:t>
      </w:r>
    </w:p>
    <w:p w:rsidR="00000000" w:rsidDel="00000000" w:rsidP="00000000" w:rsidRDefault="00000000" w:rsidRPr="00000000" w14:paraId="000004DF">
      <w:pPr>
        <w:spacing w:line="240" w:lineRule="auto"/>
        <w:ind w:left="9.000000000000057" w:firstLine="0"/>
        <w:jc w:val="both"/>
        <w:rPr>
          <w:sz w:val="26"/>
          <w:szCs w:val="26"/>
        </w:rPr>
      </w:pPr>
      <w:r w:rsidDel="00000000" w:rsidR="00000000" w:rsidRPr="00000000">
        <w:rPr>
          <w:sz w:val="26"/>
          <w:szCs w:val="26"/>
          <w:rtl w:val="0"/>
        </w:rPr>
        <w:t xml:space="preserve">The Admiral’s journals describe encounters with pre-Imperial ruins and a series of cryptic inscriptions </w:t>
      </w:r>
    </w:p>
    <w:p w:rsidR="00000000" w:rsidDel="00000000" w:rsidP="00000000" w:rsidRDefault="00000000" w:rsidRPr="00000000" w14:paraId="000004E0">
      <w:pPr>
        <w:spacing w:line="240" w:lineRule="auto"/>
        <w:ind w:left="9.000000000000057" w:firstLine="0"/>
        <w:jc w:val="both"/>
        <w:rPr>
          <w:sz w:val="26"/>
          <w:szCs w:val="26"/>
        </w:rPr>
      </w:pPr>
      <w:r w:rsidDel="00000000" w:rsidR="00000000" w:rsidRPr="00000000">
        <w:rPr>
          <w:sz w:val="26"/>
          <w:szCs w:val="26"/>
          <w:rtl w:val="0"/>
        </w:rPr>
        <w:t xml:space="preserve">warning against “awakening the depths.” His decision to ignore these warnings would shape the Reaches’ turbulent future. </w:t>
      </w:r>
    </w:p>
    <w:p w:rsidR="00000000" w:rsidDel="00000000" w:rsidP="00000000" w:rsidRDefault="00000000" w:rsidRPr="00000000" w14:paraId="000004E1">
      <w:pPr>
        <w:spacing w:line="240" w:lineRule="auto"/>
        <w:ind w:left="9.000000000000057" w:firstLine="0"/>
        <w:jc w:val="both"/>
        <w:rPr>
          <w:sz w:val="26"/>
          <w:szCs w:val="26"/>
        </w:rPr>
      </w:pPr>
      <w:r w:rsidDel="00000000" w:rsidR="00000000" w:rsidRPr="00000000">
        <w:rPr>
          <w:sz w:val="26"/>
          <w:szCs w:val="26"/>
          <w:rtl w:val="0"/>
        </w:rPr>
        <w:t xml:space="preserve">Section 23: Pre-Written Adventure: “The Shattered Truth” </w:t>
      </w:r>
    </w:p>
    <w:p w:rsidR="00000000" w:rsidDel="00000000" w:rsidP="00000000" w:rsidRDefault="00000000" w:rsidRPr="00000000" w14:paraId="000004E2">
      <w:pPr>
        <w:spacing w:line="240" w:lineRule="auto"/>
        <w:ind w:left="9.000000000000057" w:firstLine="0"/>
        <w:jc w:val="both"/>
        <w:rPr>
          <w:sz w:val="26"/>
          <w:szCs w:val="26"/>
        </w:rPr>
      </w:pPr>
      <w:r w:rsidDel="00000000" w:rsidR="00000000" w:rsidRPr="00000000">
        <w:rPr>
          <w:sz w:val="26"/>
          <w:szCs w:val="26"/>
          <w:rtl w:val="0"/>
        </w:rPr>
        <w:t xml:space="preserve">Overview </w:t>
      </w:r>
    </w:p>
    <w:p w:rsidR="00000000" w:rsidDel="00000000" w:rsidP="00000000" w:rsidRDefault="00000000" w:rsidRPr="00000000" w14:paraId="000004E3">
      <w:pPr>
        <w:spacing w:line="240" w:lineRule="auto"/>
        <w:ind w:left="9.000000000000057" w:firstLine="0"/>
        <w:jc w:val="both"/>
        <w:rPr>
          <w:sz w:val="26"/>
          <w:szCs w:val="26"/>
        </w:rPr>
      </w:pPr>
      <w:r w:rsidDel="00000000" w:rsidR="00000000" w:rsidRPr="00000000">
        <w:rPr>
          <w:sz w:val="26"/>
          <w:szCs w:val="26"/>
          <w:rtl w:val="0"/>
        </w:rPr>
        <w:t xml:space="preserve">“The Shattered Truth” is a fully detailed adventure designed to immerse players in the themes of exploration, political intrigue, and cosmic horror. The story begins in the Drakonias Reaches, where a routine trade mission leads to the uncovering of a </w:t>
      </w:r>
    </w:p>
    <w:p w:rsidR="00000000" w:rsidDel="00000000" w:rsidP="00000000" w:rsidRDefault="00000000" w:rsidRPr="00000000" w14:paraId="000004E4">
      <w:pPr>
        <w:spacing w:line="240" w:lineRule="auto"/>
        <w:ind w:left="9.000000000000057" w:firstLine="0"/>
        <w:jc w:val="both"/>
        <w:rPr>
          <w:sz w:val="26"/>
          <w:szCs w:val="26"/>
        </w:rPr>
      </w:pPr>
      <w:r w:rsidDel="00000000" w:rsidR="00000000" w:rsidRPr="00000000">
        <w:rPr>
          <w:sz w:val="26"/>
          <w:szCs w:val="26"/>
          <w:rtl w:val="0"/>
        </w:rPr>
        <w:t xml:space="preserve">long-buried secret that threatens the balance of the Palladial Empire. </w:t>
      </w:r>
    </w:p>
    <w:p w:rsidR="00000000" w:rsidDel="00000000" w:rsidP="00000000" w:rsidRDefault="00000000" w:rsidRPr="00000000" w14:paraId="000004E5">
      <w:pPr>
        <w:spacing w:line="240" w:lineRule="auto"/>
        <w:ind w:left="9.000000000000057" w:firstLine="0"/>
        <w:jc w:val="both"/>
        <w:rPr>
          <w:sz w:val="26"/>
          <w:szCs w:val="26"/>
        </w:rPr>
      </w:pPr>
      <w:r w:rsidDel="00000000" w:rsidR="00000000" w:rsidRPr="00000000">
        <w:rPr>
          <w:sz w:val="26"/>
          <w:szCs w:val="26"/>
          <w:rtl w:val="0"/>
        </w:rPr>
        <w:t xml:space="preserve">Act I: The Call to Adventure </w:t>
      </w:r>
    </w:p>
    <w:p w:rsidR="00000000" w:rsidDel="00000000" w:rsidP="00000000" w:rsidRDefault="00000000" w:rsidRPr="00000000" w14:paraId="000004E6">
      <w:pPr>
        <w:spacing w:line="240" w:lineRule="auto"/>
        <w:ind w:left="9.000000000000057" w:firstLine="0"/>
        <w:jc w:val="both"/>
        <w:rPr>
          <w:sz w:val="26"/>
          <w:szCs w:val="26"/>
        </w:rPr>
      </w:pPr>
      <w:r w:rsidDel="00000000" w:rsidR="00000000" w:rsidRPr="00000000">
        <w:rPr>
          <w:sz w:val="26"/>
          <w:szCs w:val="26"/>
          <w:rtl w:val="0"/>
        </w:rPr>
        <w:t xml:space="preserve">The players are hired by the Proletariat Guild to escort a shipment of S.S.I.D. prototypes to Forgeheart, a mining colony in the Proletariat Stellar Expanse. </w:t>
      </w:r>
    </w:p>
    <w:p w:rsidR="00000000" w:rsidDel="00000000" w:rsidP="00000000" w:rsidRDefault="00000000" w:rsidRPr="00000000" w14:paraId="000004E7">
      <w:pPr>
        <w:spacing w:line="240" w:lineRule="auto"/>
        <w:ind w:left="9.000000000000057" w:firstLine="0"/>
        <w:jc w:val="both"/>
        <w:rPr>
          <w:sz w:val="26"/>
          <w:szCs w:val="26"/>
        </w:rPr>
      </w:pPr>
      <w:r w:rsidDel="00000000" w:rsidR="00000000" w:rsidRPr="00000000">
        <w:rPr>
          <w:sz w:val="26"/>
          <w:szCs w:val="26"/>
          <w:rtl w:val="0"/>
        </w:rPr>
        <w:t xml:space="preserve">During the journey, the crew receives a </w:t>
      </w:r>
    </w:p>
    <w:p w:rsidR="00000000" w:rsidDel="00000000" w:rsidP="00000000" w:rsidRDefault="00000000" w:rsidRPr="00000000" w14:paraId="000004E8">
      <w:pPr>
        <w:spacing w:line="240" w:lineRule="auto"/>
        <w:ind w:left="9.000000000000057" w:firstLine="0"/>
        <w:jc w:val="both"/>
        <w:rPr>
          <w:sz w:val="26"/>
          <w:szCs w:val="26"/>
        </w:rPr>
      </w:pPr>
      <w:r w:rsidDel="00000000" w:rsidR="00000000" w:rsidRPr="00000000">
        <w:rPr>
          <w:sz w:val="26"/>
          <w:szCs w:val="26"/>
          <w:rtl w:val="0"/>
        </w:rPr>
        <w:t xml:space="preserve">distress signal from Beacon Theta-9, a long-abandoned node </w:t>
      </w:r>
    </w:p>
    <w:p w:rsidR="00000000" w:rsidDel="00000000" w:rsidP="00000000" w:rsidRDefault="00000000" w:rsidRPr="00000000" w14:paraId="000004E9">
      <w:pPr>
        <w:spacing w:line="240" w:lineRule="auto"/>
        <w:ind w:left="9.000000000000057" w:firstLine="0"/>
        <w:jc w:val="both"/>
        <w:rPr>
          <w:sz w:val="26"/>
          <w:szCs w:val="26"/>
        </w:rPr>
      </w:pPr>
      <w:r w:rsidDel="00000000" w:rsidR="00000000" w:rsidRPr="00000000">
        <w:rPr>
          <w:sz w:val="26"/>
          <w:szCs w:val="26"/>
          <w:rtl w:val="0"/>
        </w:rPr>
        <w:t xml:space="preserve">once critical to the Empire’s early expansion. Investigating the signal reveals remnants of a Veilbreaker’s log, detailing coordinates deep within the Twilight Shores. Act II: The Twilight Mystery </w:t>
      </w:r>
    </w:p>
    <w:p w:rsidR="00000000" w:rsidDel="00000000" w:rsidP="00000000" w:rsidRDefault="00000000" w:rsidRPr="00000000" w14:paraId="000004EA">
      <w:pPr>
        <w:spacing w:line="240" w:lineRule="auto"/>
        <w:ind w:left="9.000000000000057" w:firstLine="0"/>
        <w:jc w:val="both"/>
        <w:rPr>
          <w:sz w:val="26"/>
          <w:szCs w:val="26"/>
        </w:rPr>
      </w:pPr>
      <w:r w:rsidDel="00000000" w:rsidR="00000000" w:rsidRPr="00000000">
        <w:rPr>
          <w:sz w:val="26"/>
          <w:szCs w:val="26"/>
          <w:rtl w:val="0"/>
        </w:rPr>
        <w:t xml:space="preserve">The coordinates lead to a derelict ship floating near Oblivion’s Verge, its hull covered in psionic glyphs. </w:t>
      </w:r>
    </w:p>
    <w:p w:rsidR="00000000" w:rsidDel="00000000" w:rsidP="00000000" w:rsidRDefault="00000000" w:rsidRPr="00000000" w14:paraId="000004EB">
      <w:pPr>
        <w:spacing w:line="240" w:lineRule="auto"/>
        <w:ind w:left="9.000000000000057" w:firstLine="0"/>
        <w:jc w:val="both"/>
        <w:rPr>
          <w:sz w:val="26"/>
          <w:szCs w:val="26"/>
        </w:rPr>
      </w:pPr>
      <w:r w:rsidDel="00000000" w:rsidR="00000000" w:rsidRPr="00000000">
        <w:rPr>
          <w:sz w:val="26"/>
          <w:szCs w:val="26"/>
          <w:rtl w:val="0"/>
        </w:rPr>
        <w:t xml:space="preserve">Onboard, the players discover the Veilbreakers’ fate and recover a mysterious artifact labeled the Shard of Nyx. </w:t>
      </w:r>
    </w:p>
    <w:p w:rsidR="00000000" w:rsidDel="00000000" w:rsidP="00000000" w:rsidRDefault="00000000" w:rsidRPr="00000000" w14:paraId="000004EC">
      <w:pPr>
        <w:spacing w:line="240" w:lineRule="auto"/>
        <w:ind w:left="9.000000000000057" w:firstLine="0"/>
        <w:jc w:val="both"/>
        <w:rPr>
          <w:sz w:val="26"/>
          <w:szCs w:val="26"/>
        </w:rPr>
      </w:pPr>
      <w:r w:rsidDel="00000000" w:rsidR="00000000" w:rsidRPr="00000000">
        <w:rPr>
          <w:sz w:val="26"/>
          <w:szCs w:val="26"/>
          <w:rtl w:val="0"/>
        </w:rPr>
        <w:t xml:space="preserve">The artifact emits faint psionic whispers, </w:t>
      </w:r>
    </w:p>
    <w:p w:rsidR="00000000" w:rsidDel="00000000" w:rsidP="00000000" w:rsidRDefault="00000000" w:rsidRPr="00000000" w14:paraId="000004ED">
      <w:pPr>
        <w:spacing w:line="240" w:lineRule="auto"/>
        <w:ind w:left="9.000000000000057" w:firstLine="0"/>
        <w:jc w:val="both"/>
        <w:rPr>
          <w:sz w:val="26"/>
          <w:szCs w:val="26"/>
        </w:rPr>
      </w:pPr>
      <w:r w:rsidDel="00000000" w:rsidR="00000000" w:rsidRPr="00000000">
        <w:rPr>
          <w:sz w:val="26"/>
          <w:szCs w:val="26"/>
          <w:rtl w:val="0"/>
        </w:rPr>
        <w:t xml:space="preserve">urging the players to return it to Nyx-Sarath. Along the way, the artifact begins to influence the crew, creating hallucinations and conflicts as corruption sets in. </w:t>
      </w:r>
    </w:p>
    <w:p w:rsidR="00000000" w:rsidDel="00000000" w:rsidP="00000000" w:rsidRDefault="00000000" w:rsidRPr="00000000" w14:paraId="000004EE">
      <w:pPr>
        <w:spacing w:line="240" w:lineRule="auto"/>
        <w:ind w:left="9.000000000000057" w:firstLine="0"/>
        <w:jc w:val="both"/>
        <w:rPr>
          <w:sz w:val="26"/>
          <w:szCs w:val="26"/>
        </w:rPr>
      </w:pPr>
      <w:r w:rsidDel="00000000" w:rsidR="00000000" w:rsidRPr="00000000">
        <w:rPr>
          <w:sz w:val="26"/>
          <w:szCs w:val="26"/>
          <w:rtl w:val="0"/>
        </w:rPr>
        <w:t xml:space="preserve">Act III: Confrontation in Nyx-Sarath </w:t>
      </w:r>
    </w:p>
    <w:p w:rsidR="00000000" w:rsidDel="00000000" w:rsidP="00000000" w:rsidRDefault="00000000" w:rsidRPr="00000000" w14:paraId="000004EF">
      <w:pPr>
        <w:spacing w:line="240" w:lineRule="auto"/>
        <w:ind w:left="9.000000000000057" w:firstLine="0"/>
        <w:jc w:val="both"/>
        <w:rPr>
          <w:sz w:val="26"/>
          <w:szCs w:val="26"/>
        </w:rPr>
      </w:pPr>
      <w:r w:rsidDel="00000000" w:rsidR="00000000" w:rsidRPr="00000000">
        <w:rPr>
          <w:sz w:val="26"/>
          <w:szCs w:val="26"/>
          <w:rtl w:val="0"/>
        </w:rPr>
        <w:t xml:space="preserve">Upon reaching Nyx-Sarath, the players are ambushed by a Void Corsair fleet led by Captain Zareth </w:t>
      </w:r>
    </w:p>
    <w:p w:rsidR="00000000" w:rsidDel="00000000" w:rsidP="00000000" w:rsidRDefault="00000000" w:rsidRPr="00000000" w14:paraId="000004F0">
      <w:pPr>
        <w:spacing w:line="240" w:lineRule="auto"/>
        <w:ind w:left="9.000000000000057" w:firstLine="0"/>
        <w:jc w:val="both"/>
        <w:rPr>
          <w:sz w:val="26"/>
          <w:szCs w:val="26"/>
        </w:rPr>
      </w:pPr>
      <w:r w:rsidDel="00000000" w:rsidR="00000000" w:rsidRPr="00000000">
        <w:rPr>
          <w:sz w:val="26"/>
          <w:szCs w:val="26"/>
          <w:rtl w:val="0"/>
        </w:rPr>
        <w:t xml:space="preserve">Voidfang, who seeks the Shard for its rumored connection to Nyx-Vephar. </w:t>
      </w:r>
    </w:p>
    <w:p w:rsidR="00000000" w:rsidDel="00000000" w:rsidP="00000000" w:rsidRDefault="00000000" w:rsidRPr="00000000" w14:paraId="000004F1">
      <w:pPr>
        <w:spacing w:line="240" w:lineRule="auto"/>
        <w:ind w:left="9.000000000000057" w:firstLine="0"/>
        <w:jc w:val="both"/>
        <w:rPr>
          <w:sz w:val="26"/>
          <w:szCs w:val="26"/>
        </w:rPr>
      </w:pPr>
      <w:r w:rsidDel="00000000" w:rsidR="00000000" w:rsidRPr="00000000">
        <w:rPr>
          <w:sz w:val="26"/>
          <w:szCs w:val="26"/>
          <w:rtl w:val="0"/>
        </w:rPr>
        <w:t xml:space="preserve">The players must choose whether to fight the </w:t>
      </w:r>
    </w:p>
    <w:p w:rsidR="00000000" w:rsidDel="00000000" w:rsidP="00000000" w:rsidRDefault="00000000" w:rsidRPr="00000000" w14:paraId="000004F2">
      <w:pPr>
        <w:spacing w:line="240" w:lineRule="auto"/>
        <w:ind w:left="9.000000000000057" w:firstLine="0"/>
        <w:jc w:val="both"/>
        <w:rPr>
          <w:sz w:val="26"/>
          <w:szCs w:val="26"/>
        </w:rPr>
      </w:pPr>
      <w:r w:rsidDel="00000000" w:rsidR="00000000" w:rsidRPr="00000000">
        <w:rPr>
          <w:sz w:val="26"/>
          <w:szCs w:val="26"/>
          <w:rtl w:val="0"/>
        </w:rPr>
        <w:t xml:space="preserve">Corsairs, negotiate, or flee into Nyx-Sarath’s volatile atmosphere. Each choice triggers different outcomes, such as </w:t>
      </w:r>
    </w:p>
    <w:p w:rsidR="00000000" w:rsidDel="00000000" w:rsidP="00000000" w:rsidRDefault="00000000" w:rsidRPr="00000000" w14:paraId="000004F3">
      <w:pPr>
        <w:spacing w:line="240" w:lineRule="auto"/>
        <w:ind w:left="9.000000000000057" w:firstLine="0"/>
        <w:jc w:val="both"/>
        <w:rPr>
          <w:sz w:val="26"/>
          <w:szCs w:val="26"/>
        </w:rPr>
      </w:pPr>
      <w:r w:rsidDel="00000000" w:rsidR="00000000" w:rsidRPr="00000000">
        <w:rPr>
          <w:sz w:val="26"/>
          <w:szCs w:val="26"/>
          <w:rtl w:val="0"/>
        </w:rPr>
        <w:t xml:space="preserve">the awakening of a dormant Voidspawn Colossus if the Shard is activated. </w:t>
      </w:r>
    </w:p>
    <w:p w:rsidR="00000000" w:rsidDel="00000000" w:rsidP="00000000" w:rsidRDefault="00000000" w:rsidRPr="00000000" w14:paraId="000004F4">
      <w:pPr>
        <w:spacing w:line="240" w:lineRule="auto"/>
        <w:ind w:left="9.000000000000057" w:firstLine="0"/>
        <w:jc w:val="both"/>
        <w:rPr>
          <w:sz w:val="26"/>
          <w:szCs w:val="26"/>
        </w:rPr>
      </w:pPr>
      <w:r w:rsidDel="00000000" w:rsidR="00000000" w:rsidRPr="00000000">
        <w:rPr>
          <w:sz w:val="26"/>
          <w:szCs w:val="26"/>
          <w:rtl w:val="0"/>
        </w:rPr>
        <w:t xml:space="preserve">Act IV: The Shattered Truth </w:t>
      </w:r>
    </w:p>
    <w:p w:rsidR="00000000" w:rsidDel="00000000" w:rsidP="00000000" w:rsidRDefault="00000000" w:rsidRPr="00000000" w14:paraId="000004F5">
      <w:pPr>
        <w:spacing w:line="240" w:lineRule="auto"/>
        <w:ind w:left="9.000000000000057" w:firstLine="0"/>
        <w:jc w:val="both"/>
        <w:rPr>
          <w:sz w:val="26"/>
          <w:szCs w:val="26"/>
        </w:rPr>
      </w:pPr>
      <w:r w:rsidDel="00000000" w:rsidR="00000000" w:rsidRPr="00000000">
        <w:rPr>
          <w:sz w:val="26"/>
          <w:szCs w:val="26"/>
          <w:rtl w:val="0"/>
        </w:rPr>
        <w:t xml:space="preserve">The players uncover an ancient Pre-Imperial facility hidden beneath Nyx-Sarath’s floating plateaus. Here, </w:t>
      </w:r>
    </w:p>
    <w:p w:rsidR="00000000" w:rsidDel="00000000" w:rsidP="00000000" w:rsidRDefault="00000000" w:rsidRPr="00000000" w14:paraId="000004F6">
      <w:pPr>
        <w:spacing w:line="240" w:lineRule="auto"/>
        <w:ind w:left="9.000000000000057" w:firstLine="0"/>
        <w:jc w:val="both"/>
        <w:rPr>
          <w:sz w:val="26"/>
          <w:szCs w:val="26"/>
        </w:rPr>
      </w:pPr>
      <w:r w:rsidDel="00000000" w:rsidR="00000000" w:rsidRPr="00000000">
        <w:rPr>
          <w:sz w:val="26"/>
          <w:szCs w:val="26"/>
          <w:rtl w:val="0"/>
        </w:rPr>
        <w:t xml:space="preserve">they learn the truth about the Fracture: a failed experiment to harness psionic energy that inadvertently birthed Nyx-Vephar. </w:t>
      </w:r>
    </w:p>
    <w:p w:rsidR="00000000" w:rsidDel="00000000" w:rsidP="00000000" w:rsidRDefault="00000000" w:rsidRPr="00000000" w14:paraId="000004F7">
      <w:pPr>
        <w:spacing w:line="240" w:lineRule="auto"/>
        <w:ind w:left="9.000000000000057" w:firstLine="0"/>
        <w:jc w:val="both"/>
        <w:rPr>
          <w:sz w:val="26"/>
          <w:szCs w:val="26"/>
        </w:rPr>
      </w:pPr>
      <w:r w:rsidDel="00000000" w:rsidR="00000000" w:rsidRPr="00000000">
        <w:rPr>
          <w:sz w:val="26"/>
          <w:szCs w:val="26"/>
          <w:rtl w:val="0"/>
        </w:rPr>
        <w:t xml:space="preserve">The adventure culminates in a climactic </w:t>
      </w:r>
    </w:p>
    <w:p w:rsidR="00000000" w:rsidDel="00000000" w:rsidP="00000000" w:rsidRDefault="00000000" w:rsidRPr="00000000" w14:paraId="000004F8">
      <w:pPr>
        <w:spacing w:line="240" w:lineRule="auto"/>
        <w:ind w:left="9.000000000000057" w:firstLine="0"/>
        <w:jc w:val="both"/>
        <w:rPr>
          <w:sz w:val="26"/>
          <w:szCs w:val="26"/>
        </w:rPr>
      </w:pPr>
      <w:r w:rsidDel="00000000" w:rsidR="00000000" w:rsidRPr="00000000">
        <w:rPr>
          <w:sz w:val="26"/>
          <w:szCs w:val="26"/>
          <w:rtl w:val="0"/>
        </w:rPr>
        <w:t xml:space="preserve">decision: destroy the Shard and risk destabilizing the Psionic Tapestry further, or use its power to establish a new Beacon Node, potentially unleashing Nyx-Vephar on the galaxy. </w:t>
      </w:r>
    </w:p>
    <w:p w:rsidR="00000000" w:rsidDel="00000000" w:rsidP="00000000" w:rsidRDefault="00000000" w:rsidRPr="00000000" w14:paraId="000004F9">
      <w:pPr>
        <w:spacing w:line="240" w:lineRule="auto"/>
        <w:ind w:left="9.000000000000057" w:firstLine="0"/>
        <w:jc w:val="both"/>
        <w:rPr>
          <w:sz w:val="26"/>
          <w:szCs w:val="26"/>
        </w:rPr>
      </w:pPr>
      <w:r w:rsidDel="00000000" w:rsidR="00000000" w:rsidRPr="00000000">
        <w:rPr>
          <w:sz w:val="26"/>
          <w:szCs w:val="26"/>
          <w:rtl w:val="0"/>
        </w:rPr>
        <w:t xml:space="preserve">Section 24: Notable Persons and Cosmic Anomalies </w:t>
      </w:r>
    </w:p>
    <w:p w:rsidR="00000000" w:rsidDel="00000000" w:rsidP="00000000" w:rsidRDefault="00000000" w:rsidRPr="00000000" w14:paraId="000004FA">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4FB">
      <w:pPr>
        <w:spacing w:line="240" w:lineRule="auto"/>
        <w:ind w:left="9.000000000000057" w:firstLine="0"/>
        <w:jc w:val="both"/>
        <w:rPr>
          <w:sz w:val="26"/>
          <w:szCs w:val="26"/>
        </w:rPr>
      </w:pPr>
      <w:r w:rsidDel="00000000" w:rsidR="00000000" w:rsidRPr="00000000">
        <w:rPr>
          <w:sz w:val="26"/>
          <w:szCs w:val="26"/>
          <w:rtl w:val="0"/>
        </w:rPr>
        <w:t xml:space="preserve">Admiral Thalrik Myridan: Founder of the </w:t>
      </w:r>
    </w:p>
    <w:p w:rsidR="00000000" w:rsidDel="00000000" w:rsidP="00000000" w:rsidRDefault="00000000" w:rsidRPr="00000000" w14:paraId="000004FC">
      <w:pPr>
        <w:spacing w:line="240" w:lineRule="auto"/>
        <w:ind w:left="9.000000000000057" w:firstLine="0"/>
        <w:jc w:val="both"/>
        <w:rPr>
          <w:sz w:val="26"/>
          <w:szCs w:val="26"/>
        </w:rPr>
      </w:pPr>
      <w:r w:rsidDel="00000000" w:rsidR="00000000" w:rsidRPr="00000000">
        <w:rPr>
          <w:sz w:val="26"/>
          <w:szCs w:val="26"/>
          <w:rtl w:val="0"/>
        </w:rPr>
        <w:t xml:space="preserve">Drakonias Reaches and architect of its trade routes. </w:t>
      </w:r>
    </w:p>
    <w:p w:rsidR="00000000" w:rsidDel="00000000" w:rsidP="00000000" w:rsidRDefault="00000000" w:rsidRPr="00000000" w14:paraId="000004FD">
      <w:pPr>
        <w:spacing w:line="240" w:lineRule="auto"/>
        <w:ind w:left="9.000000000000057" w:firstLine="0"/>
        <w:jc w:val="both"/>
        <w:rPr>
          <w:sz w:val="26"/>
          <w:szCs w:val="26"/>
        </w:rPr>
      </w:pPr>
      <w:r w:rsidDel="00000000" w:rsidR="00000000" w:rsidRPr="00000000">
        <w:rPr>
          <w:sz w:val="26"/>
          <w:szCs w:val="26"/>
          <w:rtl w:val="0"/>
        </w:rPr>
        <w:t xml:space="preserve">Captain Zareth Voidfang: Ruthless leader of the </w:t>
      </w:r>
    </w:p>
    <w:p w:rsidR="00000000" w:rsidDel="00000000" w:rsidP="00000000" w:rsidRDefault="00000000" w:rsidRPr="00000000" w14:paraId="000004FE">
      <w:pPr>
        <w:spacing w:line="240" w:lineRule="auto"/>
        <w:ind w:left="9.000000000000057" w:firstLine="0"/>
        <w:jc w:val="both"/>
        <w:rPr>
          <w:sz w:val="26"/>
          <w:szCs w:val="26"/>
        </w:rPr>
      </w:pPr>
      <w:r w:rsidDel="00000000" w:rsidR="00000000" w:rsidRPr="00000000">
        <w:rPr>
          <w:sz w:val="26"/>
          <w:szCs w:val="26"/>
          <w:rtl w:val="0"/>
        </w:rPr>
        <w:t xml:space="preserve">Void Corsairs, infamous for her raids on imperial outposts. </w:t>
      </w:r>
    </w:p>
    <w:p w:rsidR="00000000" w:rsidDel="00000000" w:rsidP="00000000" w:rsidRDefault="00000000" w:rsidRPr="00000000" w14:paraId="000004FF">
      <w:pPr>
        <w:spacing w:line="240" w:lineRule="auto"/>
        <w:ind w:left="9.000000000000057" w:firstLine="0"/>
        <w:jc w:val="both"/>
        <w:rPr>
          <w:sz w:val="26"/>
          <w:szCs w:val="26"/>
        </w:rPr>
      </w:pPr>
      <w:r w:rsidDel="00000000" w:rsidR="00000000" w:rsidRPr="00000000">
        <w:rPr>
          <w:sz w:val="26"/>
          <w:szCs w:val="26"/>
          <w:rtl w:val="0"/>
        </w:rPr>
        <w:t xml:space="preserve">Elyra Kalvros: A psionic scholar whose work on Void phenomena has made her both revered and feared. </w:t>
      </w:r>
    </w:p>
    <w:p w:rsidR="00000000" w:rsidDel="00000000" w:rsidP="00000000" w:rsidRDefault="00000000" w:rsidRPr="00000000" w14:paraId="00000500">
      <w:pPr>
        <w:spacing w:line="240" w:lineRule="auto"/>
        <w:ind w:left="9.000000000000057" w:firstLine="0"/>
        <w:jc w:val="both"/>
        <w:rPr>
          <w:sz w:val="26"/>
          <w:szCs w:val="26"/>
        </w:rPr>
      </w:pPr>
      <w:r w:rsidDel="00000000" w:rsidR="00000000" w:rsidRPr="00000000">
        <w:rPr>
          <w:sz w:val="26"/>
          <w:szCs w:val="26"/>
          <w:rtl w:val="0"/>
        </w:rPr>
        <w:t xml:space="preserve">Cosmic Anomalies</w:t>
      </w:r>
    </w:p>
    <w:p w:rsidR="00000000" w:rsidDel="00000000" w:rsidP="00000000" w:rsidRDefault="00000000" w:rsidRPr="00000000" w14:paraId="00000501">
      <w:pPr>
        <w:spacing w:line="240" w:lineRule="auto"/>
        <w:ind w:left="9.000000000000057" w:firstLine="0"/>
        <w:jc w:val="both"/>
        <w:rPr>
          <w:sz w:val="26"/>
          <w:szCs w:val="26"/>
        </w:rPr>
      </w:pPr>
      <w:r w:rsidDel="00000000" w:rsidR="00000000" w:rsidRPr="00000000">
        <w:rPr>
          <w:sz w:val="26"/>
          <w:szCs w:val="26"/>
          <w:rtl w:val="0"/>
        </w:rPr>
        <w:t xml:space="preserve">The Resonance Silence: A region where psionic signals vanish completely, leaving ships isolated and vulnerable to hallucinations. </w:t>
      </w:r>
    </w:p>
    <w:p w:rsidR="00000000" w:rsidDel="00000000" w:rsidP="00000000" w:rsidRDefault="00000000" w:rsidRPr="00000000" w14:paraId="00000502">
      <w:pPr>
        <w:spacing w:line="240" w:lineRule="auto"/>
        <w:ind w:left="9.000000000000057" w:firstLine="0"/>
        <w:jc w:val="both"/>
        <w:rPr>
          <w:sz w:val="26"/>
          <w:szCs w:val="26"/>
        </w:rPr>
      </w:pPr>
      <w:r w:rsidDel="00000000" w:rsidR="00000000" w:rsidRPr="00000000">
        <w:rPr>
          <w:sz w:val="26"/>
          <w:szCs w:val="26"/>
          <w:rtl w:val="0"/>
        </w:rPr>
        <w:t xml:space="preserve">The Temporal Cascade: An anomaly that </w:t>
      </w:r>
    </w:p>
    <w:p w:rsidR="00000000" w:rsidDel="00000000" w:rsidP="00000000" w:rsidRDefault="00000000" w:rsidRPr="00000000" w14:paraId="00000503">
      <w:pPr>
        <w:spacing w:line="240" w:lineRule="auto"/>
        <w:ind w:left="9.000000000000057" w:firstLine="0"/>
        <w:jc w:val="both"/>
        <w:rPr>
          <w:sz w:val="26"/>
          <w:szCs w:val="26"/>
        </w:rPr>
      </w:pPr>
      <w:r w:rsidDel="00000000" w:rsidR="00000000" w:rsidRPr="00000000">
        <w:rPr>
          <w:sz w:val="26"/>
          <w:szCs w:val="26"/>
          <w:rtl w:val="0"/>
        </w:rPr>
        <w:t xml:space="preserve">accelerates or reverses time, creating ghostly echoes of past and future events. </w:t>
      </w:r>
    </w:p>
    <w:p w:rsidR="00000000" w:rsidDel="00000000" w:rsidP="00000000" w:rsidRDefault="00000000" w:rsidRPr="00000000" w14:paraId="00000504">
      <w:pPr>
        <w:spacing w:line="240" w:lineRule="auto"/>
        <w:ind w:left="9.000000000000057" w:firstLine="0"/>
        <w:jc w:val="both"/>
        <w:rPr>
          <w:sz w:val="26"/>
          <w:szCs w:val="26"/>
        </w:rPr>
      </w:pPr>
      <w:r w:rsidDel="00000000" w:rsidR="00000000" w:rsidRPr="00000000">
        <w:rPr>
          <w:sz w:val="26"/>
          <w:szCs w:val="26"/>
          <w:rtl w:val="0"/>
        </w:rPr>
        <w:t xml:space="preserve">You’re absolutely right—let’s craft a fully detailed, properly structured pre-written adventure modeled after the best </w:t>
      </w:r>
    </w:p>
    <w:p w:rsidR="00000000" w:rsidDel="00000000" w:rsidP="00000000" w:rsidRDefault="00000000" w:rsidRPr="00000000" w14:paraId="00000505">
      <w:pPr>
        <w:spacing w:line="240" w:lineRule="auto"/>
        <w:ind w:left="9.000000000000057" w:firstLine="0"/>
        <w:jc w:val="both"/>
        <w:rPr>
          <w:sz w:val="26"/>
          <w:szCs w:val="26"/>
        </w:rPr>
      </w:pPr>
      <w:r w:rsidDel="00000000" w:rsidR="00000000" w:rsidRPr="00000000">
        <w:rPr>
          <w:sz w:val="26"/>
          <w:szCs w:val="26"/>
          <w:rtl w:val="0"/>
        </w:rPr>
        <w:t xml:space="preserve">practices of structured RPG adventures, such as those found in Chaosium’s Call of Cthulhu or Dungeons &amp; Dragons modules. This adventure will include a comprehensive narrative arc, detailed encounters, NPCs, maps, challenges, rewards, and </w:t>
      </w:r>
    </w:p>
    <w:p w:rsidR="00000000" w:rsidDel="00000000" w:rsidP="00000000" w:rsidRDefault="00000000" w:rsidRPr="00000000" w14:paraId="00000506">
      <w:pPr>
        <w:spacing w:line="240" w:lineRule="auto"/>
        <w:ind w:left="9.000000000000057" w:firstLine="0"/>
        <w:jc w:val="both"/>
        <w:rPr>
          <w:sz w:val="26"/>
          <w:szCs w:val="26"/>
        </w:rPr>
      </w:pPr>
      <w:r w:rsidDel="00000000" w:rsidR="00000000" w:rsidRPr="00000000">
        <w:rPr>
          <w:sz w:val="26"/>
          <w:szCs w:val="26"/>
          <w:rtl w:val="0"/>
        </w:rPr>
        <w:t xml:space="preserve">multiple possible outcomes. Here’s the refined and expanded version of the “The Shattered Truth” adventure. </w:t>
      </w:r>
    </w:p>
    <w:p w:rsidR="00000000" w:rsidDel="00000000" w:rsidP="00000000" w:rsidRDefault="00000000" w:rsidRPr="00000000" w14:paraId="00000507">
      <w:pPr>
        <w:spacing w:line="240" w:lineRule="auto"/>
        <w:ind w:left="9.000000000000057" w:firstLine="0"/>
        <w:jc w:val="both"/>
        <w:rPr>
          <w:sz w:val="26"/>
          <w:szCs w:val="26"/>
        </w:rPr>
      </w:pPr>
      <w:r w:rsidDel="00000000" w:rsidR="00000000" w:rsidRPr="00000000">
        <w:rPr>
          <w:sz w:val="26"/>
          <w:szCs w:val="26"/>
          <w:rtl w:val="0"/>
        </w:rPr>
        <w:t xml:space="preserve">The Shattered Truth </w:t>
      </w:r>
    </w:p>
    <w:p w:rsidR="00000000" w:rsidDel="00000000" w:rsidP="00000000" w:rsidRDefault="00000000" w:rsidRPr="00000000" w14:paraId="00000508">
      <w:pPr>
        <w:spacing w:line="240" w:lineRule="auto"/>
        <w:ind w:left="9.000000000000057" w:firstLine="0"/>
        <w:jc w:val="both"/>
        <w:rPr>
          <w:sz w:val="26"/>
          <w:szCs w:val="26"/>
        </w:rPr>
      </w:pPr>
      <w:r w:rsidDel="00000000" w:rsidR="00000000" w:rsidRPr="00000000">
        <w:rPr>
          <w:sz w:val="26"/>
          <w:szCs w:val="26"/>
          <w:rtl w:val="0"/>
        </w:rPr>
        <w:t xml:space="preserve">Adventure Overview Premise: </w:t>
      </w:r>
    </w:p>
    <w:p w:rsidR="00000000" w:rsidDel="00000000" w:rsidP="00000000" w:rsidRDefault="00000000" w:rsidRPr="00000000" w14:paraId="00000509">
      <w:pPr>
        <w:spacing w:line="240" w:lineRule="auto"/>
        <w:ind w:left="9.000000000000057" w:firstLine="0"/>
        <w:jc w:val="both"/>
        <w:rPr>
          <w:sz w:val="26"/>
          <w:szCs w:val="26"/>
        </w:rPr>
      </w:pPr>
      <w:r w:rsidDel="00000000" w:rsidR="00000000" w:rsidRPr="00000000">
        <w:rPr>
          <w:sz w:val="26"/>
          <w:szCs w:val="26"/>
          <w:rtl w:val="0"/>
        </w:rPr>
        <w:t xml:space="preserve">A distress signal from the derelict Beacon Theta-9 draws the players into a perilous investigation that reveals an ancient secret capable of destabilizing the Psionic Tapestry and </w:t>
      </w:r>
    </w:p>
    <w:p w:rsidR="00000000" w:rsidDel="00000000" w:rsidP="00000000" w:rsidRDefault="00000000" w:rsidRPr="00000000" w14:paraId="0000050A">
      <w:pPr>
        <w:spacing w:line="240" w:lineRule="auto"/>
        <w:ind w:left="9.000000000000057" w:firstLine="0"/>
        <w:jc w:val="both"/>
        <w:rPr>
          <w:sz w:val="26"/>
          <w:szCs w:val="26"/>
        </w:rPr>
      </w:pPr>
      <w:r w:rsidDel="00000000" w:rsidR="00000000" w:rsidRPr="00000000">
        <w:rPr>
          <w:sz w:val="26"/>
          <w:szCs w:val="26"/>
          <w:rtl w:val="0"/>
        </w:rPr>
        <w:t xml:space="preserve">empowering the enigmatic entity Nyx-Vephar. Players will </w:t>
      </w:r>
    </w:p>
    <w:p w:rsidR="00000000" w:rsidDel="00000000" w:rsidP="00000000" w:rsidRDefault="00000000" w:rsidRPr="00000000" w14:paraId="0000050B">
      <w:pPr>
        <w:spacing w:line="240" w:lineRule="auto"/>
        <w:ind w:left="9.000000000000057" w:firstLine="0"/>
        <w:jc w:val="both"/>
        <w:rPr>
          <w:sz w:val="26"/>
          <w:szCs w:val="26"/>
        </w:rPr>
      </w:pPr>
      <w:r w:rsidDel="00000000" w:rsidR="00000000" w:rsidRPr="00000000">
        <w:rPr>
          <w:sz w:val="26"/>
          <w:szCs w:val="26"/>
          <w:rtl w:val="0"/>
        </w:rPr>
        <w:t xml:space="preserve">navigate hostile factions, face mind-altering anomalies, and make moral choices with galaxy-spanning consequences. </w:t>
      </w:r>
    </w:p>
    <w:p w:rsidR="00000000" w:rsidDel="00000000" w:rsidP="00000000" w:rsidRDefault="00000000" w:rsidRPr="00000000" w14:paraId="0000050C">
      <w:pPr>
        <w:spacing w:line="240" w:lineRule="auto"/>
        <w:ind w:left="9.000000000000057" w:firstLine="0"/>
        <w:jc w:val="both"/>
        <w:rPr>
          <w:sz w:val="26"/>
          <w:szCs w:val="26"/>
        </w:rPr>
      </w:pPr>
      <w:r w:rsidDel="00000000" w:rsidR="00000000" w:rsidRPr="00000000">
        <w:rPr>
          <w:sz w:val="26"/>
          <w:szCs w:val="26"/>
          <w:rtl w:val="0"/>
        </w:rPr>
        <w:t xml:space="preserve">Player Level: Mid-tier characters experienced with space travel and psionics, though adaptable for newer players with Overseer adjustments. </w:t>
      </w:r>
    </w:p>
    <w:p w:rsidR="00000000" w:rsidDel="00000000" w:rsidP="00000000" w:rsidRDefault="00000000" w:rsidRPr="00000000" w14:paraId="0000050D">
      <w:pPr>
        <w:spacing w:line="240" w:lineRule="auto"/>
        <w:ind w:left="9.000000000000057" w:firstLine="0"/>
        <w:jc w:val="both"/>
        <w:rPr>
          <w:sz w:val="26"/>
          <w:szCs w:val="26"/>
        </w:rPr>
      </w:pPr>
      <w:r w:rsidDel="00000000" w:rsidR="00000000" w:rsidRPr="00000000">
        <w:rPr>
          <w:sz w:val="26"/>
          <w:szCs w:val="26"/>
          <w:rtl w:val="0"/>
        </w:rPr>
        <w:t xml:space="preserve">Themes: </w:t>
      </w:r>
    </w:p>
    <w:p w:rsidR="00000000" w:rsidDel="00000000" w:rsidP="00000000" w:rsidRDefault="00000000" w:rsidRPr="00000000" w14:paraId="0000050E">
      <w:pPr>
        <w:spacing w:line="240" w:lineRule="auto"/>
        <w:ind w:left="9.000000000000057" w:firstLine="0"/>
        <w:jc w:val="both"/>
        <w:rPr>
          <w:sz w:val="26"/>
          <w:szCs w:val="26"/>
        </w:rPr>
      </w:pPr>
      <w:r w:rsidDel="00000000" w:rsidR="00000000" w:rsidRPr="00000000">
        <w:rPr>
          <w:sz w:val="26"/>
          <w:szCs w:val="26"/>
          <w:rtl w:val="0"/>
        </w:rPr>
        <w:t xml:space="preserve">Exploration and mystery </w:t>
      </w:r>
    </w:p>
    <w:p w:rsidR="00000000" w:rsidDel="00000000" w:rsidP="00000000" w:rsidRDefault="00000000" w:rsidRPr="00000000" w14:paraId="0000050F">
      <w:pPr>
        <w:spacing w:line="240" w:lineRule="auto"/>
        <w:ind w:left="9.000000000000057" w:firstLine="0"/>
        <w:jc w:val="both"/>
        <w:rPr>
          <w:sz w:val="26"/>
          <w:szCs w:val="26"/>
        </w:rPr>
        <w:sectPr>
          <w:type w:val="continuous"/>
          <w:pgSz w:h="15840" w:w="12240" w:orient="portrait"/>
          <w:pgMar w:bottom="840" w:top="2074" w:left="224" w:right="207" w:header="720" w:footer="720"/>
          <w:cols w:equalWidth="0" w:num="2">
            <w:col w:space="710" w:w="5549.499999999999"/>
            <w:col w:space="0" w:w="5549.499999999999"/>
          </w:cols>
        </w:sectPr>
      </w:pPr>
      <w:r w:rsidDel="00000000" w:rsidR="00000000" w:rsidRPr="00000000">
        <w:rPr>
          <w:sz w:val="26"/>
          <w:szCs w:val="26"/>
          <w:rtl w:val="0"/>
        </w:rPr>
        <w:t xml:space="preserve">Cosmic horror </w:t>
      </w:r>
    </w:p>
    <w:p w:rsidR="00000000" w:rsidDel="00000000" w:rsidP="00000000" w:rsidRDefault="00000000" w:rsidRPr="00000000" w14:paraId="00000510">
      <w:pPr>
        <w:spacing w:line="240" w:lineRule="auto"/>
        <w:ind w:left="9.000000000000057" w:firstLine="0"/>
        <w:jc w:val="both"/>
        <w:rPr>
          <w:sz w:val="26"/>
          <w:szCs w:val="26"/>
        </w:rPr>
      </w:pPr>
      <w:r w:rsidDel="00000000" w:rsidR="00000000" w:rsidRPr="00000000">
        <w:rPr>
          <w:sz w:val="26"/>
          <w:szCs w:val="26"/>
          <w:rtl w:val="0"/>
        </w:rPr>
        <w:t xml:space="preserve">Political intrigue </w:t>
        <w:tab/>
        <w:t xml:space="preserve"> </w:t>
        <w:tab/>
        <w:t xml:space="preserve">• </w:t>
        <w:tab/>
        <w:t xml:space="preserve">Space Encounter: En route, the players </w:t>
      </w:r>
    </w:p>
    <w:p w:rsidR="00000000" w:rsidDel="00000000" w:rsidP="00000000" w:rsidRDefault="00000000" w:rsidRPr="00000000" w14:paraId="00000511">
      <w:pPr>
        <w:spacing w:line="240" w:lineRule="auto"/>
        <w:ind w:left="9.000000000000057" w:firstLine="0"/>
        <w:jc w:val="both"/>
        <w:rPr>
          <w:sz w:val="26"/>
          <w:szCs w:val="26"/>
        </w:rPr>
      </w:pPr>
      <w:r w:rsidDel="00000000" w:rsidR="00000000" w:rsidRPr="00000000">
        <w:rPr>
          <w:sz w:val="26"/>
          <w:szCs w:val="26"/>
          <w:rtl w:val="0"/>
        </w:rPr>
        <w:t xml:space="preserve">encounter a drifting ship infected with a Psionic Parasite. They </w:t>
      </w:r>
    </w:p>
    <w:p w:rsidR="00000000" w:rsidDel="00000000" w:rsidP="00000000" w:rsidRDefault="00000000" w:rsidRPr="00000000" w14:paraId="00000512">
      <w:pPr>
        <w:spacing w:line="240" w:lineRule="auto"/>
        <w:ind w:left="9.000000000000057" w:firstLine="0"/>
        <w:jc w:val="both"/>
        <w:rPr>
          <w:sz w:val="26"/>
          <w:szCs w:val="26"/>
        </w:rPr>
      </w:pPr>
      <w:r w:rsidDel="00000000" w:rsidR="00000000" w:rsidRPr="00000000">
        <w:rPr>
          <w:sz w:val="26"/>
          <w:szCs w:val="26"/>
          <w:rtl w:val="0"/>
        </w:rPr>
        <w:t xml:space="preserve">Survival and moral dilemmas </w:t>
        <w:tab/>
        <w:t xml:space="preserve">must decide to board it for salvage, risking infection, or leave it </w:t>
      </w:r>
    </w:p>
    <w:p w:rsidR="00000000" w:rsidDel="00000000" w:rsidP="00000000" w:rsidRDefault="00000000" w:rsidRPr="00000000" w14:paraId="00000513">
      <w:pPr>
        <w:spacing w:line="240" w:lineRule="auto"/>
        <w:ind w:left="9.000000000000057" w:firstLine="0"/>
        <w:jc w:val="both"/>
        <w:rPr>
          <w:sz w:val="26"/>
          <w:szCs w:val="26"/>
        </w:rPr>
      </w:pPr>
      <w:r w:rsidDel="00000000" w:rsidR="00000000" w:rsidRPr="00000000">
        <w:rPr>
          <w:sz w:val="26"/>
          <w:szCs w:val="26"/>
          <w:rtl w:val="0"/>
        </w:rPr>
        <w:tab/>
        <w:t xml:space="preserve">Adventure Structure </w:t>
        <w:tab/>
        <w:t xml:space="preserve">behind, losing valuable loot. </w:t>
      </w:r>
    </w:p>
    <w:p w:rsidR="00000000" w:rsidDel="00000000" w:rsidP="00000000" w:rsidRDefault="00000000" w:rsidRPr="00000000" w14:paraId="00000514">
      <w:pPr>
        <w:spacing w:line="240" w:lineRule="auto"/>
        <w:ind w:left="9.000000000000057" w:firstLine="0"/>
        <w:jc w:val="both"/>
        <w:rPr>
          <w:sz w:val="26"/>
          <w:szCs w:val="26"/>
        </w:rPr>
      </w:pPr>
      <w:r w:rsidDel="00000000" w:rsidR="00000000" w:rsidRPr="00000000">
        <w:rPr>
          <w:sz w:val="26"/>
          <w:szCs w:val="26"/>
          <w:rtl w:val="0"/>
        </w:rPr>
        <w:t xml:space="preserve">The adventure consists of four acts, each with specific goals, </w:t>
        <w:tab/>
        <w:t xml:space="preserve">Key Challenges: </w:t>
      </w:r>
    </w:p>
    <w:p w:rsidR="00000000" w:rsidDel="00000000" w:rsidP="00000000" w:rsidRDefault="00000000" w:rsidRPr="00000000" w14:paraId="00000515">
      <w:pPr>
        <w:spacing w:line="240" w:lineRule="auto"/>
        <w:ind w:left="9.000000000000057" w:firstLine="0"/>
        <w:jc w:val="both"/>
        <w:rPr>
          <w:sz w:val="26"/>
          <w:szCs w:val="26"/>
        </w:rPr>
      </w:pPr>
      <w:r w:rsidDel="00000000" w:rsidR="00000000" w:rsidRPr="00000000">
        <w:rPr>
          <w:sz w:val="26"/>
          <w:szCs w:val="26"/>
          <w:rtl w:val="0"/>
        </w:rPr>
        <w:tab/>
        <w:t xml:space="preserve">challenges, and NPCs to guide the players. The structure is </w:t>
        <w:tab/>
        <w:t xml:space="preserve"> </w:t>
        <w:tab/>
        <w:t xml:space="preserve">• </w:t>
        <w:tab/>
        <w:t xml:space="preserve">Void Navigation: Players roll for navigation </w:t>
      </w:r>
    </w:p>
    <w:p w:rsidR="00000000" w:rsidDel="00000000" w:rsidP="00000000" w:rsidRDefault="00000000" w:rsidRPr="00000000" w14:paraId="00000516">
      <w:pPr>
        <w:spacing w:line="240" w:lineRule="auto"/>
        <w:ind w:left="9.000000000000057" w:firstLine="0"/>
        <w:jc w:val="both"/>
        <w:rPr>
          <w:sz w:val="26"/>
          <w:szCs w:val="26"/>
        </w:rPr>
      </w:pPr>
      <w:r w:rsidDel="00000000" w:rsidR="00000000" w:rsidRPr="00000000">
        <w:rPr>
          <w:sz w:val="26"/>
          <w:szCs w:val="26"/>
          <w:rtl w:val="0"/>
        </w:rPr>
        <w:t xml:space="preserve">flexible, offering branching paths and consequences based on </w:t>
        <w:tab/>
        <w:t xml:space="preserve">checks to avoid Subspace Eddies that can damage their ship. player decisions. </w:t>
      </w:r>
    </w:p>
    <w:p w:rsidR="00000000" w:rsidDel="00000000" w:rsidP="00000000" w:rsidRDefault="00000000" w:rsidRPr="00000000" w14:paraId="00000517">
      <w:pPr>
        <w:spacing w:line="240" w:lineRule="auto"/>
        <w:ind w:left="9.000000000000057" w:firstLine="0"/>
        <w:jc w:val="both"/>
        <w:rPr>
          <w:sz w:val="26"/>
          <w:szCs w:val="26"/>
        </w:rPr>
      </w:pPr>
      <w:r w:rsidDel="00000000" w:rsidR="00000000" w:rsidRPr="00000000">
        <w:rPr>
          <w:sz w:val="26"/>
          <w:szCs w:val="26"/>
          <w:rtl w:val="0"/>
        </w:rPr>
        <w:t xml:space="preserve">Crew Morale: As the Beacon draws nearer, the Act I: The Call from the Void </w:t>
        <w:tab/>
        <w:t xml:space="preserve">crew begins experiencing Resonance Whispers, faint psionic Starting Hook </w:t>
        <w:tab/>
        <w:t xml:space="preserve">murmurs that challenge their resolve. </w:t>
      </w:r>
    </w:p>
    <w:p w:rsidR="00000000" w:rsidDel="00000000" w:rsidP="00000000" w:rsidRDefault="00000000" w:rsidRPr="00000000" w14:paraId="00000518">
      <w:pPr>
        <w:spacing w:line="240" w:lineRule="auto"/>
        <w:ind w:left="9.000000000000057" w:firstLine="0"/>
        <w:jc w:val="both"/>
        <w:rPr>
          <w:sz w:val="26"/>
          <w:szCs w:val="26"/>
        </w:rPr>
      </w:pPr>
      <w:r w:rsidDel="00000000" w:rsidR="00000000" w:rsidRPr="00000000">
        <w:rPr>
          <w:sz w:val="26"/>
          <w:szCs w:val="26"/>
          <w:rtl w:val="0"/>
        </w:rPr>
        <w:t xml:space="preserve">Setting: The players are stationed at </w:t>
        <w:tab/>
        <w:t xml:space="preserve">Climax: </w:t>
      </w:r>
    </w:p>
    <w:p w:rsidR="00000000" w:rsidDel="00000000" w:rsidP="00000000" w:rsidRDefault="00000000" w:rsidRPr="00000000" w14:paraId="00000519">
      <w:pPr>
        <w:spacing w:line="240" w:lineRule="auto"/>
        <w:ind w:left="9.000000000000057" w:firstLine="0"/>
        <w:jc w:val="both"/>
        <w:rPr>
          <w:sz w:val="26"/>
          <w:szCs w:val="26"/>
        </w:rPr>
      </w:pPr>
      <w:r w:rsidDel="00000000" w:rsidR="00000000" w:rsidRPr="00000000">
        <w:rPr>
          <w:sz w:val="26"/>
          <w:szCs w:val="26"/>
          <w:rtl w:val="0"/>
        </w:rPr>
        <w:tab/>
        <w:t xml:space="preserve">Forgeheart, a Proletariat Guild mining colony in the Stellar </w:t>
        <w:tab/>
        <w:t xml:space="preserve"> </w:t>
        <w:tab/>
        <w:t xml:space="preserve">• </w:t>
        <w:tab/>
        <w:t xml:space="preserve">The players arrive at Beacon Theta-9, </w:t>
      </w:r>
    </w:p>
    <w:p w:rsidR="00000000" w:rsidDel="00000000" w:rsidP="00000000" w:rsidRDefault="00000000" w:rsidRPr="00000000" w14:paraId="0000051A">
      <w:pPr>
        <w:spacing w:line="240" w:lineRule="auto"/>
        <w:ind w:left="9.000000000000057" w:firstLine="0"/>
        <w:jc w:val="both"/>
        <w:rPr>
          <w:sz w:val="26"/>
          <w:szCs w:val="26"/>
        </w:rPr>
      </w:pPr>
      <w:r w:rsidDel="00000000" w:rsidR="00000000" w:rsidRPr="00000000">
        <w:rPr>
          <w:sz w:val="26"/>
          <w:szCs w:val="26"/>
          <w:rtl w:val="0"/>
        </w:rPr>
        <w:t xml:space="preserve">Expanse. A mysterious distress signal is intercepted, originating </w:t>
        <w:tab/>
        <w:t xml:space="preserve">surrounded by a debris field of ancient Imperial ships. The from Beacon Theta-9, a long-abandoned relay deep in the </w:t>
        <w:tab/>
        <w:t xml:space="preserve">Beacon is partially functional, emitting erratic bursts of psionic </w:t>
      </w:r>
    </w:p>
    <w:p w:rsidR="00000000" w:rsidDel="00000000" w:rsidP="00000000" w:rsidRDefault="00000000" w:rsidRPr="00000000" w14:paraId="0000051B">
      <w:pPr>
        <w:spacing w:line="240" w:lineRule="auto"/>
        <w:ind w:left="9.000000000000057" w:firstLine="0"/>
        <w:jc w:val="both"/>
        <w:rPr>
          <w:sz w:val="26"/>
          <w:szCs w:val="26"/>
        </w:rPr>
      </w:pPr>
      <w:r w:rsidDel="00000000" w:rsidR="00000000" w:rsidRPr="00000000">
        <w:rPr>
          <w:sz w:val="26"/>
          <w:szCs w:val="26"/>
          <w:rtl w:val="0"/>
        </w:rPr>
        <w:tab/>
        <w:t xml:space="preserve">Drakonias Reaches. </w:t>
        <w:tab/>
        <w:t xml:space="preserve">energy. Inside, they discover a corrupted Resonance Core </w:t>
      </w:r>
    </w:p>
    <w:p w:rsidR="00000000" w:rsidDel="00000000" w:rsidP="00000000" w:rsidRDefault="00000000" w:rsidRPr="00000000" w14:paraId="0000051C">
      <w:pPr>
        <w:spacing w:line="240" w:lineRule="auto"/>
        <w:ind w:left="9.000000000000057" w:firstLine="0"/>
        <w:jc w:val="both"/>
        <w:rPr>
          <w:sz w:val="26"/>
          <w:szCs w:val="26"/>
        </w:rPr>
      </w:pPr>
      <w:r w:rsidDel="00000000" w:rsidR="00000000" w:rsidRPr="00000000">
        <w:rPr>
          <w:sz w:val="26"/>
          <w:szCs w:val="26"/>
          <w:rtl w:val="0"/>
        </w:rPr>
        <w:t xml:space="preserve">Mission Briefing: The Proletariat Guild hires </w:t>
        <w:tab/>
        <w:t xml:space="preserve">broadcasting the distress signal and a Veilbreaker’s Log, the players to investigate the signal under the pretense of </w:t>
        <w:tab/>
        <w:t xml:space="preserve">detailing coordinates to Nyx-Sarath. </w:t>
      </w:r>
    </w:p>
    <w:p w:rsidR="00000000" w:rsidDel="00000000" w:rsidP="00000000" w:rsidRDefault="00000000" w:rsidRPr="00000000" w14:paraId="0000051D">
      <w:pPr>
        <w:spacing w:line="240" w:lineRule="auto"/>
        <w:ind w:left="9.000000000000057" w:firstLine="0"/>
        <w:jc w:val="both"/>
        <w:rPr>
          <w:sz w:val="26"/>
          <w:szCs w:val="26"/>
        </w:rPr>
      </w:pPr>
      <w:r w:rsidDel="00000000" w:rsidR="00000000" w:rsidRPr="00000000">
        <w:rPr>
          <w:sz w:val="26"/>
          <w:szCs w:val="26"/>
          <w:rtl w:val="0"/>
        </w:rPr>
        <w:t xml:space="preserve">recovering valuable relics. Guild officials warn of increased Void </w:t>
        <w:tab/>
        <w:t xml:space="preserve">Act II: Into the Unknown </w:t>
      </w:r>
    </w:p>
    <w:p w:rsidR="00000000" w:rsidDel="00000000" w:rsidP="00000000" w:rsidRDefault="00000000" w:rsidRPr="00000000" w14:paraId="0000051E">
      <w:pPr>
        <w:spacing w:line="240" w:lineRule="auto"/>
        <w:ind w:left="9.000000000000057" w:firstLine="0"/>
        <w:jc w:val="both"/>
        <w:rPr>
          <w:sz w:val="26"/>
          <w:szCs w:val="26"/>
        </w:rPr>
      </w:pPr>
      <w:r w:rsidDel="00000000" w:rsidR="00000000" w:rsidRPr="00000000">
        <w:rPr>
          <w:sz w:val="26"/>
          <w:szCs w:val="26"/>
          <w:rtl w:val="0"/>
        </w:rPr>
        <w:t xml:space="preserve">Corsair activity in the area. </w:t>
      </w:r>
    </w:p>
    <w:p w:rsidR="00000000" w:rsidDel="00000000" w:rsidP="00000000" w:rsidRDefault="00000000" w:rsidRPr="00000000" w14:paraId="0000051F">
      <w:pPr>
        <w:spacing w:line="240" w:lineRule="auto"/>
        <w:ind w:left="9.000000000000057" w:firstLine="0"/>
        <w:jc w:val="both"/>
        <w:rPr>
          <w:sz w:val="26"/>
          <w:szCs w:val="26"/>
        </w:rPr>
      </w:pPr>
      <w:r w:rsidDel="00000000" w:rsidR="00000000" w:rsidRPr="00000000">
        <w:rPr>
          <w:sz w:val="26"/>
          <w:szCs w:val="26"/>
          <w:rtl w:val="0"/>
        </w:rPr>
        <w:t xml:space="preserve">Objective: Encounters: </w:t>
      </w:r>
    </w:p>
    <w:p w:rsidR="00000000" w:rsidDel="00000000" w:rsidP="00000000" w:rsidRDefault="00000000" w:rsidRPr="00000000" w14:paraId="00000520">
      <w:pPr>
        <w:spacing w:line="240" w:lineRule="auto"/>
        <w:ind w:left="9.000000000000057" w:firstLine="0"/>
        <w:jc w:val="both"/>
        <w:rPr>
          <w:sz w:val="26"/>
          <w:szCs w:val="26"/>
        </w:rPr>
      </w:pPr>
      <w:r w:rsidDel="00000000" w:rsidR="00000000" w:rsidRPr="00000000">
        <w:rPr>
          <w:sz w:val="26"/>
          <w:szCs w:val="26"/>
          <w:rtl w:val="0"/>
        </w:rPr>
        <w:t xml:space="preserve">Investigate the Veilbreaker’s coordinates while managing the </w:t>
      </w:r>
    </w:p>
    <w:p w:rsidR="00000000" w:rsidDel="00000000" w:rsidP="00000000" w:rsidRDefault="00000000" w:rsidRPr="00000000" w14:paraId="00000521">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Preparation Phase: </w:t>
        <w:tab/>
        <w:t xml:space="preserve">artifact’s growing influence and surviving escalating Void </w:t>
      </w:r>
    </w:p>
    <w:p w:rsidR="00000000" w:rsidDel="00000000" w:rsidP="00000000" w:rsidRDefault="00000000" w:rsidRPr="00000000" w14:paraId="00000522">
      <w:pPr>
        <w:spacing w:line="240" w:lineRule="auto"/>
        <w:ind w:left="9.000000000000057" w:firstLine="0"/>
        <w:jc w:val="both"/>
        <w:rPr>
          <w:sz w:val="26"/>
          <w:szCs w:val="26"/>
        </w:rPr>
      </w:pPr>
      <w:r w:rsidDel="00000000" w:rsidR="00000000" w:rsidRPr="00000000">
        <w:rPr>
          <w:sz w:val="26"/>
          <w:szCs w:val="26"/>
          <w:rtl w:val="0"/>
        </w:rPr>
        <w:t xml:space="preserve">Players can gather supplies, upgrade their ship, </w:t>
        <w:tab/>
        <w:t xml:space="preserve">phenomena. and interact with NPCs, such as: </w:t>
        <w:tab/>
        <w:t xml:space="preserve">Encounters: </w:t>
      </w:r>
    </w:p>
    <w:p w:rsidR="00000000" w:rsidDel="00000000" w:rsidP="00000000" w:rsidRDefault="00000000" w:rsidRPr="00000000" w14:paraId="00000523">
      <w:pPr>
        <w:spacing w:line="240" w:lineRule="auto"/>
        <w:ind w:left="9.000000000000057" w:firstLine="0"/>
        <w:jc w:val="both"/>
        <w:rPr>
          <w:sz w:val="26"/>
          <w:szCs w:val="26"/>
        </w:rPr>
      </w:pPr>
      <w:r w:rsidDel="00000000" w:rsidR="00000000" w:rsidRPr="00000000">
        <w:rPr>
          <w:sz w:val="26"/>
          <w:szCs w:val="26"/>
          <w:rtl w:val="0"/>
        </w:rPr>
        <w:t xml:space="preserve">Commander Vehl Renko: A Guild officer who </w:t>
        <w:tab/>
        <w:t xml:space="preserve"> </w:t>
        <w:tab/>
        <w:t xml:space="preserve">1. </w:t>
        <w:tab/>
        <w:t xml:space="preserve">The Artifact’s Influence: </w:t>
      </w:r>
    </w:p>
    <w:p w:rsidR="00000000" w:rsidDel="00000000" w:rsidP="00000000" w:rsidRDefault="00000000" w:rsidRPr="00000000" w14:paraId="00000524">
      <w:pPr>
        <w:spacing w:line="240" w:lineRule="auto"/>
        <w:ind w:left="9.000000000000057" w:firstLine="0"/>
        <w:jc w:val="both"/>
        <w:rPr>
          <w:sz w:val="26"/>
          <w:szCs w:val="26"/>
        </w:rPr>
      </w:pPr>
      <w:r w:rsidDel="00000000" w:rsidR="00000000" w:rsidRPr="00000000">
        <w:rPr>
          <w:sz w:val="26"/>
          <w:szCs w:val="26"/>
          <w:rtl w:val="0"/>
        </w:rPr>
        <w:t xml:space="preserve">provides a cryptic warning about “things left better </w:t>
      </w:r>
    </w:p>
    <w:p w:rsidR="00000000" w:rsidDel="00000000" w:rsidP="00000000" w:rsidRDefault="00000000" w:rsidRPr="00000000" w14:paraId="00000525">
      <w:pPr>
        <w:spacing w:line="240" w:lineRule="auto"/>
        <w:ind w:left="9.000000000000057" w:firstLine="0"/>
        <w:jc w:val="both"/>
        <w:rPr>
          <w:sz w:val="26"/>
          <w:szCs w:val="26"/>
        </w:rPr>
      </w:pPr>
      <w:r w:rsidDel="00000000" w:rsidR="00000000" w:rsidRPr="00000000">
        <w:rPr>
          <w:sz w:val="26"/>
          <w:szCs w:val="26"/>
          <w:rtl w:val="0"/>
        </w:rPr>
        <w:tab/>
        <w:t xml:space="preserve">undisturbed.” </w:t>
        <w:tab/>
        <w:t xml:space="preserve"> </w:t>
        <w:tab/>
        <w:t xml:space="preserve">• </w:t>
        <w:tab/>
        <w:t xml:space="preserve">The Beacon Core houses the Shard of Nyx, a </w:t>
      </w:r>
    </w:p>
    <w:p w:rsidR="00000000" w:rsidDel="00000000" w:rsidP="00000000" w:rsidRDefault="00000000" w:rsidRPr="00000000" w14:paraId="00000526">
      <w:pPr>
        <w:spacing w:line="240" w:lineRule="auto"/>
        <w:ind w:left="9.000000000000057" w:firstLine="0"/>
        <w:jc w:val="both"/>
        <w:rPr>
          <w:sz w:val="26"/>
          <w:szCs w:val="26"/>
        </w:rPr>
      </w:pPr>
      <w:r w:rsidDel="00000000" w:rsidR="00000000" w:rsidRPr="00000000">
        <w:rPr>
          <w:sz w:val="26"/>
          <w:szCs w:val="26"/>
          <w:rtl w:val="0"/>
        </w:rPr>
        <w:t xml:space="preserve">psionic artifact. When removed, it begins emitting faint </w:t>
      </w:r>
    </w:p>
    <w:p w:rsidR="00000000" w:rsidDel="00000000" w:rsidP="00000000" w:rsidRDefault="00000000" w:rsidRPr="00000000" w14:paraId="00000527">
      <w:pPr>
        <w:spacing w:line="240" w:lineRule="auto"/>
        <w:ind w:left="9.000000000000057" w:firstLine="0"/>
        <w:jc w:val="both"/>
        <w:rPr>
          <w:sz w:val="26"/>
          <w:szCs w:val="26"/>
        </w:rPr>
      </w:pPr>
      <w:r w:rsidDel="00000000" w:rsidR="00000000" w:rsidRPr="00000000">
        <w:rPr>
          <w:sz w:val="26"/>
          <w:szCs w:val="26"/>
          <w:rtl w:val="0"/>
        </w:rPr>
        <w:t xml:space="preserve">Lana Viralos: A psionic Resonant who joins the </w:t>
        <w:tab/>
        <w:t xml:space="preserve">whispers, tempting the players with visions of power and mission, claiming the Beacon’s activation coincides with strange </w:t>
        <w:tab/>
        <w:t xml:space="preserve">knowledge. </w:t>
      </w:r>
    </w:p>
    <w:p w:rsidR="00000000" w:rsidDel="00000000" w:rsidP="00000000" w:rsidRDefault="00000000" w:rsidRPr="00000000" w14:paraId="00000528">
      <w:pPr>
        <w:spacing w:line="240" w:lineRule="auto"/>
        <w:ind w:left="9.000000000000057" w:firstLine="0"/>
        <w:jc w:val="both"/>
        <w:rPr>
          <w:sz w:val="26"/>
          <w:szCs w:val="26"/>
        </w:rPr>
      </w:pPr>
      <w:r w:rsidDel="00000000" w:rsidR="00000000" w:rsidRPr="00000000">
        <w:rPr>
          <w:sz w:val="26"/>
          <w:szCs w:val="26"/>
          <w:rtl w:val="0"/>
        </w:rPr>
        <w:t xml:space="preserve">visions she’s received. </w:t>
      </w:r>
    </w:p>
    <w:p w:rsidR="00000000" w:rsidDel="00000000" w:rsidP="00000000" w:rsidRDefault="00000000" w:rsidRPr="00000000" w14:paraId="00000529">
      <w:pPr>
        <w:spacing w:line="240" w:lineRule="auto"/>
        <w:ind w:left="9.000000000000057" w:firstLine="0"/>
        <w:jc w:val="both"/>
        <w:rPr>
          <w:sz w:val="26"/>
          <w:szCs w:val="26"/>
        </w:rPr>
        <w:sectPr>
          <w:type w:val="continuous"/>
          <w:pgSz w:h="15840" w:w="12240" w:orient="portrait"/>
          <w:pgMar w:bottom="1440" w:top="1440" w:left="218" w:right="241" w:header="720" w:footer="720"/>
        </w:sectPr>
      </w:pPr>
      <w:r w:rsidDel="00000000" w:rsidR="00000000" w:rsidRPr="00000000">
        <w:rPr>
          <w:sz w:val="26"/>
          <w:szCs w:val="26"/>
          <w:rtl w:val="0"/>
        </w:rPr>
        <w:tab/>
        <w:t xml:space="preserve"> </w:t>
        <w:tab/>
        <w:t xml:space="preserve">2. </w:t>
        <w:tab/>
        <w:t xml:space="preserve">Travel to Theta-9: </w:t>
      </w:r>
    </w:p>
    <w:p w:rsidR="00000000" w:rsidDel="00000000" w:rsidP="00000000" w:rsidRDefault="00000000" w:rsidRPr="00000000" w14:paraId="0000052A">
      <w:pPr>
        <w:spacing w:line="240" w:lineRule="auto"/>
        <w:ind w:left="9.000000000000057" w:firstLine="0"/>
        <w:jc w:val="both"/>
        <w:rPr>
          <w:sz w:val="26"/>
          <w:szCs w:val="26"/>
        </w:rPr>
      </w:pPr>
      <w:r w:rsidDel="00000000" w:rsidR="00000000" w:rsidRPr="00000000">
        <w:rPr>
          <w:sz w:val="26"/>
          <w:szCs w:val="26"/>
          <w:rtl w:val="0"/>
        </w:rPr>
        <w:t xml:space="preserve">Mechanics: The artifact increases Psionic</w:t>
      </w:r>
    </w:p>
    <w:p w:rsidR="00000000" w:rsidDel="00000000" w:rsidP="00000000" w:rsidRDefault="00000000" w:rsidRPr="00000000" w14:paraId="0000052B">
      <w:pPr>
        <w:spacing w:line="240" w:lineRule="auto"/>
        <w:ind w:left="9.000000000000057" w:firstLine="0"/>
        <w:jc w:val="both"/>
        <w:rPr>
          <w:sz w:val="26"/>
          <w:szCs w:val="26"/>
        </w:rPr>
      </w:pPr>
      <w:r w:rsidDel="00000000" w:rsidR="00000000" w:rsidRPr="00000000">
        <w:rPr>
          <w:sz w:val="26"/>
          <w:szCs w:val="26"/>
          <w:rtl w:val="0"/>
        </w:rPr>
        <w:t xml:space="preserve">Corruption (see Section 20.4) in any player carrying it. </w:t>
      </w:r>
    </w:p>
    <w:p w:rsidR="00000000" w:rsidDel="00000000" w:rsidP="00000000" w:rsidRDefault="00000000" w:rsidRPr="00000000" w14:paraId="0000052C">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Void Corsair Ambush: </w:t>
      </w:r>
    </w:p>
    <w:p w:rsidR="00000000" w:rsidDel="00000000" w:rsidP="00000000" w:rsidRDefault="00000000" w:rsidRPr="00000000" w14:paraId="0000052D">
      <w:pPr>
        <w:spacing w:line="240" w:lineRule="auto"/>
        <w:ind w:left="9.000000000000057" w:firstLine="0"/>
        <w:jc w:val="both"/>
        <w:rPr>
          <w:sz w:val="26"/>
          <w:szCs w:val="26"/>
        </w:rPr>
      </w:pPr>
      <w:r w:rsidDel="00000000" w:rsidR="00000000" w:rsidRPr="00000000">
        <w:rPr>
          <w:sz w:val="26"/>
          <w:szCs w:val="26"/>
          <w:rtl w:val="0"/>
        </w:rPr>
        <w:t xml:space="preserve">Captain Zareth Voidfang intercepts the players, demanding the Shard. Players can: </w:t>
      </w:r>
    </w:p>
    <w:p w:rsidR="00000000" w:rsidDel="00000000" w:rsidP="00000000" w:rsidRDefault="00000000" w:rsidRPr="00000000" w14:paraId="0000052E">
      <w:pPr>
        <w:spacing w:line="240" w:lineRule="auto"/>
        <w:ind w:left="9.000000000000057" w:firstLine="0"/>
        <w:jc w:val="both"/>
        <w:rPr>
          <w:sz w:val="26"/>
          <w:szCs w:val="26"/>
        </w:rPr>
      </w:pPr>
      <w:r w:rsidDel="00000000" w:rsidR="00000000" w:rsidRPr="00000000">
        <w:rPr>
          <w:sz w:val="26"/>
          <w:szCs w:val="26"/>
          <w:rtl w:val="0"/>
        </w:rPr>
        <w:t xml:space="preserve">Fight: Engage in ship-to-ship combat against </w:t>
      </w:r>
    </w:p>
    <w:p w:rsidR="00000000" w:rsidDel="00000000" w:rsidP="00000000" w:rsidRDefault="00000000" w:rsidRPr="00000000" w14:paraId="0000052F">
      <w:pPr>
        <w:spacing w:line="240" w:lineRule="auto"/>
        <w:ind w:left="9.000000000000057" w:firstLine="0"/>
        <w:jc w:val="both"/>
        <w:rPr>
          <w:sz w:val="26"/>
          <w:szCs w:val="26"/>
        </w:rPr>
      </w:pPr>
      <w:r w:rsidDel="00000000" w:rsidR="00000000" w:rsidRPr="00000000">
        <w:rPr>
          <w:sz w:val="26"/>
          <w:szCs w:val="26"/>
          <w:rtl w:val="0"/>
        </w:rPr>
        <w:t xml:space="preserve">the Corsair fleet. </w:t>
      </w:r>
    </w:p>
    <w:p w:rsidR="00000000" w:rsidDel="00000000" w:rsidP="00000000" w:rsidRDefault="00000000" w:rsidRPr="00000000" w14:paraId="00000530">
      <w:pPr>
        <w:spacing w:line="240" w:lineRule="auto"/>
        <w:ind w:left="9.000000000000057" w:firstLine="0"/>
        <w:jc w:val="both"/>
        <w:rPr>
          <w:sz w:val="26"/>
          <w:szCs w:val="26"/>
        </w:rPr>
      </w:pPr>
      <w:r w:rsidDel="00000000" w:rsidR="00000000" w:rsidRPr="00000000">
        <w:rPr>
          <w:sz w:val="26"/>
          <w:szCs w:val="26"/>
          <w:rtl w:val="0"/>
        </w:rPr>
        <w:t xml:space="preserve">Negotiate: Trade part of their findings or attempt deception. </w:t>
      </w:r>
    </w:p>
    <w:p w:rsidR="00000000" w:rsidDel="00000000" w:rsidP="00000000" w:rsidRDefault="00000000" w:rsidRPr="00000000" w14:paraId="00000531">
      <w:pPr>
        <w:spacing w:line="240" w:lineRule="auto"/>
        <w:ind w:left="9.000000000000057" w:firstLine="0"/>
        <w:jc w:val="both"/>
        <w:rPr>
          <w:sz w:val="26"/>
          <w:szCs w:val="26"/>
        </w:rPr>
      </w:pPr>
      <w:r w:rsidDel="00000000" w:rsidR="00000000" w:rsidRPr="00000000">
        <w:rPr>
          <w:sz w:val="26"/>
          <w:szCs w:val="26"/>
          <w:rtl w:val="0"/>
        </w:rPr>
        <w:t xml:space="preserve">Flee: Use the S.S.I.D. to escape, though at the cost of exposing their coordinates to nearby anomalies. </w:t>
      </w:r>
    </w:p>
    <w:p w:rsidR="00000000" w:rsidDel="00000000" w:rsidP="00000000" w:rsidRDefault="00000000" w:rsidRPr="00000000" w14:paraId="00000532">
      <w:pPr>
        <w:spacing w:line="240" w:lineRule="auto"/>
        <w:ind w:left="9.000000000000057" w:firstLine="0"/>
        <w:jc w:val="both"/>
        <w:rPr>
          <w:sz w:val="26"/>
          <w:szCs w:val="26"/>
        </w:rPr>
      </w:pPr>
      <w:r w:rsidDel="00000000" w:rsidR="00000000" w:rsidRPr="00000000">
        <w:rPr>
          <w:sz w:val="26"/>
          <w:szCs w:val="26"/>
          <w:rtl w:val="0"/>
        </w:rPr>
        <w:t xml:space="preserve">Key Challenges: </w:t>
      </w:r>
    </w:p>
    <w:p w:rsidR="00000000" w:rsidDel="00000000" w:rsidP="00000000" w:rsidRDefault="00000000" w:rsidRPr="00000000" w14:paraId="00000533">
      <w:pPr>
        <w:spacing w:line="240" w:lineRule="auto"/>
        <w:ind w:left="9.000000000000057" w:firstLine="0"/>
        <w:jc w:val="both"/>
        <w:rPr>
          <w:sz w:val="26"/>
          <w:szCs w:val="26"/>
        </w:rPr>
      </w:pPr>
      <w:r w:rsidDel="00000000" w:rsidR="00000000" w:rsidRPr="00000000">
        <w:rPr>
          <w:sz w:val="26"/>
          <w:szCs w:val="26"/>
          <w:rtl w:val="0"/>
        </w:rPr>
        <w:t xml:space="preserve">The Artifact’s Whispers: The Overseer secretly rolls for each player, determining whether they succumb to its </w:t>
      </w:r>
    </w:p>
    <w:p w:rsidR="00000000" w:rsidDel="00000000" w:rsidP="00000000" w:rsidRDefault="00000000" w:rsidRPr="00000000" w14:paraId="00000534">
      <w:pPr>
        <w:spacing w:line="240" w:lineRule="auto"/>
        <w:ind w:left="9.000000000000057" w:firstLine="0"/>
        <w:jc w:val="both"/>
        <w:rPr>
          <w:sz w:val="26"/>
          <w:szCs w:val="26"/>
        </w:rPr>
      </w:pPr>
      <w:r w:rsidDel="00000000" w:rsidR="00000000" w:rsidRPr="00000000">
        <w:rPr>
          <w:sz w:val="26"/>
          <w:szCs w:val="26"/>
          <w:rtl w:val="0"/>
        </w:rPr>
        <w:t xml:space="preserve">psionic influence. Corrupted players may sabotage the mission or hallucinate threats. </w:t>
      </w:r>
    </w:p>
    <w:p w:rsidR="00000000" w:rsidDel="00000000" w:rsidP="00000000" w:rsidRDefault="00000000" w:rsidRPr="00000000" w14:paraId="00000535">
      <w:pPr>
        <w:spacing w:line="240" w:lineRule="auto"/>
        <w:ind w:left="9.000000000000057" w:firstLine="0"/>
        <w:jc w:val="both"/>
        <w:rPr>
          <w:sz w:val="26"/>
          <w:szCs w:val="26"/>
        </w:rPr>
      </w:pPr>
      <w:r w:rsidDel="00000000" w:rsidR="00000000" w:rsidRPr="00000000">
        <w:rPr>
          <w:sz w:val="26"/>
          <w:szCs w:val="26"/>
          <w:rtl w:val="0"/>
        </w:rPr>
        <w:t xml:space="preserve">Void Anomalies: The players must navigate through Temporal Tears or risk their ship and memories becoming fragmented. </w:t>
      </w:r>
    </w:p>
    <w:p w:rsidR="00000000" w:rsidDel="00000000" w:rsidP="00000000" w:rsidRDefault="00000000" w:rsidRPr="00000000" w14:paraId="00000536">
      <w:pPr>
        <w:spacing w:line="240" w:lineRule="auto"/>
        <w:ind w:left="9.000000000000057" w:firstLine="0"/>
        <w:jc w:val="both"/>
        <w:rPr>
          <w:sz w:val="26"/>
          <w:szCs w:val="26"/>
        </w:rPr>
      </w:pPr>
      <w:r w:rsidDel="00000000" w:rsidR="00000000" w:rsidRPr="00000000">
        <w:rPr>
          <w:sz w:val="26"/>
          <w:szCs w:val="26"/>
          <w:rtl w:val="0"/>
        </w:rPr>
        <w:t xml:space="preserve">Climax: </w:t>
      </w:r>
    </w:p>
    <w:p w:rsidR="00000000" w:rsidDel="00000000" w:rsidP="00000000" w:rsidRDefault="00000000" w:rsidRPr="00000000" w14:paraId="00000537">
      <w:pPr>
        <w:spacing w:line="240" w:lineRule="auto"/>
        <w:ind w:left="9.000000000000057" w:firstLine="0"/>
        <w:jc w:val="both"/>
        <w:rPr>
          <w:sz w:val="26"/>
          <w:szCs w:val="26"/>
        </w:rPr>
      </w:pPr>
      <w:r w:rsidDel="00000000" w:rsidR="00000000" w:rsidRPr="00000000">
        <w:rPr>
          <w:sz w:val="26"/>
          <w:szCs w:val="26"/>
          <w:rtl w:val="0"/>
        </w:rPr>
        <w:t xml:space="preserve">The players reach Nyx-Sarath, where floating plateaus tethered by psionic energy surround a chaotic gravitational nexus. Scans </w:t>
      </w:r>
    </w:p>
    <w:p w:rsidR="00000000" w:rsidDel="00000000" w:rsidP="00000000" w:rsidRDefault="00000000" w:rsidRPr="00000000" w14:paraId="00000538">
      <w:pPr>
        <w:spacing w:line="240" w:lineRule="auto"/>
        <w:ind w:left="9.000000000000057" w:firstLine="0"/>
        <w:jc w:val="both"/>
        <w:rPr>
          <w:sz w:val="26"/>
          <w:szCs w:val="26"/>
        </w:rPr>
      </w:pPr>
      <w:r w:rsidDel="00000000" w:rsidR="00000000" w:rsidRPr="00000000">
        <w:rPr>
          <w:sz w:val="26"/>
          <w:szCs w:val="26"/>
          <w:rtl w:val="0"/>
        </w:rPr>
        <w:t xml:space="preserve">detect ancient Pre-Imperial ruins hidden beneath the surface. Act III: Beneath the Surface Objective: </w:t>
      </w:r>
    </w:p>
    <w:p w:rsidR="00000000" w:rsidDel="00000000" w:rsidP="00000000" w:rsidRDefault="00000000" w:rsidRPr="00000000" w14:paraId="00000539">
      <w:pPr>
        <w:spacing w:line="240" w:lineRule="auto"/>
        <w:ind w:left="9.000000000000057" w:firstLine="0"/>
        <w:jc w:val="both"/>
        <w:rPr>
          <w:sz w:val="26"/>
          <w:szCs w:val="26"/>
        </w:rPr>
      </w:pPr>
      <w:r w:rsidDel="00000000" w:rsidR="00000000" w:rsidRPr="00000000">
        <w:rPr>
          <w:sz w:val="26"/>
          <w:szCs w:val="26"/>
          <w:rtl w:val="0"/>
        </w:rPr>
        <w:t xml:space="preserve">Explore the ruins to uncover the artifact’s origins while surviving escalating dangers. </w:t>
      </w:r>
    </w:p>
    <w:p w:rsidR="00000000" w:rsidDel="00000000" w:rsidP="00000000" w:rsidRDefault="00000000" w:rsidRPr="00000000" w14:paraId="0000053A">
      <w:pPr>
        <w:spacing w:line="240" w:lineRule="auto"/>
        <w:ind w:left="9.000000000000057" w:firstLine="0"/>
        <w:jc w:val="both"/>
        <w:rPr>
          <w:sz w:val="26"/>
          <w:szCs w:val="26"/>
        </w:rPr>
      </w:pPr>
      <w:r w:rsidDel="00000000" w:rsidR="00000000" w:rsidRPr="00000000">
        <w:rPr>
          <w:sz w:val="26"/>
          <w:szCs w:val="26"/>
          <w:rtl w:val="0"/>
        </w:rPr>
        <w:t xml:space="preserve">Encounters: </w:t>
      </w:r>
    </w:p>
    <w:p w:rsidR="00000000" w:rsidDel="00000000" w:rsidP="00000000" w:rsidRDefault="00000000" w:rsidRPr="00000000" w14:paraId="0000053B">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The Ruins of Nyx-Sarath: </w:t>
      </w:r>
    </w:p>
    <w:p w:rsidR="00000000" w:rsidDel="00000000" w:rsidP="00000000" w:rsidRDefault="00000000" w:rsidRPr="00000000" w14:paraId="0000053C">
      <w:pPr>
        <w:spacing w:line="240" w:lineRule="auto"/>
        <w:ind w:left="9.000000000000057" w:firstLine="0"/>
        <w:jc w:val="both"/>
        <w:rPr>
          <w:sz w:val="26"/>
          <w:szCs w:val="26"/>
        </w:rPr>
      </w:pPr>
      <w:r w:rsidDel="00000000" w:rsidR="00000000" w:rsidRPr="00000000">
        <w:rPr>
          <w:sz w:val="26"/>
          <w:szCs w:val="26"/>
          <w:rtl w:val="0"/>
        </w:rPr>
        <w:t xml:space="preserve">The ruins are a labyrinth of crumbling structures and glowing glyphs. Inside, players find: </w:t>
      </w:r>
    </w:p>
    <w:p w:rsidR="00000000" w:rsidDel="00000000" w:rsidP="00000000" w:rsidRDefault="00000000" w:rsidRPr="00000000" w14:paraId="0000053D">
      <w:pPr>
        <w:spacing w:line="240" w:lineRule="auto"/>
        <w:ind w:left="9.000000000000057" w:firstLine="0"/>
        <w:jc w:val="both"/>
        <w:rPr>
          <w:sz w:val="26"/>
          <w:szCs w:val="26"/>
        </w:rPr>
      </w:pPr>
      <w:r w:rsidDel="00000000" w:rsidR="00000000" w:rsidRPr="00000000">
        <w:rPr>
          <w:sz w:val="26"/>
          <w:szCs w:val="26"/>
          <w:rtl w:val="0"/>
        </w:rPr>
        <w:t xml:space="preserve">Resonance Echoes: Ghostly imprints of the </w:t>
      </w:r>
    </w:p>
    <w:p w:rsidR="00000000" w:rsidDel="00000000" w:rsidP="00000000" w:rsidRDefault="00000000" w:rsidRPr="00000000" w14:paraId="0000053E">
      <w:pPr>
        <w:spacing w:line="240" w:lineRule="auto"/>
        <w:ind w:left="9.000000000000057" w:firstLine="0"/>
        <w:jc w:val="both"/>
        <w:rPr>
          <w:sz w:val="26"/>
          <w:szCs w:val="26"/>
        </w:rPr>
      </w:pPr>
      <w:r w:rsidDel="00000000" w:rsidR="00000000" w:rsidRPr="00000000">
        <w:rPr>
          <w:sz w:val="26"/>
          <w:szCs w:val="26"/>
          <w:rtl w:val="0"/>
        </w:rPr>
        <w:t xml:space="preserve">Veilbreakers’ final moments. </w:t>
      </w:r>
    </w:p>
    <w:p w:rsidR="00000000" w:rsidDel="00000000" w:rsidP="00000000" w:rsidRDefault="00000000" w:rsidRPr="00000000" w14:paraId="0000053F">
      <w:pPr>
        <w:spacing w:line="240" w:lineRule="auto"/>
        <w:ind w:left="9.000000000000057" w:firstLine="0"/>
        <w:jc w:val="both"/>
        <w:rPr>
          <w:sz w:val="26"/>
          <w:szCs w:val="26"/>
        </w:rPr>
      </w:pPr>
      <w:r w:rsidDel="00000000" w:rsidR="00000000" w:rsidRPr="00000000">
        <w:rPr>
          <w:sz w:val="26"/>
          <w:szCs w:val="26"/>
          <w:rtl w:val="0"/>
        </w:rPr>
        <w:t xml:space="preserve">Psionic Wards: Traps designed to repel </w:t>
      </w:r>
    </w:p>
    <w:p w:rsidR="00000000" w:rsidDel="00000000" w:rsidP="00000000" w:rsidRDefault="00000000" w:rsidRPr="00000000" w14:paraId="00000540">
      <w:pPr>
        <w:spacing w:line="240" w:lineRule="auto"/>
        <w:ind w:left="9.000000000000057" w:firstLine="0"/>
        <w:jc w:val="both"/>
        <w:rPr>
          <w:sz w:val="26"/>
          <w:szCs w:val="26"/>
        </w:rPr>
      </w:pPr>
      <w:r w:rsidDel="00000000" w:rsidR="00000000" w:rsidRPr="00000000">
        <w:rPr>
          <w:sz w:val="26"/>
          <w:szCs w:val="26"/>
          <w:rtl w:val="0"/>
        </w:rPr>
        <w:t xml:space="preserve">intruders, which players must bypass through skill checks or psionic abilities. </w:t>
      </w:r>
    </w:p>
    <w:p w:rsidR="00000000" w:rsidDel="00000000" w:rsidP="00000000" w:rsidRDefault="00000000" w:rsidRPr="00000000" w14:paraId="00000541">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The Awakening: </w:t>
      </w:r>
    </w:p>
    <w:p w:rsidR="00000000" w:rsidDel="00000000" w:rsidP="00000000" w:rsidRDefault="00000000" w:rsidRPr="00000000" w14:paraId="00000542">
      <w:pPr>
        <w:spacing w:line="240" w:lineRule="auto"/>
        <w:ind w:left="9.000000000000057" w:firstLine="0"/>
        <w:jc w:val="both"/>
        <w:rPr>
          <w:sz w:val="26"/>
          <w:szCs w:val="26"/>
        </w:rPr>
      </w:pPr>
      <w:r w:rsidDel="00000000" w:rsidR="00000000" w:rsidRPr="00000000">
        <w:rPr>
          <w:sz w:val="26"/>
          <w:szCs w:val="26"/>
          <w:rtl w:val="0"/>
        </w:rPr>
        <w:t xml:space="preserve">As the artifact nears the Nexus Chamber, it reacts violently, summoning a Voidspawn Colossus. The </w:t>
      </w:r>
    </w:p>
    <w:p w:rsidR="00000000" w:rsidDel="00000000" w:rsidP="00000000" w:rsidRDefault="00000000" w:rsidRPr="00000000" w14:paraId="00000543">
      <w:pPr>
        <w:spacing w:line="240" w:lineRule="auto"/>
        <w:ind w:left="9.000000000000057" w:firstLine="0"/>
        <w:jc w:val="both"/>
        <w:rPr>
          <w:sz w:val="26"/>
          <w:szCs w:val="26"/>
        </w:rPr>
      </w:pPr>
      <w:r w:rsidDel="00000000" w:rsidR="00000000" w:rsidRPr="00000000">
        <w:rPr>
          <w:sz w:val="26"/>
          <w:szCs w:val="26"/>
          <w:rtl w:val="0"/>
        </w:rPr>
        <w:t xml:space="preserve">Overseer introduces a dynamic combat encounter where players must either defeat the creature or seal it within the chamber. </w:t>
      </w:r>
    </w:p>
    <w:p w:rsidR="00000000" w:rsidDel="00000000" w:rsidP="00000000" w:rsidRDefault="00000000" w:rsidRPr="00000000" w14:paraId="00000544">
      <w:pPr>
        <w:spacing w:line="240" w:lineRule="auto"/>
        <w:ind w:left="9.000000000000057" w:firstLine="0"/>
        <w:jc w:val="both"/>
        <w:rPr>
          <w:sz w:val="26"/>
          <w:szCs w:val="26"/>
        </w:rPr>
      </w:pPr>
      <w:r w:rsidDel="00000000" w:rsidR="00000000" w:rsidRPr="00000000">
        <w:rPr>
          <w:sz w:val="26"/>
          <w:szCs w:val="26"/>
          <w:rtl w:val="0"/>
        </w:rPr>
        <w:t xml:space="preserve">Key Challenges: </w:t>
      </w:r>
    </w:p>
    <w:p w:rsidR="00000000" w:rsidDel="00000000" w:rsidP="00000000" w:rsidRDefault="00000000" w:rsidRPr="00000000" w14:paraId="00000545">
      <w:pPr>
        <w:spacing w:line="240" w:lineRule="auto"/>
        <w:ind w:left="9.000000000000057" w:firstLine="0"/>
        <w:jc w:val="both"/>
        <w:rPr>
          <w:sz w:val="26"/>
          <w:szCs w:val="26"/>
        </w:rPr>
      </w:pPr>
      <w:r w:rsidDel="00000000" w:rsidR="00000000" w:rsidRPr="00000000">
        <w:rPr>
          <w:sz w:val="26"/>
          <w:szCs w:val="26"/>
          <w:rtl w:val="0"/>
        </w:rPr>
        <w:t xml:space="preserve">Sanity Checks: The ruins radiate psionic </w:t>
      </w:r>
    </w:p>
    <w:p w:rsidR="00000000" w:rsidDel="00000000" w:rsidP="00000000" w:rsidRDefault="00000000" w:rsidRPr="00000000" w14:paraId="00000546">
      <w:pPr>
        <w:spacing w:line="240" w:lineRule="auto"/>
        <w:ind w:left="9.000000000000057" w:firstLine="0"/>
        <w:jc w:val="both"/>
        <w:rPr>
          <w:sz w:val="26"/>
          <w:szCs w:val="26"/>
        </w:rPr>
      </w:pPr>
      <w:r w:rsidDel="00000000" w:rsidR="00000000" w:rsidRPr="00000000">
        <w:rPr>
          <w:sz w:val="26"/>
          <w:szCs w:val="26"/>
          <w:rtl w:val="0"/>
        </w:rPr>
        <w:t xml:space="preserve">corruption. Players must roll against their Resolve attribute to avoid hallucinations or loss of sanity. </w:t>
      </w:r>
    </w:p>
    <w:p w:rsidR="00000000" w:rsidDel="00000000" w:rsidP="00000000" w:rsidRDefault="00000000" w:rsidRPr="00000000" w14:paraId="00000547">
      <w:pPr>
        <w:spacing w:line="240" w:lineRule="auto"/>
        <w:ind w:left="9.000000000000057" w:firstLine="0"/>
        <w:jc w:val="both"/>
        <w:rPr>
          <w:sz w:val="26"/>
          <w:szCs w:val="26"/>
        </w:rPr>
      </w:pPr>
      <w:r w:rsidDel="00000000" w:rsidR="00000000" w:rsidRPr="00000000">
        <w:rPr>
          <w:sz w:val="26"/>
          <w:szCs w:val="26"/>
          <w:rtl w:val="0"/>
        </w:rPr>
        <w:t xml:space="preserve">Artifact Conflict: The Shard begins influencing the team’s psionics, creating opportunities for Overseers to pit players against each other. </w:t>
      </w:r>
    </w:p>
    <w:p w:rsidR="00000000" w:rsidDel="00000000" w:rsidP="00000000" w:rsidRDefault="00000000" w:rsidRPr="00000000" w14:paraId="00000548">
      <w:pPr>
        <w:spacing w:line="240" w:lineRule="auto"/>
        <w:ind w:left="9.000000000000057" w:firstLine="0"/>
        <w:jc w:val="both"/>
        <w:rPr>
          <w:sz w:val="26"/>
          <w:szCs w:val="26"/>
        </w:rPr>
      </w:pPr>
      <w:r w:rsidDel="00000000" w:rsidR="00000000" w:rsidRPr="00000000">
        <w:rPr>
          <w:sz w:val="26"/>
          <w:szCs w:val="26"/>
          <w:rtl w:val="0"/>
        </w:rPr>
        <w:t xml:space="preserve">Climax: </w:t>
      </w:r>
    </w:p>
    <w:p w:rsidR="00000000" w:rsidDel="00000000" w:rsidP="00000000" w:rsidRDefault="00000000" w:rsidRPr="00000000" w14:paraId="00000549">
      <w:pPr>
        <w:spacing w:line="240" w:lineRule="auto"/>
        <w:ind w:left="9.000000000000057" w:firstLine="0"/>
        <w:jc w:val="both"/>
        <w:rPr>
          <w:sz w:val="26"/>
          <w:szCs w:val="26"/>
        </w:rPr>
      </w:pPr>
      <w:r w:rsidDel="00000000" w:rsidR="00000000" w:rsidRPr="00000000">
        <w:rPr>
          <w:sz w:val="26"/>
          <w:szCs w:val="26"/>
          <w:rtl w:val="0"/>
        </w:rPr>
        <w:t xml:space="preserve">The players activate a hidden console revealing the truth about the Fracture: a failed Pre-Imperial experiment that birthed Nyx-Vephar. They must choose to: </w:t>
      </w:r>
    </w:p>
    <w:p w:rsidR="00000000" w:rsidDel="00000000" w:rsidP="00000000" w:rsidRDefault="00000000" w:rsidRPr="00000000" w14:paraId="0000054A">
      <w:pPr>
        <w:spacing w:line="240" w:lineRule="auto"/>
        <w:ind w:left="9.000000000000057" w:firstLine="0"/>
        <w:jc w:val="both"/>
        <w:rPr>
          <w:sz w:val="26"/>
          <w:szCs w:val="26"/>
        </w:rPr>
      </w:pPr>
      <w:r w:rsidDel="00000000" w:rsidR="00000000" w:rsidRPr="00000000">
        <w:rPr>
          <w:sz w:val="26"/>
          <w:szCs w:val="26"/>
          <w:rtl w:val="0"/>
        </w:rPr>
        <w:t xml:space="preserve">Destroy the Shard: Risk destabilizing the </w:t>
      </w:r>
    </w:p>
    <w:p w:rsidR="00000000" w:rsidDel="00000000" w:rsidP="00000000" w:rsidRDefault="00000000" w:rsidRPr="00000000" w14:paraId="0000054B">
      <w:pPr>
        <w:spacing w:line="240" w:lineRule="auto"/>
        <w:ind w:left="9.000000000000057" w:firstLine="0"/>
        <w:jc w:val="both"/>
        <w:rPr>
          <w:sz w:val="26"/>
          <w:szCs w:val="26"/>
        </w:rPr>
      </w:pPr>
      <w:r w:rsidDel="00000000" w:rsidR="00000000" w:rsidRPr="00000000">
        <w:rPr>
          <w:sz w:val="26"/>
          <w:szCs w:val="26"/>
          <w:rtl w:val="0"/>
        </w:rPr>
        <w:t xml:space="preserve">Psionic Tapestry but weaken Nyx-Vephar’s influence. </w:t>
      </w:r>
    </w:p>
    <w:p w:rsidR="00000000" w:rsidDel="00000000" w:rsidP="00000000" w:rsidRDefault="00000000" w:rsidRPr="00000000" w14:paraId="0000054C">
      <w:pPr>
        <w:spacing w:line="240" w:lineRule="auto"/>
        <w:ind w:left="9.000000000000057" w:firstLine="0"/>
        <w:jc w:val="both"/>
        <w:rPr>
          <w:sz w:val="26"/>
          <w:szCs w:val="26"/>
        </w:rPr>
      </w:pPr>
      <w:r w:rsidDel="00000000" w:rsidR="00000000" w:rsidRPr="00000000">
        <w:rPr>
          <w:sz w:val="26"/>
          <w:szCs w:val="26"/>
          <w:rtl w:val="0"/>
        </w:rPr>
        <w:t xml:space="preserve">Use the Shard: Establish a new Beacon Node, empowering the Proletariat Guild but potentially unleashing Nyx-Vephar. </w:t>
      </w:r>
    </w:p>
    <w:p w:rsidR="00000000" w:rsidDel="00000000" w:rsidP="00000000" w:rsidRDefault="00000000" w:rsidRPr="00000000" w14:paraId="0000054D">
      <w:pPr>
        <w:spacing w:line="240" w:lineRule="auto"/>
        <w:ind w:left="9.000000000000057" w:firstLine="0"/>
        <w:jc w:val="both"/>
        <w:rPr>
          <w:sz w:val="26"/>
          <w:szCs w:val="26"/>
        </w:rPr>
      </w:pPr>
      <w:r w:rsidDel="00000000" w:rsidR="00000000" w:rsidRPr="00000000">
        <w:rPr>
          <w:sz w:val="26"/>
          <w:szCs w:val="26"/>
          <w:rtl w:val="0"/>
        </w:rPr>
        <w:t xml:space="preserve">Act IV: The Aftermath Branching Outcomes: </w:t>
      </w:r>
    </w:p>
    <w:p w:rsidR="00000000" w:rsidDel="00000000" w:rsidP="00000000" w:rsidRDefault="00000000" w:rsidRPr="00000000" w14:paraId="0000054E">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Shard Destroyed: </w:t>
      </w:r>
    </w:p>
    <w:p w:rsidR="00000000" w:rsidDel="00000000" w:rsidP="00000000" w:rsidRDefault="00000000" w:rsidRPr="00000000" w14:paraId="0000054F">
      <w:pPr>
        <w:spacing w:line="240" w:lineRule="auto"/>
        <w:ind w:left="9.000000000000057" w:firstLine="0"/>
        <w:jc w:val="both"/>
        <w:rPr>
          <w:sz w:val="26"/>
          <w:szCs w:val="26"/>
        </w:rPr>
      </w:pPr>
      <w:r w:rsidDel="00000000" w:rsidR="00000000" w:rsidRPr="00000000">
        <w:rPr>
          <w:sz w:val="26"/>
          <w:szCs w:val="26"/>
          <w:rtl w:val="0"/>
        </w:rPr>
        <w:t xml:space="preserve">The Psionic Tapestry stabilizes temporarily, but the players’ actions attract the ire of the Proletariat Guild and Void Corsairs, setting up future conflicts. </w:t>
      </w:r>
    </w:p>
    <w:p w:rsidR="00000000" w:rsidDel="00000000" w:rsidP="00000000" w:rsidRDefault="00000000" w:rsidRPr="00000000" w14:paraId="00000550">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Shard Used: </w:t>
      </w:r>
    </w:p>
    <w:p w:rsidR="00000000" w:rsidDel="00000000" w:rsidP="00000000" w:rsidRDefault="00000000" w:rsidRPr="00000000" w14:paraId="00000551">
      <w:pPr>
        <w:spacing w:line="240" w:lineRule="auto"/>
        <w:ind w:left="9.000000000000057" w:firstLine="0"/>
        <w:jc w:val="both"/>
        <w:rPr>
          <w:sz w:val="26"/>
          <w:szCs w:val="26"/>
        </w:rPr>
      </w:pPr>
      <w:r w:rsidDel="00000000" w:rsidR="00000000" w:rsidRPr="00000000">
        <w:rPr>
          <w:sz w:val="26"/>
          <w:szCs w:val="26"/>
          <w:rtl w:val="0"/>
        </w:rPr>
        <w:t xml:space="preserve">The Proletariat Guild’s power grows, but Void phenomena intensify across the galaxy, creating opportunities for future campaigns centered on Nyx-Vephar’s resurgence. </w:t>
      </w:r>
    </w:p>
    <w:p w:rsidR="00000000" w:rsidDel="00000000" w:rsidP="00000000" w:rsidRDefault="00000000" w:rsidRPr="00000000" w14:paraId="00000552">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Artifact Seized: </w:t>
      </w:r>
    </w:p>
    <w:p w:rsidR="00000000" w:rsidDel="00000000" w:rsidP="00000000" w:rsidRDefault="00000000" w:rsidRPr="00000000" w14:paraId="00000553">
      <w:pPr>
        <w:spacing w:line="240" w:lineRule="auto"/>
        <w:ind w:left="9.000000000000057" w:firstLine="0"/>
        <w:jc w:val="both"/>
        <w:rPr>
          <w:sz w:val="26"/>
          <w:szCs w:val="26"/>
        </w:rPr>
      </w:pPr>
      <w:r w:rsidDel="00000000" w:rsidR="00000000" w:rsidRPr="00000000">
        <w:rPr>
          <w:sz w:val="26"/>
          <w:szCs w:val="26"/>
          <w:rtl w:val="0"/>
        </w:rPr>
        <w:t xml:space="preserve">If Captain Voidfang escapes with the Shard, the </w:t>
      </w:r>
    </w:p>
    <w:p w:rsidR="00000000" w:rsidDel="00000000" w:rsidP="00000000" w:rsidRDefault="00000000" w:rsidRPr="00000000" w14:paraId="00000554">
      <w:pPr>
        <w:spacing w:line="240" w:lineRule="auto"/>
        <w:ind w:left="9.000000000000057" w:firstLine="0"/>
        <w:jc w:val="both"/>
        <w:rPr>
          <w:sz w:val="26"/>
          <w:szCs w:val="26"/>
        </w:rPr>
      </w:pPr>
      <w:r w:rsidDel="00000000" w:rsidR="00000000" w:rsidRPr="00000000">
        <w:rPr>
          <w:sz w:val="26"/>
          <w:szCs w:val="26"/>
          <w:rtl w:val="0"/>
        </w:rPr>
        <w:t xml:space="preserve">Void Corsairs gain a significant advantage, threatening the Empire’s frontier stability. </w:t>
      </w:r>
    </w:p>
    <w:p w:rsidR="00000000" w:rsidDel="00000000" w:rsidP="00000000" w:rsidRDefault="00000000" w:rsidRPr="00000000" w14:paraId="00000555">
      <w:pPr>
        <w:spacing w:line="240" w:lineRule="auto"/>
        <w:ind w:left="9.000000000000057" w:firstLine="0"/>
        <w:jc w:val="both"/>
        <w:rPr>
          <w:sz w:val="26"/>
          <w:szCs w:val="26"/>
        </w:rPr>
      </w:pPr>
      <w:r w:rsidDel="00000000" w:rsidR="00000000" w:rsidRPr="00000000">
        <w:rPr>
          <w:sz w:val="26"/>
          <w:szCs w:val="26"/>
          <w:rtl w:val="0"/>
        </w:rPr>
        <w:t xml:space="preserve">Supporting Materials </w:t>
      </w:r>
    </w:p>
    <w:p w:rsidR="00000000" w:rsidDel="00000000" w:rsidP="00000000" w:rsidRDefault="00000000" w:rsidRPr="00000000" w14:paraId="00000556">
      <w:pPr>
        <w:spacing w:line="240" w:lineRule="auto"/>
        <w:ind w:left="9.000000000000057" w:firstLine="0"/>
        <w:jc w:val="both"/>
        <w:rPr>
          <w:sz w:val="26"/>
          <w:szCs w:val="26"/>
        </w:rPr>
      </w:pPr>
      <w:r w:rsidDel="00000000" w:rsidR="00000000" w:rsidRPr="00000000">
        <w:rPr>
          <w:sz w:val="26"/>
          <w:szCs w:val="26"/>
          <w:rtl w:val="0"/>
        </w:rPr>
        <w:t xml:space="preserve">NPC Profiles: Detailed stats and motivations for key characters (e.g., Captain Voidfang, Commander Renko, Lana Viralos). </w:t>
      </w:r>
    </w:p>
    <w:p w:rsidR="00000000" w:rsidDel="00000000" w:rsidP="00000000" w:rsidRDefault="00000000" w:rsidRPr="00000000" w14:paraId="00000557">
      <w:pPr>
        <w:spacing w:line="240" w:lineRule="auto"/>
        <w:ind w:left="9.000000000000057" w:firstLine="0"/>
        <w:jc w:val="both"/>
        <w:rPr>
          <w:sz w:val="26"/>
          <w:szCs w:val="26"/>
        </w:rPr>
      </w:pPr>
      <w:r w:rsidDel="00000000" w:rsidR="00000000" w:rsidRPr="00000000">
        <w:rPr>
          <w:sz w:val="26"/>
          <w:szCs w:val="26"/>
          <w:rtl w:val="0"/>
        </w:rPr>
        <w:t xml:space="preserve">Maps: </w:t>
      </w:r>
    </w:p>
    <w:p w:rsidR="00000000" w:rsidDel="00000000" w:rsidP="00000000" w:rsidRDefault="00000000" w:rsidRPr="00000000" w14:paraId="00000558">
      <w:pPr>
        <w:spacing w:line="240" w:lineRule="auto"/>
        <w:ind w:left="9.000000000000057" w:firstLine="0"/>
        <w:jc w:val="both"/>
        <w:rPr>
          <w:sz w:val="26"/>
          <w:szCs w:val="26"/>
        </w:rPr>
      </w:pPr>
      <w:r w:rsidDel="00000000" w:rsidR="00000000" w:rsidRPr="00000000">
        <w:rPr>
          <w:sz w:val="26"/>
          <w:szCs w:val="26"/>
          <w:rtl w:val="0"/>
        </w:rPr>
        <w:t xml:space="preserve">Beacon Theta-9 interior </w:t>
      </w:r>
    </w:p>
    <w:p w:rsidR="00000000" w:rsidDel="00000000" w:rsidP="00000000" w:rsidRDefault="00000000" w:rsidRPr="00000000" w14:paraId="00000559">
      <w:pPr>
        <w:spacing w:line="240" w:lineRule="auto"/>
        <w:ind w:left="9.000000000000057" w:firstLine="0"/>
        <w:jc w:val="both"/>
        <w:rPr>
          <w:sz w:val="26"/>
          <w:szCs w:val="26"/>
        </w:rPr>
      </w:pPr>
      <w:r w:rsidDel="00000000" w:rsidR="00000000" w:rsidRPr="00000000">
        <w:rPr>
          <w:sz w:val="26"/>
          <w:szCs w:val="26"/>
          <w:rtl w:val="0"/>
        </w:rPr>
        <w:t xml:space="preserve">Nyx-Sarath planetary surface </w:t>
      </w:r>
    </w:p>
    <w:p w:rsidR="00000000" w:rsidDel="00000000" w:rsidP="00000000" w:rsidRDefault="00000000" w:rsidRPr="00000000" w14:paraId="0000055A">
      <w:pPr>
        <w:spacing w:line="240" w:lineRule="auto"/>
        <w:ind w:left="9.000000000000057" w:firstLine="0"/>
        <w:jc w:val="both"/>
        <w:rPr>
          <w:sz w:val="26"/>
          <w:szCs w:val="26"/>
        </w:rPr>
      </w:pPr>
      <w:r w:rsidDel="00000000" w:rsidR="00000000" w:rsidRPr="00000000">
        <w:rPr>
          <w:sz w:val="26"/>
          <w:szCs w:val="26"/>
          <w:rtl w:val="0"/>
        </w:rPr>
        <w:t xml:space="preserve">Pre-Imperial ruins layout </w:t>
      </w:r>
    </w:p>
    <w:p w:rsidR="00000000" w:rsidDel="00000000" w:rsidP="00000000" w:rsidRDefault="00000000" w:rsidRPr="00000000" w14:paraId="0000055B">
      <w:pPr>
        <w:spacing w:line="240" w:lineRule="auto"/>
        <w:ind w:left="9.000000000000057" w:firstLine="0"/>
        <w:jc w:val="both"/>
        <w:rPr>
          <w:sz w:val="26"/>
          <w:szCs w:val="26"/>
        </w:rPr>
      </w:pPr>
      <w:r w:rsidDel="00000000" w:rsidR="00000000" w:rsidRPr="00000000">
        <w:rPr>
          <w:sz w:val="26"/>
          <w:szCs w:val="26"/>
          <w:rtl w:val="0"/>
        </w:rPr>
        <w:t xml:space="preserve">Loot Tables: Rewards for exploring anomalies and defeating Voidspawn. </w:t>
      </w:r>
    </w:p>
    <w:p w:rsidR="00000000" w:rsidDel="00000000" w:rsidP="00000000" w:rsidRDefault="00000000" w:rsidRPr="00000000" w14:paraId="0000055C">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55D">
      <w:pPr>
        <w:spacing w:line="240" w:lineRule="auto"/>
        <w:ind w:left="9.000000000000057" w:firstLine="0"/>
        <w:jc w:val="both"/>
        <w:rPr>
          <w:sz w:val="26"/>
          <w:szCs w:val="26"/>
        </w:rPr>
      </w:pPr>
      <w:r w:rsidDel="00000000" w:rsidR="00000000" w:rsidRPr="00000000">
        <w:rPr>
          <w:sz w:val="26"/>
          <w:szCs w:val="26"/>
          <w:rtl w:val="0"/>
        </w:rPr>
        <w:t xml:space="preserve">The Shattered Truth Adventure Module </w:t>
      </w:r>
    </w:p>
    <w:p w:rsidR="00000000" w:rsidDel="00000000" w:rsidP="00000000" w:rsidRDefault="00000000" w:rsidRPr="00000000" w14:paraId="0000055E">
      <w:pPr>
        <w:spacing w:line="240" w:lineRule="auto"/>
        <w:ind w:left="9.000000000000057" w:firstLine="0"/>
        <w:jc w:val="both"/>
        <w:rPr>
          <w:sz w:val="26"/>
          <w:szCs w:val="26"/>
        </w:rPr>
      </w:pPr>
      <w:r w:rsidDel="00000000" w:rsidR="00000000" w:rsidRPr="00000000">
        <w:rPr>
          <w:sz w:val="26"/>
          <w:szCs w:val="26"/>
          <w:rtl w:val="0"/>
        </w:rPr>
        <w:t xml:space="preserve">Adventure Overview </w:t>
      </w:r>
    </w:p>
    <w:p w:rsidR="00000000" w:rsidDel="00000000" w:rsidP="00000000" w:rsidRDefault="00000000" w:rsidRPr="00000000" w14:paraId="0000055F">
      <w:pPr>
        <w:spacing w:line="240" w:lineRule="auto"/>
        <w:ind w:left="9.000000000000057" w:firstLine="0"/>
        <w:jc w:val="both"/>
        <w:rPr>
          <w:sz w:val="26"/>
          <w:szCs w:val="26"/>
        </w:rPr>
      </w:pPr>
      <w:r w:rsidDel="00000000" w:rsidR="00000000" w:rsidRPr="00000000">
        <w:rPr>
          <w:sz w:val="26"/>
          <w:szCs w:val="26"/>
          <w:rtl w:val="0"/>
        </w:rPr>
        <w:t xml:space="preserve">Setting: The Drakonias Reaches, specifically </w:t>
      </w:r>
    </w:p>
    <w:p w:rsidR="00000000" w:rsidDel="00000000" w:rsidP="00000000" w:rsidRDefault="00000000" w:rsidRPr="00000000" w14:paraId="00000560">
      <w:pPr>
        <w:spacing w:line="240" w:lineRule="auto"/>
        <w:ind w:left="9.000000000000057" w:firstLine="0"/>
        <w:jc w:val="both"/>
        <w:rPr>
          <w:sz w:val="26"/>
          <w:szCs w:val="26"/>
        </w:rPr>
      </w:pPr>
      <w:r w:rsidDel="00000000" w:rsidR="00000000" w:rsidRPr="00000000">
        <w:rPr>
          <w:sz w:val="26"/>
          <w:szCs w:val="26"/>
          <w:rtl w:val="0"/>
        </w:rPr>
        <w:t xml:space="preserve">Beacon Theta-9 and the ruins of Nyx-Sarath. </w:t>
      </w:r>
    </w:p>
    <w:p w:rsidR="00000000" w:rsidDel="00000000" w:rsidP="00000000" w:rsidRDefault="00000000" w:rsidRPr="00000000" w14:paraId="00000561">
      <w:pPr>
        <w:spacing w:line="240" w:lineRule="auto"/>
        <w:ind w:left="9.000000000000057" w:firstLine="0"/>
        <w:jc w:val="both"/>
        <w:rPr>
          <w:sz w:val="26"/>
          <w:szCs w:val="26"/>
        </w:rPr>
      </w:pPr>
      <w:r w:rsidDel="00000000" w:rsidR="00000000" w:rsidRPr="00000000">
        <w:rPr>
          <w:sz w:val="26"/>
          <w:szCs w:val="26"/>
          <w:rtl w:val="0"/>
        </w:rPr>
        <w:t xml:space="preserve">Objective: Investigate an ancient psionic </w:t>
      </w:r>
    </w:p>
    <w:p w:rsidR="00000000" w:rsidDel="00000000" w:rsidP="00000000" w:rsidRDefault="00000000" w:rsidRPr="00000000" w14:paraId="00000562">
      <w:pPr>
        <w:spacing w:line="240" w:lineRule="auto"/>
        <w:ind w:left="9.000000000000057" w:firstLine="0"/>
        <w:jc w:val="both"/>
        <w:rPr>
          <w:sz w:val="26"/>
          <w:szCs w:val="26"/>
        </w:rPr>
      </w:pPr>
      <w:r w:rsidDel="00000000" w:rsidR="00000000" w:rsidRPr="00000000">
        <w:rPr>
          <w:sz w:val="26"/>
          <w:szCs w:val="26"/>
          <w:rtl w:val="0"/>
        </w:rPr>
        <w:t xml:space="preserve">artifact, navigate factional conflict, and make decisions that could destabilize the Psionic Tapestry. </w:t>
      </w:r>
    </w:p>
    <w:p w:rsidR="00000000" w:rsidDel="00000000" w:rsidP="00000000" w:rsidRDefault="00000000" w:rsidRPr="00000000" w14:paraId="00000563">
      <w:pPr>
        <w:spacing w:line="240" w:lineRule="auto"/>
        <w:ind w:left="9.000000000000057" w:firstLine="0"/>
        <w:jc w:val="both"/>
        <w:rPr>
          <w:sz w:val="26"/>
          <w:szCs w:val="26"/>
        </w:rPr>
      </w:pPr>
      <w:r w:rsidDel="00000000" w:rsidR="00000000" w:rsidRPr="00000000">
        <w:rPr>
          <w:sz w:val="26"/>
          <w:szCs w:val="26"/>
          <w:rtl w:val="0"/>
        </w:rPr>
        <w:t xml:space="preserve">Player Level: Mid-tier, adaptable for beginners. </w:t>
      </w:r>
    </w:p>
    <w:p w:rsidR="00000000" w:rsidDel="00000000" w:rsidP="00000000" w:rsidRDefault="00000000" w:rsidRPr="00000000" w14:paraId="00000564">
      <w:pPr>
        <w:spacing w:line="240" w:lineRule="auto"/>
        <w:ind w:left="9.000000000000057" w:firstLine="0"/>
        <w:jc w:val="both"/>
        <w:rPr>
          <w:sz w:val="26"/>
          <w:szCs w:val="26"/>
        </w:rPr>
      </w:pPr>
      <w:r w:rsidDel="00000000" w:rsidR="00000000" w:rsidRPr="00000000">
        <w:rPr>
          <w:sz w:val="26"/>
          <w:szCs w:val="26"/>
          <w:rtl w:val="0"/>
        </w:rPr>
        <w:t xml:space="preserve">Themes: Cosmic horror, exploration, political </w:t>
      </w:r>
    </w:p>
    <w:p w:rsidR="00000000" w:rsidDel="00000000" w:rsidP="00000000" w:rsidRDefault="00000000" w:rsidRPr="00000000" w14:paraId="00000565">
      <w:pPr>
        <w:spacing w:line="240" w:lineRule="auto"/>
        <w:ind w:left="9.000000000000057" w:firstLine="0"/>
        <w:jc w:val="both"/>
        <w:rPr>
          <w:sz w:val="26"/>
          <w:szCs w:val="26"/>
        </w:rPr>
      </w:pPr>
      <w:r w:rsidDel="00000000" w:rsidR="00000000" w:rsidRPr="00000000">
        <w:rPr>
          <w:sz w:val="26"/>
          <w:szCs w:val="26"/>
          <w:rtl w:val="0"/>
        </w:rPr>
        <w:t xml:space="preserve">intrigue, and survival. </w:t>
      </w:r>
    </w:p>
    <w:p w:rsidR="00000000" w:rsidDel="00000000" w:rsidP="00000000" w:rsidRDefault="00000000" w:rsidRPr="00000000" w14:paraId="00000566">
      <w:pPr>
        <w:spacing w:line="240" w:lineRule="auto"/>
        <w:ind w:left="9.000000000000057" w:firstLine="0"/>
        <w:jc w:val="both"/>
        <w:rPr>
          <w:sz w:val="26"/>
          <w:szCs w:val="26"/>
        </w:rPr>
      </w:pPr>
      <w:r w:rsidDel="00000000" w:rsidR="00000000" w:rsidRPr="00000000">
        <w:rPr>
          <w:sz w:val="26"/>
          <w:szCs w:val="26"/>
          <w:rtl w:val="0"/>
        </w:rPr>
        <w:t xml:space="preserve">Estimated Length: 4–6 sessions. </w:t>
      </w:r>
    </w:p>
    <w:p w:rsidR="00000000" w:rsidDel="00000000" w:rsidP="00000000" w:rsidRDefault="00000000" w:rsidRPr="00000000" w14:paraId="00000567">
      <w:pPr>
        <w:spacing w:line="240" w:lineRule="auto"/>
        <w:ind w:left="9.000000000000057" w:firstLine="0"/>
        <w:jc w:val="both"/>
        <w:rPr>
          <w:sz w:val="26"/>
          <w:szCs w:val="26"/>
        </w:rPr>
      </w:pPr>
      <w:r w:rsidDel="00000000" w:rsidR="00000000" w:rsidRPr="00000000">
        <w:rPr>
          <w:sz w:val="26"/>
          <w:szCs w:val="26"/>
          <w:rtl w:val="0"/>
        </w:rPr>
        <w:t xml:space="preserve">Supporting Materials </w:t>
      </w:r>
    </w:p>
    <w:p w:rsidR="00000000" w:rsidDel="00000000" w:rsidP="00000000" w:rsidRDefault="00000000" w:rsidRPr="00000000" w14:paraId="00000568">
      <w:pPr>
        <w:spacing w:line="240" w:lineRule="auto"/>
        <w:ind w:left="9.000000000000057" w:firstLine="0"/>
        <w:jc w:val="both"/>
        <w:rPr>
          <w:sz w:val="26"/>
          <w:szCs w:val="26"/>
        </w:rPr>
      </w:pPr>
      <w:r w:rsidDel="00000000" w:rsidR="00000000" w:rsidRPr="00000000">
        <w:rPr>
          <w:sz w:val="26"/>
          <w:szCs w:val="26"/>
          <w:rtl w:val="0"/>
        </w:rPr>
        <w:t xml:space="preserve">1. NPC Profiles </w:t>
      </w:r>
    </w:p>
    <w:p w:rsidR="00000000" w:rsidDel="00000000" w:rsidP="00000000" w:rsidRDefault="00000000" w:rsidRPr="00000000" w14:paraId="00000569">
      <w:pPr>
        <w:spacing w:line="240" w:lineRule="auto"/>
        <w:ind w:left="9.000000000000057" w:firstLine="0"/>
        <w:jc w:val="both"/>
        <w:rPr>
          <w:sz w:val="26"/>
          <w:szCs w:val="26"/>
        </w:rPr>
      </w:pPr>
      <w:r w:rsidDel="00000000" w:rsidR="00000000" w:rsidRPr="00000000">
        <w:rPr>
          <w:sz w:val="26"/>
          <w:szCs w:val="26"/>
          <w:rtl w:val="0"/>
        </w:rPr>
        <w:t xml:space="preserve">Commander Vehl Renko (Proletariat Guild): </w:t>
      </w:r>
    </w:p>
    <w:p w:rsidR="00000000" w:rsidDel="00000000" w:rsidP="00000000" w:rsidRDefault="00000000" w:rsidRPr="00000000" w14:paraId="0000056A">
      <w:pPr>
        <w:spacing w:line="240" w:lineRule="auto"/>
        <w:ind w:left="9.000000000000057" w:firstLine="0"/>
        <w:jc w:val="both"/>
        <w:rPr>
          <w:sz w:val="26"/>
          <w:szCs w:val="26"/>
        </w:rPr>
      </w:pPr>
      <w:r w:rsidDel="00000000" w:rsidR="00000000" w:rsidRPr="00000000">
        <w:rPr>
          <w:sz w:val="26"/>
          <w:szCs w:val="26"/>
          <w:rtl w:val="0"/>
        </w:rPr>
        <w:t xml:space="preserve">Dominion: 60 </w:t>
      </w:r>
    </w:p>
    <w:p w:rsidR="00000000" w:rsidDel="00000000" w:rsidP="00000000" w:rsidRDefault="00000000" w:rsidRPr="00000000" w14:paraId="0000056B">
      <w:pPr>
        <w:spacing w:line="240" w:lineRule="auto"/>
        <w:ind w:left="9.000000000000057" w:firstLine="0"/>
        <w:jc w:val="both"/>
        <w:rPr>
          <w:sz w:val="26"/>
          <w:szCs w:val="26"/>
        </w:rPr>
      </w:pPr>
      <w:r w:rsidDel="00000000" w:rsidR="00000000" w:rsidRPr="00000000">
        <w:rPr>
          <w:sz w:val="26"/>
          <w:szCs w:val="26"/>
          <w:rtl w:val="0"/>
        </w:rPr>
        <w:t xml:space="preserve">Imperius: 50 </w:t>
      </w:r>
    </w:p>
    <w:p w:rsidR="00000000" w:rsidDel="00000000" w:rsidP="00000000" w:rsidRDefault="00000000" w:rsidRPr="00000000" w14:paraId="0000056C">
      <w:pPr>
        <w:spacing w:line="240" w:lineRule="auto"/>
        <w:ind w:left="9.000000000000057" w:firstLine="0"/>
        <w:jc w:val="both"/>
        <w:rPr>
          <w:sz w:val="26"/>
          <w:szCs w:val="26"/>
        </w:rPr>
      </w:pPr>
      <w:r w:rsidDel="00000000" w:rsidR="00000000" w:rsidRPr="00000000">
        <w:rPr>
          <w:sz w:val="26"/>
          <w:szCs w:val="26"/>
          <w:rtl w:val="0"/>
        </w:rPr>
        <w:t xml:space="preserve">Katra: 45 </w:t>
      </w:r>
    </w:p>
    <w:p w:rsidR="00000000" w:rsidDel="00000000" w:rsidP="00000000" w:rsidRDefault="00000000" w:rsidRPr="00000000" w14:paraId="0000056D">
      <w:pPr>
        <w:spacing w:line="240" w:lineRule="auto"/>
        <w:ind w:left="9.000000000000057" w:firstLine="0"/>
        <w:jc w:val="both"/>
        <w:rPr>
          <w:sz w:val="26"/>
          <w:szCs w:val="26"/>
        </w:rPr>
      </w:pPr>
      <w:r w:rsidDel="00000000" w:rsidR="00000000" w:rsidRPr="00000000">
        <w:rPr>
          <w:sz w:val="26"/>
          <w:szCs w:val="26"/>
          <w:rtl w:val="0"/>
        </w:rPr>
        <w:t xml:space="preserve">Lumina: 55 </w:t>
      </w:r>
    </w:p>
    <w:p w:rsidR="00000000" w:rsidDel="00000000" w:rsidP="00000000" w:rsidRDefault="00000000" w:rsidRPr="00000000" w14:paraId="0000056E">
      <w:pPr>
        <w:spacing w:line="240" w:lineRule="auto"/>
        <w:ind w:left="9.000000000000057" w:firstLine="0"/>
        <w:jc w:val="both"/>
        <w:rPr>
          <w:sz w:val="26"/>
          <w:szCs w:val="26"/>
        </w:rPr>
      </w:pPr>
      <w:r w:rsidDel="00000000" w:rsidR="00000000" w:rsidRPr="00000000">
        <w:rPr>
          <w:sz w:val="26"/>
          <w:szCs w:val="26"/>
          <w:rtl w:val="0"/>
        </w:rPr>
        <w:t xml:space="preserve">Defensive Threshold: 30 </w:t>
      </w:r>
    </w:p>
    <w:p w:rsidR="00000000" w:rsidDel="00000000" w:rsidP="00000000" w:rsidRDefault="00000000" w:rsidRPr="00000000" w14:paraId="0000056F">
      <w:pPr>
        <w:spacing w:line="240" w:lineRule="auto"/>
        <w:ind w:left="9.000000000000057" w:firstLine="0"/>
        <w:jc w:val="both"/>
        <w:rPr>
          <w:sz w:val="26"/>
          <w:szCs w:val="26"/>
        </w:rPr>
      </w:pPr>
      <w:r w:rsidDel="00000000" w:rsidR="00000000" w:rsidRPr="00000000">
        <w:rPr>
          <w:sz w:val="26"/>
          <w:szCs w:val="26"/>
          <w:rtl w:val="0"/>
        </w:rPr>
        <w:t xml:space="preserve">Offensive Threshold: 20 </w:t>
      </w:r>
    </w:p>
    <w:p w:rsidR="00000000" w:rsidDel="00000000" w:rsidP="00000000" w:rsidRDefault="00000000" w:rsidRPr="00000000" w14:paraId="00000570">
      <w:pPr>
        <w:spacing w:line="240" w:lineRule="auto"/>
        <w:ind w:left="9.000000000000057" w:firstLine="0"/>
        <w:jc w:val="both"/>
        <w:rPr>
          <w:sz w:val="26"/>
          <w:szCs w:val="26"/>
        </w:rPr>
      </w:pPr>
      <w:r w:rsidDel="00000000" w:rsidR="00000000" w:rsidRPr="00000000">
        <w:rPr>
          <w:sz w:val="26"/>
          <w:szCs w:val="26"/>
          <w:rtl w:val="0"/>
        </w:rPr>
        <w:t xml:space="preserve">Sanity: Stable </w:t>
      </w:r>
    </w:p>
    <w:p w:rsidR="00000000" w:rsidDel="00000000" w:rsidP="00000000" w:rsidRDefault="00000000" w:rsidRPr="00000000" w14:paraId="00000571">
      <w:pPr>
        <w:spacing w:line="240" w:lineRule="auto"/>
        <w:ind w:left="9.000000000000057" w:firstLine="0"/>
        <w:jc w:val="both"/>
        <w:rPr>
          <w:sz w:val="26"/>
          <w:szCs w:val="26"/>
        </w:rPr>
      </w:pPr>
      <w:r w:rsidDel="00000000" w:rsidR="00000000" w:rsidRPr="00000000">
        <w:rPr>
          <w:sz w:val="26"/>
          <w:szCs w:val="26"/>
          <w:rtl w:val="0"/>
        </w:rPr>
        <w:t xml:space="preserve">Special Abilities: </w:t>
      </w:r>
    </w:p>
    <w:p w:rsidR="00000000" w:rsidDel="00000000" w:rsidP="00000000" w:rsidRDefault="00000000" w:rsidRPr="00000000" w14:paraId="00000572">
      <w:pPr>
        <w:spacing w:line="240" w:lineRule="auto"/>
        <w:ind w:left="9.000000000000057" w:firstLine="0"/>
        <w:jc w:val="both"/>
        <w:rPr>
          <w:sz w:val="26"/>
          <w:szCs w:val="26"/>
        </w:rPr>
      </w:pPr>
      <w:r w:rsidDel="00000000" w:rsidR="00000000" w:rsidRPr="00000000">
        <w:rPr>
          <w:sz w:val="26"/>
          <w:szCs w:val="26"/>
          <w:rtl w:val="0"/>
        </w:rPr>
        <w:t xml:space="preserve">Rallying Command: Allies within 10 meters gain +10 to Dominion-based rolls for 2 rounds. </w:t>
      </w:r>
    </w:p>
    <w:p w:rsidR="00000000" w:rsidDel="00000000" w:rsidP="00000000" w:rsidRDefault="00000000" w:rsidRPr="00000000" w14:paraId="00000573">
      <w:pPr>
        <w:spacing w:line="240" w:lineRule="auto"/>
        <w:ind w:left="9.000000000000057" w:firstLine="0"/>
        <w:jc w:val="both"/>
        <w:rPr>
          <w:sz w:val="26"/>
          <w:szCs w:val="26"/>
        </w:rPr>
      </w:pPr>
      <w:r w:rsidDel="00000000" w:rsidR="00000000" w:rsidRPr="00000000">
        <w:rPr>
          <w:sz w:val="26"/>
          <w:szCs w:val="26"/>
          <w:rtl w:val="0"/>
        </w:rPr>
        <w:t xml:space="preserve">Psionic Resistance: Reduces Resonance-based attacks by 10%. </w:t>
      </w:r>
    </w:p>
    <w:p w:rsidR="00000000" w:rsidDel="00000000" w:rsidP="00000000" w:rsidRDefault="00000000" w:rsidRPr="00000000" w14:paraId="00000574">
      <w:pPr>
        <w:spacing w:line="240" w:lineRule="auto"/>
        <w:ind w:left="9.000000000000057" w:firstLine="0"/>
        <w:jc w:val="both"/>
        <w:rPr>
          <w:sz w:val="26"/>
          <w:szCs w:val="26"/>
        </w:rPr>
      </w:pPr>
      <w:r w:rsidDel="00000000" w:rsidR="00000000" w:rsidRPr="00000000">
        <w:rPr>
          <w:sz w:val="26"/>
          <w:szCs w:val="26"/>
          <w:rtl w:val="0"/>
        </w:rPr>
        <w:t xml:space="preserve">Role: Quest giver and logistical support. </w:t>
      </w:r>
    </w:p>
    <w:p w:rsidR="00000000" w:rsidDel="00000000" w:rsidP="00000000" w:rsidRDefault="00000000" w:rsidRPr="00000000" w14:paraId="00000575">
      <w:pPr>
        <w:spacing w:line="240" w:lineRule="auto"/>
        <w:ind w:left="9.000000000000057" w:firstLine="0"/>
        <w:jc w:val="both"/>
        <w:rPr>
          <w:sz w:val="26"/>
          <w:szCs w:val="26"/>
        </w:rPr>
      </w:pPr>
      <w:r w:rsidDel="00000000" w:rsidR="00000000" w:rsidRPr="00000000">
        <w:rPr>
          <w:sz w:val="26"/>
          <w:szCs w:val="26"/>
          <w:rtl w:val="0"/>
        </w:rPr>
        <w:t xml:space="preserve">Captain Zareth Voidfang (Void Corsair Leader): </w:t>
      </w:r>
    </w:p>
    <w:p w:rsidR="00000000" w:rsidDel="00000000" w:rsidP="00000000" w:rsidRDefault="00000000" w:rsidRPr="00000000" w14:paraId="00000576">
      <w:pPr>
        <w:spacing w:line="240" w:lineRule="auto"/>
        <w:ind w:left="9.000000000000057" w:firstLine="0"/>
        <w:jc w:val="both"/>
        <w:rPr>
          <w:sz w:val="26"/>
          <w:szCs w:val="26"/>
        </w:rPr>
      </w:pPr>
      <w:r w:rsidDel="00000000" w:rsidR="00000000" w:rsidRPr="00000000">
        <w:rPr>
          <w:sz w:val="26"/>
          <w:szCs w:val="26"/>
          <w:rtl w:val="0"/>
        </w:rPr>
        <w:t xml:space="preserve">Dominion: 70 </w:t>
      </w:r>
    </w:p>
    <w:p w:rsidR="00000000" w:rsidDel="00000000" w:rsidP="00000000" w:rsidRDefault="00000000" w:rsidRPr="00000000" w14:paraId="00000577">
      <w:pPr>
        <w:spacing w:line="240" w:lineRule="auto"/>
        <w:ind w:left="9.000000000000057" w:firstLine="0"/>
        <w:jc w:val="both"/>
        <w:rPr>
          <w:sz w:val="26"/>
          <w:szCs w:val="26"/>
        </w:rPr>
      </w:pPr>
      <w:r w:rsidDel="00000000" w:rsidR="00000000" w:rsidRPr="00000000">
        <w:rPr>
          <w:sz w:val="26"/>
          <w:szCs w:val="26"/>
          <w:rtl w:val="0"/>
        </w:rPr>
        <w:t xml:space="preserve">Imperius: 75 </w:t>
      </w:r>
    </w:p>
    <w:p w:rsidR="00000000" w:rsidDel="00000000" w:rsidP="00000000" w:rsidRDefault="00000000" w:rsidRPr="00000000" w14:paraId="00000578">
      <w:pPr>
        <w:spacing w:line="240" w:lineRule="auto"/>
        <w:ind w:left="9.000000000000057" w:firstLine="0"/>
        <w:jc w:val="both"/>
        <w:rPr>
          <w:sz w:val="26"/>
          <w:szCs w:val="26"/>
        </w:rPr>
      </w:pPr>
      <w:r w:rsidDel="00000000" w:rsidR="00000000" w:rsidRPr="00000000">
        <w:rPr>
          <w:sz w:val="26"/>
          <w:szCs w:val="26"/>
          <w:rtl w:val="0"/>
        </w:rPr>
        <w:t xml:space="preserve">Katra: 40 </w:t>
      </w:r>
    </w:p>
    <w:p w:rsidR="00000000" w:rsidDel="00000000" w:rsidP="00000000" w:rsidRDefault="00000000" w:rsidRPr="00000000" w14:paraId="00000579">
      <w:pPr>
        <w:spacing w:line="240" w:lineRule="auto"/>
        <w:ind w:left="9.000000000000057" w:firstLine="0"/>
        <w:jc w:val="both"/>
        <w:rPr>
          <w:sz w:val="26"/>
          <w:szCs w:val="26"/>
        </w:rPr>
      </w:pPr>
      <w:r w:rsidDel="00000000" w:rsidR="00000000" w:rsidRPr="00000000">
        <w:rPr>
          <w:sz w:val="26"/>
          <w:szCs w:val="26"/>
          <w:rtl w:val="0"/>
        </w:rPr>
        <w:t xml:space="preserve">Lumina: 50 </w:t>
      </w:r>
    </w:p>
    <w:p w:rsidR="00000000" w:rsidDel="00000000" w:rsidP="00000000" w:rsidRDefault="00000000" w:rsidRPr="00000000" w14:paraId="0000057A">
      <w:pPr>
        <w:spacing w:line="240" w:lineRule="auto"/>
        <w:ind w:left="9.000000000000057" w:firstLine="0"/>
        <w:jc w:val="both"/>
        <w:rPr>
          <w:sz w:val="26"/>
          <w:szCs w:val="26"/>
        </w:rPr>
      </w:pPr>
      <w:r w:rsidDel="00000000" w:rsidR="00000000" w:rsidRPr="00000000">
        <w:rPr>
          <w:sz w:val="26"/>
          <w:szCs w:val="26"/>
          <w:rtl w:val="0"/>
        </w:rPr>
        <w:t xml:space="preserve">Defensive Threshold: 40  </w:t>
        <w:tab/>
        <w:t xml:space="preserve">• </w:t>
        <w:tab/>
        <w:t xml:space="preserve">Offensive Threshold: 50 </w:t>
      </w:r>
    </w:p>
    <w:p w:rsidR="00000000" w:rsidDel="00000000" w:rsidP="00000000" w:rsidRDefault="00000000" w:rsidRPr="00000000" w14:paraId="0000057B">
      <w:pPr>
        <w:spacing w:line="240" w:lineRule="auto"/>
        <w:ind w:left="9.000000000000057" w:firstLine="0"/>
        <w:jc w:val="both"/>
        <w:rPr>
          <w:sz w:val="26"/>
          <w:szCs w:val="26"/>
        </w:rPr>
      </w:pPr>
      <w:r w:rsidDel="00000000" w:rsidR="00000000" w:rsidRPr="00000000">
        <w:rPr>
          <w:sz w:val="26"/>
          <w:szCs w:val="26"/>
          <w:rtl w:val="0"/>
        </w:rPr>
        <w:t xml:space="preserve">Special Abilities: </w:t>
      </w:r>
    </w:p>
    <w:p w:rsidR="00000000" w:rsidDel="00000000" w:rsidP="00000000" w:rsidRDefault="00000000" w:rsidRPr="00000000" w14:paraId="0000057C">
      <w:pPr>
        <w:spacing w:line="240" w:lineRule="auto"/>
        <w:ind w:left="9.000000000000057" w:firstLine="0"/>
        <w:jc w:val="both"/>
        <w:rPr>
          <w:sz w:val="26"/>
          <w:szCs w:val="26"/>
        </w:rPr>
      </w:pPr>
      <w:r w:rsidDel="00000000" w:rsidR="00000000" w:rsidRPr="00000000">
        <w:rPr>
          <w:sz w:val="26"/>
          <w:szCs w:val="26"/>
          <w:rtl w:val="0"/>
        </w:rPr>
        <w:t xml:space="preserve">Void Saboteur: Reduces enemy navigation rolls by -15% for 3 rounds. </w:t>
      </w:r>
    </w:p>
    <w:p w:rsidR="00000000" w:rsidDel="00000000" w:rsidP="00000000" w:rsidRDefault="00000000" w:rsidRPr="00000000" w14:paraId="0000057D">
      <w:pPr>
        <w:spacing w:line="240" w:lineRule="auto"/>
        <w:ind w:left="9.000000000000057" w:firstLine="0"/>
        <w:jc w:val="both"/>
        <w:rPr>
          <w:sz w:val="26"/>
          <w:szCs w:val="26"/>
        </w:rPr>
      </w:pPr>
      <w:r w:rsidDel="00000000" w:rsidR="00000000" w:rsidRPr="00000000">
        <w:rPr>
          <w:sz w:val="26"/>
          <w:szCs w:val="26"/>
          <w:rtl w:val="0"/>
        </w:rPr>
        <w:t xml:space="preserve">Psionic Eruption: AOE attack, DC 60 Resonance save or take 40 damage. </w:t>
      </w:r>
    </w:p>
    <w:p w:rsidR="00000000" w:rsidDel="00000000" w:rsidP="00000000" w:rsidRDefault="00000000" w:rsidRPr="00000000" w14:paraId="0000057E">
      <w:pPr>
        <w:spacing w:line="240" w:lineRule="auto"/>
        <w:ind w:left="9.000000000000057" w:firstLine="0"/>
        <w:jc w:val="both"/>
        <w:rPr>
          <w:sz w:val="26"/>
          <w:szCs w:val="26"/>
        </w:rPr>
      </w:pPr>
      <w:r w:rsidDel="00000000" w:rsidR="00000000" w:rsidRPr="00000000">
        <w:rPr>
          <w:sz w:val="26"/>
          <w:szCs w:val="26"/>
          <w:rtl w:val="0"/>
        </w:rPr>
        <w:t xml:space="preserve">2. Enemy Stat Blocks </w:t>
      </w:r>
    </w:p>
    <w:p w:rsidR="00000000" w:rsidDel="00000000" w:rsidP="00000000" w:rsidRDefault="00000000" w:rsidRPr="00000000" w14:paraId="0000057F">
      <w:pPr>
        <w:spacing w:line="240" w:lineRule="auto"/>
        <w:ind w:left="9.000000000000057" w:firstLine="0"/>
        <w:jc w:val="both"/>
        <w:rPr>
          <w:sz w:val="26"/>
          <w:szCs w:val="26"/>
        </w:rPr>
      </w:pPr>
      <w:r w:rsidDel="00000000" w:rsidR="00000000" w:rsidRPr="00000000">
        <w:rPr>
          <w:sz w:val="26"/>
          <w:szCs w:val="26"/>
          <w:rtl w:val="0"/>
        </w:rPr>
        <w:t xml:space="preserve">Voidspawn Droneinion**: 30 </w:t>
      </w:r>
    </w:p>
    <w:p w:rsidR="00000000" w:rsidDel="00000000" w:rsidP="00000000" w:rsidRDefault="00000000" w:rsidRPr="00000000" w14:paraId="00000580">
      <w:pPr>
        <w:spacing w:line="240" w:lineRule="auto"/>
        <w:ind w:left="9.000000000000057" w:firstLine="0"/>
        <w:jc w:val="both"/>
        <w:rPr>
          <w:sz w:val="26"/>
          <w:szCs w:val="26"/>
        </w:rPr>
      </w:pPr>
      <w:r w:rsidDel="00000000" w:rsidR="00000000" w:rsidRPr="00000000">
        <w:rPr>
          <w:sz w:val="26"/>
          <w:szCs w:val="26"/>
          <w:rtl w:val="0"/>
        </w:rPr>
        <w:t xml:space="preserve">Imperius: 50 </w:t>
      </w:r>
    </w:p>
    <w:p w:rsidR="00000000" w:rsidDel="00000000" w:rsidP="00000000" w:rsidRDefault="00000000" w:rsidRPr="00000000" w14:paraId="00000581">
      <w:pPr>
        <w:spacing w:line="240" w:lineRule="auto"/>
        <w:ind w:left="9.000000000000057" w:firstLine="0"/>
        <w:jc w:val="both"/>
        <w:rPr>
          <w:sz w:val="26"/>
          <w:szCs w:val="26"/>
        </w:rPr>
      </w:pPr>
      <w:r w:rsidDel="00000000" w:rsidR="00000000" w:rsidRPr="00000000">
        <w:rPr>
          <w:sz w:val="26"/>
          <w:szCs w:val="26"/>
          <w:rtl w:val="0"/>
        </w:rPr>
        <w:t xml:space="preserve">Defensive Threshold: 20 </w:t>
      </w:r>
    </w:p>
    <w:p w:rsidR="00000000" w:rsidDel="00000000" w:rsidP="00000000" w:rsidRDefault="00000000" w:rsidRPr="00000000" w14:paraId="00000582">
      <w:pPr>
        <w:spacing w:line="240" w:lineRule="auto"/>
        <w:ind w:left="9.000000000000057" w:firstLine="0"/>
        <w:jc w:val="both"/>
        <w:rPr>
          <w:sz w:val="26"/>
          <w:szCs w:val="26"/>
        </w:rPr>
      </w:pPr>
      <w:r w:rsidDel="00000000" w:rsidR="00000000" w:rsidRPr="00000000">
        <w:rPr>
          <w:sz w:val="26"/>
          <w:szCs w:val="26"/>
          <w:rtl w:val="0"/>
        </w:rPr>
        <w:t xml:space="preserve">Offensive Threshold: 25 </w:t>
      </w:r>
    </w:p>
    <w:p w:rsidR="00000000" w:rsidDel="00000000" w:rsidP="00000000" w:rsidRDefault="00000000" w:rsidRPr="00000000" w14:paraId="00000583">
      <w:pPr>
        <w:spacing w:line="240" w:lineRule="auto"/>
        <w:ind w:left="9.000000000000057" w:firstLine="0"/>
        <w:jc w:val="both"/>
        <w:rPr>
          <w:sz w:val="26"/>
          <w:szCs w:val="26"/>
        </w:rPr>
      </w:pPr>
      <w:r w:rsidDel="00000000" w:rsidR="00000000" w:rsidRPr="00000000">
        <w:rPr>
          <w:sz w:val="26"/>
          <w:szCs w:val="26"/>
          <w:rtl w:val="0"/>
        </w:rPr>
        <w:t xml:space="preserve">HP: 50 </w:t>
      </w:r>
    </w:p>
    <w:p w:rsidR="00000000" w:rsidDel="00000000" w:rsidP="00000000" w:rsidRDefault="00000000" w:rsidRPr="00000000" w14:paraId="00000584">
      <w:pPr>
        <w:spacing w:line="240" w:lineRule="auto"/>
        <w:ind w:left="9.000000000000057" w:firstLine="0"/>
        <w:jc w:val="both"/>
        <w:rPr>
          <w:sz w:val="26"/>
          <w:szCs w:val="26"/>
        </w:rPr>
      </w:pPr>
      <w:r w:rsidDel="00000000" w:rsidR="00000000" w:rsidRPr="00000000">
        <w:rPr>
          <w:sz w:val="26"/>
          <w:szCs w:val="26"/>
          <w:rtl w:val="0"/>
        </w:rPr>
        <w:t xml:space="preserve">Special Abilities: </w:t>
      </w:r>
    </w:p>
    <w:p w:rsidR="00000000" w:rsidDel="00000000" w:rsidP="00000000" w:rsidRDefault="00000000" w:rsidRPr="00000000" w14:paraId="00000585">
      <w:pPr>
        <w:spacing w:line="240" w:lineRule="auto"/>
        <w:ind w:left="9.000000000000057" w:firstLine="0"/>
        <w:jc w:val="both"/>
        <w:rPr>
          <w:sz w:val="26"/>
          <w:szCs w:val="26"/>
        </w:rPr>
      </w:pPr>
      <w:r w:rsidDel="00000000" w:rsidR="00000000" w:rsidRPr="00000000">
        <w:rPr>
          <w:sz w:val="26"/>
          <w:szCs w:val="26"/>
          <w:rtl w:val="0"/>
        </w:rPr>
        <w:t xml:space="preserve">Swarm Tactics: Gains +10 to attack rolls for each allied Voidspawn within 5 meters. </w:t>
      </w:r>
    </w:p>
    <w:p w:rsidR="00000000" w:rsidDel="00000000" w:rsidP="00000000" w:rsidRDefault="00000000" w:rsidRPr="00000000" w14:paraId="00000586">
      <w:pPr>
        <w:spacing w:line="240" w:lineRule="auto"/>
        <w:ind w:left="9.000000000000057" w:firstLine="0"/>
        <w:jc w:val="both"/>
        <w:rPr>
          <w:sz w:val="26"/>
          <w:szCs w:val="26"/>
        </w:rPr>
      </w:pPr>
      <w:r w:rsidDel="00000000" w:rsidR="00000000" w:rsidRPr="00000000">
        <w:rPr>
          <w:sz w:val="26"/>
          <w:szCs w:val="26"/>
          <w:rtl w:val="0"/>
        </w:rPr>
        <w:t xml:space="preserve">Voidspawn Leviathan (Boss Encounter) : </w:t>
      </w:r>
    </w:p>
    <w:p w:rsidR="00000000" w:rsidDel="00000000" w:rsidP="00000000" w:rsidRDefault="00000000" w:rsidRPr="00000000" w14:paraId="00000587">
      <w:pPr>
        <w:spacing w:line="240" w:lineRule="auto"/>
        <w:ind w:left="9.000000000000057" w:firstLine="0"/>
        <w:jc w:val="both"/>
        <w:rPr>
          <w:sz w:val="26"/>
          <w:szCs w:val="26"/>
        </w:rPr>
      </w:pPr>
      <w:r w:rsidDel="00000000" w:rsidR="00000000" w:rsidRPr="00000000">
        <w:rPr>
          <w:sz w:val="26"/>
          <w:szCs w:val="26"/>
          <w:rtl w:val="0"/>
        </w:rPr>
        <w:t xml:space="preserve">**Do </w:t>
      </w:r>
    </w:p>
    <w:p w:rsidR="00000000" w:rsidDel="00000000" w:rsidP="00000000" w:rsidRDefault="00000000" w:rsidRPr="00000000" w14:paraId="00000588">
      <w:pPr>
        <w:spacing w:line="240" w:lineRule="auto"/>
        <w:ind w:left="9.000000000000057" w:firstLine="0"/>
        <w:jc w:val="both"/>
        <w:rPr>
          <w:sz w:val="26"/>
          <w:szCs w:val="26"/>
        </w:rPr>
      </w:pPr>
      <w:r w:rsidDel="00000000" w:rsidR="00000000" w:rsidRPr="00000000">
        <w:rPr>
          <w:sz w:val="26"/>
          <w:szCs w:val="26"/>
          <w:rtl w:val="0"/>
        </w:rPr>
        <w:t xml:space="preserve">Imperius: 80 </w:t>
      </w:r>
    </w:p>
    <w:p w:rsidR="00000000" w:rsidDel="00000000" w:rsidP="00000000" w:rsidRDefault="00000000" w:rsidRPr="00000000" w14:paraId="00000589">
      <w:pPr>
        <w:spacing w:line="240" w:lineRule="auto"/>
        <w:ind w:left="9.000000000000057" w:firstLine="0"/>
        <w:jc w:val="both"/>
        <w:rPr>
          <w:sz w:val="26"/>
          <w:szCs w:val="26"/>
        </w:rPr>
      </w:pPr>
      <w:r w:rsidDel="00000000" w:rsidR="00000000" w:rsidRPr="00000000">
        <w:rPr>
          <w:sz w:val="26"/>
          <w:szCs w:val="26"/>
          <w:rtl w:val="0"/>
        </w:rPr>
        <w:t xml:space="preserve">Resonance: 85 </w:t>
      </w:r>
    </w:p>
    <w:p w:rsidR="00000000" w:rsidDel="00000000" w:rsidP="00000000" w:rsidRDefault="00000000" w:rsidRPr="00000000" w14:paraId="0000058A">
      <w:pPr>
        <w:spacing w:line="240" w:lineRule="auto"/>
        <w:ind w:left="9.000000000000057" w:firstLine="0"/>
        <w:jc w:val="both"/>
        <w:rPr>
          <w:sz w:val="26"/>
          <w:szCs w:val="26"/>
        </w:rPr>
      </w:pPr>
      <w:r w:rsidDel="00000000" w:rsidR="00000000" w:rsidRPr="00000000">
        <w:rPr>
          <w:sz w:val="26"/>
          <w:szCs w:val="26"/>
          <w:rtl w:val="0"/>
        </w:rPr>
        <w:t xml:space="preserve">Defensive Threshold: 70 </w:t>
      </w:r>
    </w:p>
    <w:p w:rsidR="00000000" w:rsidDel="00000000" w:rsidP="00000000" w:rsidRDefault="00000000" w:rsidRPr="00000000" w14:paraId="0000058B">
      <w:pPr>
        <w:spacing w:line="240" w:lineRule="auto"/>
        <w:ind w:left="9.000000000000057" w:firstLine="0"/>
        <w:jc w:val="both"/>
        <w:rPr>
          <w:sz w:val="26"/>
          <w:szCs w:val="26"/>
        </w:rPr>
      </w:pPr>
      <w:r w:rsidDel="00000000" w:rsidR="00000000" w:rsidRPr="00000000">
        <w:rPr>
          <w:sz w:val="26"/>
          <w:szCs w:val="26"/>
          <w:rtl w:val="0"/>
        </w:rPr>
        <w:t xml:space="preserve">Offensive Threshold: 90 </w:t>
      </w:r>
    </w:p>
    <w:p w:rsidR="00000000" w:rsidDel="00000000" w:rsidP="00000000" w:rsidRDefault="00000000" w:rsidRPr="00000000" w14:paraId="0000058C">
      <w:pPr>
        <w:spacing w:line="240" w:lineRule="auto"/>
        <w:ind w:left="9.000000000000057" w:firstLine="0"/>
        <w:jc w:val="both"/>
        <w:rPr>
          <w:sz w:val="26"/>
          <w:szCs w:val="26"/>
        </w:rPr>
      </w:pPr>
      <w:r w:rsidDel="00000000" w:rsidR="00000000" w:rsidRPr="00000000">
        <w:rPr>
          <w:sz w:val="26"/>
          <w:szCs w:val="26"/>
          <w:rtl w:val="0"/>
        </w:rPr>
        <w:t xml:space="preserve">HP: 1,000 </w:t>
      </w:r>
    </w:p>
    <w:p w:rsidR="00000000" w:rsidDel="00000000" w:rsidP="00000000" w:rsidRDefault="00000000" w:rsidRPr="00000000" w14:paraId="0000058D">
      <w:pPr>
        <w:spacing w:line="240" w:lineRule="auto"/>
        <w:ind w:left="9.000000000000057" w:firstLine="0"/>
        <w:jc w:val="both"/>
        <w:rPr>
          <w:sz w:val="26"/>
          <w:szCs w:val="26"/>
        </w:rPr>
      </w:pPr>
      <w:r w:rsidDel="00000000" w:rsidR="00000000" w:rsidRPr="00000000">
        <w:rPr>
          <w:sz w:val="26"/>
          <w:szCs w:val="26"/>
          <w:rtl w:val="0"/>
        </w:rPr>
        <w:t xml:space="preserve">Special Abilities: </w:t>
      </w:r>
    </w:p>
    <w:p w:rsidR="00000000" w:rsidDel="00000000" w:rsidP="00000000" w:rsidRDefault="00000000" w:rsidRPr="00000000" w14:paraId="0000058E">
      <w:pPr>
        <w:spacing w:line="240" w:lineRule="auto"/>
        <w:ind w:left="9.000000000000057" w:firstLine="0"/>
        <w:jc w:val="both"/>
        <w:rPr>
          <w:sz w:val="26"/>
          <w:szCs w:val="26"/>
        </w:rPr>
      </w:pPr>
      <w:r w:rsidDel="00000000" w:rsidR="00000000" w:rsidRPr="00000000">
        <w:rPr>
          <w:sz w:val="26"/>
          <w:szCs w:val="26"/>
          <w:rtl w:val="0"/>
        </w:rPr>
        <w:t xml:space="preserve">Gravitic Pull: Targets all ships within a </w:t>
      </w:r>
    </w:p>
    <w:p w:rsidR="00000000" w:rsidDel="00000000" w:rsidP="00000000" w:rsidRDefault="00000000" w:rsidRPr="00000000" w14:paraId="0000058F">
      <w:pPr>
        <w:spacing w:line="240" w:lineRule="auto"/>
        <w:ind w:left="9.000000000000057" w:firstLine="0"/>
        <w:jc w:val="both"/>
        <w:rPr>
          <w:sz w:val="26"/>
          <w:szCs w:val="26"/>
        </w:rPr>
      </w:pPr>
      <w:r w:rsidDel="00000000" w:rsidR="00000000" w:rsidRPr="00000000">
        <w:rPr>
          <w:sz w:val="26"/>
          <w:szCs w:val="26"/>
          <w:rtl w:val="0"/>
        </w:rPr>
        <w:t xml:space="preserve">50-kilometer radius. Forces DC 75 Navigation save or inflicts 10% HP damage each turn. </w:t>
      </w:r>
    </w:p>
    <w:p w:rsidR="00000000" w:rsidDel="00000000" w:rsidP="00000000" w:rsidRDefault="00000000" w:rsidRPr="00000000" w14:paraId="00000590">
      <w:pPr>
        <w:spacing w:line="240" w:lineRule="auto"/>
        <w:ind w:left="9.000000000000057" w:firstLine="0"/>
        <w:jc w:val="both"/>
        <w:rPr>
          <w:sz w:val="26"/>
          <w:szCs w:val="26"/>
        </w:rPr>
      </w:pPr>
      <w:r w:rsidDel="00000000" w:rsidR="00000000" w:rsidRPr="00000000">
        <w:rPr>
          <w:sz w:val="26"/>
          <w:szCs w:val="26"/>
          <w:rtl w:val="0"/>
        </w:rPr>
        <w:t xml:space="preserve">Void Shield: Grants +20 Defense against energy-based attacks. </w:t>
      </w:r>
    </w:p>
    <w:p w:rsidR="00000000" w:rsidDel="00000000" w:rsidP="00000000" w:rsidRDefault="00000000" w:rsidRPr="00000000" w14:paraId="00000591">
      <w:pPr>
        <w:spacing w:line="240" w:lineRule="auto"/>
        <w:ind w:left="9.000000000000057" w:firstLine="0"/>
        <w:jc w:val="both"/>
        <w:rPr>
          <w:sz w:val="26"/>
          <w:szCs w:val="26"/>
        </w:rPr>
      </w:pPr>
      <w:r w:rsidDel="00000000" w:rsidR="00000000" w:rsidRPr="00000000">
        <w:rPr>
          <w:sz w:val="26"/>
          <w:szCs w:val="26"/>
          <w:rtl w:val="0"/>
        </w:rPr>
        <w:t xml:space="preserve">3. Maps </w:t>
      </w:r>
    </w:p>
    <w:p w:rsidR="00000000" w:rsidDel="00000000" w:rsidP="00000000" w:rsidRDefault="00000000" w:rsidRPr="00000000" w14:paraId="00000592">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Beacon Theta-9 Interior: </w:t>
      </w:r>
    </w:p>
    <w:p w:rsidR="00000000" w:rsidDel="00000000" w:rsidP="00000000" w:rsidRDefault="00000000" w:rsidRPr="00000000" w14:paraId="00000593">
      <w:pPr>
        <w:spacing w:line="240" w:lineRule="auto"/>
        <w:ind w:left="9.000000000000057" w:firstLine="0"/>
        <w:jc w:val="both"/>
        <w:rPr>
          <w:sz w:val="26"/>
          <w:szCs w:val="26"/>
        </w:rPr>
      </w:pPr>
      <w:r w:rsidDel="00000000" w:rsidR="00000000" w:rsidRPr="00000000">
        <w:rPr>
          <w:sz w:val="26"/>
          <w:szCs w:val="26"/>
          <w:rtl w:val="0"/>
        </w:rPr>
        <w:t xml:space="preserve">Layout: A circular structure with three levels: Command, Storage, and the Core Chamber. </w:t>
      </w:r>
    </w:p>
    <w:p w:rsidR="00000000" w:rsidDel="00000000" w:rsidP="00000000" w:rsidRDefault="00000000" w:rsidRPr="00000000" w14:paraId="00000594">
      <w:pPr>
        <w:spacing w:line="240" w:lineRule="auto"/>
        <w:ind w:left="9.000000000000057" w:firstLine="0"/>
        <w:jc w:val="both"/>
        <w:rPr>
          <w:sz w:val="26"/>
          <w:szCs w:val="26"/>
        </w:rPr>
      </w:pPr>
      <w:r w:rsidDel="00000000" w:rsidR="00000000" w:rsidRPr="00000000">
        <w:rPr>
          <w:sz w:val="26"/>
          <w:szCs w:val="26"/>
          <w:rtl w:val="0"/>
        </w:rPr>
        <w:t xml:space="preserve">Hazards: Collapsed corridors, lingering psionic echoes, and corrupted systems. </w:t>
      </w:r>
    </w:p>
    <w:p w:rsidR="00000000" w:rsidDel="00000000" w:rsidP="00000000" w:rsidRDefault="00000000" w:rsidRPr="00000000" w14:paraId="00000595">
      <w:pPr>
        <w:spacing w:line="240" w:lineRule="auto"/>
        <w:ind w:left="9.000000000000057" w:firstLine="0"/>
        <w:jc w:val="both"/>
        <w:rPr>
          <w:sz w:val="26"/>
          <w:szCs w:val="26"/>
        </w:rPr>
      </w:pPr>
      <w:r w:rsidDel="00000000" w:rsidR="00000000" w:rsidRPr="00000000">
        <w:rPr>
          <w:sz w:val="26"/>
          <w:szCs w:val="26"/>
          <w:rtl w:val="0"/>
        </w:rPr>
        <w:t xml:space="preserve">Nyx-Sarath Ruins: </w:t>
      </w:r>
    </w:p>
    <w:p w:rsidR="00000000" w:rsidDel="00000000" w:rsidP="00000000" w:rsidRDefault="00000000" w:rsidRPr="00000000" w14:paraId="00000596">
      <w:pPr>
        <w:spacing w:line="240" w:lineRule="auto"/>
        <w:ind w:left="9.000000000000057" w:firstLine="0"/>
        <w:jc w:val="both"/>
        <w:rPr>
          <w:sz w:val="26"/>
          <w:szCs w:val="26"/>
        </w:rPr>
      </w:pPr>
      <w:r w:rsidDel="00000000" w:rsidR="00000000" w:rsidRPr="00000000">
        <w:rPr>
          <w:sz w:val="26"/>
          <w:szCs w:val="26"/>
          <w:rtl w:val="0"/>
        </w:rPr>
        <w:t xml:space="preserve">Layout: Floating plateaus connected by psionic tethers. The central Nexus Chamber houses the Shard of Nyx. </w:t>
      </w:r>
    </w:p>
    <w:p w:rsidR="00000000" w:rsidDel="00000000" w:rsidP="00000000" w:rsidRDefault="00000000" w:rsidRPr="00000000" w14:paraId="00000597">
      <w:pPr>
        <w:spacing w:line="240" w:lineRule="auto"/>
        <w:ind w:left="9.000000000000057" w:firstLine="0"/>
        <w:jc w:val="both"/>
        <w:rPr>
          <w:sz w:val="26"/>
          <w:szCs w:val="26"/>
        </w:rPr>
      </w:pPr>
      <w:r w:rsidDel="00000000" w:rsidR="00000000" w:rsidRPr="00000000">
        <w:rPr>
          <w:sz w:val="26"/>
          <w:szCs w:val="26"/>
          <w:rtl w:val="0"/>
        </w:rPr>
        <w:t xml:space="preserve">Hazards: Void anomalies, psionic traps, and resonant echoes. </w:t>
      </w:r>
    </w:p>
    <w:p w:rsidR="00000000" w:rsidDel="00000000" w:rsidP="00000000" w:rsidRDefault="00000000" w:rsidRPr="00000000" w14:paraId="00000598">
      <w:pPr>
        <w:spacing w:line="240" w:lineRule="auto"/>
        <w:ind w:left="9.000000000000057" w:firstLine="0"/>
        <w:jc w:val="both"/>
        <w:rPr>
          <w:sz w:val="26"/>
          <w:szCs w:val="26"/>
        </w:rPr>
      </w:pPr>
      <w:r w:rsidDel="00000000" w:rsidR="00000000" w:rsidRPr="00000000">
        <w:rPr>
          <w:sz w:val="26"/>
          <w:szCs w:val="26"/>
          <w:rtl w:val="0"/>
        </w:rPr>
        <w:t xml:space="preserve">Adventure Acts </w:t>
      </w:r>
    </w:p>
    <w:p w:rsidR="00000000" w:rsidDel="00000000" w:rsidP="00000000" w:rsidRDefault="00000000" w:rsidRPr="00000000" w14:paraId="00000599">
      <w:pPr>
        <w:spacing w:line="240" w:lineRule="auto"/>
        <w:ind w:left="9.000000000000057" w:firstLine="0"/>
        <w:jc w:val="both"/>
        <w:rPr>
          <w:sz w:val="26"/>
          <w:szCs w:val="26"/>
        </w:rPr>
      </w:pPr>
      <w:r w:rsidDel="00000000" w:rsidR="00000000" w:rsidRPr="00000000">
        <w:rPr>
          <w:sz w:val="26"/>
          <w:szCs w:val="26"/>
          <w:rtl w:val="0"/>
        </w:rPr>
        <w:t xml:space="preserve">Act I: The Call from the Void</w:t>
      </w:r>
    </w:p>
    <w:p w:rsidR="00000000" w:rsidDel="00000000" w:rsidP="00000000" w:rsidRDefault="00000000" w:rsidRPr="00000000" w14:paraId="0000059A">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Hook: </w:t>
      </w:r>
    </w:p>
    <w:p w:rsidR="00000000" w:rsidDel="00000000" w:rsidP="00000000" w:rsidRDefault="00000000" w:rsidRPr="00000000" w14:paraId="0000059B">
      <w:pPr>
        <w:spacing w:line="240" w:lineRule="auto"/>
        <w:ind w:left="9.000000000000057" w:firstLine="0"/>
        <w:jc w:val="both"/>
        <w:rPr>
          <w:sz w:val="26"/>
          <w:szCs w:val="26"/>
        </w:rPr>
      </w:pPr>
      <w:r w:rsidDel="00000000" w:rsidR="00000000" w:rsidRPr="00000000">
        <w:rPr>
          <w:sz w:val="26"/>
          <w:szCs w:val="26"/>
          <w:rtl w:val="0"/>
        </w:rPr>
        <w:t xml:space="preserve">Players receive a distress signal from Beacon </w:t>
      </w:r>
    </w:p>
    <w:p w:rsidR="00000000" w:rsidDel="00000000" w:rsidP="00000000" w:rsidRDefault="00000000" w:rsidRPr="00000000" w14:paraId="0000059C">
      <w:pPr>
        <w:spacing w:line="240" w:lineRule="auto"/>
        <w:ind w:left="9.000000000000057" w:firstLine="0"/>
        <w:jc w:val="both"/>
        <w:rPr>
          <w:sz w:val="26"/>
          <w:szCs w:val="26"/>
        </w:rPr>
      </w:pPr>
      <w:r w:rsidDel="00000000" w:rsidR="00000000" w:rsidRPr="00000000">
        <w:rPr>
          <w:sz w:val="26"/>
          <w:szCs w:val="26"/>
          <w:rtl w:val="0"/>
        </w:rPr>
        <w:t xml:space="preserve">Theta-9, originating in a dangerous Void zone near the Drakonias Reaches. </w:t>
      </w:r>
    </w:p>
    <w:p w:rsidR="00000000" w:rsidDel="00000000" w:rsidP="00000000" w:rsidRDefault="00000000" w:rsidRPr="00000000" w14:paraId="0000059D">
      <w:pPr>
        <w:spacing w:line="240" w:lineRule="auto"/>
        <w:ind w:left="9.000000000000057" w:firstLine="0"/>
        <w:jc w:val="both"/>
        <w:rPr>
          <w:sz w:val="26"/>
          <w:szCs w:val="26"/>
        </w:rPr>
      </w:pPr>
      <w:r w:rsidDel="00000000" w:rsidR="00000000" w:rsidRPr="00000000">
        <w:rPr>
          <w:sz w:val="26"/>
          <w:szCs w:val="26"/>
          <w:rtl w:val="0"/>
        </w:rPr>
        <w:t xml:space="preserve">Mission: Investigate the signal and retrieve any valuable data. </w:t>
      </w:r>
    </w:p>
    <w:p w:rsidR="00000000" w:rsidDel="00000000" w:rsidP="00000000" w:rsidRDefault="00000000" w:rsidRPr="00000000" w14:paraId="0000059E">
      <w:pPr>
        <w:spacing w:line="240" w:lineRule="auto"/>
        <w:ind w:left="9.000000000000057" w:firstLine="0"/>
        <w:jc w:val="both"/>
        <w:rPr>
          <w:sz w:val="26"/>
          <w:szCs w:val="26"/>
        </w:rPr>
      </w:pPr>
      <w:r w:rsidDel="00000000" w:rsidR="00000000" w:rsidRPr="00000000">
        <w:rPr>
          <w:sz w:val="26"/>
          <w:szCs w:val="26"/>
          <w:rtl w:val="0"/>
        </w:rPr>
        <w:t xml:space="preserve">Key Challenges: </w:t>
      </w:r>
    </w:p>
    <w:p w:rsidR="00000000" w:rsidDel="00000000" w:rsidP="00000000" w:rsidRDefault="00000000" w:rsidRPr="00000000" w14:paraId="0000059F">
      <w:pPr>
        <w:spacing w:line="240" w:lineRule="auto"/>
        <w:ind w:left="9.000000000000057" w:firstLine="0"/>
        <w:jc w:val="both"/>
        <w:rPr>
          <w:sz w:val="26"/>
          <w:szCs w:val="26"/>
        </w:rPr>
      </w:pPr>
      <w:r w:rsidDel="00000000" w:rsidR="00000000" w:rsidRPr="00000000">
        <w:rPr>
          <w:sz w:val="26"/>
          <w:szCs w:val="26"/>
          <w:rtl w:val="0"/>
        </w:rPr>
        <w:t xml:space="preserve">Psionic Echoes: Players must pass Katra checks </w:t>
      </w:r>
    </w:p>
    <w:p w:rsidR="00000000" w:rsidDel="00000000" w:rsidP="00000000" w:rsidRDefault="00000000" w:rsidRPr="00000000" w14:paraId="000005A0">
      <w:pPr>
        <w:spacing w:line="240" w:lineRule="auto"/>
        <w:ind w:left="9.000000000000057" w:firstLine="0"/>
        <w:jc w:val="both"/>
        <w:rPr>
          <w:sz w:val="26"/>
          <w:szCs w:val="26"/>
        </w:rPr>
      </w:pPr>
      <w:r w:rsidDel="00000000" w:rsidR="00000000" w:rsidRPr="00000000">
        <w:rPr>
          <w:sz w:val="26"/>
          <w:szCs w:val="26"/>
          <w:rtl w:val="0"/>
        </w:rPr>
        <w:t xml:space="preserve">(DC 50) to resist hallucinations while aboard the Beacon. </w:t>
      </w:r>
    </w:p>
    <w:p w:rsidR="00000000" w:rsidDel="00000000" w:rsidP="00000000" w:rsidRDefault="00000000" w:rsidRPr="00000000" w14:paraId="000005A1">
      <w:pPr>
        <w:spacing w:line="240" w:lineRule="auto"/>
        <w:ind w:left="9.000000000000057" w:firstLine="0"/>
        <w:jc w:val="both"/>
        <w:rPr>
          <w:sz w:val="26"/>
          <w:szCs w:val="26"/>
        </w:rPr>
      </w:pPr>
      <w:r w:rsidDel="00000000" w:rsidR="00000000" w:rsidRPr="00000000">
        <w:rPr>
          <w:sz w:val="26"/>
          <w:szCs w:val="26"/>
          <w:rtl w:val="0"/>
        </w:rPr>
        <w:t xml:space="preserve">Enemy Encounter: Voidspawn Drones ambush the players as they explore the station. </w:t>
      </w:r>
    </w:p>
    <w:p w:rsidR="00000000" w:rsidDel="00000000" w:rsidP="00000000" w:rsidRDefault="00000000" w:rsidRPr="00000000" w14:paraId="000005A2">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Climax: </w:t>
      </w:r>
    </w:p>
    <w:p w:rsidR="00000000" w:rsidDel="00000000" w:rsidP="00000000" w:rsidRDefault="00000000" w:rsidRPr="00000000" w14:paraId="000005A3">
      <w:pPr>
        <w:spacing w:line="240" w:lineRule="auto"/>
        <w:ind w:left="9.000000000000057" w:firstLine="0"/>
        <w:jc w:val="both"/>
        <w:rPr>
          <w:sz w:val="26"/>
          <w:szCs w:val="26"/>
        </w:rPr>
      </w:pPr>
      <w:r w:rsidDel="00000000" w:rsidR="00000000" w:rsidRPr="00000000">
        <w:rPr>
          <w:sz w:val="26"/>
          <w:szCs w:val="26"/>
          <w:rtl w:val="0"/>
        </w:rPr>
        <w:t xml:space="preserve">Discover the Shard of Nyx, emitting whispers </w:t>
      </w:r>
    </w:p>
    <w:p w:rsidR="00000000" w:rsidDel="00000000" w:rsidP="00000000" w:rsidRDefault="00000000" w:rsidRPr="00000000" w14:paraId="000005A4">
      <w:pPr>
        <w:spacing w:line="240" w:lineRule="auto"/>
        <w:ind w:left="9.000000000000057" w:firstLine="0"/>
        <w:jc w:val="both"/>
        <w:rPr>
          <w:sz w:val="26"/>
          <w:szCs w:val="26"/>
        </w:rPr>
      </w:pPr>
      <w:r w:rsidDel="00000000" w:rsidR="00000000" w:rsidRPr="00000000">
        <w:rPr>
          <w:sz w:val="26"/>
          <w:szCs w:val="26"/>
          <w:rtl w:val="0"/>
        </w:rPr>
        <w:t xml:space="preserve">and faint psionic pulses. </w:t>
      </w:r>
    </w:p>
    <w:p w:rsidR="00000000" w:rsidDel="00000000" w:rsidP="00000000" w:rsidRDefault="00000000" w:rsidRPr="00000000" w14:paraId="000005A5">
      <w:pPr>
        <w:spacing w:line="240" w:lineRule="auto"/>
        <w:ind w:left="9.000000000000057" w:firstLine="0"/>
        <w:jc w:val="both"/>
        <w:rPr>
          <w:sz w:val="26"/>
          <w:szCs w:val="26"/>
        </w:rPr>
      </w:pPr>
      <w:r w:rsidDel="00000000" w:rsidR="00000000" w:rsidRPr="00000000">
        <w:rPr>
          <w:sz w:val="26"/>
          <w:szCs w:val="26"/>
          <w:rtl w:val="0"/>
        </w:rPr>
        <w:t xml:space="preserve">Recover a Veilbreaker’s Log detailing coordinates to Nyx-Sarath. </w:t>
      </w:r>
    </w:p>
    <w:p w:rsidR="00000000" w:rsidDel="00000000" w:rsidP="00000000" w:rsidRDefault="00000000" w:rsidRPr="00000000" w14:paraId="000005A6">
      <w:pPr>
        <w:spacing w:line="240" w:lineRule="auto"/>
        <w:ind w:left="9.000000000000057" w:firstLine="0"/>
        <w:jc w:val="both"/>
        <w:rPr>
          <w:sz w:val="26"/>
          <w:szCs w:val="26"/>
        </w:rPr>
      </w:pPr>
      <w:r w:rsidDel="00000000" w:rsidR="00000000" w:rsidRPr="00000000">
        <w:rPr>
          <w:sz w:val="26"/>
          <w:szCs w:val="26"/>
          <w:rtl w:val="0"/>
        </w:rPr>
        <w:t xml:space="preserve">Act II: Into the Twilight Shores </w:t>
      </w:r>
    </w:p>
    <w:p w:rsidR="00000000" w:rsidDel="00000000" w:rsidP="00000000" w:rsidRDefault="00000000" w:rsidRPr="00000000" w14:paraId="000005A7">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Space Encounter: </w:t>
      </w:r>
    </w:p>
    <w:p w:rsidR="00000000" w:rsidDel="00000000" w:rsidP="00000000" w:rsidRDefault="00000000" w:rsidRPr="00000000" w14:paraId="000005A8">
      <w:pPr>
        <w:spacing w:line="240" w:lineRule="auto"/>
        <w:ind w:left="9.000000000000057" w:firstLine="0"/>
        <w:jc w:val="both"/>
        <w:rPr>
          <w:sz w:val="26"/>
          <w:szCs w:val="26"/>
        </w:rPr>
      </w:pPr>
      <w:r w:rsidDel="00000000" w:rsidR="00000000" w:rsidRPr="00000000">
        <w:rPr>
          <w:sz w:val="26"/>
          <w:szCs w:val="26"/>
          <w:rtl w:val="0"/>
        </w:rPr>
        <w:t xml:space="preserve">On their way to Nyx-Sarath, the players face a Void Corsair ambush led by Captain Zareth Voidfang. </w:t>
      </w:r>
    </w:p>
    <w:p w:rsidR="00000000" w:rsidDel="00000000" w:rsidP="00000000" w:rsidRDefault="00000000" w:rsidRPr="00000000" w14:paraId="000005A9">
      <w:pPr>
        <w:spacing w:line="240" w:lineRule="auto"/>
        <w:ind w:left="9.000000000000057" w:firstLine="0"/>
        <w:jc w:val="both"/>
        <w:rPr>
          <w:sz w:val="26"/>
          <w:szCs w:val="26"/>
        </w:rPr>
      </w:pPr>
      <w:r w:rsidDel="00000000" w:rsidR="00000000" w:rsidRPr="00000000">
        <w:rPr>
          <w:sz w:val="26"/>
          <w:szCs w:val="26"/>
          <w:rtl w:val="0"/>
        </w:rPr>
        <w:t xml:space="preserve">Choices: </w:t>
      </w:r>
    </w:p>
    <w:p w:rsidR="00000000" w:rsidDel="00000000" w:rsidP="00000000" w:rsidRDefault="00000000" w:rsidRPr="00000000" w14:paraId="000005AA">
      <w:pPr>
        <w:spacing w:line="240" w:lineRule="auto"/>
        <w:ind w:left="9.000000000000057" w:firstLine="0"/>
        <w:jc w:val="both"/>
        <w:rPr>
          <w:sz w:val="26"/>
          <w:szCs w:val="26"/>
        </w:rPr>
      </w:pPr>
      <w:r w:rsidDel="00000000" w:rsidR="00000000" w:rsidRPr="00000000">
        <w:rPr>
          <w:sz w:val="26"/>
          <w:szCs w:val="26"/>
          <w:rtl w:val="0"/>
        </w:rPr>
        <w:t xml:space="preserve">Combat: Engage the Corsairs (mechanics </w:t>
      </w:r>
    </w:p>
    <w:p w:rsidR="00000000" w:rsidDel="00000000" w:rsidP="00000000" w:rsidRDefault="00000000" w:rsidRPr="00000000" w14:paraId="000005AB">
      <w:pPr>
        <w:spacing w:line="240" w:lineRule="auto"/>
        <w:ind w:left="9.000000000000057" w:firstLine="0"/>
        <w:jc w:val="both"/>
        <w:rPr>
          <w:sz w:val="26"/>
          <w:szCs w:val="26"/>
        </w:rPr>
      </w:pPr>
      <w:r w:rsidDel="00000000" w:rsidR="00000000" w:rsidRPr="00000000">
        <w:rPr>
          <w:sz w:val="26"/>
          <w:szCs w:val="26"/>
          <w:rtl w:val="0"/>
        </w:rPr>
        <w:t xml:space="preserve">above). </w:t>
      </w:r>
    </w:p>
    <w:p w:rsidR="00000000" w:rsidDel="00000000" w:rsidP="00000000" w:rsidRDefault="00000000" w:rsidRPr="00000000" w14:paraId="000005AC">
      <w:pPr>
        <w:spacing w:line="240" w:lineRule="auto"/>
        <w:ind w:left="9.000000000000057" w:firstLine="0"/>
        <w:jc w:val="both"/>
        <w:rPr>
          <w:sz w:val="26"/>
          <w:szCs w:val="26"/>
        </w:rPr>
      </w:pPr>
      <w:r w:rsidDel="00000000" w:rsidR="00000000" w:rsidRPr="00000000">
        <w:rPr>
          <w:sz w:val="26"/>
          <w:szCs w:val="26"/>
          <w:rtl w:val="0"/>
        </w:rPr>
        <w:t xml:space="preserve">Deception: Use Katra-based skill checks to </w:t>
      </w:r>
    </w:p>
    <w:p w:rsidR="00000000" w:rsidDel="00000000" w:rsidP="00000000" w:rsidRDefault="00000000" w:rsidRPr="00000000" w14:paraId="000005AD">
      <w:pPr>
        <w:spacing w:line="240" w:lineRule="auto"/>
        <w:ind w:left="9.000000000000057" w:firstLine="0"/>
        <w:jc w:val="both"/>
        <w:rPr>
          <w:sz w:val="26"/>
          <w:szCs w:val="26"/>
        </w:rPr>
      </w:pPr>
      <w:r w:rsidDel="00000000" w:rsidR="00000000" w:rsidRPr="00000000">
        <w:rPr>
          <w:sz w:val="26"/>
          <w:szCs w:val="26"/>
          <w:rtl w:val="0"/>
        </w:rPr>
        <w:t xml:space="preserve">negotiate or distract. </w:t>
      </w:r>
    </w:p>
    <w:p w:rsidR="00000000" w:rsidDel="00000000" w:rsidP="00000000" w:rsidRDefault="00000000" w:rsidRPr="00000000" w14:paraId="000005AE">
      <w:pPr>
        <w:spacing w:line="240" w:lineRule="auto"/>
        <w:ind w:left="9.000000000000057" w:firstLine="0"/>
        <w:jc w:val="both"/>
        <w:rPr>
          <w:sz w:val="26"/>
          <w:szCs w:val="26"/>
        </w:rPr>
      </w:pPr>
      <w:r w:rsidDel="00000000" w:rsidR="00000000" w:rsidRPr="00000000">
        <w:rPr>
          <w:sz w:val="26"/>
          <w:szCs w:val="26"/>
          <w:rtl w:val="0"/>
        </w:rPr>
        <w:tab/>
        <w:t xml:space="preserve">2.</w:t>
        <w:tab/>
        <w:t xml:space="preserve">Void Phenomena:</w:t>
      </w:r>
    </w:p>
    <w:p w:rsidR="00000000" w:rsidDel="00000000" w:rsidP="00000000" w:rsidRDefault="00000000" w:rsidRPr="00000000" w14:paraId="000005AF">
      <w:pPr>
        <w:spacing w:line="240" w:lineRule="auto"/>
        <w:ind w:left="9.000000000000057" w:firstLine="0"/>
        <w:jc w:val="both"/>
        <w:rPr>
          <w:sz w:val="26"/>
          <w:szCs w:val="26"/>
        </w:rPr>
      </w:pPr>
      <w:r w:rsidDel="00000000" w:rsidR="00000000" w:rsidRPr="00000000">
        <w:rPr>
          <w:sz w:val="26"/>
          <w:szCs w:val="26"/>
          <w:rtl w:val="0"/>
        </w:rPr>
        <w:t xml:space="preserve">Navigate a Temporal Fracture, forcing players to make Resonance checks (DC 60) or lose actions in a time loop. </w:t>
      </w:r>
    </w:p>
    <w:p w:rsidR="00000000" w:rsidDel="00000000" w:rsidP="00000000" w:rsidRDefault="00000000" w:rsidRPr="00000000" w14:paraId="000005B0">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Climax: </w:t>
      </w:r>
    </w:p>
    <w:p w:rsidR="00000000" w:rsidDel="00000000" w:rsidP="00000000" w:rsidRDefault="00000000" w:rsidRPr="00000000" w14:paraId="000005B1">
      <w:pPr>
        <w:spacing w:line="240" w:lineRule="auto"/>
        <w:ind w:left="9.000000000000057" w:firstLine="0"/>
        <w:jc w:val="both"/>
        <w:rPr>
          <w:sz w:val="26"/>
          <w:szCs w:val="26"/>
        </w:rPr>
      </w:pPr>
      <w:r w:rsidDel="00000000" w:rsidR="00000000" w:rsidRPr="00000000">
        <w:rPr>
          <w:sz w:val="26"/>
          <w:szCs w:val="26"/>
          <w:rtl w:val="0"/>
        </w:rPr>
        <w:t xml:space="preserve">Arrive at Nyx-Sarath, where the Shard’s whispers intensify, creating tension among the crew. Act III: Beneath the Surface </w:t>
      </w:r>
    </w:p>
    <w:p w:rsidR="00000000" w:rsidDel="00000000" w:rsidP="00000000" w:rsidRDefault="00000000" w:rsidRPr="00000000" w14:paraId="000005B2">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Ruins Exploration: </w:t>
      </w:r>
    </w:p>
    <w:p w:rsidR="00000000" w:rsidDel="00000000" w:rsidP="00000000" w:rsidRDefault="00000000" w:rsidRPr="00000000" w14:paraId="000005B3">
      <w:pPr>
        <w:spacing w:line="240" w:lineRule="auto"/>
        <w:ind w:left="9.000000000000057" w:firstLine="0"/>
        <w:jc w:val="both"/>
        <w:rPr>
          <w:sz w:val="26"/>
          <w:szCs w:val="26"/>
        </w:rPr>
      </w:pPr>
      <w:r w:rsidDel="00000000" w:rsidR="00000000" w:rsidRPr="00000000">
        <w:rPr>
          <w:sz w:val="26"/>
          <w:szCs w:val="26"/>
          <w:rtl w:val="0"/>
        </w:rPr>
        <w:t xml:space="preserve">The players explore the floating plateaus of </w:t>
      </w:r>
    </w:p>
    <w:p w:rsidR="00000000" w:rsidDel="00000000" w:rsidP="00000000" w:rsidRDefault="00000000" w:rsidRPr="00000000" w14:paraId="000005B4">
      <w:pPr>
        <w:spacing w:line="240" w:lineRule="auto"/>
        <w:ind w:left="9.000000000000057" w:firstLine="0"/>
        <w:jc w:val="both"/>
        <w:rPr>
          <w:sz w:val="26"/>
          <w:szCs w:val="26"/>
        </w:rPr>
      </w:pPr>
      <w:r w:rsidDel="00000000" w:rsidR="00000000" w:rsidRPr="00000000">
        <w:rPr>
          <w:sz w:val="26"/>
          <w:szCs w:val="26"/>
          <w:rtl w:val="0"/>
        </w:rPr>
        <w:t xml:space="preserve">Nyx-Sarath, avoiding psionic traps and Void anomalies. </w:t>
      </w:r>
    </w:p>
    <w:p w:rsidR="00000000" w:rsidDel="00000000" w:rsidP="00000000" w:rsidRDefault="00000000" w:rsidRPr="00000000" w14:paraId="000005B5">
      <w:pPr>
        <w:spacing w:line="240" w:lineRule="auto"/>
        <w:ind w:left="9.000000000000057" w:firstLine="0"/>
        <w:jc w:val="both"/>
        <w:rPr>
          <w:sz w:val="26"/>
          <w:szCs w:val="26"/>
        </w:rPr>
      </w:pPr>
      <w:r w:rsidDel="00000000" w:rsidR="00000000" w:rsidRPr="00000000">
        <w:rPr>
          <w:sz w:val="26"/>
          <w:szCs w:val="26"/>
          <w:rtl w:val="0"/>
        </w:rPr>
        <w:t xml:space="preserve">Challenges: </w:t>
      </w:r>
    </w:p>
    <w:p w:rsidR="00000000" w:rsidDel="00000000" w:rsidP="00000000" w:rsidRDefault="00000000" w:rsidRPr="00000000" w14:paraId="000005B6">
      <w:pPr>
        <w:spacing w:line="240" w:lineRule="auto"/>
        <w:ind w:left="9.000000000000057" w:firstLine="0"/>
        <w:jc w:val="both"/>
        <w:rPr>
          <w:sz w:val="26"/>
          <w:szCs w:val="26"/>
        </w:rPr>
      </w:pPr>
      <w:r w:rsidDel="00000000" w:rsidR="00000000" w:rsidRPr="00000000">
        <w:rPr>
          <w:sz w:val="26"/>
          <w:szCs w:val="26"/>
          <w:rtl w:val="0"/>
        </w:rPr>
        <w:t xml:space="preserve">Psionic Ward Traps (Resonance DC 65): Failure triggers 20 damage and minor corruption. </w:t>
      </w:r>
    </w:p>
    <w:p w:rsidR="00000000" w:rsidDel="00000000" w:rsidP="00000000" w:rsidRDefault="00000000" w:rsidRPr="00000000" w14:paraId="000005B7">
      <w:pPr>
        <w:spacing w:line="240" w:lineRule="auto"/>
        <w:ind w:left="9.000000000000057" w:firstLine="0"/>
        <w:jc w:val="both"/>
        <w:rPr>
          <w:sz w:val="26"/>
          <w:szCs w:val="26"/>
        </w:rPr>
      </w:pPr>
      <w:r w:rsidDel="00000000" w:rsidR="00000000" w:rsidRPr="00000000">
        <w:rPr>
          <w:sz w:val="26"/>
          <w:szCs w:val="26"/>
          <w:rtl w:val="0"/>
        </w:rPr>
        <w:t xml:space="preserve">Voidspawn Swarm Attack: Drones overwhelm the team, requiring crowd control. </w:t>
      </w:r>
    </w:p>
    <w:p w:rsidR="00000000" w:rsidDel="00000000" w:rsidP="00000000" w:rsidRDefault="00000000" w:rsidRPr="00000000" w14:paraId="000005B8">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Voidspawn Leviathan: </w:t>
      </w:r>
    </w:p>
    <w:p w:rsidR="00000000" w:rsidDel="00000000" w:rsidP="00000000" w:rsidRDefault="00000000" w:rsidRPr="00000000" w14:paraId="000005B9">
      <w:pPr>
        <w:spacing w:line="240" w:lineRule="auto"/>
        <w:ind w:left="9.000000000000057" w:firstLine="0"/>
        <w:jc w:val="both"/>
        <w:rPr>
          <w:sz w:val="26"/>
          <w:szCs w:val="26"/>
        </w:rPr>
      </w:pPr>
      <w:r w:rsidDel="00000000" w:rsidR="00000000" w:rsidRPr="00000000">
        <w:rPr>
          <w:sz w:val="26"/>
          <w:szCs w:val="26"/>
          <w:rtl w:val="0"/>
        </w:rPr>
        <w:t xml:space="preserve">As the players approach the Nexus Chamber, the Leviathan emerges, forcing a high-stakes battle. </w:t>
      </w:r>
    </w:p>
    <w:p w:rsidR="00000000" w:rsidDel="00000000" w:rsidP="00000000" w:rsidRDefault="00000000" w:rsidRPr="00000000" w14:paraId="000005BA">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Climax: </w:t>
      </w:r>
    </w:p>
    <w:p w:rsidR="00000000" w:rsidDel="00000000" w:rsidP="00000000" w:rsidRDefault="00000000" w:rsidRPr="00000000" w14:paraId="000005BB">
      <w:pPr>
        <w:spacing w:line="240" w:lineRule="auto"/>
        <w:ind w:left="9.000000000000057" w:firstLine="0"/>
        <w:jc w:val="both"/>
        <w:rPr>
          <w:sz w:val="26"/>
          <w:szCs w:val="26"/>
        </w:rPr>
      </w:pPr>
      <w:r w:rsidDel="00000000" w:rsidR="00000000" w:rsidRPr="00000000">
        <w:rPr>
          <w:sz w:val="26"/>
          <w:szCs w:val="26"/>
          <w:rtl w:val="0"/>
        </w:rPr>
        <w:t xml:space="preserve">Activate the Nexus Console, revealing the truth of Nyx-Vephar and the Fracture. Act IV: The Final Choice </w:t>
      </w:r>
    </w:p>
    <w:p w:rsidR="00000000" w:rsidDel="00000000" w:rsidP="00000000" w:rsidRDefault="00000000" w:rsidRPr="00000000" w14:paraId="000005BC">
      <w:pPr>
        <w:spacing w:line="240" w:lineRule="auto"/>
        <w:ind w:left="9.000000000000057" w:firstLine="0"/>
        <w:jc w:val="both"/>
        <w:rPr>
          <w:sz w:val="26"/>
          <w:szCs w:val="26"/>
        </w:rPr>
      </w:pPr>
      <w:r w:rsidDel="00000000" w:rsidR="00000000" w:rsidRPr="00000000">
        <w:rPr>
          <w:sz w:val="26"/>
          <w:szCs w:val="26"/>
          <w:rtl w:val="0"/>
        </w:rPr>
        <w:t xml:space="preserve">Options: </w:t>
      </w:r>
    </w:p>
    <w:p w:rsidR="00000000" w:rsidDel="00000000" w:rsidP="00000000" w:rsidRDefault="00000000" w:rsidRPr="00000000" w14:paraId="000005BD">
      <w:pPr>
        <w:spacing w:line="240" w:lineRule="auto"/>
        <w:ind w:left="9.000000000000057" w:firstLine="0"/>
        <w:jc w:val="both"/>
        <w:rPr>
          <w:sz w:val="26"/>
          <w:szCs w:val="26"/>
        </w:rPr>
      </w:pPr>
      <w:r w:rsidDel="00000000" w:rsidR="00000000" w:rsidRPr="00000000">
        <w:rPr>
          <w:sz w:val="26"/>
          <w:szCs w:val="26"/>
          <w:rtl w:val="0"/>
        </w:rPr>
        <w:t xml:space="preserve">Destroy the Shard: Stabilizes the region but risks destabilizing the Psionic Tapestry. </w:t>
      </w:r>
    </w:p>
    <w:p w:rsidR="00000000" w:rsidDel="00000000" w:rsidP="00000000" w:rsidRDefault="00000000" w:rsidRPr="00000000" w14:paraId="000005BE">
      <w:pPr>
        <w:spacing w:line="240" w:lineRule="auto"/>
        <w:ind w:left="9.000000000000057" w:firstLine="0"/>
        <w:jc w:val="both"/>
        <w:rPr>
          <w:sz w:val="26"/>
          <w:szCs w:val="26"/>
        </w:rPr>
      </w:pPr>
      <w:r w:rsidDel="00000000" w:rsidR="00000000" w:rsidRPr="00000000">
        <w:rPr>
          <w:sz w:val="26"/>
          <w:szCs w:val="26"/>
          <w:rtl w:val="0"/>
        </w:rPr>
        <w:t xml:space="preserve">Use the Shard: Creates a new Beacon Node but empowers Nyx-Vephar. </w:t>
      </w:r>
    </w:p>
    <w:p w:rsidR="00000000" w:rsidDel="00000000" w:rsidP="00000000" w:rsidRDefault="00000000" w:rsidRPr="00000000" w14:paraId="000005BF">
      <w:pPr>
        <w:spacing w:line="240" w:lineRule="auto"/>
        <w:ind w:left="9.000000000000057" w:firstLine="0"/>
        <w:jc w:val="both"/>
        <w:rPr>
          <w:sz w:val="26"/>
          <w:szCs w:val="26"/>
        </w:rPr>
      </w:pPr>
      <w:r w:rsidDel="00000000" w:rsidR="00000000" w:rsidRPr="00000000">
        <w:rPr>
          <w:sz w:val="26"/>
          <w:szCs w:val="26"/>
          <w:rtl w:val="0"/>
        </w:rPr>
        <w:t xml:space="preserve">Abandon the Shard: Void Corsairs claim it, </w:t>
      </w:r>
    </w:p>
    <w:p w:rsidR="00000000" w:rsidDel="00000000" w:rsidP="00000000" w:rsidRDefault="00000000" w:rsidRPr="00000000" w14:paraId="000005C0">
      <w:pPr>
        <w:spacing w:line="240" w:lineRule="auto"/>
        <w:ind w:left="9.000000000000057" w:firstLine="0"/>
        <w:jc w:val="both"/>
        <w:rPr>
          <w:sz w:val="26"/>
          <w:szCs w:val="26"/>
        </w:rPr>
      </w:pPr>
      <w:r w:rsidDel="00000000" w:rsidR="00000000" w:rsidRPr="00000000">
        <w:rPr>
          <w:sz w:val="26"/>
          <w:szCs w:val="26"/>
          <w:rtl w:val="0"/>
        </w:rPr>
        <w:t xml:space="preserve">threatening future stability. Player Handouts </w:t>
      </w:r>
    </w:p>
    <w:p w:rsidR="00000000" w:rsidDel="00000000" w:rsidP="00000000" w:rsidRDefault="00000000" w:rsidRPr="00000000" w14:paraId="000005C1">
      <w:pPr>
        <w:spacing w:line="240" w:lineRule="auto"/>
        <w:ind w:left="9.000000000000057" w:firstLine="0"/>
        <w:jc w:val="both"/>
        <w:rPr>
          <w:sz w:val="26"/>
          <w:szCs w:val="26"/>
        </w:rPr>
      </w:pPr>
      <w:r w:rsidDel="00000000" w:rsidR="00000000" w:rsidRPr="00000000">
        <w:rPr>
          <w:sz w:val="26"/>
          <w:szCs w:val="26"/>
          <w:rtl w:val="0"/>
        </w:rPr>
        <w:t xml:space="preserve">Veilbreaker’s Log: Cryptic notes detailing pre-Fracture relics and dangers. </w:t>
      </w:r>
    </w:p>
    <w:p w:rsidR="00000000" w:rsidDel="00000000" w:rsidP="00000000" w:rsidRDefault="00000000" w:rsidRPr="00000000" w14:paraId="000005C2">
      <w:pPr>
        <w:spacing w:line="240" w:lineRule="auto"/>
        <w:ind w:left="9.000000000000057" w:firstLine="0"/>
        <w:jc w:val="both"/>
        <w:rPr>
          <w:sz w:val="26"/>
          <w:szCs w:val="26"/>
        </w:rPr>
      </w:pPr>
      <w:r w:rsidDel="00000000" w:rsidR="00000000" w:rsidRPr="00000000">
        <w:rPr>
          <w:sz w:val="26"/>
          <w:szCs w:val="26"/>
          <w:rtl w:val="0"/>
        </w:rPr>
        <w:t xml:space="preserve">Nexus Console Translation: A decoded glyph </w:t>
      </w:r>
    </w:p>
    <w:p w:rsidR="00000000" w:rsidDel="00000000" w:rsidP="00000000" w:rsidRDefault="00000000" w:rsidRPr="00000000" w14:paraId="000005C3">
      <w:pPr>
        <w:spacing w:line="240" w:lineRule="auto"/>
        <w:ind w:left="9.000000000000057" w:firstLine="0"/>
        <w:jc w:val="both"/>
        <w:rPr>
          <w:sz w:val="26"/>
          <w:szCs w:val="26"/>
        </w:rPr>
      </w:pPr>
      <w:r w:rsidDel="00000000" w:rsidR="00000000" w:rsidRPr="00000000">
        <w:rPr>
          <w:sz w:val="26"/>
          <w:szCs w:val="26"/>
          <w:rtl w:val="0"/>
        </w:rPr>
        <w:t xml:space="preserve">stating, “Nyx sleeps beneath the Veil; disturb not the balance.” </w:t>
      </w:r>
    </w:p>
    <w:p w:rsidR="00000000" w:rsidDel="00000000" w:rsidP="00000000" w:rsidRDefault="00000000" w:rsidRPr="00000000" w14:paraId="000005C4">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5C5">
      <w:pPr>
        <w:spacing w:line="240" w:lineRule="auto"/>
        <w:ind w:left="9.000000000000057" w:firstLine="0"/>
        <w:jc w:val="both"/>
        <w:rPr>
          <w:sz w:val="26"/>
          <w:szCs w:val="26"/>
        </w:rPr>
      </w:pPr>
      <w:r w:rsidDel="00000000" w:rsidR="00000000" w:rsidRPr="00000000">
        <w:rPr>
          <w:sz w:val="26"/>
          <w:szCs w:val="26"/>
          <w:rtl w:val="0"/>
        </w:rPr>
        <w:t xml:space="preserve">Planetary Descriptions and Features </w:t>
      </w:r>
    </w:p>
    <w:p w:rsidR="00000000" w:rsidDel="00000000" w:rsidP="00000000" w:rsidRDefault="00000000" w:rsidRPr="00000000" w14:paraId="000005C6">
      <w:pPr>
        <w:spacing w:line="240" w:lineRule="auto"/>
        <w:ind w:left="9.000000000000057" w:firstLine="0"/>
        <w:jc w:val="both"/>
        <w:rPr>
          <w:sz w:val="26"/>
          <w:szCs w:val="26"/>
        </w:rPr>
      </w:pPr>
      <w:r w:rsidDel="00000000" w:rsidR="00000000" w:rsidRPr="00000000">
        <w:rPr>
          <w:sz w:val="26"/>
          <w:szCs w:val="26"/>
          <w:rtl w:val="0"/>
        </w:rPr>
        <w:t xml:space="preserve">1. Palladia Prime (Imperial Throneworld) </w:t>
      </w:r>
    </w:p>
    <w:p w:rsidR="00000000" w:rsidDel="00000000" w:rsidP="00000000" w:rsidRDefault="00000000" w:rsidRPr="00000000" w14:paraId="000005C7">
      <w:pPr>
        <w:spacing w:line="240" w:lineRule="auto"/>
        <w:ind w:left="9.000000000000057" w:firstLine="0"/>
        <w:jc w:val="both"/>
        <w:rPr>
          <w:sz w:val="26"/>
          <w:szCs w:val="26"/>
        </w:rPr>
      </w:pPr>
      <w:r w:rsidDel="00000000" w:rsidR="00000000" w:rsidRPr="00000000">
        <w:rPr>
          <w:sz w:val="26"/>
          <w:szCs w:val="26"/>
          <w:rtl w:val="0"/>
        </w:rPr>
        <w:t xml:space="preserve">Description: Palladia Prime is the beating heart of the Palladial Empire, a terrestrial jewel dominated by </w:t>
      </w:r>
    </w:p>
    <w:p w:rsidR="00000000" w:rsidDel="00000000" w:rsidP="00000000" w:rsidRDefault="00000000" w:rsidRPr="00000000" w14:paraId="000005C8">
      <w:pPr>
        <w:spacing w:line="240" w:lineRule="auto"/>
        <w:ind w:left="9.000000000000057" w:firstLine="0"/>
        <w:jc w:val="both"/>
        <w:rPr>
          <w:sz w:val="26"/>
          <w:szCs w:val="26"/>
        </w:rPr>
      </w:pPr>
      <w:r w:rsidDel="00000000" w:rsidR="00000000" w:rsidRPr="00000000">
        <w:rPr>
          <w:sz w:val="26"/>
          <w:szCs w:val="26"/>
          <w:rtl w:val="0"/>
        </w:rPr>
        <w:t xml:space="preserve">sprawling crystalline cities that shimmer under the light of its star, Helion. The planet has been terraformed to perfection, balancing urban sprawl with pristine green zones. </w:t>
      </w:r>
    </w:p>
    <w:p w:rsidR="00000000" w:rsidDel="00000000" w:rsidP="00000000" w:rsidRDefault="00000000" w:rsidRPr="00000000" w14:paraId="000005C9">
      <w:pPr>
        <w:spacing w:line="240" w:lineRule="auto"/>
        <w:ind w:left="9.000000000000057" w:firstLine="0"/>
        <w:jc w:val="both"/>
        <w:rPr>
          <w:sz w:val="26"/>
          <w:szCs w:val="26"/>
        </w:rPr>
      </w:pPr>
      <w:r w:rsidDel="00000000" w:rsidR="00000000" w:rsidRPr="00000000">
        <w:rPr>
          <w:sz w:val="26"/>
          <w:szCs w:val="26"/>
          <w:rtl w:val="0"/>
        </w:rPr>
        <w:t xml:space="preserve">Key Locations: </w:t>
      </w:r>
    </w:p>
    <w:p w:rsidR="00000000" w:rsidDel="00000000" w:rsidP="00000000" w:rsidRDefault="00000000" w:rsidRPr="00000000" w14:paraId="000005CA">
      <w:pPr>
        <w:spacing w:line="240" w:lineRule="auto"/>
        <w:ind w:left="9.000000000000057" w:firstLine="0"/>
        <w:jc w:val="both"/>
        <w:rPr>
          <w:sz w:val="26"/>
          <w:szCs w:val="26"/>
        </w:rPr>
      </w:pPr>
      <w:r w:rsidDel="00000000" w:rsidR="00000000" w:rsidRPr="00000000">
        <w:rPr>
          <w:sz w:val="26"/>
          <w:szCs w:val="26"/>
          <w:rtl w:val="0"/>
        </w:rPr>
        <w:t xml:space="preserve">Pallanor Citadel: A monumental crystalline structure that houses the Emperor’s court and serves as the center of imperial governance. </w:t>
      </w:r>
    </w:p>
    <w:p w:rsidR="00000000" w:rsidDel="00000000" w:rsidP="00000000" w:rsidRDefault="00000000" w:rsidRPr="00000000" w14:paraId="000005CB">
      <w:pPr>
        <w:spacing w:line="240" w:lineRule="auto"/>
        <w:ind w:left="9.000000000000057" w:firstLine="0"/>
        <w:jc w:val="both"/>
        <w:rPr>
          <w:sz w:val="26"/>
          <w:szCs w:val="26"/>
        </w:rPr>
      </w:pPr>
      <w:r w:rsidDel="00000000" w:rsidR="00000000" w:rsidRPr="00000000">
        <w:rPr>
          <w:sz w:val="26"/>
          <w:szCs w:val="26"/>
          <w:rtl w:val="0"/>
        </w:rPr>
        <w:t xml:space="preserve">Resonance Spire Complex: Towers that amplify psionic energy, supporting the Psionic Tapestry across the Core. </w:t>
      </w:r>
    </w:p>
    <w:p w:rsidR="00000000" w:rsidDel="00000000" w:rsidP="00000000" w:rsidRDefault="00000000" w:rsidRPr="00000000" w14:paraId="000005CC">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5CD">
      <w:pPr>
        <w:spacing w:line="240" w:lineRule="auto"/>
        <w:ind w:left="9.000000000000057" w:firstLine="0"/>
        <w:jc w:val="both"/>
        <w:rPr>
          <w:sz w:val="26"/>
          <w:szCs w:val="26"/>
        </w:rPr>
      </w:pPr>
      <w:r w:rsidDel="00000000" w:rsidR="00000000" w:rsidRPr="00000000">
        <w:rPr>
          <w:sz w:val="26"/>
          <w:szCs w:val="26"/>
          <w:rtl w:val="0"/>
        </w:rPr>
        <w:t xml:space="preserve">High Lord Arctan Pallanor: Patriarch of House </w:t>
      </w:r>
    </w:p>
    <w:p w:rsidR="00000000" w:rsidDel="00000000" w:rsidP="00000000" w:rsidRDefault="00000000" w:rsidRPr="00000000" w14:paraId="000005CE">
      <w:pPr>
        <w:spacing w:line="240" w:lineRule="auto"/>
        <w:ind w:left="9.000000000000057" w:firstLine="0"/>
        <w:jc w:val="both"/>
        <w:rPr>
          <w:sz w:val="26"/>
          <w:szCs w:val="26"/>
        </w:rPr>
      </w:pPr>
      <w:r w:rsidDel="00000000" w:rsidR="00000000" w:rsidRPr="00000000">
        <w:rPr>
          <w:sz w:val="26"/>
          <w:szCs w:val="26"/>
          <w:rtl w:val="0"/>
        </w:rPr>
        <w:t xml:space="preserve">Pallanor and chief advisor to the Emperor. </w:t>
      </w:r>
    </w:p>
    <w:p w:rsidR="00000000" w:rsidDel="00000000" w:rsidP="00000000" w:rsidRDefault="00000000" w:rsidRPr="00000000" w14:paraId="000005CF">
      <w:pPr>
        <w:spacing w:line="240" w:lineRule="auto"/>
        <w:ind w:left="9.000000000000057" w:firstLine="0"/>
        <w:jc w:val="both"/>
        <w:rPr>
          <w:sz w:val="26"/>
          <w:szCs w:val="26"/>
        </w:rPr>
      </w:pPr>
      <w:r w:rsidDel="00000000" w:rsidR="00000000" w:rsidRPr="00000000">
        <w:rPr>
          <w:sz w:val="26"/>
          <w:szCs w:val="26"/>
          <w:rtl w:val="0"/>
        </w:rPr>
        <w:t xml:space="preserve">Arch-Psion Calitha Veloros: Overseer of the Resonance Spire Complex. </w:t>
      </w:r>
    </w:p>
    <w:p w:rsidR="00000000" w:rsidDel="00000000" w:rsidP="00000000" w:rsidRDefault="00000000" w:rsidRPr="00000000" w14:paraId="000005D0">
      <w:pPr>
        <w:spacing w:line="240" w:lineRule="auto"/>
        <w:ind w:left="9.000000000000057" w:firstLine="0"/>
        <w:jc w:val="both"/>
        <w:rPr>
          <w:sz w:val="26"/>
          <w:szCs w:val="26"/>
        </w:rPr>
      </w:pPr>
      <w:r w:rsidDel="00000000" w:rsidR="00000000" w:rsidRPr="00000000">
        <w:rPr>
          <w:sz w:val="26"/>
          <w:szCs w:val="26"/>
          <w:rtl w:val="0"/>
        </w:rPr>
        <w:t xml:space="preserve">Unique Features:</w:t>
      </w:r>
    </w:p>
    <w:p w:rsidR="00000000" w:rsidDel="00000000" w:rsidP="00000000" w:rsidRDefault="00000000" w:rsidRPr="00000000" w14:paraId="000005D1">
      <w:pPr>
        <w:spacing w:line="240" w:lineRule="auto"/>
        <w:ind w:left="9.000000000000057" w:firstLine="0"/>
        <w:jc w:val="both"/>
        <w:rPr>
          <w:sz w:val="26"/>
          <w:szCs w:val="26"/>
        </w:rPr>
      </w:pPr>
      <w:r w:rsidDel="00000000" w:rsidR="00000000" w:rsidRPr="00000000">
        <w:rPr>
          <w:sz w:val="26"/>
          <w:szCs w:val="26"/>
          <w:rtl w:val="0"/>
        </w:rPr>
        <w:t xml:space="preserve">Atmospheric auroras caused by psionic energy </w:t>
      </w:r>
    </w:p>
    <w:p w:rsidR="00000000" w:rsidDel="00000000" w:rsidP="00000000" w:rsidRDefault="00000000" w:rsidRPr="00000000" w14:paraId="000005D2">
      <w:pPr>
        <w:spacing w:line="240" w:lineRule="auto"/>
        <w:ind w:left="9.000000000000057" w:firstLine="0"/>
        <w:jc w:val="both"/>
        <w:rPr>
          <w:sz w:val="26"/>
          <w:szCs w:val="26"/>
        </w:rPr>
      </w:pPr>
      <w:r w:rsidDel="00000000" w:rsidR="00000000" w:rsidRPr="00000000">
        <w:rPr>
          <w:sz w:val="26"/>
          <w:szCs w:val="26"/>
          <w:rtl w:val="0"/>
        </w:rPr>
        <w:t xml:space="preserve">surges. </w:t>
      </w:r>
    </w:p>
    <w:p w:rsidR="00000000" w:rsidDel="00000000" w:rsidP="00000000" w:rsidRDefault="00000000" w:rsidRPr="00000000" w14:paraId="000005D3">
      <w:pPr>
        <w:spacing w:line="240" w:lineRule="auto"/>
        <w:ind w:left="9.000000000000057" w:firstLine="0"/>
        <w:jc w:val="both"/>
        <w:rPr>
          <w:sz w:val="26"/>
          <w:szCs w:val="26"/>
        </w:rPr>
      </w:pPr>
      <w:r w:rsidDel="00000000" w:rsidR="00000000" w:rsidRPr="00000000">
        <w:rPr>
          <w:sz w:val="26"/>
          <w:szCs w:val="26"/>
          <w:rtl w:val="0"/>
        </w:rPr>
        <w:t xml:space="preserve">Orbiting stations that serve as trade and defense hubs. </w:t>
      </w:r>
    </w:p>
    <w:p w:rsidR="00000000" w:rsidDel="00000000" w:rsidP="00000000" w:rsidRDefault="00000000" w:rsidRPr="00000000" w14:paraId="000005D4">
      <w:pPr>
        <w:spacing w:line="240" w:lineRule="auto"/>
        <w:ind w:left="9.000000000000057" w:firstLine="0"/>
        <w:jc w:val="both"/>
        <w:rPr>
          <w:sz w:val="26"/>
          <w:szCs w:val="26"/>
        </w:rPr>
      </w:pPr>
      <w:r w:rsidDel="00000000" w:rsidR="00000000" w:rsidRPr="00000000">
        <w:rPr>
          <w:sz w:val="26"/>
          <w:szCs w:val="26"/>
          <w:rtl w:val="0"/>
        </w:rPr>
        <w:t xml:space="preserve">2. Veyos Prime (Trade Hub) </w:t>
      </w:r>
    </w:p>
    <w:p w:rsidR="00000000" w:rsidDel="00000000" w:rsidP="00000000" w:rsidRDefault="00000000" w:rsidRPr="00000000" w14:paraId="000005D5">
      <w:pPr>
        <w:spacing w:line="240" w:lineRule="auto"/>
        <w:ind w:left="9.000000000000057" w:firstLine="0"/>
        <w:jc w:val="both"/>
        <w:rPr>
          <w:sz w:val="26"/>
          <w:szCs w:val="26"/>
        </w:rPr>
      </w:pPr>
      <w:r w:rsidDel="00000000" w:rsidR="00000000" w:rsidRPr="00000000">
        <w:rPr>
          <w:sz w:val="26"/>
          <w:szCs w:val="26"/>
          <w:rtl w:val="0"/>
        </w:rPr>
        <w:t xml:space="preserve">Description: Veyos Prime thrives as a center of intergalactic commerce. Its towering arcologies and sprawling </w:t>
      </w:r>
    </w:p>
    <w:p w:rsidR="00000000" w:rsidDel="00000000" w:rsidP="00000000" w:rsidRDefault="00000000" w:rsidRPr="00000000" w14:paraId="000005D6">
      <w:pPr>
        <w:spacing w:line="240" w:lineRule="auto"/>
        <w:ind w:left="9.000000000000057" w:firstLine="0"/>
        <w:jc w:val="both"/>
        <w:rPr>
          <w:sz w:val="26"/>
          <w:szCs w:val="26"/>
        </w:rPr>
      </w:pPr>
      <w:r w:rsidDel="00000000" w:rsidR="00000000" w:rsidRPr="00000000">
        <w:rPr>
          <w:sz w:val="26"/>
          <w:szCs w:val="26"/>
          <w:rtl w:val="0"/>
        </w:rPr>
        <w:t xml:space="preserve">spaceports hum with activity, while the Golden Exchange is the galaxy’s most prominent market for goods, services, and political leverage. </w:t>
      </w:r>
    </w:p>
    <w:p w:rsidR="00000000" w:rsidDel="00000000" w:rsidP="00000000" w:rsidRDefault="00000000" w:rsidRPr="00000000" w14:paraId="000005D7">
      <w:pPr>
        <w:spacing w:line="240" w:lineRule="auto"/>
        <w:ind w:left="9.000000000000057" w:firstLine="0"/>
        <w:jc w:val="both"/>
        <w:rPr>
          <w:sz w:val="26"/>
          <w:szCs w:val="26"/>
        </w:rPr>
      </w:pPr>
      <w:r w:rsidDel="00000000" w:rsidR="00000000" w:rsidRPr="00000000">
        <w:rPr>
          <w:sz w:val="26"/>
          <w:szCs w:val="26"/>
          <w:rtl w:val="0"/>
        </w:rPr>
        <w:t xml:space="preserve">Key Locations: </w:t>
      </w:r>
    </w:p>
    <w:p w:rsidR="00000000" w:rsidDel="00000000" w:rsidP="00000000" w:rsidRDefault="00000000" w:rsidRPr="00000000" w14:paraId="000005D8">
      <w:pPr>
        <w:spacing w:line="240" w:lineRule="auto"/>
        <w:ind w:left="9.000000000000057" w:firstLine="0"/>
        <w:jc w:val="both"/>
        <w:rPr>
          <w:sz w:val="26"/>
          <w:szCs w:val="26"/>
        </w:rPr>
      </w:pPr>
      <w:r w:rsidDel="00000000" w:rsidR="00000000" w:rsidRPr="00000000">
        <w:rPr>
          <w:sz w:val="26"/>
          <w:szCs w:val="26"/>
          <w:rtl w:val="0"/>
        </w:rPr>
        <w:t xml:space="preserve">Golden Exchange: A colossal trade hub and diplomatic center, where deals that shape the empire are forged. </w:t>
      </w:r>
    </w:p>
    <w:p w:rsidR="00000000" w:rsidDel="00000000" w:rsidP="00000000" w:rsidRDefault="00000000" w:rsidRPr="00000000" w14:paraId="000005D9">
      <w:pPr>
        <w:spacing w:line="240" w:lineRule="auto"/>
        <w:ind w:left="9.000000000000057" w:firstLine="0"/>
        <w:jc w:val="both"/>
        <w:rPr>
          <w:sz w:val="26"/>
          <w:szCs w:val="26"/>
        </w:rPr>
      </w:pPr>
      <w:r w:rsidDel="00000000" w:rsidR="00000000" w:rsidRPr="00000000">
        <w:rPr>
          <w:sz w:val="26"/>
          <w:szCs w:val="26"/>
          <w:rtl w:val="0"/>
        </w:rPr>
        <w:t xml:space="preserve">Telva Rings: Massive asteroid fields near the planet, mined for rare metals and psionic crystals. </w:t>
      </w:r>
    </w:p>
    <w:p w:rsidR="00000000" w:rsidDel="00000000" w:rsidP="00000000" w:rsidRDefault="00000000" w:rsidRPr="00000000" w14:paraId="000005DA">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5DB">
      <w:pPr>
        <w:spacing w:line="240" w:lineRule="auto"/>
        <w:ind w:left="9.000000000000057" w:firstLine="0"/>
        <w:jc w:val="both"/>
        <w:rPr>
          <w:sz w:val="26"/>
          <w:szCs w:val="26"/>
        </w:rPr>
      </w:pPr>
      <w:r w:rsidDel="00000000" w:rsidR="00000000" w:rsidRPr="00000000">
        <w:rPr>
          <w:sz w:val="26"/>
          <w:szCs w:val="26"/>
          <w:rtl w:val="0"/>
        </w:rPr>
        <w:t xml:space="preserve">Guildmaster Asher Klyne: Leader of the </w:t>
      </w:r>
    </w:p>
    <w:p w:rsidR="00000000" w:rsidDel="00000000" w:rsidP="00000000" w:rsidRDefault="00000000" w:rsidRPr="00000000" w14:paraId="000005DC">
      <w:pPr>
        <w:spacing w:line="240" w:lineRule="auto"/>
        <w:ind w:left="9.000000000000057" w:firstLine="0"/>
        <w:jc w:val="both"/>
        <w:rPr>
          <w:sz w:val="26"/>
          <w:szCs w:val="26"/>
        </w:rPr>
      </w:pPr>
      <w:r w:rsidDel="00000000" w:rsidR="00000000" w:rsidRPr="00000000">
        <w:rPr>
          <w:sz w:val="26"/>
          <w:szCs w:val="26"/>
          <w:rtl w:val="0"/>
        </w:rPr>
        <w:t xml:space="preserve">Merchant Guilds controlling trade routes. </w:t>
      </w:r>
    </w:p>
    <w:p w:rsidR="00000000" w:rsidDel="00000000" w:rsidP="00000000" w:rsidRDefault="00000000" w:rsidRPr="00000000" w14:paraId="000005DD">
      <w:pPr>
        <w:spacing w:line="240" w:lineRule="auto"/>
        <w:ind w:left="9.000000000000057" w:firstLine="0"/>
        <w:jc w:val="both"/>
        <w:rPr>
          <w:sz w:val="26"/>
          <w:szCs w:val="26"/>
        </w:rPr>
      </w:pPr>
      <w:r w:rsidDel="00000000" w:rsidR="00000000" w:rsidRPr="00000000">
        <w:rPr>
          <w:sz w:val="26"/>
          <w:szCs w:val="26"/>
          <w:rtl w:val="0"/>
        </w:rPr>
        <w:t xml:space="preserve">Diplomat Verra Thalos: Mediator for </w:t>
      </w:r>
    </w:p>
    <w:p w:rsidR="00000000" w:rsidDel="00000000" w:rsidP="00000000" w:rsidRDefault="00000000" w:rsidRPr="00000000" w14:paraId="000005DE">
      <w:pPr>
        <w:spacing w:line="240" w:lineRule="auto"/>
        <w:ind w:left="9.000000000000057" w:firstLine="0"/>
        <w:jc w:val="both"/>
        <w:rPr>
          <w:sz w:val="26"/>
          <w:szCs w:val="26"/>
        </w:rPr>
      </w:pPr>
      <w:r w:rsidDel="00000000" w:rsidR="00000000" w:rsidRPr="00000000">
        <w:rPr>
          <w:sz w:val="26"/>
          <w:szCs w:val="26"/>
          <w:rtl w:val="0"/>
        </w:rPr>
        <w:t xml:space="preserve">inter-house disputes. </w:t>
      </w:r>
    </w:p>
    <w:p w:rsidR="00000000" w:rsidDel="00000000" w:rsidP="00000000" w:rsidRDefault="00000000" w:rsidRPr="00000000" w14:paraId="000005DF">
      <w:pPr>
        <w:spacing w:line="240" w:lineRule="auto"/>
        <w:ind w:left="9.000000000000057" w:firstLine="0"/>
        <w:jc w:val="both"/>
        <w:rPr>
          <w:sz w:val="26"/>
          <w:szCs w:val="26"/>
        </w:rPr>
      </w:pPr>
      <w:r w:rsidDel="00000000" w:rsidR="00000000" w:rsidRPr="00000000">
        <w:rPr>
          <w:sz w:val="26"/>
          <w:szCs w:val="26"/>
          <w:rtl w:val="0"/>
        </w:rPr>
        <w:t xml:space="preserve">Unique Features: </w:t>
      </w:r>
    </w:p>
    <w:p w:rsidR="00000000" w:rsidDel="00000000" w:rsidP="00000000" w:rsidRDefault="00000000" w:rsidRPr="00000000" w14:paraId="000005E0">
      <w:pPr>
        <w:spacing w:line="240" w:lineRule="auto"/>
        <w:ind w:left="9.000000000000057" w:firstLine="0"/>
        <w:jc w:val="both"/>
        <w:rPr>
          <w:sz w:val="26"/>
          <w:szCs w:val="26"/>
        </w:rPr>
      </w:pPr>
      <w:r w:rsidDel="00000000" w:rsidR="00000000" w:rsidRPr="00000000">
        <w:rPr>
          <w:sz w:val="26"/>
          <w:szCs w:val="26"/>
          <w:rtl w:val="0"/>
        </w:rPr>
        <w:t xml:space="preserve">Holographic trade displays visible from orbit. </w:t>
      </w:r>
    </w:p>
    <w:p w:rsidR="00000000" w:rsidDel="00000000" w:rsidP="00000000" w:rsidRDefault="00000000" w:rsidRPr="00000000" w14:paraId="000005E1">
      <w:pPr>
        <w:spacing w:line="240" w:lineRule="auto"/>
        <w:ind w:left="9.000000000000057" w:firstLine="0"/>
        <w:jc w:val="both"/>
        <w:rPr>
          <w:sz w:val="26"/>
          <w:szCs w:val="26"/>
        </w:rPr>
      </w:pPr>
      <w:r w:rsidDel="00000000" w:rsidR="00000000" w:rsidRPr="00000000">
        <w:rPr>
          <w:sz w:val="26"/>
          <w:szCs w:val="26"/>
          <w:rtl w:val="0"/>
        </w:rPr>
        <w:t xml:space="preserve">Spaceport clusters that connect to every known trade route. </w:t>
      </w:r>
    </w:p>
    <w:p w:rsidR="00000000" w:rsidDel="00000000" w:rsidP="00000000" w:rsidRDefault="00000000" w:rsidRPr="00000000" w14:paraId="000005E2">
      <w:pPr>
        <w:spacing w:line="240" w:lineRule="auto"/>
        <w:ind w:left="9.000000000000057" w:firstLine="0"/>
        <w:jc w:val="both"/>
        <w:rPr>
          <w:sz w:val="26"/>
          <w:szCs w:val="26"/>
        </w:rPr>
      </w:pPr>
      <w:r w:rsidDel="00000000" w:rsidR="00000000" w:rsidRPr="00000000">
        <w:rPr>
          <w:sz w:val="26"/>
          <w:szCs w:val="26"/>
          <w:rtl w:val="0"/>
        </w:rPr>
        <w:t xml:space="preserve">3. Khoreal Bastion (Military World) </w:t>
      </w:r>
    </w:p>
    <w:p w:rsidR="00000000" w:rsidDel="00000000" w:rsidP="00000000" w:rsidRDefault="00000000" w:rsidRPr="00000000" w14:paraId="000005E3">
      <w:pPr>
        <w:spacing w:line="240" w:lineRule="auto"/>
        <w:ind w:left="9.000000000000057" w:firstLine="0"/>
        <w:jc w:val="both"/>
        <w:rPr>
          <w:sz w:val="26"/>
          <w:szCs w:val="26"/>
        </w:rPr>
      </w:pPr>
      <w:r w:rsidDel="00000000" w:rsidR="00000000" w:rsidRPr="00000000">
        <w:rPr>
          <w:sz w:val="26"/>
          <w:szCs w:val="26"/>
          <w:rtl w:val="0"/>
        </w:rPr>
        <w:t xml:space="preserve">Description: Khoreal Bastion is a fortress world of steel and stone, dominated by massive defense platforms and fortified cities. Every aspect of life revolves around preparing for and waging war. </w:t>
      </w:r>
    </w:p>
    <w:p w:rsidR="00000000" w:rsidDel="00000000" w:rsidP="00000000" w:rsidRDefault="00000000" w:rsidRPr="00000000" w14:paraId="000005E4">
      <w:pPr>
        <w:spacing w:line="240" w:lineRule="auto"/>
        <w:ind w:left="9.000000000000057" w:firstLine="0"/>
        <w:jc w:val="both"/>
        <w:rPr>
          <w:sz w:val="26"/>
          <w:szCs w:val="26"/>
        </w:rPr>
      </w:pPr>
      <w:r w:rsidDel="00000000" w:rsidR="00000000" w:rsidRPr="00000000">
        <w:rPr>
          <w:sz w:val="26"/>
          <w:szCs w:val="26"/>
          <w:rtl w:val="0"/>
        </w:rPr>
        <w:t xml:space="preserve">Key Locations: </w:t>
      </w:r>
    </w:p>
    <w:p w:rsidR="00000000" w:rsidDel="00000000" w:rsidP="00000000" w:rsidRDefault="00000000" w:rsidRPr="00000000" w14:paraId="000005E5">
      <w:pPr>
        <w:spacing w:line="240" w:lineRule="auto"/>
        <w:ind w:left="9.000000000000057" w:firstLine="0"/>
        <w:jc w:val="both"/>
        <w:rPr>
          <w:sz w:val="26"/>
          <w:szCs w:val="26"/>
        </w:rPr>
      </w:pPr>
      <w:r w:rsidDel="00000000" w:rsidR="00000000" w:rsidRPr="00000000">
        <w:rPr>
          <w:sz w:val="26"/>
          <w:szCs w:val="26"/>
          <w:rtl w:val="0"/>
        </w:rPr>
        <w:t xml:space="preserve">Command Citadel: Headquarters of House </w:t>
      </w:r>
    </w:p>
    <w:p w:rsidR="00000000" w:rsidDel="00000000" w:rsidP="00000000" w:rsidRDefault="00000000" w:rsidRPr="00000000" w14:paraId="000005E6">
      <w:pPr>
        <w:spacing w:line="240" w:lineRule="auto"/>
        <w:ind w:left="9.000000000000057" w:firstLine="0"/>
        <w:jc w:val="both"/>
        <w:rPr>
          <w:sz w:val="26"/>
          <w:szCs w:val="26"/>
        </w:rPr>
      </w:pPr>
      <w:r w:rsidDel="00000000" w:rsidR="00000000" w:rsidRPr="00000000">
        <w:rPr>
          <w:sz w:val="26"/>
          <w:szCs w:val="26"/>
          <w:rtl w:val="0"/>
        </w:rPr>
        <w:t xml:space="preserve">Khoreal’s military command. </w:t>
      </w:r>
    </w:p>
    <w:p w:rsidR="00000000" w:rsidDel="00000000" w:rsidP="00000000" w:rsidRDefault="00000000" w:rsidRPr="00000000" w14:paraId="000005E7">
      <w:pPr>
        <w:spacing w:line="240" w:lineRule="auto"/>
        <w:ind w:left="9.000000000000057" w:firstLine="0"/>
        <w:jc w:val="both"/>
        <w:rPr>
          <w:sz w:val="26"/>
          <w:szCs w:val="26"/>
        </w:rPr>
      </w:pPr>
      <w:r w:rsidDel="00000000" w:rsidR="00000000" w:rsidRPr="00000000">
        <w:rPr>
          <w:sz w:val="26"/>
          <w:szCs w:val="26"/>
          <w:rtl w:val="0"/>
        </w:rPr>
        <w:t xml:space="preserve">Thralax Testing Grounds: A barren moon used for psionic weapon experiments. </w:t>
      </w:r>
    </w:p>
    <w:p w:rsidR="00000000" w:rsidDel="00000000" w:rsidP="00000000" w:rsidRDefault="00000000" w:rsidRPr="00000000" w14:paraId="000005E8">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5E9">
      <w:pPr>
        <w:spacing w:line="240" w:lineRule="auto"/>
        <w:ind w:left="9.000000000000057" w:firstLine="0"/>
        <w:jc w:val="both"/>
        <w:rPr>
          <w:sz w:val="26"/>
          <w:szCs w:val="26"/>
        </w:rPr>
      </w:pPr>
      <w:r w:rsidDel="00000000" w:rsidR="00000000" w:rsidRPr="00000000">
        <w:rPr>
          <w:sz w:val="26"/>
          <w:szCs w:val="26"/>
          <w:rtl w:val="0"/>
        </w:rPr>
        <w:t xml:space="preserve">Admiral Kael Drathos: Supreme Commander of </w:t>
      </w:r>
    </w:p>
    <w:p w:rsidR="00000000" w:rsidDel="00000000" w:rsidP="00000000" w:rsidRDefault="00000000" w:rsidRPr="00000000" w14:paraId="000005EA">
      <w:pPr>
        <w:spacing w:line="240" w:lineRule="auto"/>
        <w:ind w:left="9.000000000000057" w:firstLine="0"/>
        <w:jc w:val="both"/>
        <w:rPr>
          <w:sz w:val="26"/>
          <w:szCs w:val="26"/>
        </w:rPr>
      </w:pPr>
      <w:r w:rsidDel="00000000" w:rsidR="00000000" w:rsidRPr="00000000">
        <w:rPr>
          <w:sz w:val="26"/>
          <w:szCs w:val="26"/>
          <w:rtl w:val="0"/>
        </w:rPr>
        <w:t xml:space="preserve">the Imperial Voidfleet. </w:t>
      </w:r>
    </w:p>
    <w:p w:rsidR="00000000" w:rsidDel="00000000" w:rsidP="00000000" w:rsidRDefault="00000000" w:rsidRPr="00000000" w14:paraId="000005EB">
      <w:pPr>
        <w:spacing w:line="240" w:lineRule="auto"/>
        <w:ind w:left="9.000000000000057" w:firstLine="0"/>
        <w:jc w:val="both"/>
        <w:rPr>
          <w:sz w:val="26"/>
          <w:szCs w:val="26"/>
        </w:rPr>
      </w:pPr>
      <w:r w:rsidDel="00000000" w:rsidR="00000000" w:rsidRPr="00000000">
        <w:rPr>
          <w:sz w:val="26"/>
          <w:szCs w:val="26"/>
          <w:rtl w:val="0"/>
        </w:rPr>
        <w:t xml:space="preserve">Warden Jyn Valkar: Overseer of planetary </w:t>
      </w:r>
    </w:p>
    <w:p w:rsidR="00000000" w:rsidDel="00000000" w:rsidP="00000000" w:rsidRDefault="00000000" w:rsidRPr="00000000" w14:paraId="000005EC">
      <w:pPr>
        <w:spacing w:line="240" w:lineRule="auto"/>
        <w:ind w:left="9.000000000000057" w:firstLine="0"/>
        <w:jc w:val="both"/>
        <w:rPr>
          <w:sz w:val="26"/>
          <w:szCs w:val="26"/>
        </w:rPr>
      </w:pPr>
      <w:r w:rsidDel="00000000" w:rsidR="00000000" w:rsidRPr="00000000">
        <w:rPr>
          <w:sz w:val="26"/>
          <w:szCs w:val="26"/>
          <w:rtl w:val="0"/>
        </w:rPr>
        <w:t xml:space="preserve">defenses. </w:t>
      </w:r>
    </w:p>
    <w:p w:rsidR="00000000" w:rsidDel="00000000" w:rsidP="00000000" w:rsidRDefault="00000000" w:rsidRPr="00000000" w14:paraId="000005ED">
      <w:pPr>
        <w:spacing w:line="240" w:lineRule="auto"/>
        <w:ind w:left="9.000000000000057" w:firstLine="0"/>
        <w:jc w:val="both"/>
        <w:rPr>
          <w:sz w:val="26"/>
          <w:szCs w:val="26"/>
        </w:rPr>
      </w:pPr>
      <w:r w:rsidDel="00000000" w:rsidR="00000000" w:rsidRPr="00000000">
        <w:rPr>
          <w:sz w:val="26"/>
          <w:szCs w:val="26"/>
          <w:rtl w:val="0"/>
        </w:rPr>
        <w:t xml:space="preserve">Unique Features: </w:t>
      </w:r>
    </w:p>
    <w:p w:rsidR="00000000" w:rsidDel="00000000" w:rsidP="00000000" w:rsidRDefault="00000000" w:rsidRPr="00000000" w14:paraId="000005EE">
      <w:pPr>
        <w:spacing w:line="240" w:lineRule="auto"/>
        <w:ind w:left="9.000000000000057" w:firstLine="0"/>
        <w:jc w:val="both"/>
        <w:rPr>
          <w:sz w:val="26"/>
          <w:szCs w:val="26"/>
        </w:rPr>
      </w:pPr>
      <w:r w:rsidDel="00000000" w:rsidR="00000000" w:rsidRPr="00000000">
        <w:rPr>
          <w:sz w:val="26"/>
          <w:szCs w:val="26"/>
          <w:rtl w:val="0"/>
        </w:rPr>
        <w:t xml:space="preserve">Orbital weapon platforms capable of planetary-scale bombardments. </w:t>
      </w:r>
    </w:p>
    <w:p w:rsidR="00000000" w:rsidDel="00000000" w:rsidP="00000000" w:rsidRDefault="00000000" w:rsidRPr="00000000" w14:paraId="000005EF">
      <w:pPr>
        <w:spacing w:line="240" w:lineRule="auto"/>
        <w:ind w:left="9.000000000000057" w:firstLine="0"/>
        <w:jc w:val="both"/>
        <w:rPr>
          <w:sz w:val="26"/>
          <w:szCs w:val="26"/>
        </w:rPr>
      </w:pPr>
      <w:r w:rsidDel="00000000" w:rsidR="00000000" w:rsidRPr="00000000">
        <w:rPr>
          <w:sz w:val="26"/>
          <w:szCs w:val="26"/>
          <w:rtl w:val="0"/>
        </w:rPr>
        <w:t xml:space="preserve">Vast underground bunkers housing military </w:t>
      </w:r>
    </w:p>
    <w:p w:rsidR="00000000" w:rsidDel="00000000" w:rsidP="00000000" w:rsidRDefault="00000000" w:rsidRPr="00000000" w14:paraId="000005F0">
      <w:pPr>
        <w:spacing w:line="240" w:lineRule="auto"/>
        <w:ind w:left="9.000000000000057" w:firstLine="0"/>
        <w:jc w:val="both"/>
        <w:rPr>
          <w:sz w:val="26"/>
          <w:szCs w:val="26"/>
        </w:rPr>
      </w:pPr>
      <w:r w:rsidDel="00000000" w:rsidR="00000000" w:rsidRPr="00000000">
        <w:rPr>
          <w:sz w:val="26"/>
          <w:szCs w:val="26"/>
          <w:rtl w:val="0"/>
        </w:rPr>
        <w:t xml:space="preserve">reserves. </w:t>
      </w:r>
    </w:p>
    <w:p w:rsidR="00000000" w:rsidDel="00000000" w:rsidP="00000000" w:rsidRDefault="00000000" w:rsidRPr="00000000" w14:paraId="000005F1">
      <w:pPr>
        <w:spacing w:line="240" w:lineRule="auto"/>
        <w:ind w:left="9.000000000000057" w:firstLine="0"/>
        <w:jc w:val="both"/>
        <w:rPr>
          <w:sz w:val="26"/>
          <w:szCs w:val="26"/>
        </w:rPr>
      </w:pPr>
      <w:r w:rsidDel="00000000" w:rsidR="00000000" w:rsidRPr="00000000">
        <w:rPr>
          <w:sz w:val="26"/>
          <w:szCs w:val="26"/>
          <w:rtl w:val="0"/>
        </w:rPr>
        <w:t xml:space="preserve">Tal’Zharr (Rogue Planet in the Drakonias Reaches) </w:t>
      </w:r>
    </w:p>
    <w:p w:rsidR="00000000" w:rsidDel="00000000" w:rsidP="00000000" w:rsidRDefault="00000000" w:rsidRPr="00000000" w14:paraId="000005F2">
      <w:pPr>
        <w:spacing w:line="240" w:lineRule="auto"/>
        <w:ind w:left="9.000000000000057" w:firstLine="0"/>
        <w:jc w:val="both"/>
        <w:rPr>
          <w:sz w:val="26"/>
          <w:szCs w:val="26"/>
        </w:rPr>
      </w:pPr>
      <w:r w:rsidDel="00000000" w:rsidR="00000000" w:rsidRPr="00000000">
        <w:rPr>
          <w:sz w:val="26"/>
          <w:szCs w:val="26"/>
          <w:rtl w:val="0"/>
        </w:rPr>
        <w:t xml:space="preserve">Description: Tal’Zharr is a rogue volcanic world illuminated only by its glowing crystalline spires. The absence of a sun creates a haunting, eternal nightscape. </w:t>
      </w:r>
    </w:p>
    <w:p w:rsidR="00000000" w:rsidDel="00000000" w:rsidP="00000000" w:rsidRDefault="00000000" w:rsidRPr="00000000" w14:paraId="000005F3">
      <w:pPr>
        <w:spacing w:line="240" w:lineRule="auto"/>
        <w:ind w:left="9.000000000000057" w:firstLine="0"/>
        <w:jc w:val="both"/>
        <w:rPr>
          <w:sz w:val="26"/>
          <w:szCs w:val="26"/>
        </w:rPr>
      </w:pPr>
      <w:r w:rsidDel="00000000" w:rsidR="00000000" w:rsidRPr="00000000">
        <w:rPr>
          <w:sz w:val="26"/>
          <w:szCs w:val="26"/>
          <w:rtl w:val="0"/>
        </w:rPr>
        <w:t xml:space="preserve">Key Locations: </w:t>
      </w:r>
    </w:p>
    <w:p w:rsidR="00000000" w:rsidDel="00000000" w:rsidP="00000000" w:rsidRDefault="00000000" w:rsidRPr="00000000" w14:paraId="000005F4">
      <w:pPr>
        <w:spacing w:line="240" w:lineRule="auto"/>
        <w:ind w:left="9.000000000000057" w:firstLine="0"/>
        <w:jc w:val="both"/>
        <w:rPr>
          <w:sz w:val="26"/>
          <w:szCs w:val="26"/>
        </w:rPr>
      </w:pPr>
      <w:r w:rsidDel="00000000" w:rsidR="00000000" w:rsidRPr="00000000">
        <w:rPr>
          <w:sz w:val="26"/>
          <w:szCs w:val="26"/>
          <w:rtl w:val="0"/>
        </w:rPr>
        <w:t xml:space="preserve">Crystal Spires: Towering Aetherium formations </w:t>
      </w:r>
    </w:p>
    <w:p w:rsidR="00000000" w:rsidDel="00000000" w:rsidP="00000000" w:rsidRDefault="00000000" w:rsidRPr="00000000" w14:paraId="000005F5">
      <w:pPr>
        <w:spacing w:line="240" w:lineRule="auto"/>
        <w:ind w:left="9.000000000000057" w:firstLine="0"/>
        <w:jc w:val="both"/>
        <w:rPr>
          <w:sz w:val="26"/>
          <w:szCs w:val="26"/>
        </w:rPr>
      </w:pPr>
      <w:r w:rsidDel="00000000" w:rsidR="00000000" w:rsidRPr="00000000">
        <w:rPr>
          <w:sz w:val="26"/>
          <w:szCs w:val="26"/>
          <w:rtl w:val="0"/>
        </w:rPr>
        <w:t xml:space="preserve">that pulse with energy. </w:t>
      </w:r>
    </w:p>
    <w:p w:rsidR="00000000" w:rsidDel="00000000" w:rsidP="00000000" w:rsidRDefault="00000000" w:rsidRPr="00000000" w14:paraId="000005F6">
      <w:pPr>
        <w:spacing w:line="240" w:lineRule="auto"/>
        <w:ind w:left="9.000000000000057" w:firstLine="0"/>
        <w:jc w:val="both"/>
        <w:rPr>
          <w:sz w:val="26"/>
          <w:szCs w:val="26"/>
        </w:rPr>
      </w:pPr>
      <w:r w:rsidDel="00000000" w:rsidR="00000000" w:rsidRPr="00000000">
        <w:rPr>
          <w:sz w:val="26"/>
          <w:szCs w:val="26"/>
          <w:rtl w:val="0"/>
        </w:rPr>
        <w:t xml:space="preserve">Abyssal Core: A vast network of caverns containing ancient artifacts and psionic dangers. </w:t>
      </w:r>
    </w:p>
    <w:p w:rsidR="00000000" w:rsidDel="00000000" w:rsidP="00000000" w:rsidRDefault="00000000" w:rsidRPr="00000000" w14:paraId="000005F7">
      <w:pPr>
        <w:spacing w:line="240" w:lineRule="auto"/>
        <w:ind w:left="9.000000000000057" w:firstLine="0"/>
        <w:jc w:val="both"/>
        <w:rPr>
          <w:sz w:val="26"/>
          <w:szCs w:val="26"/>
        </w:rPr>
      </w:pPr>
      <w:r w:rsidDel="00000000" w:rsidR="00000000" w:rsidRPr="00000000">
        <w:rPr>
          <w:sz w:val="26"/>
          <w:szCs w:val="26"/>
          <w:rtl w:val="0"/>
        </w:rPr>
        <w:t xml:space="preserve">Notable Figures:</w:t>
      </w:r>
    </w:p>
    <w:p w:rsidR="00000000" w:rsidDel="00000000" w:rsidP="00000000" w:rsidRDefault="00000000" w:rsidRPr="00000000" w14:paraId="000005F8">
      <w:pPr>
        <w:spacing w:line="240" w:lineRule="auto"/>
        <w:ind w:left="9.000000000000057" w:firstLine="0"/>
        <w:jc w:val="both"/>
        <w:rPr>
          <w:sz w:val="26"/>
          <w:szCs w:val="26"/>
        </w:rPr>
      </w:pPr>
      <w:r w:rsidDel="00000000" w:rsidR="00000000" w:rsidRPr="00000000">
        <w:rPr>
          <w:sz w:val="26"/>
          <w:szCs w:val="26"/>
          <w:rtl w:val="0"/>
        </w:rPr>
        <w:t xml:space="preserve">Corsair Captain Relza Tharic: Known to use the </w:t>
      </w:r>
    </w:p>
    <w:p w:rsidR="00000000" w:rsidDel="00000000" w:rsidP="00000000" w:rsidRDefault="00000000" w:rsidRPr="00000000" w14:paraId="000005F9">
      <w:pPr>
        <w:spacing w:line="240" w:lineRule="auto"/>
        <w:ind w:left="9.000000000000057" w:firstLine="0"/>
        <w:jc w:val="both"/>
        <w:rPr>
          <w:sz w:val="26"/>
          <w:szCs w:val="26"/>
        </w:rPr>
      </w:pPr>
      <w:r w:rsidDel="00000000" w:rsidR="00000000" w:rsidRPr="00000000">
        <w:rPr>
          <w:sz w:val="26"/>
          <w:szCs w:val="26"/>
          <w:rtl w:val="0"/>
        </w:rPr>
        <w:t xml:space="preserve">Abyssal Core as a smuggling hideout. </w:t>
      </w:r>
    </w:p>
    <w:p w:rsidR="00000000" w:rsidDel="00000000" w:rsidP="00000000" w:rsidRDefault="00000000" w:rsidRPr="00000000" w14:paraId="000005FA">
      <w:pPr>
        <w:spacing w:line="240" w:lineRule="auto"/>
        <w:ind w:left="9.000000000000057" w:firstLine="0"/>
        <w:jc w:val="both"/>
        <w:rPr>
          <w:sz w:val="26"/>
          <w:szCs w:val="26"/>
        </w:rPr>
      </w:pPr>
      <w:r w:rsidDel="00000000" w:rsidR="00000000" w:rsidRPr="00000000">
        <w:rPr>
          <w:sz w:val="26"/>
          <w:szCs w:val="26"/>
          <w:rtl w:val="0"/>
        </w:rPr>
        <w:t xml:space="preserve">Scholar Illen Veylos: A psionic researcher </w:t>
      </w:r>
    </w:p>
    <w:p w:rsidR="00000000" w:rsidDel="00000000" w:rsidP="00000000" w:rsidRDefault="00000000" w:rsidRPr="00000000" w14:paraId="000005FB">
      <w:pPr>
        <w:spacing w:line="240" w:lineRule="auto"/>
        <w:ind w:left="9.000000000000057" w:firstLine="0"/>
        <w:jc w:val="both"/>
        <w:rPr>
          <w:sz w:val="26"/>
          <w:szCs w:val="26"/>
        </w:rPr>
      </w:pPr>
      <w:r w:rsidDel="00000000" w:rsidR="00000000" w:rsidRPr="00000000">
        <w:rPr>
          <w:sz w:val="26"/>
          <w:szCs w:val="26"/>
          <w:rtl w:val="0"/>
        </w:rPr>
        <w:t xml:space="preserve">investigating the Spires. </w:t>
      </w:r>
    </w:p>
    <w:p w:rsidR="00000000" w:rsidDel="00000000" w:rsidP="00000000" w:rsidRDefault="00000000" w:rsidRPr="00000000" w14:paraId="000005FC">
      <w:pPr>
        <w:spacing w:line="240" w:lineRule="auto"/>
        <w:ind w:left="9.000000000000057" w:firstLine="0"/>
        <w:jc w:val="both"/>
        <w:rPr>
          <w:sz w:val="26"/>
          <w:szCs w:val="26"/>
        </w:rPr>
      </w:pPr>
      <w:r w:rsidDel="00000000" w:rsidR="00000000" w:rsidRPr="00000000">
        <w:rPr>
          <w:sz w:val="26"/>
          <w:szCs w:val="26"/>
          <w:rtl w:val="0"/>
        </w:rPr>
        <w:t xml:space="preserve">Unique Features: </w:t>
      </w:r>
    </w:p>
    <w:p w:rsidR="00000000" w:rsidDel="00000000" w:rsidP="00000000" w:rsidRDefault="00000000" w:rsidRPr="00000000" w14:paraId="000005FD">
      <w:pPr>
        <w:spacing w:line="240" w:lineRule="auto"/>
        <w:ind w:left="9.000000000000057" w:firstLine="0"/>
        <w:jc w:val="both"/>
        <w:rPr>
          <w:sz w:val="26"/>
          <w:szCs w:val="26"/>
        </w:rPr>
      </w:pPr>
      <w:r w:rsidDel="00000000" w:rsidR="00000000" w:rsidRPr="00000000">
        <w:rPr>
          <w:sz w:val="26"/>
          <w:szCs w:val="26"/>
          <w:rtl w:val="0"/>
        </w:rPr>
        <w:t xml:space="preserve">Ever-changing landscape as the spires grow </w:t>
      </w:r>
    </w:p>
    <w:p w:rsidR="00000000" w:rsidDel="00000000" w:rsidP="00000000" w:rsidRDefault="00000000" w:rsidRPr="00000000" w14:paraId="000005FE">
      <w:pPr>
        <w:spacing w:line="240" w:lineRule="auto"/>
        <w:ind w:left="9.000000000000057" w:firstLine="0"/>
        <w:jc w:val="both"/>
        <w:rPr>
          <w:sz w:val="26"/>
          <w:szCs w:val="26"/>
        </w:rPr>
      </w:pPr>
      <w:r w:rsidDel="00000000" w:rsidR="00000000" w:rsidRPr="00000000">
        <w:rPr>
          <w:sz w:val="26"/>
          <w:szCs w:val="26"/>
          <w:rtl w:val="0"/>
        </w:rPr>
        <w:t xml:space="preserve">and shift. </w:t>
      </w:r>
    </w:p>
    <w:p w:rsidR="00000000" w:rsidDel="00000000" w:rsidP="00000000" w:rsidRDefault="00000000" w:rsidRPr="00000000" w14:paraId="000005FF">
      <w:pPr>
        <w:spacing w:line="240" w:lineRule="auto"/>
        <w:ind w:left="9.000000000000057" w:firstLine="0"/>
        <w:jc w:val="both"/>
        <w:rPr>
          <w:sz w:val="26"/>
          <w:szCs w:val="26"/>
        </w:rPr>
      </w:pPr>
      <w:r w:rsidDel="00000000" w:rsidR="00000000" w:rsidRPr="00000000">
        <w:rPr>
          <w:sz w:val="26"/>
          <w:szCs w:val="26"/>
          <w:rtl w:val="0"/>
        </w:rPr>
        <w:t xml:space="preserve">Dangerous psionic storms that disrupt </w:t>
      </w:r>
    </w:p>
    <w:p w:rsidR="00000000" w:rsidDel="00000000" w:rsidP="00000000" w:rsidRDefault="00000000" w:rsidRPr="00000000" w14:paraId="00000600">
      <w:pPr>
        <w:spacing w:line="240" w:lineRule="auto"/>
        <w:ind w:left="9.000000000000057" w:firstLine="0"/>
        <w:jc w:val="both"/>
        <w:rPr>
          <w:sz w:val="26"/>
          <w:szCs w:val="26"/>
        </w:rPr>
      </w:pPr>
      <w:r w:rsidDel="00000000" w:rsidR="00000000" w:rsidRPr="00000000">
        <w:rPr>
          <w:sz w:val="26"/>
          <w:szCs w:val="26"/>
          <w:rtl w:val="0"/>
        </w:rPr>
        <w:t xml:space="preserve">navigation. </w:t>
      </w:r>
    </w:p>
    <w:p w:rsidR="00000000" w:rsidDel="00000000" w:rsidP="00000000" w:rsidRDefault="00000000" w:rsidRPr="00000000" w14:paraId="00000601">
      <w:pPr>
        <w:spacing w:line="240" w:lineRule="auto"/>
        <w:ind w:left="9.000000000000057" w:firstLine="0"/>
        <w:jc w:val="both"/>
        <w:rPr>
          <w:sz w:val="26"/>
          <w:szCs w:val="26"/>
        </w:rPr>
      </w:pPr>
      <w:r w:rsidDel="00000000" w:rsidR="00000000" w:rsidRPr="00000000">
        <w:rPr>
          <w:sz w:val="26"/>
          <w:szCs w:val="26"/>
          <w:rtl w:val="0"/>
        </w:rPr>
        <w:t xml:space="preserve">Oblivion’s Verge (Twilight Shores) </w:t>
      </w:r>
    </w:p>
    <w:p w:rsidR="00000000" w:rsidDel="00000000" w:rsidP="00000000" w:rsidRDefault="00000000" w:rsidRPr="00000000" w14:paraId="00000602">
      <w:pPr>
        <w:spacing w:line="240" w:lineRule="auto"/>
        <w:ind w:left="9.000000000000057" w:firstLine="0"/>
        <w:jc w:val="both"/>
        <w:rPr>
          <w:sz w:val="26"/>
          <w:szCs w:val="26"/>
        </w:rPr>
      </w:pPr>
      <w:r w:rsidDel="00000000" w:rsidR="00000000" w:rsidRPr="00000000">
        <w:rPr>
          <w:sz w:val="26"/>
          <w:szCs w:val="26"/>
          <w:rtl w:val="0"/>
        </w:rPr>
        <w:t xml:space="preserve">Description: Locked in perpetual twilight, </w:t>
      </w:r>
    </w:p>
    <w:p w:rsidR="00000000" w:rsidDel="00000000" w:rsidP="00000000" w:rsidRDefault="00000000" w:rsidRPr="00000000" w14:paraId="00000603">
      <w:pPr>
        <w:spacing w:line="240" w:lineRule="auto"/>
        <w:ind w:left="9.000000000000057" w:firstLine="0"/>
        <w:jc w:val="both"/>
        <w:rPr>
          <w:sz w:val="26"/>
          <w:szCs w:val="26"/>
        </w:rPr>
      </w:pPr>
      <w:r w:rsidDel="00000000" w:rsidR="00000000" w:rsidRPr="00000000">
        <w:rPr>
          <w:sz w:val="26"/>
          <w:szCs w:val="26"/>
          <w:rtl w:val="0"/>
        </w:rPr>
        <w:t xml:space="preserve">Oblivion’s Verge is a desolate yet mesmerizing world of black sand plains and jagged obsidian cliffs. It is known for its strange light distortions and the eerie Reflective Sands. </w:t>
      </w:r>
    </w:p>
    <w:p w:rsidR="00000000" w:rsidDel="00000000" w:rsidP="00000000" w:rsidRDefault="00000000" w:rsidRPr="00000000" w14:paraId="00000604">
      <w:pPr>
        <w:spacing w:line="240" w:lineRule="auto"/>
        <w:ind w:left="9.000000000000057" w:firstLine="0"/>
        <w:jc w:val="both"/>
        <w:rPr>
          <w:sz w:val="26"/>
          <w:szCs w:val="26"/>
        </w:rPr>
      </w:pPr>
      <w:r w:rsidDel="00000000" w:rsidR="00000000" w:rsidRPr="00000000">
        <w:rPr>
          <w:sz w:val="26"/>
          <w:szCs w:val="26"/>
          <w:rtl w:val="0"/>
        </w:rPr>
        <w:t xml:space="preserve">Key Locations: </w:t>
      </w:r>
    </w:p>
    <w:p w:rsidR="00000000" w:rsidDel="00000000" w:rsidP="00000000" w:rsidRDefault="00000000" w:rsidRPr="00000000" w14:paraId="00000605">
      <w:pPr>
        <w:spacing w:line="240" w:lineRule="auto"/>
        <w:ind w:left="9.000000000000057" w:firstLine="0"/>
        <w:jc w:val="both"/>
        <w:rPr>
          <w:sz w:val="26"/>
          <w:szCs w:val="26"/>
        </w:rPr>
      </w:pPr>
      <w:r w:rsidDel="00000000" w:rsidR="00000000" w:rsidRPr="00000000">
        <w:rPr>
          <w:sz w:val="26"/>
          <w:szCs w:val="26"/>
          <w:rtl w:val="0"/>
        </w:rPr>
        <w:t xml:space="preserve">Reflective Sands: A mystical expanse where travelers see ghostly reflections of themselves. </w:t>
      </w:r>
    </w:p>
    <w:p w:rsidR="00000000" w:rsidDel="00000000" w:rsidP="00000000" w:rsidRDefault="00000000" w:rsidRPr="00000000" w14:paraId="00000606">
      <w:pPr>
        <w:spacing w:line="240" w:lineRule="auto"/>
        <w:ind w:left="9.000000000000057" w:firstLine="0"/>
        <w:jc w:val="both"/>
        <w:rPr>
          <w:sz w:val="26"/>
          <w:szCs w:val="26"/>
        </w:rPr>
      </w:pPr>
      <w:r w:rsidDel="00000000" w:rsidR="00000000" w:rsidRPr="00000000">
        <w:rPr>
          <w:sz w:val="26"/>
          <w:szCs w:val="26"/>
          <w:rtl w:val="0"/>
        </w:rPr>
        <w:t xml:space="preserve">Buried Ruins: Remnants of Pre-Imperial structures hidden beneath the sands. </w:t>
      </w:r>
    </w:p>
    <w:p w:rsidR="00000000" w:rsidDel="00000000" w:rsidP="00000000" w:rsidRDefault="00000000" w:rsidRPr="00000000" w14:paraId="00000607">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08">
      <w:pPr>
        <w:spacing w:line="240" w:lineRule="auto"/>
        <w:ind w:left="9.000000000000057" w:firstLine="0"/>
        <w:jc w:val="both"/>
        <w:rPr>
          <w:sz w:val="26"/>
          <w:szCs w:val="26"/>
        </w:rPr>
      </w:pPr>
      <w:r w:rsidDel="00000000" w:rsidR="00000000" w:rsidRPr="00000000">
        <w:rPr>
          <w:sz w:val="26"/>
          <w:szCs w:val="26"/>
          <w:rtl w:val="0"/>
        </w:rPr>
        <w:t xml:space="preserve">Archaeologist Miren Farlis: Leading an </w:t>
      </w:r>
    </w:p>
    <w:p w:rsidR="00000000" w:rsidDel="00000000" w:rsidP="00000000" w:rsidRDefault="00000000" w:rsidRPr="00000000" w14:paraId="00000609">
      <w:pPr>
        <w:spacing w:line="240" w:lineRule="auto"/>
        <w:ind w:left="9.000000000000057" w:firstLine="0"/>
        <w:jc w:val="both"/>
        <w:rPr>
          <w:sz w:val="26"/>
          <w:szCs w:val="26"/>
        </w:rPr>
      </w:pPr>
      <w:r w:rsidDel="00000000" w:rsidR="00000000" w:rsidRPr="00000000">
        <w:rPr>
          <w:sz w:val="26"/>
          <w:szCs w:val="26"/>
          <w:rtl w:val="0"/>
        </w:rPr>
        <w:t xml:space="preserve">excavation of the ruins. </w:t>
      </w:r>
    </w:p>
    <w:p w:rsidR="00000000" w:rsidDel="00000000" w:rsidP="00000000" w:rsidRDefault="00000000" w:rsidRPr="00000000" w14:paraId="0000060A">
      <w:pPr>
        <w:spacing w:line="240" w:lineRule="auto"/>
        <w:ind w:left="9.000000000000057" w:firstLine="0"/>
        <w:jc w:val="both"/>
        <w:rPr>
          <w:sz w:val="26"/>
          <w:szCs w:val="26"/>
        </w:rPr>
      </w:pPr>
      <w:r w:rsidDel="00000000" w:rsidR="00000000" w:rsidRPr="00000000">
        <w:rPr>
          <w:sz w:val="26"/>
          <w:szCs w:val="26"/>
          <w:rtl w:val="0"/>
        </w:rPr>
        <w:t xml:space="preserve">Void Seeker Halrik Jorath: A mercenary hunting </w:t>
      </w:r>
    </w:p>
    <w:p w:rsidR="00000000" w:rsidDel="00000000" w:rsidP="00000000" w:rsidRDefault="00000000" w:rsidRPr="00000000" w14:paraId="0000060B">
      <w:pPr>
        <w:spacing w:line="240" w:lineRule="auto"/>
        <w:ind w:left="9.000000000000057" w:firstLine="0"/>
        <w:jc w:val="both"/>
        <w:rPr>
          <w:sz w:val="26"/>
          <w:szCs w:val="26"/>
        </w:rPr>
      </w:pPr>
      <w:r w:rsidDel="00000000" w:rsidR="00000000" w:rsidRPr="00000000">
        <w:rPr>
          <w:sz w:val="26"/>
          <w:szCs w:val="26"/>
          <w:rtl w:val="0"/>
        </w:rPr>
        <w:t xml:space="preserve">for psionic relics. </w:t>
      </w:r>
    </w:p>
    <w:p w:rsidR="00000000" w:rsidDel="00000000" w:rsidP="00000000" w:rsidRDefault="00000000" w:rsidRPr="00000000" w14:paraId="0000060C">
      <w:pPr>
        <w:spacing w:line="240" w:lineRule="auto"/>
        <w:ind w:left="9.000000000000057" w:firstLine="0"/>
        <w:jc w:val="both"/>
        <w:rPr>
          <w:sz w:val="26"/>
          <w:szCs w:val="26"/>
        </w:rPr>
      </w:pPr>
      <w:r w:rsidDel="00000000" w:rsidR="00000000" w:rsidRPr="00000000">
        <w:rPr>
          <w:sz w:val="26"/>
          <w:szCs w:val="26"/>
          <w:rtl w:val="0"/>
        </w:rPr>
        <w:t xml:space="preserve">Unique Features: </w:t>
      </w:r>
    </w:p>
    <w:p w:rsidR="00000000" w:rsidDel="00000000" w:rsidP="00000000" w:rsidRDefault="00000000" w:rsidRPr="00000000" w14:paraId="0000060D">
      <w:pPr>
        <w:spacing w:line="240" w:lineRule="auto"/>
        <w:ind w:left="9.000000000000057" w:firstLine="0"/>
        <w:jc w:val="both"/>
        <w:rPr>
          <w:sz w:val="26"/>
          <w:szCs w:val="26"/>
        </w:rPr>
      </w:pPr>
      <w:r w:rsidDel="00000000" w:rsidR="00000000" w:rsidRPr="00000000">
        <w:rPr>
          <w:sz w:val="26"/>
          <w:szCs w:val="26"/>
          <w:rtl w:val="0"/>
        </w:rPr>
        <w:t xml:space="preserve">Psionic anomalies causing localized sandstorms. </w:t>
      </w:r>
    </w:p>
    <w:p w:rsidR="00000000" w:rsidDel="00000000" w:rsidP="00000000" w:rsidRDefault="00000000" w:rsidRPr="00000000" w14:paraId="0000060E">
      <w:pPr>
        <w:spacing w:line="240" w:lineRule="auto"/>
        <w:ind w:left="9.000000000000057" w:firstLine="0"/>
        <w:jc w:val="both"/>
        <w:rPr>
          <w:sz w:val="26"/>
          <w:szCs w:val="26"/>
        </w:rPr>
      </w:pPr>
      <w:r w:rsidDel="00000000" w:rsidR="00000000" w:rsidRPr="00000000">
        <w:rPr>
          <w:sz w:val="26"/>
          <w:szCs w:val="26"/>
          <w:rtl w:val="0"/>
        </w:rPr>
        <w:t xml:space="preserve">Light distortion phenomena that disorient </w:t>
      </w:r>
    </w:p>
    <w:p w:rsidR="00000000" w:rsidDel="00000000" w:rsidP="00000000" w:rsidRDefault="00000000" w:rsidRPr="00000000" w14:paraId="0000060F">
      <w:pPr>
        <w:spacing w:line="240" w:lineRule="auto"/>
        <w:ind w:left="9.000000000000057" w:firstLine="0"/>
        <w:jc w:val="both"/>
        <w:rPr>
          <w:sz w:val="26"/>
          <w:szCs w:val="26"/>
        </w:rPr>
      </w:pPr>
      <w:r w:rsidDel="00000000" w:rsidR="00000000" w:rsidRPr="00000000">
        <w:rPr>
          <w:sz w:val="26"/>
          <w:szCs w:val="26"/>
          <w:rtl w:val="0"/>
        </w:rPr>
        <w:t xml:space="preserve">travelers. </w:t>
      </w:r>
    </w:p>
    <w:p w:rsidR="00000000" w:rsidDel="00000000" w:rsidP="00000000" w:rsidRDefault="00000000" w:rsidRPr="00000000" w14:paraId="00000610">
      <w:pPr>
        <w:spacing w:line="240" w:lineRule="auto"/>
        <w:ind w:left="9.000000000000057" w:firstLine="0"/>
        <w:jc w:val="both"/>
        <w:rPr>
          <w:sz w:val="26"/>
          <w:szCs w:val="26"/>
        </w:rPr>
      </w:pPr>
      <w:r w:rsidDel="00000000" w:rsidR="00000000" w:rsidRPr="00000000">
        <w:rPr>
          <w:sz w:val="26"/>
          <w:szCs w:val="26"/>
          <w:rtl w:val="0"/>
        </w:rPr>
        <w:t xml:space="preserve">6. Nyx-Sarath (Void-Shattered Nebula) </w:t>
      </w:r>
    </w:p>
    <w:p w:rsidR="00000000" w:rsidDel="00000000" w:rsidP="00000000" w:rsidRDefault="00000000" w:rsidRPr="00000000" w14:paraId="00000611">
      <w:pPr>
        <w:spacing w:line="240" w:lineRule="auto"/>
        <w:ind w:left="9.000000000000057" w:firstLine="0"/>
        <w:jc w:val="both"/>
        <w:rPr>
          <w:sz w:val="26"/>
          <w:szCs w:val="26"/>
        </w:rPr>
      </w:pPr>
      <w:r w:rsidDel="00000000" w:rsidR="00000000" w:rsidRPr="00000000">
        <w:rPr>
          <w:sz w:val="26"/>
          <w:szCs w:val="26"/>
          <w:rtl w:val="0"/>
        </w:rPr>
        <w:t xml:space="preserve">Description: Nyx-Sarath is a fractured world, </w:t>
      </w:r>
    </w:p>
    <w:p w:rsidR="00000000" w:rsidDel="00000000" w:rsidP="00000000" w:rsidRDefault="00000000" w:rsidRPr="00000000" w14:paraId="00000612">
      <w:pPr>
        <w:spacing w:line="240" w:lineRule="auto"/>
        <w:ind w:left="9.000000000000057" w:firstLine="0"/>
        <w:jc w:val="both"/>
        <w:rPr>
          <w:sz w:val="26"/>
          <w:szCs w:val="26"/>
        </w:rPr>
      </w:pPr>
      <w:r w:rsidDel="00000000" w:rsidR="00000000" w:rsidRPr="00000000">
        <w:rPr>
          <w:sz w:val="26"/>
          <w:szCs w:val="26"/>
          <w:rtl w:val="0"/>
        </w:rPr>
        <w:t xml:space="preserve">its floating plateaus tethered by psionic streams. The ruins of a pre-Imperial civilization cover its surface, with the Nexus Chamber holding the mysterious Shard of Nyx. </w:t>
      </w:r>
    </w:p>
    <w:p w:rsidR="00000000" w:rsidDel="00000000" w:rsidP="00000000" w:rsidRDefault="00000000" w:rsidRPr="00000000" w14:paraId="00000613">
      <w:pPr>
        <w:spacing w:line="240" w:lineRule="auto"/>
        <w:ind w:left="9.000000000000057" w:firstLine="0"/>
        <w:jc w:val="both"/>
        <w:rPr>
          <w:sz w:val="26"/>
          <w:szCs w:val="26"/>
        </w:rPr>
      </w:pPr>
      <w:r w:rsidDel="00000000" w:rsidR="00000000" w:rsidRPr="00000000">
        <w:rPr>
          <w:sz w:val="26"/>
          <w:szCs w:val="26"/>
          <w:rtl w:val="0"/>
        </w:rPr>
        <w:t xml:space="preserve">Key Locations: </w:t>
      </w:r>
    </w:p>
    <w:p w:rsidR="00000000" w:rsidDel="00000000" w:rsidP="00000000" w:rsidRDefault="00000000" w:rsidRPr="00000000" w14:paraId="00000614">
      <w:pPr>
        <w:spacing w:line="240" w:lineRule="auto"/>
        <w:ind w:left="9.000000000000057" w:firstLine="0"/>
        <w:jc w:val="both"/>
        <w:rPr>
          <w:sz w:val="26"/>
          <w:szCs w:val="26"/>
        </w:rPr>
      </w:pPr>
      <w:r w:rsidDel="00000000" w:rsidR="00000000" w:rsidRPr="00000000">
        <w:rPr>
          <w:sz w:val="26"/>
          <w:szCs w:val="26"/>
          <w:rtl w:val="0"/>
        </w:rPr>
        <w:t xml:space="preserve">Nexus Chamber: Central hub housing the Shard </w:t>
      </w:r>
    </w:p>
    <w:p w:rsidR="00000000" w:rsidDel="00000000" w:rsidP="00000000" w:rsidRDefault="00000000" w:rsidRPr="00000000" w14:paraId="00000615">
      <w:pPr>
        <w:spacing w:line="240" w:lineRule="auto"/>
        <w:ind w:left="9.000000000000057" w:firstLine="0"/>
        <w:jc w:val="both"/>
        <w:rPr>
          <w:sz w:val="26"/>
          <w:szCs w:val="26"/>
        </w:rPr>
      </w:pPr>
      <w:r w:rsidDel="00000000" w:rsidR="00000000" w:rsidRPr="00000000">
        <w:rPr>
          <w:sz w:val="26"/>
          <w:szCs w:val="26"/>
          <w:rtl w:val="0"/>
        </w:rPr>
        <w:t xml:space="preserve">of Nyx. </w:t>
      </w:r>
    </w:p>
    <w:p w:rsidR="00000000" w:rsidDel="00000000" w:rsidP="00000000" w:rsidRDefault="00000000" w:rsidRPr="00000000" w14:paraId="00000616">
      <w:pPr>
        <w:spacing w:line="240" w:lineRule="auto"/>
        <w:ind w:left="9.000000000000057" w:firstLine="0"/>
        <w:jc w:val="both"/>
        <w:rPr>
          <w:sz w:val="26"/>
          <w:szCs w:val="26"/>
        </w:rPr>
      </w:pPr>
      <w:r w:rsidDel="00000000" w:rsidR="00000000" w:rsidRPr="00000000">
        <w:rPr>
          <w:sz w:val="26"/>
          <w:szCs w:val="26"/>
          <w:rtl w:val="0"/>
        </w:rPr>
        <w:t xml:space="preserve">Floating Ruins: Ancient structures brimming </w:t>
      </w:r>
    </w:p>
    <w:p w:rsidR="00000000" w:rsidDel="00000000" w:rsidP="00000000" w:rsidRDefault="00000000" w:rsidRPr="00000000" w14:paraId="00000617">
      <w:pPr>
        <w:spacing w:line="240" w:lineRule="auto"/>
        <w:ind w:left="9.000000000000057" w:firstLine="0"/>
        <w:jc w:val="both"/>
        <w:rPr>
          <w:sz w:val="26"/>
          <w:szCs w:val="26"/>
        </w:rPr>
      </w:pPr>
      <w:r w:rsidDel="00000000" w:rsidR="00000000" w:rsidRPr="00000000">
        <w:rPr>
          <w:sz w:val="26"/>
          <w:szCs w:val="26"/>
          <w:rtl w:val="0"/>
        </w:rPr>
        <w:t xml:space="preserve">with psionic traps. </w:t>
      </w:r>
    </w:p>
    <w:p w:rsidR="00000000" w:rsidDel="00000000" w:rsidP="00000000" w:rsidRDefault="00000000" w:rsidRPr="00000000" w14:paraId="00000618">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19">
      <w:pPr>
        <w:spacing w:line="240" w:lineRule="auto"/>
        <w:ind w:left="9.000000000000057" w:firstLine="0"/>
        <w:jc w:val="both"/>
        <w:rPr>
          <w:sz w:val="26"/>
          <w:szCs w:val="26"/>
        </w:rPr>
      </w:pPr>
      <w:r w:rsidDel="00000000" w:rsidR="00000000" w:rsidRPr="00000000">
        <w:rPr>
          <w:sz w:val="26"/>
          <w:szCs w:val="26"/>
          <w:rtl w:val="0"/>
        </w:rPr>
        <w:t xml:space="preserve">Cult Leader Theris Malvak: Seeks to awaken </w:t>
      </w:r>
    </w:p>
    <w:p w:rsidR="00000000" w:rsidDel="00000000" w:rsidP="00000000" w:rsidRDefault="00000000" w:rsidRPr="00000000" w14:paraId="0000061A">
      <w:pPr>
        <w:spacing w:line="240" w:lineRule="auto"/>
        <w:ind w:left="9.000000000000057" w:firstLine="0"/>
        <w:jc w:val="both"/>
        <w:rPr>
          <w:sz w:val="26"/>
          <w:szCs w:val="26"/>
        </w:rPr>
      </w:pPr>
      <w:r w:rsidDel="00000000" w:rsidR="00000000" w:rsidRPr="00000000">
        <w:rPr>
          <w:sz w:val="26"/>
          <w:szCs w:val="26"/>
          <w:rtl w:val="0"/>
        </w:rPr>
        <w:t xml:space="preserve">Nyx-Vephar. </w:t>
      </w:r>
    </w:p>
    <w:p w:rsidR="00000000" w:rsidDel="00000000" w:rsidP="00000000" w:rsidRDefault="00000000" w:rsidRPr="00000000" w14:paraId="0000061B">
      <w:pPr>
        <w:spacing w:line="240" w:lineRule="auto"/>
        <w:ind w:left="9.000000000000057" w:firstLine="0"/>
        <w:jc w:val="both"/>
        <w:rPr>
          <w:sz w:val="26"/>
          <w:szCs w:val="26"/>
        </w:rPr>
      </w:pPr>
      <w:r w:rsidDel="00000000" w:rsidR="00000000" w:rsidRPr="00000000">
        <w:rPr>
          <w:sz w:val="26"/>
          <w:szCs w:val="26"/>
          <w:rtl w:val="0"/>
        </w:rPr>
        <w:t xml:space="preserve">Professor Lyra Venthos: A historian researching </w:t>
      </w:r>
    </w:p>
    <w:p w:rsidR="00000000" w:rsidDel="00000000" w:rsidP="00000000" w:rsidRDefault="00000000" w:rsidRPr="00000000" w14:paraId="0000061C">
      <w:pPr>
        <w:spacing w:line="240" w:lineRule="auto"/>
        <w:ind w:left="9.000000000000057" w:firstLine="0"/>
        <w:jc w:val="both"/>
        <w:rPr>
          <w:sz w:val="26"/>
          <w:szCs w:val="26"/>
        </w:rPr>
      </w:pPr>
      <w:r w:rsidDel="00000000" w:rsidR="00000000" w:rsidRPr="00000000">
        <w:rPr>
          <w:sz w:val="26"/>
          <w:szCs w:val="26"/>
          <w:rtl w:val="0"/>
        </w:rPr>
        <w:t xml:space="preserve">the Fracture’s origins. </w:t>
      </w:r>
    </w:p>
    <w:p w:rsidR="00000000" w:rsidDel="00000000" w:rsidP="00000000" w:rsidRDefault="00000000" w:rsidRPr="00000000" w14:paraId="0000061D">
      <w:pPr>
        <w:spacing w:line="240" w:lineRule="auto"/>
        <w:ind w:left="9.000000000000057" w:firstLine="0"/>
        <w:jc w:val="both"/>
        <w:rPr>
          <w:sz w:val="26"/>
          <w:szCs w:val="26"/>
        </w:rPr>
      </w:pPr>
      <w:r w:rsidDel="00000000" w:rsidR="00000000" w:rsidRPr="00000000">
        <w:rPr>
          <w:sz w:val="26"/>
          <w:szCs w:val="26"/>
          <w:rtl w:val="0"/>
        </w:rPr>
        <w:t xml:space="preserve">Unique Features: </w:t>
      </w:r>
    </w:p>
    <w:p w:rsidR="00000000" w:rsidDel="00000000" w:rsidP="00000000" w:rsidRDefault="00000000" w:rsidRPr="00000000" w14:paraId="0000061E">
      <w:pPr>
        <w:spacing w:line="240" w:lineRule="auto"/>
        <w:ind w:left="9.000000000000057" w:firstLine="0"/>
        <w:jc w:val="both"/>
        <w:rPr>
          <w:sz w:val="26"/>
          <w:szCs w:val="26"/>
        </w:rPr>
      </w:pPr>
      <w:r w:rsidDel="00000000" w:rsidR="00000000" w:rsidRPr="00000000">
        <w:rPr>
          <w:sz w:val="26"/>
          <w:szCs w:val="26"/>
          <w:rtl w:val="0"/>
        </w:rPr>
        <w:t xml:space="preserve">Constant Voidstorm activity creating chaotic </w:t>
      </w:r>
    </w:p>
    <w:p w:rsidR="00000000" w:rsidDel="00000000" w:rsidP="00000000" w:rsidRDefault="00000000" w:rsidRPr="00000000" w14:paraId="0000061F">
      <w:pPr>
        <w:spacing w:line="240" w:lineRule="auto"/>
        <w:ind w:left="9.000000000000057" w:firstLine="0"/>
        <w:jc w:val="both"/>
        <w:rPr>
          <w:sz w:val="26"/>
          <w:szCs w:val="26"/>
        </w:rPr>
      </w:pPr>
      <w:r w:rsidDel="00000000" w:rsidR="00000000" w:rsidRPr="00000000">
        <w:rPr>
          <w:sz w:val="26"/>
          <w:szCs w:val="26"/>
          <w:rtl w:val="0"/>
        </w:rPr>
        <w:t xml:space="preserve">gravitational effects. </w:t>
      </w:r>
    </w:p>
    <w:p w:rsidR="00000000" w:rsidDel="00000000" w:rsidP="00000000" w:rsidRDefault="00000000" w:rsidRPr="00000000" w14:paraId="00000620">
      <w:pPr>
        <w:spacing w:line="240" w:lineRule="auto"/>
        <w:ind w:left="9.000000000000057" w:firstLine="0"/>
        <w:jc w:val="both"/>
        <w:rPr>
          <w:sz w:val="26"/>
          <w:szCs w:val="26"/>
        </w:rPr>
      </w:pPr>
      <w:r w:rsidDel="00000000" w:rsidR="00000000" w:rsidRPr="00000000">
        <w:rPr>
          <w:sz w:val="26"/>
          <w:szCs w:val="26"/>
          <w:rtl w:val="0"/>
        </w:rPr>
        <w:t xml:space="preserve">Psionic echoes haunting the ruins. </w:t>
      </w:r>
    </w:p>
    <w:p w:rsidR="00000000" w:rsidDel="00000000" w:rsidP="00000000" w:rsidRDefault="00000000" w:rsidRPr="00000000" w14:paraId="00000621">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622">
      <w:pPr>
        <w:spacing w:line="240" w:lineRule="auto"/>
        <w:ind w:left="9.000000000000057" w:firstLine="0"/>
        <w:jc w:val="both"/>
        <w:rPr>
          <w:sz w:val="26"/>
          <w:szCs w:val="26"/>
        </w:rPr>
      </w:pPr>
      <w:r w:rsidDel="00000000" w:rsidR="00000000" w:rsidRPr="00000000">
        <w:rPr>
          <w:sz w:val="26"/>
          <w:szCs w:val="26"/>
          <w:rtl w:val="0"/>
        </w:rPr>
        <w:t xml:space="preserve">Palladia Prime – Throneworld of the Empire </w:t>
      </w:r>
    </w:p>
    <w:p w:rsidR="00000000" w:rsidDel="00000000" w:rsidP="00000000" w:rsidRDefault="00000000" w:rsidRPr="00000000" w14:paraId="00000623">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24">
      <w:pPr>
        <w:spacing w:line="240" w:lineRule="auto"/>
        <w:ind w:left="9.000000000000057" w:firstLine="0"/>
        <w:jc w:val="both"/>
        <w:rPr>
          <w:sz w:val="26"/>
          <w:szCs w:val="26"/>
        </w:rPr>
      </w:pPr>
      <w:r w:rsidDel="00000000" w:rsidR="00000000" w:rsidRPr="00000000">
        <w:rPr>
          <w:sz w:val="26"/>
          <w:szCs w:val="26"/>
          <w:rtl w:val="0"/>
        </w:rPr>
        <w:t xml:space="preserve">High Lord Arctan Pallanor: Chief strategist of </w:t>
      </w:r>
    </w:p>
    <w:p w:rsidR="00000000" w:rsidDel="00000000" w:rsidP="00000000" w:rsidRDefault="00000000" w:rsidRPr="00000000" w14:paraId="00000625">
      <w:pPr>
        <w:spacing w:line="240" w:lineRule="auto"/>
        <w:ind w:left="9.000000000000057" w:firstLine="0"/>
        <w:jc w:val="both"/>
        <w:rPr>
          <w:sz w:val="26"/>
          <w:szCs w:val="26"/>
        </w:rPr>
      </w:pPr>
      <w:r w:rsidDel="00000000" w:rsidR="00000000" w:rsidRPr="00000000">
        <w:rPr>
          <w:sz w:val="26"/>
          <w:szCs w:val="26"/>
          <w:rtl w:val="0"/>
        </w:rPr>
        <w:t xml:space="preserve">the Emperor’s inner circle. His icy demeanor masks a history of ruthless decisions to maintain stability in the Core. </w:t>
      </w:r>
    </w:p>
    <w:p w:rsidR="00000000" w:rsidDel="00000000" w:rsidP="00000000" w:rsidRDefault="00000000" w:rsidRPr="00000000" w14:paraId="00000626">
      <w:pPr>
        <w:spacing w:line="240" w:lineRule="auto"/>
        <w:ind w:left="9.000000000000057" w:firstLine="0"/>
        <w:jc w:val="both"/>
        <w:rPr>
          <w:sz w:val="26"/>
          <w:szCs w:val="26"/>
        </w:rPr>
      </w:pPr>
      <w:r w:rsidDel="00000000" w:rsidR="00000000" w:rsidRPr="00000000">
        <w:rPr>
          <w:sz w:val="26"/>
          <w:szCs w:val="26"/>
          <w:rtl w:val="0"/>
        </w:rPr>
        <w:t xml:space="preserve">Arch-Psion Calitha Veloros: Oversees the </w:t>
      </w:r>
    </w:p>
    <w:p w:rsidR="00000000" w:rsidDel="00000000" w:rsidP="00000000" w:rsidRDefault="00000000" w:rsidRPr="00000000" w14:paraId="00000627">
      <w:pPr>
        <w:spacing w:line="240" w:lineRule="auto"/>
        <w:ind w:left="9.000000000000057" w:firstLine="0"/>
        <w:jc w:val="both"/>
        <w:rPr>
          <w:sz w:val="26"/>
          <w:szCs w:val="26"/>
        </w:rPr>
      </w:pPr>
      <w:r w:rsidDel="00000000" w:rsidR="00000000" w:rsidRPr="00000000">
        <w:rPr>
          <w:sz w:val="26"/>
          <w:szCs w:val="26"/>
          <w:rtl w:val="0"/>
        </w:rPr>
        <w:t xml:space="preserve">Resonance Spire Complex, deeply connected to the Psionic </w:t>
      </w:r>
    </w:p>
    <w:p w:rsidR="00000000" w:rsidDel="00000000" w:rsidP="00000000" w:rsidRDefault="00000000" w:rsidRPr="00000000" w14:paraId="00000628">
      <w:pPr>
        <w:spacing w:line="240" w:lineRule="auto"/>
        <w:ind w:left="9.000000000000057" w:firstLine="0"/>
        <w:jc w:val="both"/>
        <w:rPr>
          <w:sz w:val="26"/>
          <w:szCs w:val="26"/>
        </w:rPr>
      </w:pPr>
      <w:r w:rsidDel="00000000" w:rsidR="00000000" w:rsidRPr="00000000">
        <w:rPr>
          <w:sz w:val="26"/>
          <w:szCs w:val="26"/>
          <w:rtl w:val="0"/>
        </w:rPr>
        <w:t xml:space="preserve">Tapestry. Rumored to have ties to secretive psionic experiments. </w:t>
      </w:r>
    </w:p>
    <w:p w:rsidR="00000000" w:rsidDel="00000000" w:rsidP="00000000" w:rsidRDefault="00000000" w:rsidRPr="00000000" w14:paraId="00000629">
      <w:pPr>
        <w:spacing w:line="240" w:lineRule="auto"/>
        <w:ind w:left="9.000000000000057" w:firstLine="0"/>
        <w:jc w:val="both"/>
        <w:rPr>
          <w:sz w:val="26"/>
          <w:szCs w:val="26"/>
        </w:rPr>
      </w:pPr>
      <w:r w:rsidDel="00000000" w:rsidR="00000000" w:rsidRPr="00000000">
        <w:rPr>
          <w:sz w:val="26"/>
          <w:szCs w:val="26"/>
          <w:rtl w:val="0"/>
        </w:rPr>
        <w:t xml:space="preserve">Challenges and Mechanics: </w:t>
      </w:r>
    </w:p>
    <w:p w:rsidR="00000000" w:rsidDel="00000000" w:rsidP="00000000" w:rsidRDefault="00000000" w:rsidRPr="00000000" w14:paraId="0000062A">
      <w:pPr>
        <w:spacing w:line="240" w:lineRule="auto"/>
        <w:ind w:left="9.000000000000057" w:firstLine="0"/>
        <w:jc w:val="both"/>
        <w:rPr>
          <w:sz w:val="26"/>
          <w:szCs w:val="26"/>
        </w:rPr>
      </w:pPr>
      <w:r w:rsidDel="00000000" w:rsidR="00000000" w:rsidRPr="00000000">
        <w:rPr>
          <w:sz w:val="26"/>
          <w:szCs w:val="26"/>
          <w:rtl w:val="0"/>
        </w:rPr>
        <w:t xml:space="preserve">Political Intrigue: Navigating alliances and betrayals within the Emperor’s court offers Dominion-based role-playing opportunities. </w:t>
      </w:r>
    </w:p>
    <w:p w:rsidR="00000000" w:rsidDel="00000000" w:rsidP="00000000" w:rsidRDefault="00000000" w:rsidRPr="00000000" w14:paraId="0000062B">
      <w:pPr>
        <w:spacing w:line="240" w:lineRule="auto"/>
        <w:ind w:left="9.000000000000057" w:firstLine="0"/>
        <w:jc w:val="both"/>
        <w:rPr>
          <w:sz w:val="26"/>
          <w:szCs w:val="26"/>
        </w:rPr>
      </w:pPr>
      <w:r w:rsidDel="00000000" w:rsidR="00000000" w:rsidRPr="00000000">
        <w:rPr>
          <w:sz w:val="26"/>
          <w:szCs w:val="26"/>
          <w:rtl w:val="0"/>
        </w:rPr>
        <w:t xml:space="preserve">Psionic Investigations: Players may uncover hidden Resonance disruptions, requiring Lumina and Insight checks to stabilize the Tapestry. </w:t>
      </w:r>
    </w:p>
    <w:p w:rsidR="00000000" w:rsidDel="00000000" w:rsidP="00000000" w:rsidRDefault="00000000" w:rsidRPr="00000000" w14:paraId="0000062C">
      <w:pPr>
        <w:spacing w:line="240" w:lineRule="auto"/>
        <w:ind w:left="9.000000000000057" w:firstLine="0"/>
        <w:jc w:val="both"/>
        <w:rPr>
          <w:sz w:val="26"/>
          <w:szCs w:val="26"/>
        </w:rPr>
      </w:pPr>
      <w:r w:rsidDel="00000000" w:rsidR="00000000" w:rsidRPr="00000000">
        <w:rPr>
          <w:sz w:val="26"/>
          <w:szCs w:val="26"/>
          <w:rtl w:val="0"/>
        </w:rPr>
        <w:t xml:space="preserve">Story Hooks: </w:t>
      </w:r>
    </w:p>
    <w:p w:rsidR="00000000" w:rsidDel="00000000" w:rsidP="00000000" w:rsidRDefault="00000000" w:rsidRPr="00000000" w14:paraId="0000062D">
      <w:pPr>
        <w:spacing w:line="240" w:lineRule="auto"/>
        <w:ind w:left="9.000000000000057" w:firstLine="0"/>
        <w:jc w:val="both"/>
        <w:rPr>
          <w:sz w:val="26"/>
          <w:szCs w:val="26"/>
        </w:rPr>
      </w:pPr>
      <w:r w:rsidDel="00000000" w:rsidR="00000000" w:rsidRPr="00000000">
        <w:rPr>
          <w:sz w:val="26"/>
          <w:szCs w:val="26"/>
          <w:rtl w:val="0"/>
        </w:rPr>
        <w:t xml:space="preserve">Assassination plots targeting High Lord Arctan, requiring players to investigate shadowy factions. </w:t>
      </w:r>
    </w:p>
    <w:p w:rsidR="00000000" w:rsidDel="00000000" w:rsidP="00000000" w:rsidRDefault="00000000" w:rsidRPr="00000000" w14:paraId="0000062E">
      <w:pPr>
        <w:spacing w:line="240" w:lineRule="auto"/>
        <w:ind w:left="9.000000000000057" w:firstLine="0"/>
        <w:jc w:val="both"/>
        <w:rPr>
          <w:sz w:val="26"/>
          <w:szCs w:val="26"/>
        </w:rPr>
      </w:pPr>
      <w:r w:rsidDel="00000000" w:rsidR="00000000" w:rsidRPr="00000000">
        <w:rPr>
          <w:sz w:val="26"/>
          <w:szCs w:val="26"/>
          <w:rtl w:val="0"/>
        </w:rPr>
        <w:t xml:space="preserve">Disruptions at the Resonance Spire hint at a breach tied to Void phenomena spreading into the Core. </w:t>
      </w:r>
    </w:p>
    <w:p w:rsidR="00000000" w:rsidDel="00000000" w:rsidP="00000000" w:rsidRDefault="00000000" w:rsidRPr="00000000" w14:paraId="0000062F">
      <w:pPr>
        <w:spacing w:line="240" w:lineRule="auto"/>
        <w:ind w:left="9.000000000000057" w:firstLine="0"/>
        <w:jc w:val="both"/>
        <w:rPr>
          <w:sz w:val="26"/>
          <w:szCs w:val="26"/>
        </w:rPr>
      </w:pPr>
      <w:r w:rsidDel="00000000" w:rsidR="00000000" w:rsidRPr="00000000">
        <w:rPr>
          <w:sz w:val="26"/>
          <w:szCs w:val="26"/>
          <w:rtl w:val="0"/>
        </w:rPr>
        <w:t xml:space="preserve">Veyos Prime – Trade Hub </w:t>
      </w:r>
    </w:p>
    <w:p w:rsidR="00000000" w:rsidDel="00000000" w:rsidP="00000000" w:rsidRDefault="00000000" w:rsidRPr="00000000" w14:paraId="00000630">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31">
      <w:pPr>
        <w:spacing w:line="240" w:lineRule="auto"/>
        <w:ind w:left="9.000000000000057" w:firstLine="0"/>
        <w:jc w:val="both"/>
        <w:rPr>
          <w:sz w:val="26"/>
          <w:szCs w:val="26"/>
        </w:rPr>
      </w:pPr>
      <w:r w:rsidDel="00000000" w:rsidR="00000000" w:rsidRPr="00000000">
        <w:rPr>
          <w:sz w:val="26"/>
          <w:szCs w:val="26"/>
          <w:rtl w:val="0"/>
        </w:rPr>
        <w:t xml:space="preserve">Guildmaster Asher Klyne: A shrewd negotiator balancing trade monopolies and imperial taxes. His interests often conflict with Proletariat ambitions. </w:t>
      </w:r>
    </w:p>
    <w:p w:rsidR="00000000" w:rsidDel="00000000" w:rsidP="00000000" w:rsidRDefault="00000000" w:rsidRPr="00000000" w14:paraId="00000632">
      <w:pPr>
        <w:spacing w:line="240" w:lineRule="auto"/>
        <w:ind w:left="9.000000000000057" w:firstLine="0"/>
        <w:jc w:val="both"/>
        <w:rPr>
          <w:sz w:val="26"/>
          <w:szCs w:val="26"/>
        </w:rPr>
      </w:pPr>
      <w:r w:rsidDel="00000000" w:rsidR="00000000" w:rsidRPr="00000000">
        <w:rPr>
          <w:sz w:val="26"/>
          <w:szCs w:val="26"/>
          <w:rtl w:val="0"/>
        </w:rPr>
        <w:t xml:space="preserve">Diplomat Verra Thalos: A key intermediary for resolving disputes between trade factions and the Empire. </w:t>
      </w:r>
    </w:p>
    <w:p w:rsidR="00000000" w:rsidDel="00000000" w:rsidP="00000000" w:rsidRDefault="00000000" w:rsidRPr="00000000" w14:paraId="00000633">
      <w:pPr>
        <w:spacing w:line="240" w:lineRule="auto"/>
        <w:ind w:left="9.000000000000057" w:firstLine="0"/>
        <w:jc w:val="both"/>
        <w:rPr>
          <w:sz w:val="26"/>
          <w:szCs w:val="26"/>
        </w:rPr>
      </w:pPr>
      <w:r w:rsidDel="00000000" w:rsidR="00000000" w:rsidRPr="00000000">
        <w:rPr>
          <w:sz w:val="26"/>
          <w:szCs w:val="26"/>
          <w:rtl w:val="0"/>
        </w:rPr>
        <w:t xml:space="preserve">Challenges and Mechanics: </w:t>
      </w:r>
    </w:p>
    <w:p w:rsidR="00000000" w:rsidDel="00000000" w:rsidP="00000000" w:rsidRDefault="00000000" w:rsidRPr="00000000" w14:paraId="00000634">
      <w:pPr>
        <w:spacing w:line="240" w:lineRule="auto"/>
        <w:ind w:left="9.000000000000057" w:firstLine="0"/>
        <w:jc w:val="both"/>
        <w:rPr>
          <w:sz w:val="26"/>
          <w:szCs w:val="26"/>
        </w:rPr>
      </w:pPr>
      <w:r w:rsidDel="00000000" w:rsidR="00000000" w:rsidRPr="00000000">
        <w:rPr>
          <w:sz w:val="26"/>
          <w:szCs w:val="26"/>
          <w:rtl w:val="0"/>
        </w:rPr>
        <w:t xml:space="preserve">Economic Tension: Players can engage in </w:t>
      </w:r>
    </w:p>
    <w:p w:rsidR="00000000" w:rsidDel="00000000" w:rsidP="00000000" w:rsidRDefault="00000000" w:rsidRPr="00000000" w14:paraId="00000635">
      <w:pPr>
        <w:spacing w:line="240" w:lineRule="auto"/>
        <w:ind w:left="9.000000000000057" w:firstLine="0"/>
        <w:jc w:val="both"/>
        <w:rPr>
          <w:sz w:val="26"/>
          <w:szCs w:val="26"/>
        </w:rPr>
      </w:pPr>
      <w:r w:rsidDel="00000000" w:rsidR="00000000" w:rsidRPr="00000000">
        <w:rPr>
          <w:sz w:val="26"/>
          <w:szCs w:val="26"/>
          <w:rtl w:val="0"/>
        </w:rPr>
        <w:t xml:space="preserve">resource allocation or sabotage efforts, influencing trade flow through Dominion and Katra checks. </w:t>
      </w:r>
    </w:p>
    <w:p w:rsidR="00000000" w:rsidDel="00000000" w:rsidP="00000000" w:rsidRDefault="00000000" w:rsidRPr="00000000" w14:paraId="00000636">
      <w:pPr>
        <w:spacing w:line="240" w:lineRule="auto"/>
        <w:ind w:left="9.000000000000057" w:firstLine="0"/>
        <w:jc w:val="both"/>
        <w:rPr>
          <w:sz w:val="26"/>
          <w:szCs w:val="26"/>
        </w:rPr>
      </w:pPr>
      <w:r w:rsidDel="00000000" w:rsidR="00000000" w:rsidRPr="00000000">
        <w:rPr>
          <w:sz w:val="26"/>
          <w:szCs w:val="26"/>
          <w:rtl w:val="0"/>
        </w:rPr>
        <w:t xml:space="preserve">Black Market Dealings: Discovering contraband shipments (Insight challenges) leads to opportunities for profit—or peril. </w:t>
      </w:r>
    </w:p>
    <w:p w:rsidR="00000000" w:rsidDel="00000000" w:rsidP="00000000" w:rsidRDefault="00000000" w:rsidRPr="00000000" w14:paraId="00000637">
      <w:pPr>
        <w:spacing w:line="240" w:lineRule="auto"/>
        <w:ind w:left="9.000000000000057" w:firstLine="0"/>
        <w:jc w:val="both"/>
        <w:rPr>
          <w:sz w:val="26"/>
          <w:szCs w:val="26"/>
        </w:rPr>
      </w:pPr>
      <w:r w:rsidDel="00000000" w:rsidR="00000000" w:rsidRPr="00000000">
        <w:rPr>
          <w:sz w:val="26"/>
          <w:szCs w:val="26"/>
          <w:rtl w:val="0"/>
        </w:rPr>
        <w:t xml:space="preserve">Story Hooks: </w:t>
      </w:r>
    </w:p>
    <w:p w:rsidR="00000000" w:rsidDel="00000000" w:rsidP="00000000" w:rsidRDefault="00000000" w:rsidRPr="00000000" w14:paraId="00000638">
      <w:pPr>
        <w:spacing w:line="240" w:lineRule="auto"/>
        <w:ind w:left="9.000000000000057" w:firstLine="0"/>
        <w:jc w:val="both"/>
        <w:rPr>
          <w:sz w:val="26"/>
          <w:szCs w:val="26"/>
        </w:rPr>
      </w:pPr>
      <w:r w:rsidDel="00000000" w:rsidR="00000000" w:rsidRPr="00000000">
        <w:rPr>
          <w:sz w:val="26"/>
          <w:szCs w:val="26"/>
          <w:rtl w:val="0"/>
        </w:rPr>
        <w:t xml:space="preserve">A heist at the Golden Exchange reveals stolen psionic crystals with dangerous properties. </w:t>
      </w:r>
    </w:p>
    <w:p w:rsidR="00000000" w:rsidDel="00000000" w:rsidP="00000000" w:rsidRDefault="00000000" w:rsidRPr="00000000" w14:paraId="00000639">
      <w:pPr>
        <w:spacing w:line="240" w:lineRule="auto"/>
        <w:ind w:left="9.000000000000057" w:firstLine="0"/>
        <w:jc w:val="both"/>
        <w:rPr>
          <w:sz w:val="26"/>
          <w:szCs w:val="26"/>
        </w:rPr>
      </w:pPr>
      <w:r w:rsidDel="00000000" w:rsidR="00000000" w:rsidRPr="00000000">
        <w:rPr>
          <w:sz w:val="26"/>
          <w:szCs w:val="26"/>
          <w:rtl w:val="0"/>
        </w:rPr>
        <w:t xml:space="preserve">A pirate blockade disrupts key trade routes, forcing the players to broker peace or intervene militarily. 3. Khoreal Bastion – Military World </w:t>
      </w:r>
    </w:p>
    <w:p w:rsidR="00000000" w:rsidDel="00000000" w:rsidP="00000000" w:rsidRDefault="00000000" w:rsidRPr="00000000" w14:paraId="0000063A">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3B">
      <w:pPr>
        <w:spacing w:line="240" w:lineRule="auto"/>
        <w:ind w:left="9.000000000000057" w:firstLine="0"/>
        <w:jc w:val="both"/>
        <w:rPr>
          <w:sz w:val="26"/>
          <w:szCs w:val="26"/>
        </w:rPr>
      </w:pPr>
      <w:r w:rsidDel="00000000" w:rsidR="00000000" w:rsidRPr="00000000">
        <w:rPr>
          <w:sz w:val="26"/>
          <w:szCs w:val="26"/>
          <w:rtl w:val="0"/>
        </w:rPr>
        <w:t xml:space="preserve">Admiral Kael Drathos: A seasoned Voidfleet commander who views loyalty as absolute and corruption as intolerable. </w:t>
      </w:r>
    </w:p>
    <w:p w:rsidR="00000000" w:rsidDel="00000000" w:rsidP="00000000" w:rsidRDefault="00000000" w:rsidRPr="00000000" w14:paraId="0000063C">
      <w:pPr>
        <w:spacing w:line="240" w:lineRule="auto"/>
        <w:ind w:left="9.000000000000057" w:firstLine="0"/>
        <w:jc w:val="both"/>
        <w:rPr>
          <w:sz w:val="26"/>
          <w:szCs w:val="26"/>
        </w:rPr>
      </w:pPr>
      <w:r w:rsidDel="00000000" w:rsidR="00000000" w:rsidRPr="00000000">
        <w:rPr>
          <w:sz w:val="26"/>
          <w:szCs w:val="26"/>
          <w:rtl w:val="0"/>
        </w:rPr>
        <w:t xml:space="preserve">Warden Jyn Valkar: Oversees experimental </w:t>
      </w:r>
    </w:p>
    <w:p w:rsidR="00000000" w:rsidDel="00000000" w:rsidP="00000000" w:rsidRDefault="00000000" w:rsidRPr="00000000" w14:paraId="0000063D">
      <w:pPr>
        <w:spacing w:line="240" w:lineRule="auto"/>
        <w:ind w:left="9.000000000000057" w:firstLine="0"/>
        <w:jc w:val="both"/>
        <w:rPr>
          <w:sz w:val="26"/>
          <w:szCs w:val="26"/>
        </w:rPr>
      </w:pPr>
      <w:r w:rsidDel="00000000" w:rsidR="00000000" w:rsidRPr="00000000">
        <w:rPr>
          <w:sz w:val="26"/>
          <w:szCs w:val="26"/>
          <w:rtl w:val="0"/>
        </w:rPr>
        <w:t xml:space="preserve">weapons development at the Thralax Testing Grounds. Driven by results, he often pushes ethical boundaries. </w:t>
      </w:r>
    </w:p>
    <w:p w:rsidR="00000000" w:rsidDel="00000000" w:rsidP="00000000" w:rsidRDefault="00000000" w:rsidRPr="00000000" w14:paraId="0000063E">
      <w:pPr>
        <w:spacing w:line="240" w:lineRule="auto"/>
        <w:ind w:left="9.000000000000057" w:firstLine="0"/>
        <w:jc w:val="both"/>
        <w:rPr>
          <w:sz w:val="26"/>
          <w:szCs w:val="26"/>
        </w:rPr>
      </w:pPr>
      <w:r w:rsidDel="00000000" w:rsidR="00000000" w:rsidRPr="00000000">
        <w:rPr>
          <w:sz w:val="26"/>
          <w:szCs w:val="26"/>
          <w:rtl w:val="0"/>
        </w:rPr>
        <w:t xml:space="preserve">Challenges and Mechanics: </w:t>
      </w:r>
    </w:p>
    <w:p w:rsidR="00000000" w:rsidDel="00000000" w:rsidP="00000000" w:rsidRDefault="00000000" w:rsidRPr="00000000" w14:paraId="0000063F">
      <w:pPr>
        <w:spacing w:line="240" w:lineRule="auto"/>
        <w:ind w:left="9.000000000000057" w:firstLine="0"/>
        <w:jc w:val="both"/>
        <w:rPr>
          <w:sz w:val="26"/>
          <w:szCs w:val="26"/>
        </w:rPr>
      </w:pPr>
      <w:r w:rsidDel="00000000" w:rsidR="00000000" w:rsidRPr="00000000">
        <w:rPr>
          <w:sz w:val="26"/>
          <w:szCs w:val="26"/>
          <w:rtl w:val="0"/>
        </w:rPr>
        <w:t xml:space="preserve">Battlefield Command: Players may lead </w:t>
      </w:r>
    </w:p>
    <w:p w:rsidR="00000000" w:rsidDel="00000000" w:rsidP="00000000" w:rsidRDefault="00000000" w:rsidRPr="00000000" w14:paraId="00000640">
      <w:pPr>
        <w:spacing w:line="240" w:lineRule="auto"/>
        <w:ind w:left="9.000000000000057" w:firstLine="0"/>
        <w:jc w:val="both"/>
        <w:rPr>
          <w:sz w:val="26"/>
          <w:szCs w:val="26"/>
        </w:rPr>
      </w:pPr>
      <w:r w:rsidDel="00000000" w:rsidR="00000000" w:rsidRPr="00000000">
        <w:rPr>
          <w:sz w:val="26"/>
          <w:szCs w:val="26"/>
          <w:rtl w:val="0"/>
        </w:rPr>
        <w:t xml:space="preserve">skirmishes against rebels or Voidspawn incursions, utilizing Imperius and Katra mechanics to direct units. </w:t>
      </w:r>
    </w:p>
    <w:p w:rsidR="00000000" w:rsidDel="00000000" w:rsidP="00000000" w:rsidRDefault="00000000" w:rsidRPr="00000000" w14:paraId="00000641">
      <w:pPr>
        <w:spacing w:line="240" w:lineRule="auto"/>
        <w:ind w:left="9.000000000000057" w:firstLine="0"/>
        <w:jc w:val="both"/>
        <w:rPr>
          <w:sz w:val="26"/>
          <w:szCs w:val="26"/>
        </w:rPr>
      </w:pPr>
      <w:r w:rsidDel="00000000" w:rsidR="00000000" w:rsidRPr="00000000">
        <w:rPr>
          <w:sz w:val="26"/>
          <w:szCs w:val="26"/>
          <w:rtl w:val="0"/>
        </w:rPr>
        <w:t xml:space="preserve">Weapon Testing: Experimental psionic tech backfires, requiring Lumina checks to stabilize malfunctions. </w:t>
      </w:r>
    </w:p>
    <w:p w:rsidR="00000000" w:rsidDel="00000000" w:rsidP="00000000" w:rsidRDefault="00000000" w:rsidRPr="00000000" w14:paraId="00000642">
      <w:pPr>
        <w:spacing w:line="240" w:lineRule="auto"/>
        <w:ind w:left="9.000000000000057" w:firstLine="0"/>
        <w:jc w:val="both"/>
        <w:rPr>
          <w:sz w:val="26"/>
          <w:szCs w:val="26"/>
        </w:rPr>
      </w:pPr>
      <w:r w:rsidDel="00000000" w:rsidR="00000000" w:rsidRPr="00000000">
        <w:rPr>
          <w:sz w:val="26"/>
          <w:szCs w:val="26"/>
          <w:rtl w:val="0"/>
        </w:rPr>
        <w:t xml:space="preserve">Story Hooks: </w:t>
      </w:r>
    </w:p>
    <w:p w:rsidR="00000000" w:rsidDel="00000000" w:rsidP="00000000" w:rsidRDefault="00000000" w:rsidRPr="00000000" w14:paraId="00000643">
      <w:pPr>
        <w:spacing w:line="240" w:lineRule="auto"/>
        <w:ind w:left="9.000000000000057" w:firstLine="0"/>
        <w:jc w:val="both"/>
        <w:rPr>
          <w:sz w:val="26"/>
          <w:szCs w:val="26"/>
        </w:rPr>
      </w:pPr>
      <w:r w:rsidDel="00000000" w:rsidR="00000000" w:rsidRPr="00000000">
        <w:rPr>
          <w:sz w:val="26"/>
          <w:szCs w:val="26"/>
          <w:rtl w:val="0"/>
        </w:rPr>
        <w:t xml:space="preserve">A rogue faction within the Voidfleet threatens the chain of command, forcing players to navigate conflicting loyalties. </w:t>
      </w:r>
    </w:p>
    <w:p w:rsidR="00000000" w:rsidDel="00000000" w:rsidP="00000000" w:rsidRDefault="00000000" w:rsidRPr="00000000" w14:paraId="00000644">
      <w:pPr>
        <w:spacing w:line="240" w:lineRule="auto"/>
        <w:ind w:left="9.000000000000057" w:firstLine="0"/>
        <w:jc w:val="both"/>
        <w:rPr>
          <w:sz w:val="26"/>
          <w:szCs w:val="26"/>
        </w:rPr>
      </w:pPr>
      <w:r w:rsidDel="00000000" w:rsidR="00000000" w:rsidRPr="00000000">
        <w:rPr>
          <w:sz w:val="26"/>
          <w:szCs w:val="26"/>
          <w:rtl w:val="0"/>
        </w:rPr>
        <w:t xml:space="preserve">A mysterious signal from Thralax indicates a catastrophic weapons test gone wrong, unleashing Void anomalies. </w:t>
      </w:r>
    </w:p>
    <w:p w:rsidR="00000000" w:rsidDel="00000000" w:rsidP="00000000" w:rsidRDefault="00000000" w:rsidRPr="00000000" w14:paraId="00000645">
      <w:pPr>
        <w:spacing w:line="240" w:lineRule="auto"/>
        <w:ind w:left="9.000000000000057" w:firstLine="0"/>
        <w:jc w:val="both"/>
        <w:rPr>
          <w:sz w:val="26"/>
          <w:szCs w:val="26"/>
        </w:rPr>
      </w:pPr>
      <w:r w:rsidDel="00000000" w:rsidR="00000000" w:rsidRPr="00000000">
        <w:rPr>
          <w:sz w:val="26"/>
          <w:szCs w:val="26"/>
          <w:rtl w:val="0"/>
        </w:rPr>
        <w:t xml:space="preserve">Forgeheart – Volcanic Mining Hub </w:t>
      </w:r>
    </w:p>
    <w:p w:rsidR="00000000" w:rsidDel="00000000" w:rsidP="00000000" w:rsidRDefault="00000000" w:rsidRPr="00000000" w14:paraId="00000646">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47">
      <w:pPr>
        <w:spacing w:line="240" w:lineRule="auto"/>
        <w:ind w:left="9.000000000000057" w:firstLine="0"/>
        <w:jc w:val="both"/>
        <w:rPr>
          <w:sz w:val="26"/>
          <w:szCs w:val="26"/>
        </w:rPr>
      </w:pPr>
      <w:r w:rsidDel="00000000" w:rsidR="00000000" w:rsidRPr="00000000">
        <w:rPr>
          <w:sz w:val="26"/>
          <w:szCs w:val="26"/>
          <w:rtl w:val="0"/>
        </w:rPr>
        <w:t xml:space="preserve">Foreman Gril Tarkos: Oversees mining </w:t>
      </w:r>
    </w:p>
    <w:p w:rsidR="00000000" w:rsidDel="00000000" w:rsidP="00000000" w:rsidRDefault="00000000" w:rsidRPr="00000000" w14:paraId="00000648">
      <w:pPr>
        <w:spacing w:line="240" w:lineRule="auto"/>
        <w:ind w:left="9.000000000000057" w:firstLine="0"/>
        <w:jc w:val="both"/>
        <w:rPr>
          <w:sz w:val="26"/>
          <w:szCs w:val="26"/>
        </w:rPr>
      </w:pPr>
      <w:r w:rsidDel="00000000" w:rsidR="00000000" w:rsidRPr="00000000">
        <w:rPr>
          <w:sz w:val="26"/>
          <w:szCs w:val="26"/>
          <w:rtl w:val="0"/>
        </w:rPr>
        <w:t xml:space="preserve">operations with an iron fist. Known for brutal efficiency, he tolerates no interference. </w:t>
      </w:r>
    </w:p>
    <w:p w:rsidR="00000000" w:rsidDel="00000000" w:rsidP="00000000" w:rsidRDefault="00000000" w:rsidRPr="00000000" w14:paraId="00000649">
      <w:pPr>
        <w:spacing w:line="240" w:lineRule="auto"/>
        <w:ind w:left="9.000000000000057" w:firstLine="0"/>
        <w:jc w:val="both"/>
        <w:rPr>
          <w:sz w:val="26"/>
          <w:szCs w:val="26"/>
        </w:rPr>
      </w:pPr>
      <w:r w:rsidDel="00000000" w:rsidR="00000000" w:rsidRPr="00000000">
        <w:rPr>
          <w:sz w:val="26"/>
          <w:szCs w:val="26"/>
          <w:rtl w:val="0"/>
        </w:rPr>
        <w:t xml:space="preserve">Engineer Sira Vellis: An idealistic scientist working to improve mining safety, though her research hints at troubling Void interactions. </w:t>
      </w:r>
    </w:p>
    <w:p w:rsidR="00000000" w:rsidDel="00000000" w:rsidP="00000000" w:rsidRDefault="00000000" w:rsidRPr="00000000" w14:paraId="0000064A">
      <w:pPr>
        <w:spacing w:line="240" w:lineRule="auto"/>
        <w:ind w:left="9.000000000000057" w:firstLine="0"/>
        <w:jc w:val="both"/>
        <w:rPr>
          <w:sz w:val="26"/>
          <w:szCs w:val="26"/>
        </w:rPr>
      </w:pPr>
      <w:r w:rsidDel="00000000" w:rsidR="00000000" w:rsidRPr="00000000">
        <w:rPr>
          <w:sz w:val="26"/>
          <w:szCs w:val="26"/>
          <w:rtl w:val="0"/>
        </w:rPr>
        <w:t xml:space="preserve">Challenges and Mechanics: </w:t>
      </w:r>
    </w:p>
    <w:p w:rsidR="00000000" w:rsidDel="00000000" w:rsidP="00000000" w:rsidRDefault="00000000" w:rsidRPr="00000000" w14:paraId="0000064B">
      <w:pPr>
        <w:spacing w:line="240" w:lineRule="auto"/>
        <w:ind w:left="9.000000000000057" w:firstLine="0"/>
        <w:jc w:val="both"/>
        <w:rPr>
          <w:sz w:val="26"/>
          <w:szCs w:val="26"/>
        </w:rPr>
      </w:pPr>
      <w:r w:rsidDel="00000000" w:rsidR="00000000" w:rsidRPr="00000000">
        <w:rPr>
          <w:sz w:val="26"/>
          <w:szCs w:val="26"/>
          <w:rtl w:val="0"/>
        </w:rPr>
        <w:t xml:space="preserve">Resource Exploitation: Mining expeditions risk triggering psionic storms, requiring Katra-based environmental navigation. </w:t>
      </w:r>
    </w:p>
    <w:p w:rsidR="00000000" w:rsidDel="00000000" w:rsidP="00000000" w:rsidRDefault="00000000" w:rsidRPr="00000000" w14:paraId="0000064C">
      <w:pPr>
        <w:spacing w:line="240" w:lineRule="auto"/>
        <w:ind w:left="9.000000000000057" w:firstLine="0"/>
        <w:jc w:val="both"/>
        <w:rPr>
          <w:sz w:val="26"/>
          <w:szCs w:val="26"/>
        </w:rPr>
      </w:pPr>
      <w:r w:rsidDel="00000000" w:rsidR="00000000" w:rsidRPr="00000000">
        <w:rPr>
          <w:sz w:val="26"/>
          <w:szCs w:val="26"/>
          <w:rtl w:val="0"/>
        </w:rPr>
        <w:t xml:space="preserve">Worker Unrest: Players may mediate disputes, balancing morale (Sanity mechanics) with operational efficiency. </w:t>
      </w:r>
    </w:p>
    <w:p w:rsidR="00000000" w:rsidDel="00000000" w:rsidP="00000000" w:rsidRDefault="00000000" w:rsidRPr="00000000" w14:paraId="0000064D">
      <w:pPr>
        <w:spacing w:line="240" w:lineRule="auto"/>
        <w:ind w:left="9.000000000000057" w:firstLine="0"/>
        <w:jc w:val="both"/>
        <w:rPr>
          <w:sz w:val="26"/>
          <w:szCs w:val="26"/>
        </w:rPr>
      </w:pPr>
      <w:r w:rsidDel="00000000" w:rsidR="00000000" w:rsidRPr="00000000">
        <w:rPr>
          <w:sz w:val="26"/>
          <w:szCs w:val="26"/>
          <w:rtl w:val="0"/>
        </w:rPr>
        <w:t xml:space="preserve">Story Hooks: </w:t>
      </w:r>
    </w:p>
    <w:p w:rsidR="00000000" w:rsidDel="00000000" w:rsidP="00000000" w:rsidRDefault="00000000" w:rsidRPr="00000000" w14:paraId="0000064E">
      <w:pPr>
        <w:spacing w:line="240" w:lineRule="auto"/>
        <w:ind w:left="9.000000000000057" w:firstLine="0"/>
        <w:jc w:val="both"/>
        <w:rPr>
          <w:sz w:val="26"/>
          <w:szCs w:val="26"/>
        </w:rPr>
      </w:pPr>
      <w:r w:rsidDel="00000000" w:rsidR="00000000" w:rsidRPr="00000000">
        <w:rPr>
          <w:sz w:val="26"/>
          <w:szCs w:val="26"/>
          <w:rtl w:val="0"/>
        </w:rPr>
        <w:t xml:space="preserve">A missing mining team uncovers an unstable </w:t>
      </w:r>
    </w:p>
    <w:p w:rsidR="00000000" w:rsidDel="00000000" w:rsidP="00000000" w:rsidRDefault="00000000" w:rsidRPr="00000000" w14:paraId="0000064F">
      <w:pPr>
        <w:spacing w:line="240" w:lineRule="auto"/>
        <w:ind w:left="9.000000000000057" w:firstLine="0"/>
        <w:jc w:val="both"/>
        <w:rPr>
          <w:sz w:val="26"/>
          <w:szCs w:val="26"/>
        </w:rPr>
      </w:pPr>
      <w:r w:rsidDel="00000000" w:rsidR="00000000" w:rsidRPr="00000000">
        <w:rPr>
          <w:sz w:val="26"/>
          <w:szCs w:val="26"/>
          <w:rtl w:val="0"/>
        </w:rPr>
        <w:t xml:space="preserve">Void anomaly deep within the Abyssal Core. </w:t>
      </w:r>
    </w:p>
    <w:p w:rsidR="00000000" w:rsidDel="00000000" w:rsidP="00000000" w:rsidRDefault="00000000" w:rsidRPr="00000000" w14:paraId="00000650">
      <w:pPr>
        <w:spacing w:line="240" w:lineRule="auto"/>
        <w:ind w:left="9.000000000000057" w:firstLine="0"/>
        <w:jc w:val="both"/>
        <w:rPr>
          <w:sz w:val="26"/>
          <w:szCs w:val="26"/>
        </w:rPr>
      </w:pPr>
      <w:r w:rsidDel="00000000" w:rsidR="00000000" w:rsidRPr="00000000">
        <w:rPr>
          <w:sz w:val="26"/>
          <w:szCs w:val="26"/>
          <w:rtl w:val="0"/>
        </w:rPr>
        <w:t xml:space="preserve">A rebellion among workers sparks a siege, with players deciding whether to support Proletariat demands or corporate interests. </w:t>
      </w:r>
    </w:p>
    <w:p w:rsidR="00000000" w:rsidDel="00000000" w:rsidP="00000000" w:rsidRDefault="00000000" w:rsidRPr="00000000" w14:paraId="00000651">
      <w:pPr>
        <w:spacing w:line="240" w:lineRule="auto"/>
        <w:ind w:left="9.000000000000057" w:firstLine="0"/>
        <w:jc w:val="both"/>
        <w:rPr>
          <w:sz w:val="26"/>
          <w:szCs w:val="26"/>
        </w:rPr>
      </w:pPr>
      <w:r w:rsidDel="00000000" w:rsidR="00000000" w:rsidRPr="00000000">
        <w:rPr>
          <w:sz w:val="26"/>
          <w:szCs w:val="26"/>
          <w:rtl w:val="0"/>
        </w:rPr>
        <w:t xml:space="preserve">Aurith-7 – Icy Tundra </w:t>
      </w:r>
    </w:p>
    <w:p w:rsidR="00000000" w:rsidDel="00000000" w:rsidP="00000000" w:rsidRDefault="00000000" w:rsidRPr="00000000" w14:paraId="00000652">
      <w:pPr>
        <w:spacing w:line="240" w:lineRule="auto"/>
        <w:ind w:left="9.000000000000057" w:firstLine="0"/>
        <w:jc w:val="both"/>
        <w:rPr>
          <w:sz w:val="26"/>
          <w:szCs w:val="26"/>
        </w:rPr>
      </w:pPr>
      <w:r w:rsidDel="00000000" w:rsidR="00000000" w:rsidRPr="00000000">
        <w:rPr>
          <w:sz w:val="26"/>
          <w:szCs w:val="26"/>
          <w:rtl w:val="0"/>
        </w:rPr>
        <w:t xml:space="preserve">Notable Figures: </w:t>
      </w:r>
    </w:p>
    <w:p w:rsidR="00000000" w:rsidDel="00000000" w:rsidP="00000000" w:rsidRDefault="00000000" w:rsidRPr="00000000" w14:paraId="00000653">
      <w:pPr>
        <w:spacing w:line="240" w:lineRule="auto"/>
        <w:ind w:left="9.000000000000057" w:firstLine="0"/>
        <w:jc w:val="both"/>
        <w:rPr>
          <w:sz w:val="26"/>
          <w:szCs w:val="26"/>
        </w:rPr>
      </w:pPr>
      <w:r w:rsidDel="00000000" w:rsidR="00000000" w:rsidRPr="00000000">
        <w:rPr>
          <w:sz w:val="26"/>
          <w:szCs w:val="26"/>
          <w:rtl w:val="0"/>
        </w:rPr>
        <w:t xml:space="preserve">Archaeologist Miren Farlis: Leading an </w:t>
      </w:r>
    </w:p>
    <w:p w:rsidR="00000000" w:rsidDel="00000000" w:rsidP="00000000" w:rsidRDefault="00000000" w:rsidRPr="00000000" w14:paraId="00000654">
      <w:pPr>
        <w:spacing w:line="240" w:lineRule="auto"/>
        <w:ind w:left="9.000000000000057" w:firstLine="0"/>
        <w:jc w:val="both"/>
        <w:rPr>
          <w:sz w:val="26"/>
          <w:szCs w:val="26"/>
        </w:rPr>
        <w:sectPr>
          <w:type w:val="continuous"/>
          <w:pgSz w:h="15840" w:w="12240" w:orient="portrait"/>
          <w:pgMar w:bottom="1020" w:top="2074" w:left="230" w:right="207" w:header="720" w:footer="720"/>
          <w:cols w:equalWidth="0" w:num="2">
            <w:col w:space="685" w:w="5559"/>
            <w:col w:space="0" w:w="5559"/>
          </w:cols>
        </w:sectPr>
      </w:pPr>
      <w:r w:rsidDel="00000000" w:rsidR="00000000" w:rsidRPr="00000000">
        <w:rPr>
          <w:sz w:val="26"/>
          <w:szCs w:val="26"/>
          <w:rtl w:val="0"/>
        </w:rPr>
        <w:t xml:space="preserve">excavation into ancient ruins, her discoveries blur the line between science and mythology. </w:t>
      </w:r>
    </w:p>
    <w:p w:rsidR="00000000" w:rsidDel="00000000" w:rsidP="00000000" w:rsidRDefault="00000000" w:rsidRPr="00000000" w14:paraId="00000655">
      <w:pPr>
        <w:spacing w:line="240" w:lineRule="auto"/>
        <w:ind w:left="9.000000000000057" w:firstLine="0"/>
        <w:jc w:val="both"/>
        <w:rPr>
          <w:sz w:val="26"/>
          <w:szCs w:val="26"/>
        </w:rPr>
      </w:pPr>
      <w:r w:rsidDel="00000000" w:rsidR="00000000" w:rsidRPr="00000000">
        <w:rPr>
          <w:sz w:val="26"/>
          <w:szCs w:val="26"/>
          <w:rtl w:val="0"/>
        </w:rPr>
        <w:t xml:space="preserve">Void Seeker Halrik Jorath: A mercenary hired to </w:t>
        <w:tab/>
        <w:t xml:space="preserve"> </w:t>
        <w:tab/>
        <w:t xml:space="preserve">• </w:t>
        <w:tab/>
        <w:t xml:space="preserve">Story Hooks: protect the excavation team, though his true motives remain </w:t>
      </w:r>
    </w:p>
    <w:p w:rsidR="00000000" w:rsidDel="00000000" w:rsidP="00000000" w:rsidRDefault="00000000" w:rsidRPr="00000000" w14:paraId="00000656">
      <w:pPr>
        <w:spacing w:line="240" w:lineRule="auto"/>
        <w:ind w:left="9.000000000000057" w:firstLine="0"/>
        <w:jc w:val="both"/>
        <w:rPr>
          <w:sz w:val="26"/>
          <w:szCs w:val="26"/>
        </w:rPr>
      </w:pPr>
      <w:r w:rsidDel="00000000" w:rsidR="00000000" w:rsidRPr="00000000">
        <w:rPr>
          <w:sz w:val="26"/>
          <w:szCs w:val="26"/>
          <w:rtl w:val="0"/>
        </w:rPr>
        <w:tab/>
        <w:t xml:space="preserve">unclear. </w:t>
        <w:tab/>
        <w:t xml:space="preserve"> </w:t>
        <w:tab/>
        <w:t xml:space="preserve">• </w:t>
        <w:tab/>
        <w:t xml:space="preserve">A rogue asteroid contains an ancient artifact </w:t>
      </w:r>
    </w:p>
    <w:p w:rsidR="00000000" w:rsidDel="00000000" w:rsidP="00000000" w:rsidRDefault="00000000" w:rsidRPr="00000000" w14:paraId="00000657">
      <w:pPr>
        <w:spacing w:line="240" w:lineRule="auto"/>
        <w:ind w:left="9.000000000000057" w:firstLine="0"/>
        <w:jc w:val="both"/>
        <w:rPr>
          <w:sz w:val="26"/>
          <w:szCs w:val="26"/>
        </w:rPr>
      </w:pPr>
      <w:r w:rsidDel="00000000" w:rsidR="00000000" w:rsidRPr="00000000">
        <w:rPr>
          <w:sz w:val="26"/>
          <w:szCs w:val="26"/>
          <w:rtl w:val="0"/>
        </w:rPr>
        <w:t xml:space="preserve">pulsing with Void energy, tempting players with both power and </w:t>
      </w:r>
    </w:p>
    <w:p w:rsidR="00000000" w:rsidDel="00000000" w:rsidP="00000000" w:rsidRDefault="00000000" w:rsidRPr="00000000" w14:paraId="00000658">
      <w:pPr>
        <w:spacing w:line="240" w:lineRule="auto"/>
        <w:ind w:left="9.000000000000057" w:firstLine="0"/>
        <w:jc w:val="both"/>
        <w:rPr>
          <w:sz w:val="26"/>
          <w:szCs w:val="26"/>
        </w:rPr>
      </w:pPr>
      <w:r w:rsidDel="00000000" w:rsidR="00000000" w:rsidRPr="00000000">
        <w:rPr>
          <w:sz w:val="26"/>
          <w:szCs w:val="26"/>
          <w:rtl w:val="0"/>
        </w:rPr>
        <w:t xml:space="preserve">Challenges and Mechanics: </w:t>
        <w:tab/>
        <w:t xml:space="preserve">danger. </w:t>
      </w:r>
    </w:p>
    <w:p w:rsidR="00000000" w:rsidDel="00000000" w:rsidP="00000000" w:rsidRDefault="00000000" w:rsidRPr="00000000" w14:paraId="00000659">
      <w:pPr>
        <w:spacing w:line="240" w:lineRule="auto"/>
        <w:ind w:left="9.000000000000057" w:firstLine="0"/>
        <w:jc w:val="both"/>
        <w:rPr>
          <w:sz w:val="26"/>
          <w:szCs w:val="26"/>
        </w:rPr>
      </w:pPr>
      <w:r w:rsidDel="00000000" w:rsidR="00000000" w:rsidRPr="00000000">
        <w:rPr>
          <w:sz w:val="26"/>
          <w:szCs w:val="26"/>
          <w:rtl w:val="0"/>
        </w:rPr>
        <w:t xml:space="preserve">Environmental Survival: Extreme cold forces </w:t>
        <w:tab/>
        <w:t xml:space="preserve"> </w:t>
        <w:tab/>
        <w:t xml:space="preserve">• </w:t>
        <w:tab/>
        <w:t xml:space="preserve">Tavin Drest’s experiments destabilize the </w:t>
      </w:r>
    </w:p>
    <w:p w:rsidR="00000000" w:rsidDel="00000000" w:rsidP="00000000" w:rsidRDefault="00000000" w:rsidRPr="00000000" w14:paraId="0000065A">
      <w:pPr>
        <w:spacing w:line="240" w:lineRule="auto"/>
        <w:ind w:left="9.000000000000057" w:firstLine="0"/>
        <w:jc w:val="both"/>
        <w:rPr>
          <w:sz w:val="26"/>
          <w:szCs w:val="26"/>
        </w:rPr>
      </w:pPr>
      <w:r w:rsidDel="00000000" w:rsidR="00000000" w:rsidRPr="00000000">
        <w:rPr>
          <w:sz w:val="26"/>
          <w:szCs w:val="26"/>
          <w:rtl w:val="0"/>
        </w:rPr>
        <w:t xml:space="preserve">players to manage resources like heat and food, influencing </w:t>
        <w:tab/>
        <w:t xml:space="preserve">forming planets, threatening to collapse Nova’s Wake entirely. </w:t>
      </w:r>
    </w:p>
    <w:p w:rsidR="00000000" w:rsidDel="00000000" w:rsidP="00000000" w:rsidRDefault="00000000" w:rsidRPr="00000000" w14:paraId="0000065B">
      <w:pPr>
        <w:spacing w:line="240" w:lineRule="auto"/>
        <w:ind w:left="9.000000000000057" w:firstLine="0"/>
        <w:jc w:val="both"/>
        <w:rPr>
          <w:sz w:val="26"/>
          <w:szCs w:val="26"/>
        </w:rPr>
      </w:pPr>
      <w:r w:rsidDel="00000000" w:rsidR="00000000" w:rsidRPr="00000000">
        <w:rPr>
          <w:sz w:val="26"/>
          <w:szCs w:val="26"/>
          <w:rtl w:val="0"/>
        </w:rPr>
        <w:t xml:space="preserve">Sanity and Morale. </w:t>
      </w:r>
    </w:p>
    <w:p w:rsidR="00000000" w:rsidDel="00000000" w:rsidP="00000000" w:rsidRDefault="00000000" w:rsidRPr="00000000" w14:paraId="0000065C">
      <w:pPr>
        <w:spacing w:line="240" w:lineRule="auto"/>
        <w:ind w:left="9.000000000000057"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65D">
      <w:pPr>
        <w:spacing w:line="240" w:lineRule="auto"/>
        <w:ind w:left="9.000000000000057" w:firstLine="0"/>
        <w:jc w:val="both"/>
        <w:rPr>
          <w:sz w:val="26"/>
          <w:szCs w:val="26"/>
        </w:rPr>
      </w:pPr>
      <w:r w:rsidDel="00000000" w:rsidR="00000000" w:rsidRPr="00000000">
        <w:rPr>
          <w:sz w:val="26"/>
          <w:szCs w:val="26"/>
          <w:rtl w:val="0"/>
        </w:rPr>
        <w:t xml:space="preserve">Psionic Fractures: Players must make Lumina checks to stabilize glowing fractures, or risk unleashing </w:t>
        <w:tab/>
        <w:t xml:space="preserve">Lore Handout: Tavin Drest’s Research </w:t>
      </w:r>
    </w:p>
    <w:p w:rsidR="00000000" w:rsidDel="00000000" w:rsidP="00000000" w:rsidRDefault="00000000" w:rsidRPr="00000000" w14:paraId="0000065E">
      <w:pPr>
        <w:spacing w:line="240" w:lineRule="auto"/>
        <w:ind w:left="9.000000000000057" w:firstLine="0"/>
        <w:jc w:val="both"/>
        <w:rPr>
          <w:sz w:val="26"/>
          <w:szCs w:val="26"/>
        </w:rPr>
      </w:pPr>
      <w:r w:rsidDel="00000000" w:rsidR="00000000" w:rsidRPr="00000000">
        <w:rPr>
          <w:sz w:val="26"/>
          <w:szCs w:val="26"/>
          <w:rtl w:val="0"/>
        </w:rPr>
        <w:tab/>
        <w:t xml:space="preserve">Voidspawn. </w:t>
        <w:tab/>
        <w:t xml:space="preserve">Notes </w:t>
      </w:r>
    </w:p>
    <w:p w:rsidR="00000000" w:rsidDel="00000000" w:rsidP="00000000" w:rsidRDefault="00000000" w:rsidRPr="00000000" w14:paraId="0000065F">
      <w:pPr>
        <w:spacing w:line="240" w:lineRule="auto"/>
        <w:ind w:left="9.000000000000057" w:firstLine="0"/>
        <w:jc w:val="both"/>
        <w:rPr>
          <w:sz w:val="26"/>
          <w:szCs w:val="26"/>
        </w:rPr>
      </w:pPr>
      <w:r w:rsidDel="00000000" w:rsidR="00000000" w:rsidRPr="00000000">
        <w:rPr>
          <w:sz w:val="26"/>
          <w:szCs w:val="26"/>
          <w:rtl w:val="0"/>
        </w:rPr>
        <w:t xml:space="preserve">Story Hooks: </w:t>
        <w:tab/>
        <w:t xml:space="preserve">Research Station Logs – Nova’s Wake </w:t>
      </w:r>
    </w:p>
    <w:p w:rsidR="00000000" w:rsidDel="00000000" w:rsidP="00000000" w:rsidRDefault="00000000" w:rsidRPr="00000000" w14:paraId="00000660">
      <w:pPr>
        <w:spacing w:line="240" w:lineRule="auto"/>
        <w:ind w:left="9.000000000000057" w:firstLine="0"/>
        <w:jc w:val="both"/>
        <w:rPr>
          <w:sz w:val="26"/>
          <w:szCs w:val="26"/>
        </w:rPr>
      </w:pPr>
      <w:r w:rsidDel="00000000" w:rsidR="00000000" w:rsidRPr="00000000">
        <w:rPr>
          <w:sz w:val="26"/>
          <w:szCs w:val="26"/>
          <w:rtl w:val="0"/>
        </w:rPr>
        <w:t xml:space="preserve">Ruins uncovered beneath the ice reveal a </w:t>
        <w:tab/>
        <w:t xml:space="preserve">Subject: Harnessing Psionic Streams from Protostar Phase dormant Voidspawn lair, forcing players to choose between </w:t>
        <w:tab/>
        <w:t xml:space="preserve">Development </w:t>
      </w:r>
    </w:p>
    <w:p w:rsidR="00000000" w:rsidDel="00000000" w:rsidP="00000000" w:rsidRDefault="00000000" w:rsidRPr="00000000" w14:paraId="00000661">
      <w:pPr>
        <w:spacing w:line="240" w:lineRule="auto"/>
        <w:ind w:left="9.000000000000057" w:firstLine="0"/>
        <w:jc w:val="both"/>
        <w:rPr>
          <w:sz w:val="26"/>
          <w:szCs w:val="26"/>
        </w:rPr>
      </w:pPr>
      <w:r w:rsidDel="00000000" w:rsidR="00000000" w:rsidRPr="00000000">
        <w:rPr>
          <w:sz w:val="26"/>
          <w:szCs w:val="26"/>
          <w:rtl w:val="0"/>
        </w:rPr>
        <w:t xml:space="preserve">retreat or confrontation. </w:t>
      </w:r>
    </w:p>
    <w:p w:rsidR="00000000" w:rsidDel="00000000" w:rsidP="00000000" w:rsidRDefault="00000000" w:rsidRPr="00000000" w14:paraId="00000662">
      <w:pPr>
        <w:spacing w:line="240" w:lineRule="auto"/>
        <w:ind w:left="9.000000000000057" w:firstLine="0"/>
        <w:jc w:val="both"/>
        <w:rPr>
          <w:sz w:val="26"/>
          <w:szCs w:val="26"/>
        </w:rPr>
      </w:pPr>
      <w:r w:rsidDel="00000000" w:rsidR="00000000" w:rsidRPr="00000000">
        <w:rPr>
          <w:sz w:val="26"/>
          <w:szCs w:val="26"/>
          <w:rtl w:val="0"/>
        </w:rPr>
        <w:t xml:space="preserve">Author: Tavin Drest, Senior Psion-Engineer, Imperial Research </w:t>
      </w:r>
    </w:p>
    <w:p w:rsidR="00000000" w:rsidDel="00000000" w:rsidP="00000000" w:rsidRDefault="00000000" w:rsidRPr="00000000" w14:paraId="00000663">
      <w:pPr>
        <w:spacing w:line="240" w:lineRule="auto"/>
        <w:ind w:left="9.000000000000057" w:firstLine="0"/>
        <w:jc w:val="both"/>
        <w:rPr>
          <w:sz w:val="26"/>
          <w:szCs w:val="26"/>
        </w:rPr>
      </w:pPr>
      <w:r w:rsidDel="00000000" w:rsidR="00000000" w:rsidRPr="00000000">
        <w:rPr>
          <w:sz w:val="26"/>
          <w:szCs w:val="26"/>
          <w:rtl w:val="0"/>
        </w:rPr>
        <w:t xml:space="preserve">A mysterious signal emanates from the cracks </w:t>
        <w:tab/>
        <w:t xml:space="preserve">Division in the ice, leading to discoveries of Pre-Imperial technology. </w:t>
      </w:r>
    </w:p>
    <w:p w:rsidR="00000000" w:rsidDel="00000000" w:rsidP="00000000" w:rsidRDefault="00000000" w:rsidRPr="00000000" w14:paraId="00000664">
      <w:pPr>
        <w:spacing w:line="240" w:lineRule="auto"/>
        <w:ind w:left="9.000000000000057" w:firstLine="0"/>
        <w:jc w:val="both"/>
        <w:rPr>
          <w:sz w:val="26"/>
          <w:szCs w:val="26"/>
        </w:rPr>
      </w:pPr>
      <w:r w:rsidDel="00000000" w:rsidR="00000000" w:rsidRPr="00000000">
        <w:rPr>
          <w:sz w:val="26"/>
          <w:szCs w:val="26"/>
          <w:rtl w:val="0"/>
        </w:rPr>
        <w:t xml:space="preserve">Entry 1: </w:t>
      </w:r>
    </w:p>
    <w:p w:rsidR="00000000" w:rsidDel="00000000" w:rsidP="00000000" w:rsidRDefault="00000000" w:rsidRPr="00000000" w14:paraId="00000665">
      <w:pPr>
        <w:spacing w:line="240" w:lineRule="auto"/>
        <w:ind w:left="9.000000000000057" w:firstLine="0"/>
        <w:jc w:val="both"/>
        <w:rPr>
          <w:sz w:val="26"/>
          <w:szCs w:val="26"/>
        </w:rPr>
      </w:pPr>
      <w:r w:rsidDel="00000000" w:rsidR="00000000" w:rsidRPr="00000000">
        <w:rPr>
          <w:sz w:val="26"/>
          <w:szCs w:val="26"/>
          <w:rtl w:val="0"/>
        </w:rPr>
        <w:t xml:space="preserve">Nova’s Wake – Twilight Shores </w:t>
      </w:r>
    </w:p>
    <w:p w:rsidR="00000000" w:rsidDel="00000000" w:rsidP="00000000" w:rsidRDefault="00000000" w:rsidRPr="00000000" w14:paraId="00000666">
      <w:pPr>
        <w:spacing w:line="240" w:lineRule="auto"/>
        <w:ind w:left="9.000000000000057" w:firstLine="0"/>
        <w:jc w:val="both"/>
        <w:rPr>
          <w:sz w:val="26"/>
          <w:szCs w:val="26"/>
        </w:rPr>
      </w:pPr>
      <w:r w:rsidDel="00000000" w:rsidR="00000000" w:rsidRPr="00000000">
        <w:rPr>
          <w:sz w:val="26"/>
          <w:szCs w:val="26"/>
          <w:rtl w:val="0"/>
        </w:rPr>
        <w:t xml:space="preserve">The protostar’s energy signatures are beyond anything we’ve </w:t>
      </w:r>
    </w:p>
    <w:p w:rsidR="00000000" w:rsidDel="00000000" w:rsidP="00000000" w:rsidRDefault="00000000" w:rsidRPr="00000000" w14:paraId="00000667">
      <w:pPr>
        <w:spacing w:line="240" w:lineRule="auto"/>
        <w:ind w:left="9.000000000000057" w:firstLine="0"/>
        <w:jc w:val="both"/>
        <w:rPr>
          <w:sz w:val="26"/>
          <w:szCs w:val="26"/>
        </w:rPr>
      </w:pPr>
      <w:r w:rsidDel="00000000" w:rsidR="00000000" w:rsidRPr="00000000">
        <w:rPr>
          <w:sz w:val="26"/>
          <w:szCs w:val="26"/>
          <w:rtl w:val="0"/>
        </w:rPr>
        <w:t xml:space="preserve">Notable Figures: </w:t>
        <w:tab/>
        <w:t xml:space="preserve">observed. Streams of raw psionic force flow through the </w:t>
      </w:r>
    </w:p>
    <w:p w:rsidR="00000000" w:rsidDel="00000000" w:rsidP="00000000" w:rsidRDefault="00000000" w:rsidRPr="00000000" w14:paraId="00000668">
      <w:pPr>
        <w:spacing w:line="240" w:lineRule="auto"/>
        <w:ind w:left="9.000000000000057" w:firstLine="0"/>
        <w:jc w:val="both"/>
        <w:rPr>
          <w:sz w:val="26"/>
          <w:szCs w:val="26"/>
        </w:rPr>
      </w:pPr>
      <w:r w:rsidDel="00000000" w:rsidR="00000000" w:rsidRPr="00000000">
        <w:rPr>
          <w:sz w:val="26"/>
          <w:szCs w:val="26"/>
          <w:rtl w:val="0"/>
        </w:rPr>
        <w:t xml:space="preserve">forming planets, creating gravitational distortions that defy </w:t>
      </w:r>
    </w:p>
    <w:p w:rsidR="00000000" w:rsidDel="00000000" w:rsidP="00000000" w:rsidRDefault="00000000" w:rsidRPr="00000000" w14:paraId="00000669">
      <w:pPr>
        <w:spacing w:line="240" w:lineRule="auto"/>
        <w:ind w:left="9.000000000000057" w:firstLine="0"/>
        <w:jc w:val="both"/>
        <w:rPr>
          <w:sz w:val="26"/>
          <w:szCs w:val="26"/>
        </w:rPr>
      </w:pPr>
      <w:r w:rsidDel="00000000" w:rsidR="00000000" w:rsidRPr="00000000">
        <w:rPr>
          <w:sz w:val="26"/>
          <w:szCs w:val="26"/>
          <w:rtl w:val="0"/>
        </w:rPr>
        <w:t xml:space="preserve">Captain Idris Veylan: A legendary explorer </w:t>
        <w:tab/>
        <w:t xml:space="preserve">known physics. Early tests indicate these streams can amplify whose ship logs provide clues about Nova’s forming planets. </w:t>
        <w:tab/>
        <w:t xml:space="preserve">psionic capabilities exponentially. The applications for Beacon </w:t>
      </w:r>
    </w:p>
    <w:p w:rsidR="00000000" w:rsidDel="00000000" w:rsidP="00000000" w:rsidRDefault="00000000" w:rsidRPr="00000000" w14:paraId="0000066A">
      <w:pPr>
        <w:spacing w:line="240" w:lineRule="auto"/>
        <w:ind w:left="9.000000000000057" w:firstLine="0"/>
        <w:jc w:val="both"/>
        <w:rPr>
          <w:sz w:val="26"/>
          <w:szCs w:val="26"/>
        </w:rPr>
      </w:pPr>
      <w:r w:rsidDel="00000000" w:rsidR="00000000" w:rsidRPr="00000000">
        <w:rPr>
          <w:sz w:val="26"/>
          <w:szCs w:val="26"/>
          <w:rtl w:val="0"/>
        </w:rPr>
        <w:t xml:space="preserve">Researcher Tavin Drest: Studies psionic energy </w:t>
        <w:tab/>
        <w:t xml:space="preserve">Nodes and weaponry are… limitless. The risk? Irrelevant. emanating from the protostar, obsessed with unlocking its </w:t>
        <w:tab/>
        <w:t xml:space="preserve">Entry 3: </w:t>
      </w:r>
    </w:p>
    <w:p w:rsidR="00000000" w:rsidDel="00000000" w:rsidP="00000000" w:rsidRDefault="00000000" w:rsidRPr="00000000" w14:paraId="0000066B">
      <w:pPr>
        <w:spacing w:line="240" w:lineRule="auto"/>
        <w:ind w:left="9.000000000000057" w:firstLine="0"/>
        <w:jc w:val="both"/>
        <w:rPr>
          <w:sz w:val="26"/>
          <w:szCs w:val="26"/>
        </w:rPr>
      </w:pPr>
      <w:r w:rsidDel="00000000" w:rsidR="00000000" w:rsidRPr="00000000">
        <w:rPr>
          <w:sz w:val="26"/>
          <w:szCs w:val="26"/>
          <w:rtl w:val="0"/>
        </w:rPr>
        <w:t xml:space="preserve">mysteries. </w:t>
      </w:r>
    </w:p>
    <w:p w:rsidR="00000000" w:rsidDel="00000000" w:rsidP="00000000" w:rsidRDefault="00000000" w:rsidRPr="00000000" w14:paraId="0000066C">
      <w:pPr>
        <w:spacing w:line="240" w:lineRule="auto"/>
        <w:ind w:left="9.000000000000057" w:firstLine="0"/>
        <w:jc w:val="both"/>
        <w:rPr>
          <w:sz w:val="26"/>
          <w:szCs w:val="26"/>
        </w:rPr>
      </w:pPr>
      <w:r w:rsidDel="00000000" w:rsidR="00000000" w:rsidRPr="00000000">
        <w:rPr>
          <w:sz w:val="26"/>
          <w:szCs w:val="26"/>
          <w:rtl w:val="0"/>
        </w:rPr>
        <w:t xml:space="preserve">The Void anomalies near the protostar are growing more </w:t>
      </w:r>
    </w:p>
    <w:p w:rsidR="00000000" w:rsidDel="00000000" w:rsidP="00000000" w:rsidRDefault="00000000" w:rsidRPr="00000000" w14:paraId="0000066D">
      <w:pPr>
        <w:spacing w:line="240" w:lineRule="auto"/>
        <w:ind w:left="9.000000000000057" w:firstLine="0"/>
        <w:jc w:val="both"/>
        <w:rPr>
          <w:sz w:val="26"/>
          <w:szCs w:val="26"/>
        </w:rPr>
      </w:pPr>
      <w:r w:rsidDel="00000000" w:rsidR="00000000" w:rsidRPr="00000000">
        <w:rPr>
          <w:sz w:val="26"/>
          <w:szCs w:val="26"/>
          <w:rtl w:val="0"/>
        </w:rPr>
        <w:t xml:space="preserve">Challenges and Mechanics: </w:t>
        <w:tab/>
        <w:t xml:space="preserve">aggressive. My team reported shadows moving through the </w:t>
      </w:r>
    </w:p>
    <w:p w:rsidR="00000000" w:rsidDel="00000000" w:rsidP="00000000" w:rsidRDefault="00000000" w:rsidRPr="00000000" w14:paraId="0000066E">
      <w:pPr>
        <w:spacing w:line="240" w:lineRule="auto"/>
        <w:ind w:left="9.000000000000057" w:firstLine="0"/>
        <w:jc w:val="both"/>
        <w:rPr>
          <w:sz w:val="26"/>
          <w:szCs w:val="26"/>
        </w:rPr>
      </w:pPr>
      <w:r w:rsidDel="00000000" w:rsidR="00000000" w:rsidRPr="00000000">
        <w:rPr>
          <w:sz w:val="26"/>
          <w:szCs w:val="26"/>
          <w:rtl w:val="0"/>
        </w:rPr>
        <w:t xml:space="preserve">Asteroid Navigation: Navigating through </w:t>
        <w:tab/>
        <w:t xml:space="preserve">energy streams—figures not of this world. We’ve recalibrated unstable belts surrounding the protostar requires precision </w:t>
        <w:tab/>
        <w:t xml:space="preserve">the Resonance Dampeners to protect the station. I suspect </w:t>
      </w:r>
    </w:p>
    <w:p w:rsidR="00000000" w:rsidDel="00000000" w:rsidP="00000000" w:rsidRDefault="00000000" w:rsidRPr="00000000" w14:paraId="0000066F">
      <w:pPr>
        <w:spacing w:line="240" w:lineRule="auto"/>
        <w:ind w:left="9.000000000000057" w:firstLine="0"/>
        <w:jc w:val="both"/>
        <w:rPr>
          <w:sz w:val="26"/>
          <w:szCs w:val="26"/>
        </w:rPr>
      </w:pPr>
      <w:r w:rsidDel="00000000" w:rsidR="00000000" w:rsidRPr="00000000">
        <w:rPr>
          <w:sz w:val="26"/>
          <w:szCs w:val="26"/>
          <w:rtl w:val="0"/>
        </w:rPr>
        <w:tab/>
        <w:t xml:space="preserve">Katra rolls. </w:t>
        <w:tab/>
        <w:t xml:space="preserve">these “shadows” are connected to the anomalies… or perhaps a </w:t>
      </w:r>
    </w:p>
    <w:p w:rsidR="00000000" w:rsidDel="00000000" w:rsidP="00000000" w:rsidRDefault="00000000" w:rsidRPr="00000000" w14:paraId="00000670">
      <w:pPr>
        <w:spacing w:line="240" w:lineRule="auto"/>
        <w:ind w:left="9.000000000000057" w:firstLine="0"/>
        <w:jc w:val="both"/>
        <w:rPr>
          <w:sz w:val="26"/>
          <w:szCs w:val="26"/>
        </w:rPr>
      </w:pPr>
      <w:r w:rsidDel="00000000" w:rsidR="00000000" w:rsidRPr="00000000">
        <w:rPr>
          <w:sz w:val="26"/>
          <w:szCs w:val="26"/>
          <w:rtl w:val="0"/>
        </w:rPr>
        <w:t xml:space="preserve">manifestation of the energy itself. </w:t>
      </w:r>
    </w:p>
    <w:p w:rsidR="00000000" w:rsidDel="00000000" w:rsidP="00000000" w:rsidRDefault="00000000" w:rsidRPr="00000000" w14:paraId="00000671">
      <w:pPr>
        <w:spacing w:line="240" w:lineRule="auto"/>
        <w:ind w:left="9.000000000000057" w:firstLine="0"/>
        <w:jc w:val="both"/>
        <w:rPr>
          <w:sz w:val="26"/>
          <w:szCs w:val="26"/>
        </w:rPr>
      </w:pPr>
      <w:r w:rsidDel="00000000" w:rsidR="00000000" w:rsidRPr="00000000">
        <w:rPr>
          <w:sz w:val="26"/>
          <w:szCs w:val="26"/>
          <w:rtl w:val="0"/>
        </w:rPr>
        <w:t xml:space="preserve">Void Anomalies: Gravitational distortions affect ships and players alike, forcing creative problem-solving. </w:t>
        <w:tab/>
        <w:t xml:space="preserve">Entry 6: </w:t>
      </w:r>
    </w:p>
    <w:p w:rsidR="00000000" w:rsidDel="00000000" w:rsidP="00000000" w:rsidRDefault="00000000" w:rsidRPr="00000000" w14:paraId="00000672">
      <w:pPr>
        <w:spacing w:line="240" w:lineRule="auto"/>
        <w:ind w:left="9.000000000000057" w:firstLine="0"/>
        <w:jc w:val="both"/>
        <w:rPr>
          <w:sz w:val="26"/>
          <w:szCs w:val="26"/>
        </w:rPr>
      </w:pPr>
      <w:r w:rsidDel="00000000" w:rsidR="00000000" w:rsidRPr="00000000">
        <w:rPr>
          <w:sz w:val="26"/>
          <w:szCs w:val="26"/>
          <w:rtl w:val="0"/>
        </w:rPr>
        <w:t xml:space="preserve">Breakthrough! A small fragment of psionic-infused asteroid </w:t>
        <w:tab/>
        <w:t xml:space="preserve">Interpretation: The glyph references the Veil as a protective yielded a resonance amplification factor of 320%. The </w:t>
        <w:tab/>
        <w:t xml:space="preserve">boundary, likely tied to psionic energy or Void phenomena. The fragment pulsates in synchronization with the </w:t>
        <w:tab/>
        <w:t xml:space="preserve">warning suggests catastrophic consequences for tampering </w:t>
      </w:r>
    </w:p>
    <w:p w:rsidR="00000000" w:rsidDel="00000000" w:rsidP="00000000" w:rsidRDefault="00000000" w:rsidRPr="00000000" w14:paraId="00000673">
      <w:pPr>
        <w:spacing w:line="240" w:lineRule="auto"/>
        <w:ind w:left="9.000000000000057" w:firstLine="0"/>
        <w:jc w:val="both"/>
        <w:rPr>
          <w:sz w:val="26"/>
          <w:szCs w:val="26"/>
        </w:rPr>
      </w:pPr>
      <w:r w:rsidDel="00000000" w:rsidR="00000000" w:rsidRPr="00000000">
        <w:rPr>
          <w:sz w:val="26"/>
          <w:szCs w:val="26"/>
          <w:rtl w:val="0"/>
        </w:rPr>
        <w:t xml:space="preserve">protostar—almost as though it’s alive. Further tests are </w:t>
        <w:tab/>
        <w:t xml:space="preserve">with ancient systems. needed, but I believe we’ve uncovered a direct link to the </w:t>
      </w:r>
    </w:p>
    <w:p w:rsidR="00000000" w:rsidDel="00000000" w:rsidP="00000000" w:rsidRDefault="00000000" w:rsidRPr="00000000" w14:paraId="00000674">
      <w:pPr>
        <w:spacing w:line="240" w:lineRule="auto"/>
        <w:ind w:left="9.000000000000057" w:firstLine="0"/>
        <w:jc w:val="both"/>
        <w:rPr>
          <w:sz w:val="26"/>
          <w:szCs w:val="26"/>
        </w:rPr>
      </w:pPr>
      <w:r w:rsidDel="00000000" w:rsidR="00000000" w:rsidRPr="00000000">
        <w:rPr>
          <w:sz w:val="26"/>
          <w:szCs w:val="26"/>
          <w:rtl w:val="0"/>
        </w:rPr>
        <w:tab/>
        <w:t xml:space="preserve">Psionic Tapestry’s core mechanics. </w:t>
        <w:tab/>
        <w:t xml:space="preserve">Fragment 2 – The Guardian: </w:t>
      </w:r>
    </w:p>
    <w:p w:rsidR="00000000" w:rsidDel="00000000" w:rsidP="00000000" w:rsidRDefault="00000000" w:rsidRPr="00000000" w14:paraId="00000675">
      <w:pPr>
        <w:spacing w:line="240" w:lineRule="auto"/>
        <w:ind w:left="9.000000000000057" w:firstLine="0"/>
        <w:jc w:val="both"/>
        <w:rPr>
          <w:sz w:val="26"/>
          <w:szCs w:val="26"/>
        </w:rPr>
      </w:pPr>
      <w:r w:rsidDel="00000000" w:rsidR="00000000" w:rsidRPr="00000000">
        <w:rPr>
          <w:sz w:val="26"/>
          <w:szCs w:val="26"/>
          <w:rtl w:val="0"/>
        </w:rPr>
        <w:t xml:space="preserve">Entry 9 (Private Log): </w:t>
        <w:tab/>
        <w:t xml:space="preserve">“Bound by the resonance of [Crystals], the sentinel sleeps. Only the [Resonance Key] can awaken it.” </w:t>
      </w:r>
    </w:p>
    <w:p w:rsidR="00000000" w:rsidDel="00000000" w:rsidP="00000000" w:rsidRDefault="00000000" w:rsidRPr="00000000" w14:paraId="00000676">
      <w:pPr>
        <w:spacing w:line="240" w:lineRule="auto"/>
        <w:ind w:left="9.000000000000057" w:firstLine="0"/>
        <w:jc w:val="both"/>
        <w:rPr>
          <w:sz w:val="26"/>
          <w:szCs w:val="26"/>
        </w:rPr>
      </w:pPr>
      <w:r w:rsidDel="00000000" w:rsidR="00000000" w:rsidRPr="00000000">
        <w:rPr>
          <w:sz w:val="26"/>
          <w:szCs w:val="26"/>
          <w:rtl w:val="0"/>
        </w:rPr>
        <w:t xml:space="preserve">The others don’t understand. They call it “madness,” but the voices are clear. The protostar whispers secrets of creation, of </w:t>
        <w:tab/>
        <w:t xml:space="preserve">Interpretation: This implies a dormant defensive power. I’ve begun channeling its energy directly—safely, I </w:t>
        <w:tab/>
        <w:t xml:space="preserve">mechanism—perhaps a Voidspawn or other psionically charged </w:t>
      </w:r>
    </w:p>
    <w:p w:rsidR="00000000" w:rsidDel="00000000" w:rsidP="00000000" w:rsidRDefault="00000000" w:rsidRPr="00000000" w14:paraId="00000677">
      <w:pPr>
        <w:spacing w:line="240" w:lineRule="auto"/>
        <w:ind w:left="9.000000000000057" w:firstLine="0"/>
        <w:jc w:val="both"/>
        <w:rPr>
          <w:sz w:val="26"/>
          <w:szCs w:val="26"/>
        </w:rPr>
      </w:pPr>
      <w:r w:rsidDel="00000000" w:rsidR="00000000" w:rsidRPr="00000000">
        <w:rPr>
          <w:sz w:val="26"/>
          <w:szCs w:val="26"/>
          <w:rtl w:val="0"/>
        </w:rPr>
        <w:t xml:space="preserve">assure you. The visions… they show me the way forward. The </w:t>
        <w:tab/>
        <w:t xml:space="preserve">entity. The mention of a Resonance Key suggests a device or Empire could be reborn, perfected. But there are obstacles. The </w:t>
        <w:tab/>
        <w:t xml:space="preserve">energy source capable of triggering the sentinel. crew grows restless. They will not see my work undone. </w:t>
        <w:tab/>
        <w:t xml:space="preserve">Fragment 3 – The Nexus: </w:t>
      </w:r>
    </w:p>
    <w:p w:rsidR="00000000" w:rsidDel="00000000" w:rsidP="00000000" w:rsidRDefault="00000000" w:rsidRPr="00000000" w14:paraId="00000678">
      <w:pPr>
        <w:spacing w:line="240" w:lineRule="auto"/>
        <w:ind w:left="9.000000000000057" w:firstLine="0"/>
        <w:jc w:val="both"/>
        <w:rPr>
          <w:sz w:val="26"/>
          <w:szCs w:val="26"/>
        </w:rPr>
      </w:pPr>
      <w:r w:rsidDel="00000000" w:rsidR="00000000" w:rsidRPr="00000000">
        <w:rPr>
          <w:sz w:val="26"/>
          <w:szCs w:val="26"/>
          <w:rtl w:val="0"/>
        </w:rPr>
        <w:tab/>
        <w:t xml:space="preserve">In-Game Usage </w:t>
        <w:tab/>
        <w:t xml:space="preserve">“Through the fractures flows the lifeblood of [Creation]. </w:t>
      </w:r>
    </w:p>
    <w:p w:rsidR="00000000" w:rsidDel="00000000" w:rsidP="00000000" w:rsidRDefault="00000000" w:rsidRPr="00000000" w14:paraId="00000679">
      <w:pPr>
        <w:spacing w:line="240" w:lineRule="auto"/>
        <w:ind w:left="9.000000000000057" w:firstLine="0"/>
        <w:jc w:val="both"/>
        <w:rPr>
          <w:sz w:val="26"/>
          <w:szCs w:val="26"/>
        </w:rPr>
      </w:pPr>
      <w:r w:rsidDel="00000000" w:rsidR="00000000" w:rsidRPr="00000000">
        <w:rPr>
          <w:sz w:val="26"/>
          <w:szCs w:val="26"/>
          <w:rtl w:val="0"/>
        </w:rPr>
        <w:t xml:space="preserve">Player Hook: This handout can be discovered in </w:t>
        <w:tab/>
        <w:t xml:space="preserve">Harness it wisely, lest the [Fracture] consume all.” </w:t>
      </w:r>
    </w:p>
    <w:p w:rsidR="00000000" w:rsidDel="00000000" w:rsidP="00000000" w:rsidRDefault="00000000" w:rsidRPr="00000000" w14:paraId="0000067A">
      <w:pPr>
        <w:spacing w:line="240" w:lineRule="auto"/>
        <w:ind w:left="9.000000000000057" w:firstLine="0"/>
        <w:jc w:val="both"/>
        <w:rPr>
          <w:sz w:val="26"/>
          <w:szCs w:val="26"/>
        </w:rPr>
      </w:pPr>
      <w:r w:rsidDel="00000000" w:rsidR="00000000" w:rsidRPr="00000000">
        <w:rPr>
          <w:sz w:val="26"/>
          <w:szCs w:val="26"/>
          <w:rtl w:val="0"/>
        </w:rPr>
        <w:t xml:space="preserve">Tavin Drest’s laboratory, shedding light on his motivations and </w:t>
        <w:tab/>
        <w:t xml:space="preserve">Interpretation: This likely refers to the glowing psionic fractures </w:t>
      </w:r>
    </w:p>
    <w:p w:rsidR="00000000" w:rsidDel="00000000" w:rsidP="00000000" w:rsidRDefault="00000000" w:rsidRPr="00000000" w14:paraId="0000067B">
      <w:pPr>
        <w:spacing w:line="240" w:lineRule="auto"/>
        <w:ind w:left="9.000000000000057" w:firstLine="0"/>
        <w:jc w:val="both"/>
        <w:rPr>
          <w:sz w:val="26"/>
          <w:szCs w:val="26"/>
        </w:rPr>
      </w:pPr>
      <w:r w:rsidDel="00000000" w:rsidR="00000000" w:rsidRPr="00000000">
        <w:rPr>
          <w:sz w:val="26"/>
          <w:szCs w:val="26"/>
          <w:rtl w:val="0"/>
        </w:rPr>
        <w:tab/>
        <w:t xml:space="preserve">experiments. </w:t>
        <w:tab/>
        <w:t xml:space="preserve">found on Aurith-7, which appear to channel immense energy. </w:t>
      </w:r>
    </w:p>
    <w:p w:rsidR="00000000" w:rsidDel="00000000" w:rsidP="00000000" w:rsidRDefault="00000000" w:rsidRPr="00000000" w14:paraId="0000067C">
      <w:pPr>
        <w:spacing w:line="240" w:lineRule="auto"/>
        <w:ind w:left="9.000000000000057" w:firstLine="0"/>
        <w:jc w:val="both"/>
        <w:rPr>
          <w:sz w:val="26"/>
          <w:szCs w:val="26"/>
        </w:rPr>
      </w:pPr>
      <w:r w:rsidDel="00000000" w:rsidR="00000000" w:rsidRPr="00000000">
        <w:rPr>
          <w:sz w:val="26"/>
          <w:szCs w:val="26"/>
          <w:rtl w:val="0"/>
        </w:rPr>
        <w:t xml:space="preserve">Mechanic: Insight or Lumina checks (DC 50) </w:t>
        <w:tab/>
        <w:t xml:space="preserve">Misusing these fractures could lead to devastating can decode deeper implications of his research, possibly </w:t>
        <w:tab/>
        <w:t xml:space="preserve">consequences, as warned by the inscription. </w:t>
      </w:r>
    </w:p>
    <w:p w:rsidR="00000000" w:rsidDel="00000000" w:rsidP="00000000" w:rsidRDefault="00000000" w:rsidRPr="00000000" w14:paraId="0000067D">
      <w:pPr>
        <w:spacing w:line="240" w:lineRule="auto"/>
        <w:ind w:left="9.000000000000057" w:firstLine="0"/>
        <w:jc w:val="both"/>
        <w:rPr>
          <w:sz w:val="26"/>
          <w:szCs w:val="26"/>
        </w:rPr>
      </w:pPr>
      <w:r w:rsidDel="00000000" w:rsidR="00000000" w:rsidRPr="00000000">
        <w:rPr>
          <w:sz w:val="26"/>
          <w:szCs w:val="26"/>
          <w:rtl w:val="0"/>
        </w:rPr>
        <w:tab/>
        <w:t xml:space="preserve">revealing clues about the Void anomalies. </w:t>
        <w:tab/>
        <w:t xml:space="preserve">In-Game Usage </w:t>
      </w:r>
    </w:p>
    <w:p w:rsidR="00000000" w:rsidDel="00000000" w:rsidP="00000000" w:rsidRDefault="00000000" w:rsidRPr="00000000" w14:paraId="0000067E">
      <w:pPr>
        <w:spacing w:line="240" w:lineRule="auto"/>
        <w:ind w:left="9.000000000000057" w:firstLine="0"/>
        <w:jc w:val="both"/>
        <w:rPr>
          <w:sz w:val="26"/>
          <w:szCs w:val="26"/>
        </w:rPr>
      </w:pPr>
      <w:r w:rsidDel="00000000" w:rsidR="00000000" w:rsidRPr="00000000">
        <w:rPr>
          <w:sz w:val="26"/>
          <w:szCs w:val="26"/>
          <w:rtl w:val="0"/>
        </w:rPr>
        <w:t xml:space="preserve">I’ll now move to Pre-Imperial Glyph Translations for Aurith-7. </w:t>
        <w:tab/>
        <w:t xml:space="preserve"> </w:t>
        <w:tab/>
        <w:t xml:space="preserve">• </w:t>
        <w:tab/>
        <w:t xml:space="preserve">Player Hook: These glyphs are etched into the </w:t>
      </w:r>
    </w:p>
    <w:p w:rsidR="00000000" w:rsidDel="00000000" w:rsidP="00000000" w:rsidRDefault="00000000" w:rsidRPr="00000000" w14:paraId="0000067F">
      <w:pPr>
        <w:spacing w:line="240" w:lineRule="auto"/>
        <w:ind w:left="9.000000000000057" w:firstLine="0"/>
        <w:jc w:val="both"/>
        <w:rPr>
          <w:sz w:val="26"/>
          <w:szCs w:val="26"/>
        </w:rPr>
      </w:pPr>
      <w:r w:rsidDel="00000000" w:rsidR="00000000" w:rsidRPr="00000000">
        <w:rPr>
          <w:sz w:val="26"/>
          <w:szCs w:val="26"/>
          <w:rtl w:val="0"/>
        </w:rPr>
        <w:t xml:space="preserve">One moment! </w:t>
        <w:tab/>
        <w:t xml:space="preserve">walls of the frozen ruins on Aurith-7. Decoding them requires Lore Handout: Pre-Imperial Glyph Translations (Aurith-7) </w:t>
        <w:tab/>
        <w:t xml:space="preserve">Lumina (DC 50) or Insight (DC 60) checks. </w:t>
      </w:r>
    </w:p>
    <w:p w:rsidR="00000000" w:rsidDel="00000000" w:rsidP="00000000" w:rsidRDefault="00000000" w:rsidRPr="00000000" w14:paraId="00000680">
      <w:pPr>
        <w:spacing w:line="240" w:lineRule="auto"/>
        <w:ind w:left="9.000000000000057" w:firstLine="0"/>
        <w:jc w:val="both"/>
        <w:rPr>
          <w:sz w:val="26"/>
          <w:szCs w:val="26"/>
        </w:rPr>
      </w:pPr>
      <w:r w:rsidDel="00000000" w:rsidR="00000000" w:rsidRPr="00000000">
        <w:rPr>
          <w:sz w:val="26"/>
          <w:szCs w:val="26"/>
          <w:rtl w:val="0"/>
        </w:rPr>
        <w:tab/>
        <w:t xml:space="preserve">Recovered Fragments from the Aurith-7 Ruins </w:t>
        <w:tab/>
        <w:t xml:space="preserve"> </w:t>
        <w:tab/>
        <w:t xml:space="preserve">• </w:t>
        <w:tab/>
        <w:t xml:space="preserve">Mechanic: Successful decoding may reveal the </w:t>
      </w:r>
    </w:p>
    <w:p w:rsidR="00000000" w:rsidDel="00000000" w:rsidP="00000000" w:rsidRDefault="00000000" w:rsidRPr="00000000" w14:paraId="00000681">
      <w:pPr>
        <w:spacing w:line="240" w:lineRule="auto"/>
        <w:ind w:left="9.000000000000057" w:firstLine="0"/>
        <w:jc w:val="both"/>
        <w:rPr>
          <w:sz w:val="26"/>
          <w:szCs w:val="26"/>
        </w:rPr>
      </w:pPr>
      <w:r w:rsidDel="00000000" w:rsidR="00000000" w:rsidRPr="00000000">
        <w:rPr>
          <w:sz w:val="26"/>
          <w:szCs w:val="26"/>
          <w:rtl w:val="0"/>
        </w:rPr>
        <w:t xml:space="preserve">location of a hidden chamber or warn players of the dangers </w:t>
      </w:r>
    </w:p>
    <w:p w:rsidR="00000000" w:rsidDel="00000000" w:rsidP="00000000" w:rsidRDefault="00000000" w:rsidRPr="00000000" w14:paraId="00000682">
      <w:pPr>
        <w:spacing w:line="240" w:lineRule="auto"/>
        <w:ind w:left="9.000000000000057" w:firstLine="0"/>
        <w:jc w:val="both"/>
        <w:rPr>
          <w:sz w:val="26"/>
          <w:szCs w:val="26"/>
        </w:rPr>
      </w:pPr>
      <w:r w:rsidDel="00000000" w:rsidR="00000000" w:rsidRPr="00000000">
        <w:rPr>
          <w:sz w:val="26"/>
          <w:szCs w:val="26"/>
          <w:rtl w:val="0"/>
        </w:rPr>
        <w:tab/>
        <w:t xml:space="preserve">Translation Specialist: Professor Lyra Venthos, Psionic </w:t>
        <w:tab/>
        <w:t xml:space="preserve">lurking beneath the ice. </w:t>
      </w:r>
    </w:p>
    <w:p w:rsidR="00000000" w:rsidDel="00000000" w:rsidP="00000000" w:rsidRDefault="00000000" w:rsidRPr="00000000" w14:paraId="00000683">
      <w:pPr>
        <w:spacing w:line="240" w:lineRule="auto"/>
        <w:ind w:left="9.000000000000057" w:firstLine="0"/>
        <w:jc w:val="both"/>
        <w:rPr>
          <w:sz w:val="26"/>
          <w:szCs w:val="26"/>
        </w:rPr>
      </w:pPr>
      <w:r w:rsidDel="00000000" w:rsidR="00000000" w:rsidRPr="00000000">
        <w:rPr>
          <w:sz w:val="26"/>
          <w:szCs w:val="26"/>
          <w:rtl w:val="0"/>
        </w:rPr>
        <w:t xml:space="preserve">Archaeological Corps </w:t>
      </w:r>
    </w:p>
    <w:p w:rsidR="00000000" w:rsidDel="00000000" w:rsidP="00000000" w:rsidRDefault="00000000" w:rsidRPr="00000000" w14:paraId="00000684">
      <w:pPr>
        <w:spacing w:line="240" w:lineRule="auto"/>
        <w:ind w:left="9.000000000000057" w:firstLine="0"/>
        <w:jc w:val="both"/>
        <w:rPr>
          <w:sz w:val="26"/>
          <w:szCs w:val="26"/>
        </w:rPr>
      </w:pPr>
      <w:r w:rsidDel="00000000" w:rsidR="00000000" w:rsidRPr="00000000">
        <w:rPr>
          <w:sz w:val="26"/>
          <w:szCs w:val="26"/>
          <w:rtl w:val="0"/>
        </w:rPr>
        <w:t xml:space="preserve">Clues: The Resonance Key could be a plot Fragment 1 – The Warning: </w:t>
        <w:tab/>
        <w:t xml:space="preserve">device leading to a powerful psionic artifact. </w:t>
      </w:r>
    </w:p>
    <w:p w:rsidR="00000000" w:rsidDel="00000000" w:rsidP="00000000" w:rsidRDefault="00000000" w:rsidRPr="00000000" w14:paraId="00000685">
      <w:pPr>
        <w:spacing w:line="240" w:lineRule="auto"/>
        <w:ind w:left="9.000000000000057" w:firstLine="0"/>
        <w:jc w:val="both"/>
        <w:rPr>
          <w:sz w:val="26"/>
          <w:szCs w:val="26"/>
        </w:rPr>
      </w:pPr>
      <w:r w:rsidDel="00000000" w:rsidR="00000000" w:rsidRPr="00000000">
        <w:rPr>
          <w:sz w:val="26"/>
          <w:szCs w:val="26"/>
          <w:rtl w:val="0"/>
        </w:rPr>
        <w:t xml:space="preserve">“Do not disturb the [Veil]. The balance must remain intact. To </w:t>
        <w:tab/>
        <w:t xml:space="preserve">Next, I’ll create Forgeheart Distress Logs. One moment! </w:t>
      </w:r>
    </w:p>
    <w:p w:rsidR="00000000" w:rsidDel="00000000" w:rsidP="00000000" w:rsidRDefault="00000000" w:rsidRPr="00000000" w14:paraId="00000686">
      <w:pPr>
        <w:spacing w:line="240" w:lineRule="auto"/>
        <w:ind w:left="9.000000000000057" w:firstLine="0"/>
        <w:jc w:val="both"/>
        <w:rPr>
          <w:sz w:val="26"/>
          <w:szCs w:val="26"/>
        </w:rPr>
      </w:pPr>
      <w:r w:rsidDel="00000000" w:rsidR="00000000" w:rsidRPr="00000000">
        <w:rPr>
          <w:sz w:val="26"/>
          <w:szCs w:val="26"/>
          <w:rtl w:val="0"/>
        </w:rPr>
        <w:t xml:space="preserve">awaken the slumbering [Void] is to invite oblivion.” </w:t>
      </w:r>
    </w:p>
    <w:p w:rsidR="00000000" w:rsidDel="00000000" w:rsidP="00000000" w:rsidRDefault="00000000" w:rsidRPr="00000000" w14:paraId="00000687">
      <w:pPr>
        <w:spacing w:line="240" w:lineRule="auto"/>
        <w:ind w:left="9.000000000000057" w:firstLine="0"/>
        <w:jc w:val="both"/>
        <w:rPr>
          <w:sz w:val="26"/>
          <w:szCs w:val="26"/>
        </w:rPr>
        <w:sectPr>
          <w:type w:val="continuous"/>
          <w:pgSz w:h="15840" w:w="12240" w:orient="portrait"/>
          <w:pgMar w:bottom="1066" w:top="2074" w:left="258" w:right="206" w:header="720" w:footer="720"/>
        </w:sectPr>
      </w:pPr>
      <w:r w:rsidDel="00000000" w:rsidR="00000000" w:rsidRPr="00000000">
        <w:rPr>
          <w:sz w:val="26"/>
          <w:szCs w:val="26"/>
          <w:rtl w:val="0"/>
        </w:rPr>
        <w:t xml:space="preserve">Lore Handout: Forgeheart Distress Logs </w:t>
      </w:r>
    </w:p>
    <w:p w:rsidR="00000000" w:rsidDel="00000000" w:rsidP="00000000" w:rsidRDefault="00000000" w:rsidRPr="00000000" w14:paraId="00000688">
      <w:pPr>
        <w:spacing w:line="240" w:lineRule="auto"/>
        <w:ind w:left="9.000000000000057" w:firstLine="0"/>
        <w:jc w:val="both"/>
        <w:rPr>
          <w:sz w:val="26"/>
          <w:szCs w:val="26"/>
        </w:rPr>
      </w:pPr>
      <w:r w:rsidDel="00000000" w:rsidR="00000000" w:rsidRPr="00000000">
        <w:rPr>
          <w:sz w:val="26"/>
          <w:szCs w:val="26"/>
          <w:rtl w:val="0"/>
        </w:rPr>
        <w:t xml:space="preserve">Emergency Transmission Logs – Abyssal Core, Forgeheart Mining Hub </w:t>
      </w:r>
    </w:p>
    <w:p w:rsidR="00000000" w:rsidDel="00000000" w:rsidP="00000000" w:rsidRDefault="00000000" w:rsidRPr="00000000" w14:paraId="00000689">
      <w:pPr>
        <w:spacing w:line="240" w:lineRule="auto"/>
        <w:ind w:left="9.000000000000057" w:firstLine="0"/>
        <w:jc w:val="both"/>
        <w:rPr>
          <w:sz w:val="26"/>
          <w:szCs w:val="26"/>
        </w:rPr>
      </w:pPr>
      <w:r w:rsidDel="00000000" w:rsidR="00000000" w:rsidRPr="00000000">
        <w:rPr>
          <w:sz w:val="26"/>
          <w:szCs w:val="26"/>
          <w:rtl w:val="0"/>
        </w:rPr>
        <w:t xml:space="preserve">Source: Foreman Gril Tarkos </w:t>
      </w:r>
    </w:p>
    <w:p w:rsidR="00000000" w:rsidDel="00000000" w:rsidP="00000000" w:rsidRDefault="00000000" w:rsidRPr="00000000" w14:paraId="0000068A">
      <w:pPr>
        <w:spacing w:line="240" w:lineRule="auto"/>
        <w:ind w:left="9.000000000000057" w:firstLine="0"/>
        <w:jc w:val="both"/>
        <w:rPr>
          <w:sz w:val="26"/>
          <w:szCs w:val="26"/>
        </w:rPr>
      </w:pPr>
      <w:r w:rsidDel="00000000" w:rsidR="00000000" w:rsidRPr="00000000">
        <w:rPr>
          <w:sz w:val="26"/>
          <w:szCs w:val="26"/>
          <w:rtl w:val="0"/>
        </w:rPr>
        <w:t xml:space="preserve">Recipients: Proletariat Guild Command, Mining Oversight </w:t>
      </w:r>
    </w:p>
    <w:p w:rsidR="00000000" w:rsidDel="00000000" w:rsidP="00000000" w:rsidRDefault="00000000" w:rsidRPr="00000000" w14:paraId="0000068B">
      <w:pPr>
        <w:spacing w:line="240" w:lineRule="auto"/>
        <w:ind w:left="9.000000000000057" w:firstLine="0"/>
        <w:jc w:val="both"/>
        <w:rPr>
          <w:sz w:val="26"/>
          <w:szCs w:val="26"/>
        </w:rPr>
      </w:pPr>
      <w:r w:rsidDel="00000000" w:rsidR="00000000" w:rsidRPr="00000000">
        <w:rPr>
          <w:sz w:val="26"/>
          <w:szCs w:val="26"/>
          <w:rtl w:val="0"/>
        </w:rPr>
        <w:t xml:space="preserve">Division Log 1: </w:t>
      </w:r>
    </w:p>
    <w:p w:rsidR="00000000" w:rsidDel="00000000" w:rsidP="00000000" w:rsidRDefault="00000000" w:rsidRPr="00000000" w14:paraId="0000068C">
      <w:pPr>
        <w:spacing w:line="240" w:lineRule="auto"/>
        <w:ind w:left="9.000000000000057" w:firstLine="0"/>
        <w:jc w:val="both"/>
        <w:rPr>
          <w:sz w:val="26"/>
          <w:szCs w:val="26"/>
        </w:rPr>
      </w:pPr>
      <w:r w:rsidDel="00000000" w:rsidR="00000000" w:rsidRPr="00000000">
        <w:rPr>
          <w:sz w:val="26"/>
          <w:szCs w:val="26"/>
          <w:rtl w:val="0"/>
        </w:rPr>
        <w:t xml:space="preserve">Timestamp: Day 14, Cycle 43 </w:t>
      </w:r>
    </w:p>
    <w:p w:rsidR="00000000" w:rsidDel="00000000" w:rsidP="00000000" w:rsidRDefault="00000000" w:rsidRPr="00000000" w14:paraId="0000068D">
      <w:pPr>
        <w:spacing w:line="240" w:lineRule="auto"/>
        <w:ind w:left="9.000000000000057" w:firstLine="0"/>
        <w:jc w:val="both"/>
        <w:rPr>
          <w:sz w:val="26"/>
          <w:szCs w:val="26"/>
        </w:rPr>
      </w:pPr>
      <w:r w:rsidDel="00000000" w:rsidR="00000000" w:rsidRPr="00000000">
        <w:rPr>
          <w:sz w:val="26"/>
          <w:szCs w:val="26"/>
          <w:rtl w:val="0"/>
        </w:rPr>
        <w:t xml:space="preserve">“This is Foreman Tarkos, Forgeheart. Core Unit B-17’s excavation rig struck an Aetherium vein surrounded by psionic anomalies. </w:t>
      </w:r>
    </w:p>
    <w:p w:rsidR="00000000" w:rsidDel="00000000" w:rsidP="00000000" w:rsidRDefault="00000000" w:rsidRPr="00000000" w14:paraId="0000068E">
      <w:pPr>
        <w:spacing w:line="240" w:lineRule="auto"/>
        <w:ind w:left="9.000000000000057" w:firstLine="0"/>
        <w:jc w:val="both"/>
        <w:rPr>
          <w:sz w:val="26"/>
          <w:szCs w:val="26"/>
        </w:rPr>
      </w:pPr>
      <w:r w:rsidDel="00000000" w:rsidR="00000000" w:rsidRPr="00000000">
        <w:rPr>
          <w:sz w:val="26"/>
          <w:szCs w:val="26"/>
          <w:rtl w:val="0"/>
        </w:rPr>
        <w:t xml:space="preserve">The glow intensified, and some of the crew reported hearing… voices. They’re probably just tired. Reassigning them to above-ground duties.” Log 2: </w:t>
      </w:r>
    </w:p>
    <w:p w:rsidR="00000000" w:rsidDel="00000000" w:rsidP="00000000" w:rsidRDefault="00000000" w:rsidRPr="00000000" w14:paraId="0000068F">
      <w:pPr>
        <w:spacing w:line="240" w:lineRule="auto"/>
        <w:ind w:left="9.000000000000057" w:firstLine="0"/>
        <w:jc w:val="both"/>
        <w:rPr>
          <w:sz w:val="26"/>
          <w:szCs w:val="26"/>
        </w:rPr>
      </w:pPr>
      <w:r w:rsidDel="00000000" w:rsidR="00000000" w:rsidRPr="00000000">
        <w:rPr>
          <w:sz w:val="26"/>
          <w:szCs w:val="26"/>
          <w:rtl w:val="0"/>
        </w:rPr>
        <w:t xml:space="preserve">Timestamp: Day 16, Cycle 43 </w:t>
      </w:r>
    </w:p>
    <w:p w:rsidR="00000000" w:rsidDel="00000000" w:rsidP="00000000" w:rsidRDefault="00000000" w:rsidRPr="00000000" w14:paraId="00000690">
      <w:pPr>
        <w:spacing w:line="240" w:lineRule="auto"/>
        <w:ind w:left="9.000000000000057" w:firstLine="0"/>
        <w:jc w:val="both"/>
        <w:rPr>
          <w:sz w:val="26"/>
          <w:szCs w:val="26"/>
        </w:rPr>
      </w:pPr>
      <w:r w:rsidDel="00000000" w:rsidR="00000000" w:rsidRPr="00000000">
        <w:rPr>
          <w:sz w:val="26"/>
          <w:szCs w:val="26"/>
          <w:rtl w:val="0"/>
        </w:rPr>
        <w:t xml:space="preserve">“We lost another rig. The collapse was sudden, but it seemed localized around the anomaly site. Geothermal scans show unstable Void energy emanating from the area. I’ve called off excavation in Sector Delta for now. The Guild won’t be happy, but I’m not losing another team.” Log 3: </w:t>
      </w:r>
    </w:p>
    <w:p w:rsidR="00000000" w:rsidDel="00000000" w:rsidP="00000000" w:rsidRDefault="00000000" w:rsidRPr="00000000" w14:paraId="00000691">
      <w:pPr>
        <w:spacing w:line="240" w:lineRule="auto"/>
        <w:ind w:left="9.000000000000057" w:firstLine="0"/>
        <w:jc w:val="both"/>
        <w:rPr>
          <w:sz w:val="26"/>
          <w:szCs w:val="26"/>
        </w:rPr>
      </w:pPr>
      <w:r w:rsidDel="00000000" w:rsidR="00000000" w:rsidRPr="00000000">
        <w:rPr>
          <w:sz w:val="26"/>
          <w:szCs w:val="26"/>
          <w:rtl w:val="0"/>
        </w:rPr>
        <w:t xml:space="preserve">Timestamp: Day 19, Cycle 43 </w:t>
      </w:r>
    </w:p>
    <w:p w:rsidR="00000000" w:rsidDel="00000000" w:rsidP="00000000" w:rsidRDefault="00000000" w:rsidRPr="00000000" w14:paraId="00000692">
      <w:pPr>
        <w:spacing w:line="240" w:lineRule="auto"/>
        <w:ind w:left="9.000000000000057" w:firstLine="0"/>
        <w:jc w:val="both"/>
        <w:rPr>
          <w:sz w:val="26"/>
          <w:szCs w:val="26"/>
        </w:rPr>
      </w:pPr>
      <w:r w:rsidDel="00000000" w:rsidR="00000000" w:rsidRPr="00000000">
        <w:rPr>
          <w:sz w:val="26"/>
          <w:szCs w:val="26"/>
          <w:rtl w:val="0"/>
        </w:rPr>
        <w:t xml:space="preserve">“This is an emergency! Multiple workers reported seeing movement in the tunnels. We deployed security teams, but the comms are down in the Core. The last message from Unit C-4 </w:t>
      </w:r>
    </w:p>
    <w:p w:rsidR="00000000" w:rsidDel="00000000" w:rsidP="00000000" w:rsidRDefault="00000000" w:rsidRPr="00000000" w14:paraId="00000693">
      <w:pPr>
        <w:spacing w:line="240" w:lineRule="auto"/>
        <w:ind w:left="9.000000000000057" w:firstLine="0"/>
        <w:jc w:val="both"/>
        <w:rPr>
          <w:sz w:val="26"/>
          <w:szCs w:val="26"/>
        </w:rPr>
      </w:pPr>
      <w:r w:rsidDel="00000000" w:rsidR="00000000" w:rsidRPr="00000000">
        <w:rPr>
          <w:sz w:val="26"/>
          <w:szCs w:val="26"/>
          <w:rtl w:val="0"/>
        </w:rPr>
        <w:t xml:space="preserve">was… screaming. Something is down here. I’m sealing the lower levels until we get reinforcements.” Log 4 (Final Transmission): </w:t>
      </w:r>
    </w:p>
    <w:p w:rsidR="00000000" w:rsidDel="00000000" w:rsidP="00000000" w:rsidRDefault="00000000" w:rsidRPr="00000000" w14:paraId="00000694">
      <w:pPr>
        <w:spacing w:line="240" w:lineRule="auto"/>
        <w:ind w:left="9.000000000000057" w:firstLine="0"/>
        <w:jc w:val="both"/>
        <w:rPr>
          <w:sz w:val="26"/>
          <w:szCs w:val="26"/>
        </w:rPr>
      </w:pPr>
      <w:r w:rsidDel="00000000" w:rsidR="00000000" w:rsidRPr="00000000">
        <w:rPr>
          <w:sz w:val="26"/>
          <w:szCs w:val="26"/>
          <w:rtl w:val="0"/>
        </w:rPr>
        <w:t xml:space="preserve">Timestamp: Day 21, Cycle 43 </w:t>
      </w:r>
    </w:p>
    <w:p w:rsidR="00000000" w:rsidDel="00000000" w:rsidP="00000000" w:rsidRDefault="00000000" w:rsidRPr="00000000" w14:paraId="00000695">
      <w:pPr>
        <w:spacing w:line="240" w:lineRule="auto"/>
        <w:ind w:left="9.000000000000057" w:firstLine="0"/>
        <w:jc w:val="both"/>
        <w:rPr>
          <w:sz w:val="26"/>
          <w:szCs w:val="26"/>
        </w:rPr>
      </w:pPr>
      <w:r w:rsidDel="00000000" w:rsidR="00000000" w:rsidRPr="00000000">
        <w:rPr>
          <w:sz w:val="26"/>
          <w:szCs w:val="26"/>
          <w:rtl w:val="0"/>
        </w:rPr>
        <w:t xml:space="preserve">“This is Foreman Tarkos. The anomaly… it’s growing. Psionic pulses are overwhelming our dampeners. Workers in proximity are losing coherence—some attacked others, claiming to hear </w:t>
      </w:r>
    </w:p>
    <w:p w:rsidR="00000000" w:rsidDel="00000000" w:rsidP="00000000" w:rsidRDefault="00000000" w:rsidRPr="00000000" w14:paraId="00000696">
      <w:pPr>
        <w:spacing w:line="240" w:lineRule="auto"/>
        <w:ind w:left="9.000000000000057" w:firstLine="0"/>
        <w:jc w:val="both"/>
        <w:rPr>
          <w:sz w:val="26"/>
          <w:szCs w:val="26"/>
        </w:rPr>
      </w:pPr>
      <w:r w:rsidDel="00000000" w:rsidR="00000000" w:rsidRPr="00000000">
        <w:rPr>
          <w:sz w:val="26"/>
          <w:szCs w:val="26"/>
          <w:rtl w:val="0"/>
        </w:rPr>
        <w:t xml:space="preserve">‘the voice of the Core.’ I can hear it now, too. Reinforcements… not enough time… it’s alive. Don’t… let it out.” </w:t>
      </w:r>
    </w:p>
    <w:p w:rsidR="00000000" w:rsidDel="00000000" w:rsidP="00000000" w:rsidRDefault="00000000" w:rsidRPr="00000000" w14:paraId="00000697">
      <w:pPr>
        <w:spacing w:line="240" w:lineRule="auto"/>
        <w:ind w:left="9.000000000000057" w:firstLine="0"/>
        <w:jc w:val="both"/>
        <w:rPr>
          <w:sz w:val="26"/>
          <w:szCs w:val="26"/>
        </w:rPr>
      </w:pPr>
      <w:r w:rsidDel="00000000" w:rsidR="00000000" w:rsidRPr="00000000">
        <w:rPr>
          <w:sz w:val="26"/>
          <w:szCs w:val="26"/>
          <w:rtl w:val="0"/>
        </w:rPr>
        <w:t xml:space="preserve">End Transmission </w:t>
      </w:r>
    </w:p>
    <w:p w:rsidR="00000000" w:rsidDel="00000000" w:rsidP="00000000" w:rsidRDefault="00000000" w:rsidRPr="00000000" w14:paraId="00000698">
      <w:pPr>
        <w:spacing w:line="240" w:lineRule="auto"/>
        <w:ind w:left="9.000000000000057" w:firstLine="0"/>
        <w:jc w:val="both"/>
        <w:rPr>
          <w:sz w:val="26"/>
          <w:szCs w:val="26"/>
        </w:rPr>
      </w:pPr>
      <w:r w:rsidDel="00000000" w:rsidR="00000000" w:rsidRPr="00000000">
        <w:rPr>
          <w:sz w:val="26"/>
          <w:szCs w:val="26"/>
          <w:rtl w:val="0"/>
        </w:rPr>
        <w:t xml:space="preserve">In-Game Usage </w:t>
      </w:r>
    </w:p>
    <w:p w:rsidR="00000000" w:rsidDel="00000000" w:rsidP="00000000" w:rsidRDefault="00000000" w:rsidRPr="00000000" w14:paraId="00000699">
      <w:pPr>
        <w:spacing w:line="240" w:lineRule="auto"/>
        <w:ind w:left="9.000000000000057" w:firstLine="0"/>
        <w:jc w:val="both"/>
        <w:rPr>
          <w:sz w:val="26"/>
          <w:szCs w:val="26"/>
        </w:rPr>
      </w:pPr>
      <w:r w:rsidDel="00000000" w:rsidR="00000000" w:rsidRPr="00000000">
        <w:rPr>
          <w:sz w:val="26"/>
          <w:szCs w:val="26"/>
          <w:rtl w:val="0"/>
        </w:rPr>
        <w:t xml:space="preserve">Player Hook: These logs are retrieved from a sealed data terminal near the anomaly site. The recordings </w:t>
      </w:r>
    </w:p>
    <w:p w:rsidR="00000000" w:rsidDel="00000000" w:rsidP="00000000" w:rsidRDefault="00000000" w:rsidRPr="00000000" w14:paraId="0000069A">
      <w:pPr>
        <w:spacing w:line="240" w:lineRule="auto"/>
        <w:ind w:left="9.000000000000057" w:firstLine="0"/>
        <w:jc w:val="both"/>
        <w:rPr>
          <w:sz w:val="26"/>
          <w:szCs w:val="26"/>
        </w:rPr>
      </w:pPr>
      <w:r w:rsidDel="00000000" w:rsidR="00000000" w:rsidRPr="00000000">
        <w:rPr>
          <w:sz w:val="26"/>
          <w:szCs w:val="26"/>
          <w:rtl w:val="0"/>
        </w:rPr>
        <w:t xml:space="preserve">provide insight into the unfolding disaster and forewarn players of the Voidspawn lurking below. </w:t>
      </w:r>
    </w:p>
    <w:p w:rsidR="00000000" w:rsidDel="00000000" w:rsidP="00000000" w:rsidRDefault="00000000" w:rsidRPr="00000000" w14:paraId="0000069B">
      <w:pPr>
        <w:spacing w:line="240" w:lineRule="auto"/>
        <w:ind w:left="9.000000000000057" w:firstLine="0"/>
        <w:jc w:val="both"/>
        <w:rPr>
          <w:sz w:val="26"/>
          <w:szCs w:val="26"/>
        </w:rPr>
      </w:pPr>
      <w:r w:rsidDel="00000000" w:rsidR="00000000" w:rsidRPr="00000000">
        <w:rPr>
          <w:sz w:val="26"/>
          <w:szCs w:val="26"/>
          <w:rtl w:val="0"/>
        </w:rPr>
        <w:t xml:space="preserve">Mechanic: Players can attempt Lumina or Insight (DC 55) to analyze the anomaly’s psionic pulses for strategic advantages during their descent into the Core. </w:t>
      </w:r>
    </w:p>
    <w:p w:rsidR="00000000" w:rsidDel="00000000" w:rsidP="00000000" w:rsidRDefault="00000000" w:rsidRPr="00000000" w14:paraId="0000069C">
      <w:pPr>
        <w:spacing w:line="240" w:lineRule="auto"/>
        <w:ind w:left="9.000000000000057" w:firstLine="0"/>
        <w:jc w:val="both"/>
        <w:rPr>
          <w:sz w:val="26"/>
          <w:szCs w:val="26"/>
        </w:rPr>
      </w:pPr>
      <w:r w:rsidDel="00000000" w:rsidR="00000000" w:rsidRPr="00000000">
        <w:rPr>
          <w:sz w:val="26"/>
          <w:szCs w:val="26"/>
          <w:rtl w:val="0"/>
        </w:rPr>
        <w:t xml:space="preserve">NPC Cards for Key Figures </w:t>
      </w:r>
    </w:p>
    <w:p w:rsidR="00000000" w:rsidDel="00000000" w:rsidP="00000000" w:rsidRDefault="00000000" w:rsidRPr="00000000" w14:paraId="0000069D">
      <w:pPr>
        <w:spacing w:line="240" w:lineRule="auto"/>
        <w:ind w:left="9.000000000000057" w:firstLine="0"/>
        <w:jc w:val="both"/>
        <w:rPr>
          <w:sz w:val="26"/>
          <w:szCs w:val="26"/>
        </w:rPr>
      </w:pPr>
      <w:r w:rsidDel="00000000" w:rsidR="00000000" w:rsidRPr="00000000">
        <w:rPr>
          <w:sz w:val="26"/>
          <w:szCs w:val="26"/>
          <w:rtl w:val="0"/>
        </w:rPr>
        <w:t xml:space="preserve">Below are the detailed stats, role-playing cues, and special abilities for notable NPCs across the Palladial Universe. These </w:t>
      </w:r>
    </w:p>
    <w:p w:rsidR="00000000" w:rsidDel="00000000" w:rsidP="00000000" w:rsidRDefault="00000000" w:rsidRPr="00000000" w14:paraId="0000069E">
      <w:pPr>
        <w:spacing w:line="240" w:lineRule="auto"/>
        <w:ind w:left="9.000000000000057" w:firstLine="0"/>
        <w:jc w:val="both"/>
        <w:rPr>
          <w:sz w:val="26"/>
          <w:szCs w:val="26"/>
        </w:rPr>
      </w:pPr>
      <w:r w:rsidDel="00000000" w:rsidR="00000000" w:rsidRPr="00000000">
        <w:rPr>
          <w:sz w:val="26"/>
          <w:szCs w:val="26"/>
          <w:rtl w:val="0"/>
        </w:rPr>
        <w:t xml:space="preserve">cards are streamlined for quick reference during gameplay. </w:t>
      </w:r>
    </w:p>
    <w:p w:rsidR="00000000" w:rsidDel="00000000" w:rsidP="00000000" w:rsidRDefault="00000000" w:rsidRPr="00000000" w14:paraId="0000069F">
      <w:pPr>
        <w:spacing w:line="240" w:lineRule="auto"/>
        <w:ind w:left="9.000000000000057" w:firstLine="0"/>
        <w:jc w:val="both"/>
        <w:rPr>
          <w:sz w:val="26"/>
          <w:szCs w:val="26"/>
        </w:rPr>
      </w:pPr>
      <w:r w:rsidDel="00000000" w:rsidR="00000000" w:rsidRPr="00000000">
        <w:rPr>
          <w:sz w:val="26"/>
          <w:szCs w:val="26"/>
          <w:rtl w:val="0"/>
        </w:rPr>
        <w:t xml:space="preserve">1. Tavin Drest </w:t>
      </w:r>
    </w:p>
    <w:p w:rsidR="00000000" w:rsidDel="00000000" w:rsidP="00000000" w:rsidRDefault="00000000" w:rsidRPr="00000000" w14:paraId="000006A0">
      <w:pPr>
        <w:spacing w:line="240" w:lineRule="auto"/>
        <w:ind w:left="9.000000000000057" w:firstLine="0"/>
        <w:jc w:val="both"/>
        <w:rPr>
          <w:sz w:val="26"/>
          <w:szCs w:val="26"/>
        </w:rPr>
      </w:pPr>
      <w:r w:rsidDel="00000000" w:rsidR="00000000" w:rsidRPr="00000000">
        <w:rPr>
          <w:sz w:val="26"/>
          <w:szCs w:val="26"/>
          <w:rtl w:val="0"/>
        </w:rPr>
        <w:t xml:space="preserve">Role: Senior Psion-Engineer conducting dangerous experiments in Nova’s Wake. </w:t>
      </w:r>
    </w:p>
    <w:p w:rsidR="00000000" w:rsidDel="00000000" w:rsidP="00000000" w:rsidRDefault="00000000" w:rsidRPr="00000000" w14:paraId="000006A1">
      <w:pPr>
        <w:spacing w:line="240" w:lineRule="auto"/>
        <w:ind w:left="9.000000000000057" w:firstLine="0"/>
        <w:jc w:val="both"/>
        <w:rPr>
          <w:sz w:val="26"/>
          <w:szCs w:val="26"/>
        </w:rPr>
      </w:pPr>
      <w:r w:rsidDel="00000000" w:rsidR="00000000" w:rsidRPr="00000000">
        <w:rPr>
          <w:sz w:val="26"/>
          <w:szCs w:val="26"/>
          <w:rtl w:val="0"/>
        </w:rPr>
        <w:t xml:space="preserve">Personality: Obsessive, brilliant, and increasingly unstable due to psionic corruption. </w:t>
      </w:r>
    </w:p>
    <w:p w:rsidR="00000000" w:rsidDel="00000000" w:rsidP="00000000" w:rsidRDefault="00000000" w:rsidRPr="00000000" w14:paraId="000006A2">
      <w:pPr>
        <w:spacing w:line="240" w:lineRule="auto"/>
        <w:ind w:left="9.000000000000057" w:firstLine="0"/>
        <w:jc w:val="both"/>
        <w:rPr>
          <w:sz w:val="26"/>
          <w:szCs w:val="26"/>
        </w:rPr>
      </w:pPr>
      <w:r w:rsidDel="00000000" w:rsidR="00000000" w:rsidRPr="00000000">
        <w:rPr>
          <w:sz w:val="26"/>
          <w:szCs w:val="26"/>
          <w:rtl w:val="0"/>
        </w:rPr>
        <w:t xml:space="preserve">Attributes: </w:t>
      </w:r>
    </w:p>
    <w:p w:rsidR="00000000" w:rsidDel="00000000" w:rsidP="00000000" w:rsidRDefault="00000000" w:rsidRPr="00000000" w14:paraId="000006A3">
      <w:pPr>
        <w:spacing w:line="240" w:lineRule="auto"/>
        <w:ind w:left="9.000000000000057" w:firstLine="0"/>
        <w:jc w:val="both"/>
        <w:rPr>
          <w:sz w:val="26"/>
          <w:szCs w:val="26"/>
        </w:rPr>
      </w:pPr>
      <w:r w:rsidDel="00000000" w:rsidR="00000000" w:rsidRPr="00000000">
        <w:rPr>
          <w:sz w:val="26"/>
          <w:szCs w:val="26"/>
          <w:rtl w:val="0"/>
        </w:rPr>
        <w:t xml:space="preserve">Dominion: 40 </w:t>
      </w:r>
    </w:p>
    <w:p w:rsidR="00000000" w:rsidDel="00000000" w:rsidP="00000000" w:rsidRDefault="00000000" w:rsidRPr="00000000" w14:paraId="000006A4">
      <w:pPr>
        <w:spacing w:line="240" w:lineRule="auto"/>
        <w:ind w:left="9.000000000000057" w:firstLine="0"/>
        <w:jc w:val="both"/>
        <w:rPr>
          <w:sz w:val="26"/>
          <w:szCs w:val="26"/>
        </w:rPr>
      </w:pPr>
      <w:r w:rsidDel="00000000" w:rsidR="00000000" w:rsidRPr="00000000">
        <w:rPr>
          <w:sz w:val="26"/>
          <w:szCs w:val="26"/>
          <w:rtl w:val="0"/>
        </w:rPr>
        <w:t xml:space="preserve">Imperius: 30 </w:t>
      </w:r>
    </w:p>
    <w:p w:rsidR="00000000" w:rsidDel="00000000" w:rsidP="00000000" w:rsidRDefault="00000000" w:rsidRPr="00000000" w14:paraId="000006A5">
      <w:pPr>
        <w:spacing w:line="240" w:lineRule="auto"/>
        <w:ind w:left="9.000000000000057" w:firstLine="0"/>
        <w:jc w:val="both"/>
        <w:rPr>
          <w:sz w:val="26"/>
          <w:szCs w:val="26"/>
        </w:rPr>
      </w:pPr>
      <w:r w:rsidDel="00000000" w:rsidR="00000000" w:rsidRPr="00000000">
        <w:rPr>
          <w:sz w:val="26"/>
          <w:szCs w:val="26"/>
          <w:rtl w:val="0"/>
        </w:rPr>
        <w:t xml:space="preserve">Katra: 50 </w:t>
      </w:r>
    </w:p>
    <w:p w:rsidR="00000000" w:rsidDel="00000000" w:rsidP="00000000" w:rsidRDefault="00000000" w:rsidRPr="00000000" w14:paraId="000006A6">
      <w:pPr>
        <w:spacing w:line="240" w:lineRule="auto"/>
        <w:ind w:left="9.000000000000057" w:firstLine="0"/>
        <w:jc w:val="both"/>
        <w:rPr>
          <w:sz w:val="26"/>
          <w:szCs w:val="26"/>
        </w:rPr>
      </w:pPr>
      <w:r w:rsidDel="00000000" w:rsidR="00000000" w:rsidRPr="00000000">
        <w:rPr>
          <w:sz w:val="26"/>
          <w:szCs w:val="26"/>
          <w:rtl w:val="0"/>
        </w:rPr>
        <w:t xml:space="preserve">Lumina: 70 </w:t>
      </w:r>
    </w:p>
    <w:p w:rsidR="00000000" w:rsidDel="00000000" w:rsidP="00000000" w:rsidRDefault="00000000" w:rsidRPr="00000000" w14:paraId="000006A7">
      <w:pPr>
        <w:spacing w:line="240" w:lineRule="auto"/>
        <w:ind w:left="9.000000000000057" w:firstLine="0"/>
        <w:jc w:val="both"/>
        <w:rPr>
          <w:sz w:val="26"/>
          <w:szCs w:val="26"/>
        </w:rPr>
      </w:pPr>
      <w:r w:rsidDel="00000000" w:rsidR="00000000" w:rsidRPr="00000000">
        <w:rPr>
          <w:sz w:val="26"/>
          <w:szCs w:val="26"/>
          <w:rtl w:val="0"/>
        </w:rPr>
        <w:t xml:space="preserve">Defensive Threshold: 30  </w:t>
        <w:tab/>
        <w:t xml:space="preserve">• </w:t>
        <w:tab/>
        <w:t xml:space="preserve">Offensive Threshold: 20 </w:t>
      </w:r>
    </w:p>
    <w:p w:rsidR="00000000" w:rsidDel="00000000" w:rsidP="00000000" w:rsidRDefault="00000000" w:rsidRPr="00000000" w14:paraId="000006A8">
      <w:pPr>
        <w:spacing w:line="240" w:lineRule="auto"/>
        <w:ind w:left="9.000000000000057" w:firstLine="0"/>
        <w:jc w:val="both"/>
        <w:rPr>
          <w:sz w:val="26"/>
          <w:szCs w:val="26"/>
        </w:rPr>
      </w:pPr>
      <w:r w:rsidDel="00000000" w:rsidR="00000000" w:rsidRPr="00000000">
        <w:rPr>
          <w:sz w:val="26"/>
          <w:szCs w:val="26"/>
          <w:rtl w:val="0"/>
        </w:rPr>
        <w:t xml:space="preserve">Abilities: </w:t>
      </w:r>
    </w:p>
    <w:p w:rsidR="00000000" w:rsidDel="00000000" w:rsidP="00000000" w:rsidRDefault="00000000" w:rsidRPr="00000000" w14:paraId="000006A9">
      <w:pPr>
        <w:spacing w:line="240" w:lineRule="auto"/>
        <w:ind w:left="9.000000000000057" w:firstLine="0"/>
        <w:jc w:val="both"/>
        <w:rPr>
          <w:sz w:val="26"/>
          <w:szCs w:val="26"/>
        </w:rPr>
      </w:pPr>
      <w:r w:rsidDel="00000000" w:rsidR="00000000" w:rsidRPr="00000000">
        <w:rPr>
          <w:sz w:val="26"/>
          <w:szCs w:val="26"/>
          <w:rtl w:val="0"/>
        </w:rPr>
        <w:t xml:space="preserve">Psionic Overload: Drest amplifies nearby </w:t>
      </w:r>
    </w:p>
    <w:p w:rsidR="00000000" w:rsidDel="00000000" w:rsidP="00000000" w:rsidRDefault="00000000" w:rsidRPr="00000000" w14:paraId="000006AA">
      <w:pPr>
        <w:spacing w:line="240" w:lineRule="auto"/>
        <w:ind w:left="9.000000000000057" w:firstLine="0"/>
        <w:jc w:val="both"/>
        <w:rPr>
          <w:sz w:val="26"/>
          <w:szCs w:val="26"/>
        </w:rPr>
      </w:pPr>
      <w:r w:rsidDel="00000000" w:rsidR="00000000" w:rsidRPr="00000000">
        <w:rPr>
          <w:sz w:val="26"/>
          <w:szCs w:val="26"/>
          <w:rtl w:val="0"/>
        </w:rPr>
        <w:t xml:space="preserve">anomalies, increasing their intensity (DC +10 for all Lumina rolls in the area). </w:t>
      </w:r>
    </w:p>
    <w:p w:rsidR="00000000" w:rsidDel="00000000" w:rsidP="00000000" w:rsidRDefault="00000000" w:rsidRPr="00000000" w14:paraId="000006AB">
      <w:pPr>
        <w:spacing w:line="240" w:lineRule="auto"/>
        <w:ind w:left="9.000000000000057" w:firstLine="0"/>
        <w:jc w:val="both"/>
        <w:rPr>
          <w:sz w:val="26"/>
          <w:szCs w:val="26"/>
        </w:rPr>
      </w:pPr>
      <w:r w:rsidDel="00000000" w:rsidR="00000000" w:rsidRPr="00000000">
        <w:rPr>
          <w:sz w:val="26"/>
          <w:szCs w:val="26"/>
          <w:rtl w:val="0"/>
        </w:rPr>
        <w:t xml:space="preserve">Resonance Surge: A targeted burst of psionic energy that forces all nearby players to make a Sanity check (DC 60) or suffer temporary disorientation. </w:t>
      </w:r>
    </w:p>
    <w:p w:rsidR="00000000" w:rsidDel="00000000" w:rsidP="00000000" w:rsidRDefault="00000000" w:rsidRPr="00000000" w14:paraId="000006AC">
      <w:pPr>
        <w:spacing w:line="240" w:lineRule="auto"/>
        <w:ind w:left="9.000000000000057" w:firstLine="0"/>
        <w:jc w:val="both"/>
        <w:rPr>
          <w:sz w:val="26"/>
          <w:szCs w:val="26"/>
        </w:rPr>
      </w:pPr>
      <w:r w:rsidDel="00000000" w:rsidR="00000000" w:rsidRPr="00000000">
        <w:rPr>
          <w:sz w:val="26"/>
          <w:szCs w:val="26"/>
          <w:rtl w:val="0"/>
        </w:rPr>
        <w:t xml:space="preserve">Combat Role: </w:t>
      </w:r>
    </w:p>
    <w:p w:rsidR="00000000" w:rsidDel="00000000" w:rsidP="00000000" w:rsidRDefault="00000000" w:rsidRPr="00000000" w14:paraId="000006AD">
      <w:pPr>
        <w:spacing w:line="240" w:lineRule="auto"/>
        <w:ind w:left="9.000000000000057" w:firstLine="0"/>
        <w:jc w:val="both"/>
        <w:rPr>
          <w:sz w:val="26"/>
          <w:szCs w:val="26"/>
        </w:rPr>
      </w:pPr>
      <w:r w:rsidDel="00000000" w:rsidR="00000000" w:rsidRPr="00000000">
        <w:rPr>
          <w:sz w:val="26"/>
          <w:szCs w:val="26"/>
          <w:rtl w:val="0"/>
        </w:rPr>
        <w:t xml:space="preserve">Support Psion: Drest manipulates the </w:t>
      </w:r>
    </w:p>
    <w:p w:rsidR="00000000" w:rsidDel="00000000" w:rsidP="00000000" w:rsidRDefault="00000000" w:rsidRPr="00000000" w14:paraId="000006AE">
      <w:pPr>
        <w:spacing w:line="240" w:lineRule="auto"/>
        <w:ind w:left="9.000000000000057" w:firstLine="0"/>
        <w:jc w:val="both"/>
        <w:rPr>
          <w:sz w:val="26"/>
          <w:szCs w:val="26"/>
        </w:rPr>
      </w:pPr>
      <w:r w:rsidDel="00000000" w:rsidR="00000000" w:rsidRPr="00000000">
        <w:rPr>
          <w:sz w:val="26"/>
          <w:szCs w:val="26"/>
          <w:rtl w:val="0"/>
        </w:rPr>
        <w:t xml:space="preserve">battlefield by enhancing hazards and weakening players’ Resolve. </w:t>
      </w:r>
    </w:p>
    <w:p w:rsidR="00000000" w:rsidDel="00000000" w:rsidP="00000000" w:rsidRDefault="00000000" w:rsidRPr="00000000" w14:paraId="000006AF">
      <w:pPr>
        <w:spacing w:line="240" w:lineRule="auto"/>
        <w:ind w:left="9.000000000000057" w:firstLine="0"/>
        <w:jc w:val="both"/>
        <w:rPr>
          <w:sz w:val="26"/>
          <w:szCs w:val="26"/>
        </w:rPr>
      </w:pPr>
      <w:r w:rsidDel="00000000" w:rsidR="00000000" w:rsidRPr="00000000">
        <w:rPr>
          <w:sz w:val="26"/>
          <w:szCs w:val="26"/>
          <w:rtl w:val="0"/>
        </w:rPr>
        <w:t xml:space="preserve">2. Admiral Kael Drathos </w:t>
      </w:r>
    </w:p>
    <w:p w:rsidR="00000000" w:rsidDel="00000000" w:rsidP="00000000" w:rsidRDefault="00000000" w:rsidRPr="00000000" w14:paraId="000006B0">
      <w:pPr>
        <w:spacing w:line="240" w:lineRule="auto"/>
        <w:ind w:left="9.000000000000057" w:firstLine="0"/>
        <w:jc w:val="both"/>
        <w:rPr>
          <w:sz w:val="26"/>
          <w:szCs w:val="26"/>
        </w:rPr>
      </w:pPr>
      <w:r w:rsidDel="00000000" w:rsidR="00000000" w:rsidRPr="00000000">
        <w:rPr>
          <w:sz w:val="26"/>
          <w:szCs w:val="26"/>
          <w:rtl w:val="0"/>
        </w:rPr>
        <w:t xml:space="preserve">Role: Supreme Commander of the Voidfleet, </w:t>
      </w:r>
    </w:p>
    <w:p w:rsidR="00000000" w:rsidDel="00000000" w:rsidP="00000000" w:rsidRDefault="00000000" w:rsidRPr="00000000" w14:paraId="000006B1">
      <w:pPr>
        <w:spacing w:line="240" w:lineRule="auto"/>
        <w:ind w:left="9.000000000000057" w:firstLine="0"/>
        <w:jc w:val="both"/>
        <w:rPr>
          <w:sz w:val="26"/>
          <w:szCs w:val="26"/>
        </w:rPr>
      </w:pPr>
      <w:r w:rsidDel="00000000" w:rsidR="00000000" w:rsidRPr="00000000">
        <w:rPr>
          <w:sz w:val="26"/>
          <w:szCs w:val="26"/>
          <w:rtl w:val="0"/>
        </w:rPr>
        <w:t xml:space="preserve">stationed on Khoreal Bastion. </w:t>
      </w:r>
    </w:p>
    <w:p w:rsidR="00000000" w:rsidDel="00000000" w:rsidP="00000000" w:rsidRDefault="00000000" w:rsidRPr="00000000" w14:paraId="000006B2">
      <w:pPr>
        <w:spacing w:line="240" w:lineRule="auto"/>
        <w:ind w:left="9.000000000000057" w:firstLine="0"/>
        <w:jc w:val="both"/>
        <w:rPr>
          <w:sz w:val="26"/>
          <w:szCs w:val="26"/>
        </w:rPr>
      </w:pPr>
      <w:r w:rsidDel="00000000" w:rsidR="00000000" w:rsidRPr="00000000">
        <w:rPr>
          <w:sz w:val="26"/>
          <w:szCs w:val="26"/>
          <w:rtl w:val="0"/>
        </w:rPr>
        <w:t xml:space="preserve">Personality: Tactical genius with a stern </w:t>
      </w:r>
    </w:p>
    <w:p w:rsidR="00000000" w:rsidDel="00000000" w:rsidP="00000000" w:rsidRDefault="00000000" w:rsidRPr="00000000" w14:paraId="000006B3">
      <w:pPr>
        <w:spacing w:line="240" w:lineRule="auto"/>
        <w:ind w:left="9.000000000000057" w:firstLine="0"/>
        <w:jc w:val="both"/>
        <w:rPr>
          <w:sz w:val="26"/>
          <w:szCs w:val="26"/>
        </w:rPr>
      </w:pPr>
      <w:r w:rsidDel="00000000" w:rsidR="00000000" w:rsidRPr="00000000">
        <w:rPr>
          <w:sz w:val="26"/>
          <w:szCs w:val="26"/>
          <w:rtl w:val="0"/>
        </w:rPr>
        <w:t xml:space="preserve">demeanor. Loyal to the Empire but pragmatic in his methods. </w:t>
      </w:r>
    </w:p>
    <w:p w:rsidR="00000000" w:rsidDel="00000000" w:rsidP="00000000" w:rsidRDefault="00000000" w:rsidRPr="00000000" w14:paraId="000006B4">
      <w:pPr>
        <w:spacing w:line="240" w:lineRule="auto"/>
        <w:ind w:left="9.000000000000057" w:firstLine="0"/>
        <w:jc w:val="both"/>
        <w:rPr>
          <w:sz w:val="26"/>
          <w:szCs w:val="26"/>
        </w:rPr>
      </w:pPr>
      <w:r w:rsidDel="00000000" w:rsidR="00000000" w:rsidRPr="00000000">
        <w:rPr>
          <w:sz w:val="26"/>
          <w:szCs w:val="26"/>
          <w:rtl w:val="0"/>
        </w:rPr>
        <w:t xml:space="preserve">Attributes: </w:t>
      </w:r>
    </w:p>
    <w:p w:rsidR="00000000" w:rsidDel="00000000" w:rsidP="00000000" w:rsidRDefault="00000000" w:rsidRPr="00000000" w14:paraId="000006B5">
      <w:pPr>
        <w:spacing w:line="240" w:lineRule="auto"/>
        <w:ind w:left="9.000000000000057" w:firstLine="0"/>
        <w:jc w:val="both"/>
        <w:rPr>
          <w:sz w:val="26"/>
          <w:szCs w:val="26"/>
        </w:rPr>
      </w:pPr>
      <w:r w:rsidDel="00000000" w:rsidR="00000000" w:rsidRPr="00000000">
        <w:rPr>
          <w:sz w:val="26"/>
          <w:szCs w:val="26"/>
          <w:rtl w:val="0"/>
        </w:rPr>
        <w:t xml:space="preserve">Dominion: 60 </w:t>
      </w:r>
    </w:p>
    <w:p w:rsidR="00000000" w:rsidDel="00000000" w:rsidP="00000000" w:rsidRDefault="00000000" w:rsidRPr="00000000" w14:paraId="000006B6">
      <w:pPr>
        <w:spacing w:line="240" w:lineRule="auto"/>
        <w:ind w:left="9.000000000000057" w:firstLine="0"/>
        <w:jc w:val="both"/>
        <w:rPr>
          <w:sz w:val="26"/>
          <w:szCs w:val="26"/>
        </w:rPr>
      </w:pPr>
      <w:r w:rsidDel="00000000" w:rsidR="00000000" w:rsidRPr="00000000">
        <w:rPr>
          <w:sz w:val="26"/>
          <w:szCs w:val="26"/>
          <w:rtl w:val="0"/>
        </w:rPr>
        <w:t xml:space="preserve">Imperius: 75 </w:t>
      </w:r>
    </w:p>
    <w:p w:rsidR="00000000" w:rsidDel="00000000" w:rsidP="00000000" w:rsidRDefault="00000000" w:rsidRPr="00000000" w14:paraId="000006B7">
      <w:pPr>
        <w:spacing w:line="240" w:lineRule="auto"/>
        <w:ind w:left="9.000000000000057" w:firstLine="0"/>
        <w:jc w:val="both"/>
        <w:rPr>
          <w:sz w:val="26"/>
          <w:szCs w:val="26"/>
        </w:rPr>
      </w:pPr>
      <w:r w:rsidDel="00000000" w:rsidR="00000000" w:rsidRPr="00000000">
        <w:rPr>
          <w:sz w:val="26"/>
          <w:szCs w:val="26"/>
          <w:rtl w:val="0"/>
        </w:rPr>
        <w:t xml:space="preserve">Katra: 40 </w:t>
      </w:r>
    </w:p>
    <w:p w:rsidR="00000000" w:rsidDel="00000000" w:rsidP="00000000" w:rsidRDefault="00000000" w:rsidRPr="00000000" w14:paraId="000006B8">
      <w:pPr>
        <w:spacing w:line="240" w:lineRule="auto"/>
        <w:ind w:left="9.000000000000057" w:firstLine="0"/>
        <w:jc w:val="both"/>
        <w:rPr>
          <w:sz w:val="26"/>
          <w:szCs w:val="26"/>
        </w:rPr>
      </w:pPr>
      <w:r w:rsidDel="00000000" w:rsidR="00000000" w:rsidRPr="00000000">
        <w:rPr>
          <w:sz w:val="26"/>
          <w:szCs w:val="26"/>
          <w:rtl w:val="0"/>
        </w:rPr>
        <w:t xml:space="preserve">Lumina: 55 </w:t>
      </w:r>
    </w:p>
    <w:p w:rsidR="00000000" w:rsidDel="00000000" w:rsidP="00000000" w:rsidRDefault="00000000" w:rsidRPr="00000000" w14:paraId="000006B9">
      <w:pPr>
        <w:spacing w:line="240" w:lineRule="auto"/>
        <w:ind w:left="9.000000000000057" w:firstLine="0"/>
        <w:jc w:val="both"/>
        <w:rPr>
          <w:sz w:val="26"/>
          <w:szCs w:val="26"/>
        </w:rPr>
      </w:pPr>
      <w:r w:rsidDel="00000000" w:rsidR="00000000" w:rsidRPr="00000000">
        <w:rPr>
          <w:sz w:val="26"/>
          <w:szCs w:val="26"/>
          <w:rtl w:val="0"/>
        </w:rPr>
        <w:t xml:space="preserve">Defensive Threshold: 50  </w:t>
        <w:tab/>
        <w:t xml:space="preserve">• </w:t>
        <w:tab/>
        <w:t xml:space="preserve">Offensive Threshold: 45 </w:t>
      </w:r>
    </w:p>
    <w:p w:rsidR="00000000" w:rsidDel="00000000" w:rsidP="00000000" w:rsidRDefault="00000000" w:rsidRPr="00000000" w14:paraId="000006BA">
      <w:pPr>
        <w:spacing w:line="240" w:lineRule="auto"/>
        <w:ind w:left="9.000000000000057" w:firstLine="0"/>
        <w:jc w:val="both"/>
        <w:rPr>
          <w:sz w:val="26"/>
          <w:szCs w:val="26"/>
        </w:rPr>
      </w:pPr>
      <w:r w:rsidDel="00000000" w:rsidR="00000000" w:rsidRPr="00000000">
        <w:rPr>
          <w:sz w:val="26"/>
          <w:szCs w:val="26"/>
          <w:rtl w:val="0"/>
        </w:rPr>
        <w:t xml:space="preserve">Abilities: </w:t>
      </w:r>
    </w:p>
    <w:p w:rsidR="00000000" w:rsidDel="00000000" w:rsidP="00000000" w:rsidRDefault="00000000" w:rsidRPr="00000000" w14:paraId="000006BB">
      <w:pPr>
        <w:spacing w:line="240" w:lineRule="auto"/>
        <w:ind w:left="9.000000000000057" w:firstLine="0"/>
        <w:jc w:val="both"/>
        <w:rPr>
          <w:sz w:val="26"/>
          <w:szCs w:val="26"/>
        </w:rPr>
      </w:pPr>
      <w:r w:rsidDel="00000000" w:rsidR="00000000" w:rsidRPr="00000000">
        <w:rPr>
          <w:sz w:val="26"/>
          <w:szCs w:val="26"/>
          <w:rtl w:val="0"/>
        </w:rPr>
        <w:t xml:space="preserve">Void Formation: Grants allied units +10 to</w:t>
      </w:r>
    </w:p>
    <w:p w:rsidR="00000000" w:rsidDel="00000000" w:rsidP="00000000" w:rsidRDefault="00000000" w:rsidRPr="00000000" w14:paraId="000006BC">
      <w:pPr>
        <w:spacing w:line="240" w:lineRule="auto"/>
        <w:ind w:left="9.000000000000057" w:firstLine="0"/>
        <w:jc w:val="both"/>
        <w:rPr>
          <w:sz w:val="26"/>
          <w:szCs w:val="26"/>
        </w:rPr>
      </w:pPr>
      <w:r w:rsidDel="00000000" w:rsidR="00000000" w:rsidRPr="00000000">
        <w:rPr>
          <w:sz w:val="26"/>
          <w:szCs w:val="26"/>
          <w:rtl w:val="0"/>
        </w:rPr>
        <w:t xml:space="preserve">Offensive Threshold during large-scale battles. </w:t>
      </w:r>
    </w:p>
    <w:p w:rsidR="00000000" w:rsidDel="00000000" w:rsidP="00000000" w:rsidRDefault="00000000" w:rsidRPr="00000000" w14:paraId="000006BD">
      <w:pPr>
        <w:spacing w:line="240" w:lineRule="auto"/>
        <w:ind w:left="9.000000000000057" w:firstLine="0"/>
        <w:jc w:val="both"/>
        <w:rPr>
          <w:sz w:val="26"/>
          <w:szCs w:val="26"/>
        </w:rPr>
      </w:pPr>
      <w:r w:rsidDel="00000000" w:rsidR="00000000" w:rsidRPr="00000000">
        <w:rPr>
          <w:sz w:val="26"/>
          <w:szCs w:val="26"/>
          <w:rtl w:val="0"/>
        </w:rPr>
        <w:t xml:space="preserve">Strategic Maneuver: Forces players to reroll successful attack rolls if within his command radius. Combat Role: </w:t>
      </w:r>
    </w:p>
    <w:p w:rsidR="00000000" w:rsidDel="00000000" w:rsidP="00000000" w:rsidRDefault="00000000" w:rsidRPr="00000000" w14:paraId="000006BE">
      <w:pPr>
        <w:spacing w:line="240" w:lineRule="auto"/>
        <w:ind w:left="9.000000000000057" w:firstLine="0"/>
        <w:jc w:val="both"/>
        <w:rPr>
          <w:sz w:val="26"/>
          <w:szCs w:val="26"/>
        </w:rPr>
      </w:pPr>
      <w:r w:rsidDel="00000000" w:rsidR="00000000" w:rsidRPr="00000000">
        <w:rPr>
          <w:sz w:val="26"/>
          <w:szCs w:val="26"/>
          <w:rtl w:val="0"/>
        </w:rPr>
        <w:t xml:space="preserve">Battle Commander: Drathos excels in </w:t>
      </w:r>
    </w:p>
    <w:p w:rsidR="00000000" w:rsidDel="00000000" w:rsidP="00000000" w:rsidRDefault="00000000" w:rsidRPr="00000000" w14:paraId="000006BF">
      <w:pPr>
        <w:spacing w:line="240" w:lineRule="auto"/>
        <w:ind w:left="9.000000000000057" w:firstLine="0"/>
        <w:jc w:val="both"/>
        <w:rPr>
          <w:sz w:val="26"/>
          <w:szCs w:val="26"/>
        </w:rPr>
      </w:pPr>
      <w:r w:rsidDel="00000000" w:rsidR="00000000" w:rsidRPr="00000000">
        <w:rPr>
          <w:sz w:val="26"/>
          <w:szCs w:val="26"/>
          <w:rtl w:val="0"/>
        </w:rPr>
        <w:t xml:space="preserve">large-scale encounters, directing allied forces with precision. </w:t>
      </w:r>
    </w:p>
    <w:p w:rsidR="00000000" w:rsidDel="00000000" w:rsidP="00000000" w:rsidRDefault="00000000" w:rsidRPr="00000000" w14:paraId="000006C0">
      <w:pPr>
        <w:spacing w:line="240" w:lineRule="auto"/>
        <w:ind w:left="9.000000000000057" w:firstLine="0"/>
        <w:jc w:val="both"/>
        <w:rPr>
          <w:sz w:val="26"/>
          <w:szCs w:val="26"/>
        </w:rPr>
      </w:pPr>
      <w:r w:rsidDel="00000000" w:rsidR="00000000" w:rsidRPr="00000000">
        <w:rPr>
          <w:sz w:val="26"/>
          <w:szCs w:val="26"/>
          <w:rtl w:val="0"/>
        </w:rPr>
        <w:t xml:space="preserve">3. Foreman Gril Tarkos </w:t>
      </w:r>
    </w:p>
    <w:p w:rsidR="00000000" w:rsidDel="00000000" w:rsidP="00000000" w:rsidRDefault="00000000" w:rsidRPr="00000000" w14:paraId="000006C1">
      <w:pPr>
        <w:spacing w:line="240" w:lineRule="auto"/>
        <w:ind w:left="9.000000000000057" w:firstLine="0"/>
        <w:jc w:val="both"/>
        <w:rPr>
          <w:sz w:val="26"/>
          <w:szCs w:val="26"/>
        </w:rPr>
      </w:pPr>
      <w:r w:rsidDel="00000000" w:rsidR="00000000" w:rsidRPr="00000000">
        <w:rPr>
          <w:sz w:val="26"/>
          <w:szCs w:val="26"/>
          <w:rtl w:val="0"/>
        </w:rPr>
        <w:t xml:space="preserve">Role: Overseer of Forgeheart’s mining </w:t>
      </w:r>
    </w:p>
    <w:p w:rsidR="00000000" w:rsidDel="00000000" w:rsidP="00000000" w:rsidRDefault="00000000" w:rsidRPr="00000000" w14:paraId="000006C2">
      <w:pPr>
        <w:spacing w:line="240" w:lineRule="auto"/>
        <w:ind w:left="9.000000000000057" w:firstLine="0"/>
        <w:jc w:val="both"/>
        <w:rPr>
          <w:sz w:val="26"/>
          <w:szCs w:val="26"/>
        </w:rPr>
      </w:pPr>
      <w:r w:rsidDel="00000000" w:rsidR="00000000" w:rsidRPr="00000000">
        <w:rPr>
          <w:sz w:val="26"/>
          <w:szCs w:val="26"/>
          <w:rtl w:val="0"/>
        </w:rPr>
        <w:t xml:space="preserve">operations. </w:t>
      </w:r>
    </w:p>
    <w:p w:rsidR="00000000" w:rsidDel="00000000" w:rsidP="00000000" w:rsidRDefault="00000000" w:rsidRPr="00000000" w14:paraId="000006C3">
      <w:pPr>
        <w:spacing w:line="240" w:lineRule="auto"/>
        <w:ind w:left="9.000000000000057" w:firstLine="0"/>
        <w:jc w:val="both"/>
        <w:rPr>
          <w:sz w:val="26"/>
          <w:szCs w:val="26"/>
        </w:rPr>
      </w:pPr>
      <w:r w:rsidDel="00000000" w:rsidR="00000000" w:rsidRPr="00000000">
        <w:rPr>
          <w:sz w:val="26"/>
          <w:szCs w:val="26"/>
          <w:rtl w:val="0"/>
        </w:rPr>
        <w:t xml:space="preserve">Personality: Gruff, pragmatic, and loyal to the </w:t>
      </w:r>
    </w:p>
    <w:p w:rsidR="00000000" w:rsidDel="00000000" w:rsidP="00000000" w:rsidRDefault="00000000" w:rsidRPr="00000000" w14:paraId="000006C4">
      <w:pPr>
        <w:spacing w:line="240" w:lineRule="auto"/>
        <w:ind w:left="9.000000000000057" w:firstLine="0"/>
        <w:jc w:val="both"/>
        <w:rPr>
          <w:sz w:val="26"/>
          <w:szCs w:val="26"/>
        </w:rPr>
      </w:pPr>
      <w:r w:rsidDel="00000000" w:rsidR="00000000" w:rsidRPr="00000000">
        <w:rPr>
          <w:sz w:val="26"/>
          <w:szCs w:val="26"/>
          <w:rtl w:val="0"/>
        </w:rPr>
        <w:t xml:space="preserve">Proletariat Guild. </w:t>
      </w:r>
    </w:p>
    <w:p w:rsidR="00000000" w:rsidDel="00000000" w:rsidP="00000000" w:rsidRDefault="00000000" w:rsidRPr="00000000" w14:paraId="000006C5">
      <w:pPr>
        <w:spacing w:line="240" w:lineRule="auto"/>
        <w:ind w:left="9.000000000000057" w:firstLine="0"/>
        <w:jc w:val="both"/>
        <w:rPr>
          <w:sz w:val="26"/>
          <w:szCs w:val="26"/>
        </w:rPr>
      </w:pPr>
      <w:r w:rsidDel="00000000" w:rsidR="00000000" w:rsidRPr="00000000">
        <w:rPr>
          <w:sz w:val="26"/>
          <w:szCs w:val="26"/>
          <w:rtl w:val="0"/>
        </w:rPr>
        <w:t xml:space="preserve">Attributes: </w:t>
      </w:r>
    </w:p>
    <w:p w:rsidR="00000000" w:rsidDel="00000000" w:rsidP="00000000" w:rsidRDefault="00000000" w:rsidRPr="00000000" w14:paraId="000006C6">
      <w:pPr>
        <w:spacing w:line="240" w:lineRule="auto"/>
        <w:ind w:left="9.000000000000057" w:firstLine="0"/>
        <w:jc w:val="both"/>
        <w:rPr>
          <w:sz w:val="26"/>
          <w:szCs w:val="26"/>
        </w:rPr>
      </w:pPr>
      <w:r w:rsidDel="00000000" w:rsidR="00000000" w:rsidRPr="00000000">
        <w:rPr>
          <w:sz w:val="26"/>
          <w:szCs w:val="26"/>
          <w:rtl w:val="0"/>
        </w:rPr>
        <w:t xml:space="preserve">Dominion: 50 </w:t>
      </w:r>
    </w:p>
    <w:p w:rsidR="00000000" w:rsidDel="00000000" w:rsidP="00000000" w:rsidRDefault="00000000" w:rsidRPr="00000000" w14:paraId="000006C7">
      <w:pPr>
        <w:spacing w:line="240" w:lineRule="auto"/>
        <w:ind w:left="9.000000000000057" w:firstLine="0"/>
        <w:jc w:val="both"/>
        <w:rPr>
          <w:sz w:val="26"/>
          <w:szCs w:val="26"/>
        </w:rPr>
      </w:pPr>
      <w:r w:rsidDel="00000000" w:rsidR="00000000" w:rsidRPr="00000000">
        <w:rPr>
          <w:sz w:val="26"/>
          <w:szCs w:val="26"/>
          <w:rtl w:val="0"/>
        </w:rPr>
        <w:t xml:space="preserve">Imperius: 40 </w:t>
      </w:r>
    </w:p>
    <w:p w:rsidR="00000000" w:rsidDel="00000000" w:rsidP="00000000" w:rsidRDefault="00000000" w:rsidRPr="00000000" w14:paraId="000006C8">
      <w:pPr>
        <w:spacing w:line="240" w:lineRule="auto"/>
        <w:ind w:left="9.000000000000057" w:firstLine="0"/>
        <w:jc w:val="both"/>
        <w:rPr>
          <w:sz w:val="26"/>
          <w:szCs w:val="26"/>
        </w:rPr>
      </w:pPr>
      <w:r w:rsidDel="00000000" w:rsidR="00000000" w:rsidRPr="00000000">
        <w:rPr>
          <w:sz w:val="26"/>
          <w:szCs w:val="26"/>
          <w:rtl w:val="0"/>
        </w:rPr>
        <w:t xml:space="preserve">Katra: 60 </w:t>
      </w:r>
    </w:p>
    <w:p w:rsidR="00000000" w:rsidDel="00000000" w:rsidP="00000000" w:rsidRDefault="00000000" w:rsidRPr="00000000" w14:paraId="000006C9">
      <w:pPr>
        <w:spacing w:line="240" w:lineRule="auto"/>
        <w:ind w:left="9.000000000000057" w:firstLine="0"/>
        <w:jc w:val="both"/>
        <w:rPr>
          <w:sz w:val="26"/>
          <w:szCs w:val="26"/>
        </w:rPr>
      </w:pPr>
      <w:r w:rsidDel="00000000" w:rsidR="00000000" w:rsidRPr="00000000">
        <w:rPr>
          <w:sz w:val="26"/>
          <w:szCs w:val="26"/>
          <w:rtl w:val="0"/>
        </w:rPr>
        <w:t xml:space="preserve">Lumina: 35 </w:t>
      </w:r>
    </w:p>
    <w:p w:rsidR="00000000" w:rsidDel="00000000" w:rsidP="00000000" w:rsidRDefault="00000000" w:rsidRPr="00000000" w14:paraId="000006CA">
      <w:pPr>
        <w:spacing w:line="240" w:lineRule="auto"/>
        <w:ind w:left="9.000000000000057" w:firstLine="0"/>
        <w:jc w:val="both"/>
        <w:rPr>
          <w:sz w:val="26"/>
          <w:szCs w:val="26"/>
        </w:rPr>
      </w:pPr>
      <w:r w:rsidDel="00000000" w:rsidR="00000000" w:rsidRPr="00000000">
        <w:rPr>
          <w:sz w:val="26"/>
          <w:szCs w:val="26"/>
          <w:rtl w:val="0"/>
        </w:rPr>
        <w:t xml:space="preserve">Defensive Threshold: 25 </w:t>
      </w:r>
    </w:p>
    <w:p w:rsidR="00000000" w:rsidDel="00000000" w:rsidP="00000000" w:rsidRDefault="00000000" w:rsidRPr="00000000" w14:paraId="000006CB">
      <w:pPr>
        <w:spacing w:line="240" w:lineRule="auto"/>
        <w:ind w:left="9.000000000000057" w:firstLine="0"/>
        <w:jc w:val="both"/>
        <w:rPr>
          <w:sz w:val="26"/>
          <w:szCs w:val="26"/>
        </w:rPr>
      </w:pPr>
      <w:r w:rsidDel="00000000" w:rsidR="00000000" w:rsidRPr="00000000">
        <w:rPr>
          <w:sz w:val="26"/>
          <w:szCs w:val="26"/>
          <w:rtl w:val="0"/>
        </w:rPr>
        <w:t xml:space="preserve">Offensive Threshold: 20 </w:t>
      </w:r>
    </w:p>
    <w:p w:rsidR="00000000" w:rsidDel="00000000" w:rsidP="00000000" w:rsidRDefault="00000000" w:rsidRPr="00000000" w14:paraId="000006CC">
      <w:pPr>
        <w:spacing w:line="240" w:lineRule="auto"/>
        <w:ind w:left="9.000000000000057" w:firstLine="0"/>
        <w:jc w:val="both"/>
        <w:rPr>
          <w:sz w:val="26"/>
          <w:szCs w:val="26"/>
        </w:rPr>
      </w:pPr>
      <w:r w:rsidDel="00000000" w:rsidR="00000000" w:rsidRPr="00000000">
        <w:rPr>
          <w:sz w:val="26"/>
          <w:szCs w:val="26"/>
          <w:rtl w:val="0"/>
        </w:rPr>
        <w:t xml:space="preserve">Abilities: </w:t>
      </w:r>
    </w:p>
    <w:p w:rsidR="00000000" w:rsidDel="00000000" w:rsidP="00000000" w:rsidRDefault="00000000" w:rsidRPr="00000000" w14:paraId="000006CD">
      <w:pPr>
        <w:spacing w:line="240" w:lineRule="auto"/>
        <w:ind w:left="9.000000000000057" w:firstLine="0"/>
        <w:jc w:val="both"/>
        <w:rPr>
          <w:sz w:val="26"/>
          <w:szCs w:val="26"/>
        </w:rPr>
      </w:pPr>
      <w:r w:rsidDel="00000000" w:rsidR="00000000" w:rsidRPr="00000000">
        <w:rPr>
          <w:sz w:val="26"/>
          <w:szCs w:val="26"/>
          <w:rtl w:val="0"/>
        </w:rPr>
        <w:t xml:space="preserve">Worker Rally: Increases the Morale of allied </w:t>
      </w:r>
    </w:p>
    <w:p w:rsidR="00000000" w:rsidDel="00000000" w:rsidP="00000000" w:rsidRDefault="00000000" w:rsidRPr="00000000" w14:paraId="000006CE">
      <w:pPr>
        <w:spacing w:line="240" w:lineRule="auto"/>
        <w:ind w:left="9.000000000000057" w:firstLine="0"/>
        <w:jc w:val="both"/>
        <w:rPr>
          <w:sz w:val="26"/>
          <w:szCs w:val="26"/>
        </w:rPr>
      </w:pPr>
      <w:r w:rsidDel="00000000" w:rsidR="00000000" w:rsidRPr="00000000">
        <w:rPr>
          <w:sz w:val="26"/>
          <w:szCs w:val="26"/>
          <w:rtl w:val="0"/>
        </w:rPr>
        <w:t xml:space="preserve">NPCs, granting them +5 to all Katra rolls. </w:t>
      </w:r>
    </w:p>
    <w:p w:rsidR="00000000" w:rsidDel="00000000" w:rsidP="00000000" w:rsidRDefault="00000000" w:rsidRPr="00000000" w14:paraId="000006CF">
      <w:pPr>
        <w:spacing w:line="240" w:lineRule="auto"/>
        <w:ind w:left="9.000000000000057" w:firstLine="0"/>
        <w:jc w:val="both"/>
        <w:rPr>
          <w:sz w:val="26"/>
          <w:szCs w:val="26"/>
        </w:rPr>
      </w:pPr>
      <w:r w:rsidDel="00000000" w:rsidR="00000000" w:rsidRPr="00000000">
        <w:rPr>
          <w:sz w:val="26"/>
          <w:szCs w:val="26"/>
          <w:rtl w:val="0"/>
        </w:rPr>
        <w:t xml:space="preserve">Emergency Override: Tarkos can temporarily stabilize collapsing tunnels or mining rigs, delaying environmental hazards. </w:t>
      </w:r>
    </w:p>
    <w:p w:rsidR="00000000" w:rsidDel="00000000" w:rsidP="00000000" w:rsidRDefault="00000000" w:rsidRPr="00000000" w14:paraId="000006D0">
      <w:pPr>
        <w:spacing w:line="240" w:lineRule="auto"/>
        <w:ind w:left="9.000000000000057" w:firstLine="0"/>
        <w:jc w:val="both"/>
        <w:rPr>
          <w:sz w:val="26"/>
          <w:szCs w:val="26"/>
        </w:rPr>
        <w:sectPr>
          <w:type w:val="continuous"/>
          <w:pgSz w:h="15840" w:w="12240" w:orient="portrait"/>
          <w:pgMar w:bottom="1080" w:top="2074" w:left="233" w:right="240" w:header="720" w:footer="720"/>
          <w:cols w:equalWidth="0" w:num="2">
            <w:col w:space="714" w:w="5526.5"/>
            <w:col w:space="0" w:w="5526.5"/>
          </w:cols>
        </w:sectPr>
      </w:pPr>
      <w:r w:rsidDel="00000000" w:rsidR="00000000" w:rsidRPr="00000000">
        <w:rPr>
          <w:sz w:val="26"/>
          <w:szCs w:val="26"/>
          <w:rtl w:val="0"/>
        </w:rPr>
        <w:t xml:space="preserve">Combat Role: </w:t>
      </w:r>
    </w:p>
    <w:p w:rsidR="00000000" w:rsidDel="00000000" w:rsidP="00000000" w:rsidRDefault="00000000" w:rsidRPr="00000000" w14:paraId="000006D1">
      <w:pPr>
        <w:spacing w:line="240" w:lineRule="auto"/>
        <w:ind w:left="9.000000000000057" w:firstLine="0"/>
        <w:jc w:val="both"/>
        <w:rPr>
          <w:sz w:val="26"/>
          <w:szCs w:val="26"/>
        </w:rPr>
      </w:pPr>
      <w:r w:rsidDel="00000000" w:rsidR="00000000" w:rsidRPr="00000000">
        <w:rPr>
          <w:sz w:val="26"/>
          <w:szCs w:val="26"/>
          <w:rtl w:val="0"/>
        </w:rPr>
        <w:t xml:space="preserve">Field Support: Tarkos is better suited for</w:t>
      </w:r>
    </w:p>
    <w:p w:rsidR="00000000" w:rsidDel="00000000" w:rsidP="00000000" w:rsidRDefault="00000000" w:rsidRPr="00000000" w14:paraId="000006D2">
      <w:pPr>
        <w:spacing w:line="240" w:lineRule="auto"/>
        <w:ind w:left="9.000000000000057" w:firstLine="0"/>
        <w:jc w:val="both"/>
        <w:rPr>
          <w:sz w:val="26"/>
          <w:szCs w:val="26"/>
        </w:rPr>
      </w:pPr>
      <w:r w:rsidDel="00000000" w:rsidR="00000000" w:rsidRPr="00000000">
        <w:rPr>
          <w:sz w:val="26"/>
          <w:szCs w:val="26"/>
          <w:rtl w:val="0"/>
        </w:rPr>
        <w:t xml:space="preserve">environmental challenges and rallying NPC workers than direct combat. </w:t>
      </w:r>
    </w:p>
    <w:p w:rsidR="00000000" w:rsidDel="00000000" w:rsidP="00000000" w:rsidRDefault="00000000" w:rsidRPr="00000000" w14:paraId="000006D3">
      <w:pPr>
        <w:spacing w:line="240" w:lineRule="auto"/>
        <w:ind w:left="9.000000000000057" w:firstLine="0"/>
        <w:jc w:val="both"/>
        <w:rPr>
          <w:sz w:val="26"/>
          <w:szCs w:val="26"/>
        </w:rPr>
      </w:pPr>
      <w:r w:rsidDel="00000000" w:rsidR="00000000" w:rsidRPr="00000000">
        <w:rPr>
          <w:sz w:val="26"/>
          <w:szCs w:val="26"/>
          <w:rtl w:val="0"/>
        </w:rPr>
        <w:t xml:space="preserve">4. Captain Zareth Voidfang </w:t>
      </w:r>
    </w:p>
    <w:p w:rsidR="00000000" w:rsidDel="00000000" w:rsidP="00000000" w:rsidRDefault="00000000" w:rsidRPr="00000000" w14:paraId="000006D4">
      <w:pPr>
        <w:spacing w:line="240" w:lineRule="auto"/>
        <w:ind w:left="9.000000000000057" w:firstLine="0"/>
        <w:jc w:val="both"/>
        <w:rPr>
          <w:sz w:val="26"/>
          <w:szCs w:val="26"/>
        </w:rPr>
      </w:pPr>
      <w:r w:rsidDel="00000000" w:rsidR="00000000" w:rsidRPr="00000000">
        <w:rPr>
          <w:sz w:val="26"/>
          <w:szCs w:val="26"/>
          <w:rtl w:val="0"/>
        </w:rPr>
        <w:t xml:space="preserve">Role: Leader of the Void Corsairs, a ruthless and cunning pirate faction. </w:t>
      </w:r>
    </w:p>
    <w:p w:rsidR="00000000" w:rsidDel="00000000" w:rsidP="00000000" w:rsidRDefault="00000000" w:rsidRPr="00000000" w14:paraId="000006D5">
      <w:pPr>
        <w:spacing w:line="240" w:lineRule="auto"/>
        <w:ind w:left="9.000000000000057" w:firstLine="0"/>
        <w:jc w:val="both"/>
        <w:rPr>
          <w:sz w:val="26"/>
          <w:szCs w:val="26"/>
        </w:rPr>
      </w:pPr>
      <w:r w:rsidDel="00000000" w:rsidR="00000000" w:rsidRPr="00000000">
        <w:rPr>
          <w:sz w:val="26"/>
          <w:szCs w:val="26"/>
          <w:rtl w:val="0"/>
        </w:rPr>
        <w:t xml:space="preserve">Personality: Calculating and charismatic, </w:t>
      </w:r>
    </w:p>
    <w:p w:rsidR="00000000" w:rsidDel="00000000" w:rsidP="00000000" w:rsidRDefault="00000000" w:rsidRPr="00000000" w14:paraId="000006D6">
      <w:pPr>
        <w:spacing w:line="240" w:lineRule="auto"/>
        <w:ind w:left="9.000000000000057" w:firstLine="0"/>
        <w:jc w:val="both"/>
        <w:rPr>
          <w:sz w:val="26"/>
          <w:szCs w:val="26"/>
        </w:rPr>
      </w:pPr>
      <w:r w:rsidDel="00000000" w:rsidR="00000000" w:rsidRPr="00000000">
        <w:rPr>
          <w:sz w:val="26"/>
          <w:szCs w:val="26"/>
          <w:rtl w:val="0"/>
        </w:rPr>
        <w:t xml:space="preserve">Voidfang is a survivalist willing to do whatever it takes. </w:t>
      </w:r>
    </w:p>
    <w:p w:rsidR="00000000" w:rsidDel="00000000" w:rsidP="00000000" w:rsidRDefault="00000000" w:rsidRPr="00000000" w14:paraId="000006D7">
      <w:pPr>
        <w:spacing w:line="240" w:lineRule="auto"/>
        <w:ind w:left="9.000000000000057" w:firstLine="0"/>
        <w:jc w:val="both"/>
        <w:rPr>
          <w:sz w:val="26"/>
          <w:szCs w:val="26"/>
        </w:rPr>
      </w:pPr>
      <w:r w:rsidDel="00000000" w:rsidR="00000000" w:rsidRPr="00000000">
        <w:rPr>
          <w:sz w:val="26"/>
          <w:szCs w:val="26"/>
          <w:rtl w:val="0"/>
        </w:rPr>
        <w:t xml:space="preserve">Attributes: </w:t>
      </w:r>
    </w:p>
    <w:p w:rsidR="00000000" w:rsidDel="00000000" w:rsidP="00000000" w:rsidRDefault="00000000" w:rsidRPr="00000000" w14:paraId="000006D8">
      <w:pPr>
        <w:spacing w:line="240" w:lineRule="auto"/>
        <w:ind w:left="9.000000000000057" w:firstLine="0"/>
        <w:jc w:val="both"/>
        <w:rPr>
          <w:sz w:val="26"/>
          <w:szCs w:val="26"/>
        </w:rPr>
      </w:pPr>
      <w:r w:rsidDel="00000000" w:rsidR="00000000" w:rsidRPr="00000000">
        <w:rPr>
          <w:sz w:val="26"/>
          <w:szCs w:val="26"/>
          <w:rtl w:val="0"/>
        </w:rPr>
        <w:t xml:space="preserve">Dominion: 70 </w:t>
      </w:r>
    </w:p>
    <w:p w:rsidR="00000000" w:rsidDel="00000000" w:rsidP="00000000" w:rsidRDefault="00000000" w:rsidRPr="00000000" w14:paraId="000006D9">
      <w:pPr>
        <w:spacing w:line="240" w:lineRule="auto"/>
        <w:ind w:left="9.000000000000057" w:firstLine="0"/>
        <w:jc w:val="both"/>
        <w:rPr>
          <w:sz w:val="26"/>
          <w:szCs w:val="26"/>
        </w:rPr>
      </w:pPr>
      <w:r w:rsidDel="00000000" w:rsidR="00000000" w:rsidRPr="00000000">
        <w:rPr>
          <w:sz w:val="26"/>
          <w:szCs w:val="26"/>
          <w:rtl w:val="0"/>
        </w:rPr>
        <w:t xml:space="preserve">Imperius: 60 </w:t>
      </w:r>
    </w:p>
    <w:p w:rsidR="00000000" w:rsidDel="00000000" w:rsidP="00000000" w:rsidRDefault="00000000" w:rsidRPr="00000000" w14:paraId="000006DA">
      <w:pPr>
        <w:spacing w:line="240" w:lineRule="auto"/>
        <w:ind w:left="9.000000000000057" w:firstLine="0"/>
        <w:jc w:val="both"/>
        <w:rPr>
          <w:sz w:val="26"/>
          <w:szCs w:val="26"/>
        </w:rPr>
      </w:pPr>
      <w:r w:rsidDel="00000000" w:rsidR="00000000" w:rsidRPr="00000000">
        <w:rPr>
          <w:sz w:val="26"/>
          <w:szCs w:val="26"/>
          <w:rtl w:val="0"/>
        </w:rPr>
        <w:t xml:space="preserve">Katra: 50 </w:t>
      </w:r>
    </w:p>
    <w:p w:rsidR="00000000" w:rsidDel="00000000" w:rsidP="00000000" w:rsidRDefault="00000000" w:rsidRPr="00000000" w14:paraId="000006DB">
      <w:pPr>
        <w:spacing w:line="240" w:lineRule="auto"/>
        <w:ind w:left="9.000000000000057" w:firstLine="0"/>
        <w:jc w:val="both"/>
        <w:rPr>
          <w:sz w:val="26"/>
          <w:szCs w:val="26"/>
        </w:rPr>
      </w:pPr>
      <w:r w:rsidDel="00000000" w:rsidR="00000000" w:rsidRPr="00000000">
        <w:rPr>
          <w:sz w:val="26"/>
          <w:szCs w:val="26"/>
          <w:rtl w:val="0"/>
        </w:rPr>
        <w:t xml:space="preserve">Lumina: 40 </w:t>
      </w:r>
    </w:p>
    <w:p w:rsidR="00000000" w:rsidDel="00000000" w:rsidP="00000000" w:rsidRDefault="00000000" w:rsidRPr="00000000" w14:paraId="000006DC">
      <w:pPr>
        <w:spacing w:line="240" w:lineRule="auto"/>
        <w:ind w:left="9.000000000000057" w:firstLine="0"/>
        <w:jc w:val="both"/>
        <w:rPr>
          <w:sz w:val="26"/>
          <w:szCs w:val="26"/>
        </w:rPr>
      </w:pPr>
      <w:r w:rsidDel="00000000" w:rsidR="00000000" w:rsidRPr="00000000">
        <w:rPr>
          <w:sz w:val="26"/>
          <w:szCs w:val="26"/>
          <w:rtl w:val="0"/>
        </w:rPr>
        <w:t xml:space="preserve">Defensive Threshold: 40  </w:t>
        <w:tab/>
        <w:t xml:space="preserve">• </w:t>
        <w:tab/>
        <w:t xml:space="preserve">Offensive Threshold: 50 </w:t>
      </w:r>
    </w:p>
    <w:p w:rsidR="00000000" w:rsidDel="00000000" w:rsidP="00000000" w:rsidRDefault="00000000" w:rsidRPr="00000000" w14:paraId="000006DD">
      <w:pPr>
        <w:spacing w:line="240" w:lineRule="auto"/>
        <w:ind w:left="9.000000000000057" w:firstLine="0"/>
        <w:jc w:val="both"/>
        <w:rPr>
          <w:sz w:val="26"/>
          <w:szCs w:val="26"/>
        </w:rPr>
      </w:pPr>
      <w:r w:rsidDel="00000000" w:rsidR="00000000" w:rsidRPr="00000000">
        <w:rPr>
          <w:sz w:val="26"/>
          <w:szCs w:val="26"/>
          <w:rtl w:val="0"/>
        </w:rPr>
        <w:t xml:space="preserve">Abilities: </w:t>
      </w:r>
    </w:p>
    <w:p w:rsidR="00000000" w:rsidDel="00000000" w:rsidP="00000000" w:rsidRDefault="00000000" w:rsidRPr="00000000" w14:paraId="000006DE">
      <w:pPr>
        <w:spacing w:line="240" w:lineRule="auto"/>
        <w:ind w:left="9.000000000000057" w:firstLine="0"/>
        <w:jc w:val="both"/>
        <w:rPr>
          <w:sz w:val="26"/>
          <w:szCs w:val="26"/>
        </w:rPr>
      </w:pPr>
      <w:r w:rsidDel="00000000" w:rsidR="00000000" w:rsidRPr="00000000">
        <w:rPr>
          <w:sz w:val="26"/>
          <w:szCs w:val="26"/>
          <w:rtl w:val="0"/>
        </w:rPr>
        <w:t xml:space="preserve">Ambush Tactics: Corsair allies gain +10 to their first attack during surprise encounters. </w:t>
      </w:r>
    </w:p>
    <w:p w:rsidR="00000000" w:rsidDel="00000000" w:rsidP="00000000" w:rsidRDefault="00000000" w:rsidRPr="00000000" w14:paraId="000006DF">
      <w:pPr>
        <w:spacing w:line="240" w:lineRule="auto"/>
        <w:ind w:left="9.000000000000057" w:firstLine="0"/>
        <w:jc w:val="both"/>
        <w:rPr>
          <w:sz w:val="26"/>
          <w:szCs w:val="26"/>
        </w:rPr>
      </w:pPr>
      <w:r w:rsidDel="00000000" w:rsidR="00000000" w:rsidRPr="00000000">
        <w:rPr>
          <w:sz w:val="26"/>
          <w:szCs w:val="26"/>
          <w:rtl w:val="0"/>
        </w:rPr>
        <w:t xml:space="preserve">Voidborn Reflexes: Can evade one attack per round if an opposing player’s attack roll is below 50. </w:t>
      </w:r>
    </w:p>
    <w:p w:rsidR="00000000" w:rsidDel="00000000" w:rsidP="00000000" w:rsidRDefault="00000000" w:rsidRPr="00000000" w14:paraId="000006E0">
      <w:pPr>
        <w:spacing w:line="240" w:lineRule="auto"/>
        <w:ind w:left="9.000000000000057" w:firstLine="0"/>
        <w:jc w:val="both"/>
        <w:rPr>
          <w:sz w:val="26"/>
          <w:szCs w:val="26"/>
        </w:rPr>
      </w:pPr>
      <w:r w:rsidDel="00000000" w:rsidR="00000000" w:rsidRPr="00000000">
        <w:rPr>
          <w:sz w:val="26"/>
          <w:szCs w:val="26"/>
          <w:rtl w:val="0"/>
        </w:rPr>
        <w:t xml:space="preserve">Combat Role: </w:t>
      </w:r>
    </w:p>
    <w:p w:rsidR="00000000" w:rsidDel="00000000" w:rsidP="00000000" w:rsidRDefault="00000000" w:rsidRPr="00000000" w14:paraId="000006E1">
      <w:pPr>
        <w:spacing w:line="240" w:lineRule="auto"/>
        <w:ind w:left="9.000000000000057" w:firstLine="0"/>
        <w:jc w:val="both"/>
        <w:rPr>
          <w:sz w:val="26"/>
          <w:szCs w:val="26"/>
        </w:rPr>
      </w:pPr>
      <w:r w:rsidDel="00000000" w:rsidR="00000000" w:rsidRPr="00000000">
        <w:rPr>
          <w:sz w:val="26"/>
          <w:szCs w:val="26"/>
          <w:rtl w:val="0"/>
        </w:rPr>
        <w:t xml:space="preserve">Skirmisher: Voidfang excels in hit-and-run </w:t>
      </w:r>
    </w:p>
    <w:p w:rsidR="00000000" w:rsidDel="00000000" w:rsidP="00000000" w:rsidRDefault="00000000" w:rsidRPr="00000000" w14:paraId="000006E2">
      <w:pPr>
        <w:spacing w:line="240" w:lineRule="auto"/>
        <w:ind w:left="9.000000000000057" w:firstLine="0"/>
        <w:jc w:val="both"/>
        <w:rPr>
          <w:sz w:val="26"/>
          <w:szCs w:val="26"/>
        </w:rPr>
      </w:pPr>
      <w:r w:rsidDel="00000000" w:rsidR="00000000" w:rsidRPr="00000000">
        <w:rPr>
          <w:sz w:val="26"/>
          <w:szCs w:val="26"/>
          <w:rtl w:val="0"/>
        </w:rPr>
        <w:t xml:space="preserve">tactics, using her high Offensive Threshold to pressure players. </w:t>
      </w:r>
    </w:p>
    <w:p w:rsidR="00000000" w:rsidDel="00000000" w:rsidP="00000000" w:rsidRDefault="00000000" w:rsidRPr="00000000" w14:paraId="000006E3">
      <w:pPr>
        <w:spacing w:line="240" w:lineRule="auto"/>
        <w:ind w:left="9.000000000000057" w:firstLine="0"/>
        <w:jc w:val="both"/>
        <w:rPr>
          <w:sz w:val="26"/>
          <w:szCs w:val="26"/>
        </w:rPr>
      </w:pPr>
      <w:r w:rsidDel="00000000" w:rsidR="00000000" w:rsidRPr="00000000">
        <w:rPr>
          <w:sz w:val="26"/>
          <w:szCs w:val="26"/>
          <w:rtl w:val="0"/>
        </w:rPr>
        <w:t xml:space="preserve">5. Professor Lyra Venthos </w:t>
      </w:r>
    </w:p>
    <w:p w:rsidR="00000000" w:rsidDel="00000000" w:rsidP="00000000" w:rsidRDefault="00000000" w:rsidRPr="00000000" w14:paraId="000006E4">
      <w:pPr>
        <w:spacing w:line="240" w:lineRule="auto"/>
        <w:ind w:left="9.000000000000057" w:firstLine="0"/>
        <w:jc w:val="both"/>
        <w:rPr>
          <w:sz w:val="26"/>
          <w:szCs w:val="26"/>
        </w:rPr>
      </w:pPr>
      <w:r w:rsidDel="00000000" w:rsidR="00000000" w:rsidRPr="00000000">
        <w:rPr>
          <w:sz w:val="26"/>
          <w:szCs w:val="26"/>
          <w:rtl w:val="0"/>
        </w:rPr>
        <w:t xml:space="preserve">Role: Psionic archaeologist studying </w:t>
      </w:r>
    </w:p>
    <w:p w:rsidR="00000000" w:rsidDel="00000000" w:rsidP="00000000" w:rsidRDefault="00000000" w:rsidRPr="00000000" w14:paraId="000006E5">
      <w:pPr>
        <w:spacing w:line="240" w:lineRule="auto"/>
        <w:ind w:left="9.000000000000057" w:firstLine="0"/>
        <w:jc w:val="both"/>
        <w:rPr>
          <w:sz w:val="26"/>
          <w:szCs w:val="26"/>
        </w:rPr>
      </w:pPr>
      <w:r w:rsidDel="00000000" w:rsidR="00000000" w:rsidRPr="00000000">
        <w:rPr>
          <w:sz w:val="26"/>
          <w:szCs w:val="26"/>
          <w:rtl w:val="0"/>
        </w:rPr>
        <w:t xml:space="preserve">Pre-Imperial ruins on Aurith-7. </w:t>
      </w:r>
    </w:p>
    <w:p w:rsidR="00000000" w:rsidDel="00000000" w:rsidP="00000000" w:rsidRDefault="00000000" w:rsidRPr="00000000" w14:paraId="000006E6">
      <w:pPr>
        <w:spacing w:line="240" w:lineRule="auto"/>
        <w:ind w:left="9.000000000000057" w:firstLine="0"/>
        <w:jc w:val="both"/>
        <w:rPr>
          <w:sz w:val="26"/>
          <w:szCs w:val="26"/>
        </w:rPr>
      </w:pPr>
      <w:r w:rsidDel="00000000" w:rsidR="00000000" w:rsidRPr="00000000">
        <w:rPr>
          <w:sz w:val="26"/>
          <w:szCs w:val="26"/>
          <w:rtl w:val="0"/>
        </w:rPr>
        <w:t xml:space="preserve">Personality: Curious and determined, with a strong moral compass but limited field experience. </w:t>
      </w:r>
    </w:p>
    <w:p w:rsidR="00000000" w:rsidDel="00000000" w:rsidP="00000000" w:rsidRDefault="00000000" w:rsidRPr="00000000" w14:paraId="000006E7">
      <w:pPr>
        <w:spacing w:line="240" w:lineRule="auto"/>
        <w:ind w:left="9.000000000000057" w:firstLine="0"/>
        <w:jc w:val="both"/>
        <w:rPr>
          <w:sz w:val="26"/>
          <w:szCs w:val="26"/>
        </w:rPr>
      </w:pPr>
      <w:r w:rsidDel="00000000" w:rsidR="00000000" w:rsidRPr="00000000">
        <w:rPr>
          <w:sz w:val="26"/>
          <w:szCs w:val="26"/>
          <w:rtl w:val="0"/>
        </w:rPr>
        <w:t xml:space="preserve">Attributes: </w:t>
      </w:r>
    </w:p>
    <w:p w:rsidR="00000000" w:rsidDel="00000000" w:rsidP="00000000" w:rsidRDefault="00000000" w:rsidRPr="00000000" w14:paraId="000006E8">
      <w:pPr>
        <w:spacing w:line="240" w:lineRule="auto"/>
        <w:ind w:left="9.000000000000057" w:firstLine="0"/>
        <w:jc w:val="both"/>
        <w:rPr>
          <w:sz w:val="26"/>
          <w:szCs w:val="26"/>
        </w:rPr>
      </w:pPr>
      <w:r w:rsidDel="00000000" w:rsidR="00000000" w:rsidRPr="00000000">
        <w:rPr>
          <w:sz w:val="26"/>
          <w:szCs w:val="26"/>
          <w:rtl w:val="0"/>
        </w:rPr>
        <w:t xml:space="preserve">Dominion: 30 </w:t>
      </w:r>
    </w:p>
    <w:p w:rsidR="00000000" w:rsidDel="00000000" w:rsidP="00000000" w:rsidRDefault="00000000" w:rsidRPr="00000000" w14:paraId="000006E9">
      <w:pPr>
        <w:spacing w:line="240" w:lineRule="auto"/>
        <w:ind w:left="9.000000000000057" w:firstLine="0"/>
        <w:jc w:val="both"/>
        <w:rPr>
          <w:sz w:val="26"/>
          <w:szCs w:val="26"/>
        </w:rPr>
      </w:pPr>
      <w:r w:rsidDel="00000000" w:rsidR="00000000" w:rsidRPr="00000000">
        <w:rPr>
          <w:sz w:val="26"/>
          <w:szCs w:val="26"/>
          <w:rtl w:val="0"/>
        </w:rPr>
        <w:t xml:space="preserve">Imperius: 25 </w:t>
      </w:r>
    </w:p>
    <w:p w:rsidR="00000000" w:rsidDel="00000000" w:rsidP="00000000" w:rsidRDefault="00000000" w:rsidRPr="00000000" w14:paraId="000006EA">
      <w:pPr>
        <w:spacing w:line="240" w:lineRule="auto"/>
        <w:ind w:left="9.000000000000057" w:firstLine="0"/>
        <w:jc w:val="both"/>
        <w:rPr>
          <w:sz w:val="26"/>
          <w:szCs w:val="26"/>
        </w:rPr>
      </w:pPr>
      <w:r w:rsidDel="00000000" w:rsidR="00000000" w:rsidRPr="00000000">
        <w:rPr>
          <w:sz w:val="26"/>
          <w:szCs w:val="26"/>
          <w:rtl w:val="0"/>
        </w:rPr>
        <w:t xml:space="preserve">Katra: 40 </w:t>
      </w:r>
    </w:p>
    <w:p w:rsidR="00000000" w:rsidDel="00000000" w:rsidP="00000000" w:rsidRDefault="00000000" w:rsidRPr="00000000" w14:paraId="000006EB">
      <w:pPr>
        <w:spacing w:line="240" w:lineRule="auto"/>
        <w:ind w:left="9.000000000000057" w:firstLine="0"/>
        <w:jc w:val="both"/>
        <w:rPr>
          <w:sz w:val="26"/>
          <w:szCs w:val="26"/>
        </w:rPr>
      </w:pPr>
      <w:r w:rsidDel="00000000" w:rsidR="00000000" w:rsidRPr="00000000">
        <w:rPr>
          <w:sz w:val="26"/>
          <w:szCs w:val="26"/>
          <w:rtl w:val="0"/>
        </w:rPr>
        <w:t xml:space="preserve">Lumina: 65 </w:t>
      </w:r>
    </w:p>
    <w:p w:rsidR="00000000" w:rsidDel="00000000" w:rsidP="00000000" w:rsidRDefault="00000000" w:rsidRPr="00000000" w14:paraId="000006EC">
      <w:pPr>
        <w:spacing w:line="240" w:lineRule="auto"/>
        <w:ind w:left="9.000000000000057" w:firstLine="0"/>
        <w:jc w:val="both"/>
        <w:rPr>
          <w:sz w:val="26"/>
          <w:szCs w:val="26"/>
        </w:rPr>
      </w:pPr>
      <w:r w:rsidDel="00000000" w:rsidR="00000000" w:rsidRPr="00000000">
        <w:rPr>
          <w:sz w:val="26"/>
          <w:szCs w:val="26"/>
          <w:rtl w:val="0"/>
        </w:rPr>
        <w:t xml:space="preserve">Defensive Threshold: 20  </w:t>
        <w:tab/>
        <w:t xml:space="preserve">• </w:t>
        <w:tab/>
        <w:t xml:space="preserve">Offensive Threshold: 15 </w:t>
      </w:r>
    </w:p>
    <w:p w:rsidR="00000000" w:rsidDel="00000000" w:rsidP="00000000" w:rsidRDefault="00000000" w:rsidRPr="00000000" w14:paraId="000006ED">
      <w:pPr>
        <w:spacing w:line="240" w:lineRule="auto"/>
        <w:ind w:left="9.000000000000057" w:firstLine="0"/>
        <w:jc w:val="both"/>
        <w:rPr>
          <w:sz w:val="26"/>
          <w:szCs w:val="26"/>
        </w:rPr>
      </w:pPr>
      <w:r w:rsidDel="00000000" w:rsidR="00000000" w:rsidRPr="00000000">
        <w:rPr>
          <w:sz w:val="26"/>
          <w:szCs w:val="26"/>
          <w:rtl w:val="0"/>
        </w:rPr>
        <w:t xml:space="preserve">Abilities: </w:t>
      </w:r>
    </w:p>
    <w:p w:rsidR="00000000" w:rsidDel="00000000" w:rsidP="00000000" w:rsidRDefault="00000000" w:rsidRPr="00000000" w14:paraId="000006EE">
      <w:pPr>
        <w:spacing w:line="240" w:lineRule="auto"/>
        <w:ind w:left="9.000000000000057" w:firstLine="0"/>
        <w:jc w:val="both"/>
        <w:rPr>
          <w:sz w:val="26"/>
          <w:szCs w:val="26"/>
        </w:rPr>
      </w:pPr>
      <w:r w:rsidDel="00000000" w:rsidR="00000000" w:rsidRPr="00000000">
        <w:rPr>
          <w:sz w:val="26"/>
          <w:szCs w:val="26"/>
          <w:rtl w:val="0"/>
        </w:rPr>
        <w:t xml:space="preserve">Glyph Decipher: Allows players to gain hints or clues from ancient markings (Lumina bonus +15 during translation challenges). </w:t>
      </w:r>
    </w:p>
    <w:p w:rsidR="00000000" w:rsidDel="00000000" w:rsidP="00000000" w:rsidRDefault="00000000" w:rsidRPr="00000000" w14:paraId="000006EF">
      <w:pPr>
        <w:spacing w:line="240" w:lineRule="auto"/>
        <w:ind w:left="9.000000000000057" w:firstLine="0"/>
        <w:jc w:val="both"/>
        <w:rPr>
          <w:sz w:val="26"/>
          <w:szCs w:val="26"/>
        </w:rPr>
      </w:pPr>
      <w:r w:rsidDel="00000000" w:rsidR="00000000" w:rsidRPr="00000000">
        <w:rPr>
          <w:sz w:val="26"/>
          <w:szCs w:val="26"/>
          <w:rtl w:val="0"/>
        </w:rPr>
        <w:t xml:space="preserve">Psionic Ward: Temporarily shields herself or an ally from psionic attacks for 2 rounds. </w:t>
      </w:r>
    </w:p>
    <w:p w:rsidR="00000000" w:rsidDel="00000000" w:rsidP="00000000" w:rsidRDefault="00000000" w:rsidRPr="00000000" w14:paraId="000006F0">
      <w:pPr>
        <w:spacing w:line="240" w:lineRule="auto"/>
        <w:ind w:left="9.000000000000057" w:firstLine="0"/>
        <w:jc w:val="both"/>
        <w:rPr>
          <w:sz w:val="26"/>
          <w:szCs w:val="26"/>
        </w:rPr>
      </w:pPr>
      <w:r w:rsidDel="00000000" w:rsidR="00000000" w:rsidRPr="00000000">
        <w:rPr>
          <w:sz w:val="26"/>
          <w:szCs w:val="26"/>
          <w:rtl w:val="0"/>
        </w:rPr>
        <w:t xml:space="preserve">Combat Role: </w:t>
      </w:r>
    </w:p>
    <w:p w:rsidR="00000000" w:rsidDel="00000000" w:rsidP="00000000" w:rsidRDefault="00000000" w:rsidRPr="00000000" w14:paraId="000006F1">
      <w:pPr>
        <w:spacing w:line="240" w:lineRule="auto"/>
        <w:ind w:left="9.000000000000057" w:firstLine="0"/>
        <w:jc w:val="both"/>
        <w:rPr>
          <w:sz w:val="26"/>
          <w:szCs w:val="26"/>
        </w:rPr>
      </w:pPr>
      <w:r w:rsidDel="00000000" w:rsidR="00000000" w:rsidRPr="00000000">
        <w:rPr>
          <w:sz w:val="26"/>
          <w:szCs w:val="26"/>
          <w:rtl w:val="0"/>
        </w:rPr>
        <w:t xml:space="preserve">Support and Knowledge: Lyra is essential for unlocking ancient mysteries but is vulnerable in combat. Usage Tips </w:t>
      </w:r>
    </w:p>
    <w:p w:rsidR="00000000" w:rsidDel="00000000" w:rsidP="00000000" w:rsidRDefault="00000000" w:rsidRPr="00000000" w14:paraId="000006F2">
      <w:pPr>
        <w:spacing w:line="240" w:lineRule="auto"/>
        <w:ind w:left="9.000000000000057" w:firstLine="0"/>
        <w:jc w:val="both"/>
        <w:rPr>
          <w:sz w:val="26"/>
          <w:szCs w:val="26"/>
        </w:rPr>
      </w:pPr>
      <w:r w:rsidDel="00000000" w:rsidR="00000000" w:rsidRPr="00000000">
        <w:rPr>
          <w:sz w:val="26"/>
          <w:szCs w:val="26"/>
          <w:rtl w:val="0"/>
        </w:rPr>
        <w:t xml:space="preserve">NPC Cards can be handed out during gameplay to simplify references for both Overseers and players. </w:t>
      </w:r>
    </w:p>
    <w:p w:rsidR="00000000" w:rsidDel="00000000" w:rsidP="00000000" w:rsidRDefault="00000000" w:rsidRPr="00000000" w14:paraId="000006F3">
      <w:pPr>
        <w:spacing w:line="240" w:lineRule="auto"/>
        <w:ind w:left="9.000000000000057" w:firstLine="0"/>
        <w:jc w:val="both"/>
        <w:rPr>
          <w:sz w:val="26"/>
          <w:szCs w:val="26"/>
        </w:rPr>
      </w:pPr>
      <w:r w:rsidDel="00000000" w:rsidR="00000000" w:rsidRPr="00000000">
        <w:rPr>
          <w:sz w:val="26"/>
          <w:szCs w:val="26"/>
          <w:rtl w:val="0"/>
        </w:rPr>
        <w:t xml:space="preserve">Each NPC includes role-playing cues to maintain consistency in interactions. </w:t>
      </w:r>
    </w:p>
    <w:p w:rsidR="00000000" w:rsidDel="00000000" w:rsidP="00000000" w:rsidRDefault="00000000" w:rsidRPr="00000000" w14:paraId="000006F4">
      <w:pPr>
        <w:spacing w:line="240" w:lineRule="auto"/>
        <w:ind w:left="9.000000000000057" w:firstLine="0"/>
        <w:jc w:val="both"/>
        <w:rPr>
          <w:sz w:val="26"/>
          <w:szCs w:val="26"/>
        </w:rPr>
      </w:pPr>
      <w:r w:rsidDel="00000000" w:rsidR="00000000" w:rsidRPr="00000000">
        <w:rPr>
          <w:sz w:val="26"/>
          <w:szCs w:val="26"/>
          <w:rtl w:val="0"/>
        </w:rPr>
        <w:t xml:space="preserve">Adjust stats slightly for difficulty scaling as needed. </w:t>
      </w:r>
    </w:p>
    <w:p w:rsidR="00000000" w:rsidDel="00000000" w:rsidP="00000000" w:rsidRDefault="00000000" w:rsidRPr="00000000" w14:paraId="000006F5">
      <w:pPr>
        <w:spacing w:line="240" w:lineRule="auto"/>
        <w:ind w:left="9.000000000000057" w:firstLine="0"/>
        <w:jc w:val="both"/>
        <w:rPr>
          <w:sz w:val="26"/>
          <w:szCs w:val="26"/>
        </w:rPr>
      </w:pPr>
      <w:r w:rsidDel="00000000" w:rsidR="00000000" w:rsidRPr="00000000">
        <w:rPr>
          <w:sz w:val="26"/>
          <w:szCs w:val="26"/>
          <w:rtl w:val="0"/>
        </w:rPr>
        <w:t xml:space="preserve">Void Corruption Mechanics </w:t>
      </w:r>
    </w:p>
    <w:p w:rsidR="00000000" w:rsidDel="00000000" w:rsidP="00000000" w:rsidRDefault="00000000" w:rsidRPr="00000000" w14:paraId="000006F6">
      <w:pPr>
        <w:spacing w:line="240" w:lineRule="auto"/>
        <w:ind w:left="9.000000000000057" w:firstLine="0"/>
        <w:jc w:val="both"/>
        <w:rPr>
          <w:sz w:val="26"/>
          <w:szCs w:val="26"/>
        </w:rPr>
      </w:pPr>
      <w:r w:rsidDel="00000000" w:rsidR="00000000" w:rsidRPr="00000000">
        <w:rPr>
          <w:sz w:val="26"/>
          <w:szCs w:val="26"/>
          <w:rtl w:val="0"/>
        </w:rPr>
        <w:t xml:space="preserve">Void Corruption represents the gradual destabilization of players’ physical, mental, and psionic states due to prolonged exposure to Void phenomena. These mechanics add tension, </w:t>
      </w:r>
    </w:p>
    <w:p w:rsidR="00000000" w:rsidDel="00000000" w:rsidP="00000000" w:rsidRDefault="00000000" w:rsidRPr="00000000" w14:paraId="000006F7">
      <w:pPr>
        <w:spacing w:line="240" w:lineRule="auto"/>
        <w:ind w:left="9.000000000000057" w:firstLine="0"/>
        <w:jc w:val="both"/>
        <w:rPr>
          <w:sz w:val="26"/>
          <w:szCs w:val="26"/>
        </w:rPr>
      </w:pPr>
      <w:r w:rsidDel="00000000" w:rsidR="00000000" w:rsidRPr="00000000">
        <w:rPr>
          <w:sz w:val="26"/>
          <w:szCs w:val="26"/>
          <w:rtl w:val="0"/>
        </w:rPr>
        <w:t xml:space="preserve">long-term consequences, and narrative depth to exploration in the Palladial Universe. </w:t>
      </w:r>
    </w:p>
    <w:p w:rsidR="00000000" w:rsidDel="00000000" w:rsidP="00000000" w:rsidRDefault="00000000" w:rsidRPr="00000000" w14:paraId="000006F8">
      <w:pPr>
        <w:spacing w:line="240" w:lineRule="auto"/>
        <w:ind w:left="9.000000000000057" w:firstLine="0"/>
        <w:jc w:val="both"/>
        <w:rPr>
          <w:sz w:val="26"/>
          <w:szCs w:val="26"/>
        </w:rPr>
      </w:pPr>
      <w:r w:rsidDel="00000000" w:rsidR="00000000" w:rsidRPr="00000000">
        <w:rPr>
          <w:sz w:val="26"/>
          <w:szCs w:val="26"/>
          <w:rtl w:val="0"/>
        </w:rPr>
        <w:t xml:space="preserve">Void Corruption Scale </w:t>
      </w:r>
    </w:p>
    <w:p w:rsidR="00000000" w:rsidDel="00000000" w:rsidP="00000000" w:rsidRDefault="00000000" w:rsidRPr="00000000" w14:paraId="000006F9">
      <w:pPr>
        <w:spacing w:line="240" w:lineRule="auto"/>
        <w:ind w:left="9.000000000000057" w:firstLine="0"/>
        <w:jc w:val="both"/>
        <w:rPr>
          <w:sz w:val="26"/>
          <w:szCs w:val="26"/>
        </w:rPr>
      </w:pPr>
      <w:r w:rsidDel="00000000" w:rsidR="00000000" w:rsidRPr="00000000">
        <w:rPr>
          <w:sz w:val="26"/>
          <w:szCs w:val="26"/>
          <w:rtl w:val="0"/>
        </w:rPr>
        <w:t xml:space="preserve">Each player has a personal Void Corruption tracker, which progresses in stages: </w:t>
      </w:r>
    </w:p>
    <w:p w:rsidR="00000000" w:rsidDel="00000000" w:rsidP="00000000" w:rsidRDefault="00000000" w:rsidRPr="00000000" w14:paraId="000006FA">
      <w:pPr>
        <w:spacing w:line="240" w:lineRule="auto"/>
        <w:ind w:left="9.000000000000057" w:firstLine="0"/>
        <w:jc w:val="both"/>
        <w:rPr>
          <w:sz w:val="26"/>
          <w:szCs w:val="26"/>
        </w:rPr>
      </w:pPr>
      <w:r w:rsidDel="00000000" w:rsidR="00000000" w:rsidRPr="00000000">
        <w:rPr>
          <w:sz w:val="26"/>
          <w:szCs w:val="26"/>
          <w:rtl w:val="0"/>
        </w:rPr>
        <w:tab/>
        <w:t xml:space="preserve"> </w:t>
        <w:tab/>
        <w:t xml:space="preserve">1. </w:t>
        <w:tab/>
        <w:t xml:space="preserve">Stage 0: Uncorrupted </w:t>
      </w:r>
    </w:p>
    <w:p w:rsidR="00000000" w:rsidDel="00000000" w:rsidP="00000000" w:rsidRDefault="00000000" w:rsidRPr="00000000" w14:paraId="000006FB">
      <w:pPr>
        <w:spacing w:line="240" w:lineRule="auto"/>
        <w:ind w:left="9.000000000000057" w:firstLine="0"/>
        <w:jc w:val="both"/>
        <w:rPr>
          <w:sz w:val="26"/>
          <w:szCs w:val="26"/>
        </w:rPr>
      </w:pPr>
      <w:r w:rsidDel="00000000" w:rsidR="00000000" w:rsidRPr="00000000">
        <w:rPr>
          <w:sz w:val="26"/>
          <w:szCs w:val="26"/>
          <w:rtl w:val="0"/>
        </w:rPr>
        <w:t xml:space="preserve">No negative effects. </w:t>
      </w:r>
    </w:p>
    <w:p w:rsidR="00000000" w:rsidDel="00000000" w:rsidP="00000000" w:rsidRDefault="00000000" w:rsidRPr="00000000" w14:paraId="000006FC">
      <w:pPr>
        <w:spacing w:line="240" w:lineRule="auto"/>
        <w:ind w:left="9.000000000000057" w:firstLine="0"/>
        <w:jc w:val="both"/>
        <w:rPr>
          <w:sz w:val="26"/>
          <w:szCs w:val="26"/>
        </w:rPr>
      </w:pPr>
      <w:r w:rsidDel="00000000" w:rsidR="00000000" w:rsidRPr="00000000">
        <w:rPr>
          <w:sz w:val="26"/>
          <w:szCs w:val="26"/>
          <w:rtl w:val="0"/>
        </w:rPr>
        <w:t xml:space="preserve">Minor exposure (e.g., brief Voidspawn encounters) has no immediate impact. </w:t>
      </w:r>
    </w:p>
    <w:p w:rsidR="00000000" w:rsidDel="00000000" w:rsidP="00000000" w:rsidRDefault="00000000" w:rsidRPr="00000000" w14:paraId="000006FD">
      <w:pPr>
        <w:spacing w:line="240" w:lineRule="auto"/>
        <w:ind w:left="9.000000000000057" w:firstLine="0"/>
        <w:jc w:val="both"/>
        <w:rPr>
          <w:sz w:val="26"/>
          <w:szCs w:val="26"/>
        </w:rPr>
      </w:pPr>
      <w:r w:rsidDel="00000000" w:rsidR="00000000" w:rsidRPr="00000000">
        <w:rPr>
          <w:sz w:val="26"/>
          <w:szCs w:val="26"/>
          <w:rtl w:val="0"/>
        </w:rPr>
        <w:tab/>
        <w:t xml:space="preserve"> </w:t>
        <w:tab/>
        <w:t xml:space="preserve">2. </w:t>
        <w:tab/>
        <w:t xml:space="preserve">Stage 1: Minor Corruption (0–25%) </w:t>
      </w:r>
    </w:p>
    <w:p w:rsidR="00000000" w:rsidDel="00000000" w:rsidP="00000000" w:rsidRDefault="00000000" w:rsidRPr="00000000" w14:paraId="000006FE">
      <w:pPr>
        <w:spacing w:line="240" w:lineRule="auto"/>
        <w:ind w:left="9.000000000000057" w:firstLine="0"/>
        <w:jc w:val="both"/>
        <w:rPr>
          <w:sz w:val="26"/>
          <w:szCs w:val="26"/>
        </w:rPr>
      </w:pPr>
      <w:r w:rsidDel="00000000" w:rsidR="00000000" w:rsidRPr="00000000">
        <w:rPr>
          <w:sz w:val="26"/>
          <w:szCs w:val="26"/>
          <w:rtl w:val="0"/>
        </w:rPr>
        <w:t xml:space="preserve">Players experience mild side effects like headaches or faint whispers. </w:t>
      </w:r>
    </w:p>
    <w:p w:rsidR="00000000" w:rsidDel="00000000" w:rsidP="00000000" w:rsidRDefault="00000000" w:rsidRPr="00000000" w14:paraId="000006FF">
      <w:pPr>
        <w:spacing w:line="240" w:lineRule="auto"/>
        <w:ind w:left="9.000000000000057" w:firstLine="0"/>
        <w:jc w:val="both"/>
        <w:rPr>
          <w:sz w:val="26"/>
          <w:szCs w:val="26"/>
        </w:rPr>
      </w:pPr>
      <w:r w:rsidDel="00000000" w:rsidR="00000000" w:rsidRPr="00000000">
        <w:rPr>
          <w:sz w:val="26"/>
          <w:szCs w:val="26"/>
          <w:rtl w:val="0"/>
        </w:rPr>
        <w:t xml:space="preserve">Mechanic: -5 penalty to Sanity checks. </w:t>
      </w:r>
    </w:p>
    <w:p w:rsidR="00000000" w:rsidDel="00000000" w:rsidP="00000000" w:rsidRDefault="00000000" w:rsidRPr="00000000" w14:paraId="00000700">
      <w:pPr>
        <w:spacing w:line="240" w:lineRule="auto"/>
        <w:ind w:left="9.000000000000057" w:firstLine="0"/>
        <w:jc w:val="both"/>
        <w:rPr>
          <w:sz w:val="26"/>
          <w:szCs w:val="26"/>
        </w:rPr>
      </w:pPr>
      <w:r w:rsidDel="00000000" w:rsidR="00000000" w:rsidRPr="00000000">
        <w:rPr>
          <w:sz w:val="26"/>
          <w:szCs w:val="26"/>
          <w:rtl w:val="0"/>
        </w:rPr>
        <w:tab/>
        <w:t xml:space="preserve"> </w:t>
        <w:tab/>
        <w:t xml:space="preserve">3. </w:t>
        <w:tab/>
        <w:t xml:space="preserve">Stage 2: Moderate Corruption (26–50%) </w:t>
      </w:r>
    </w:p>
    <w:p w:rsidR="00000000" w:rsidDel="00000000" w:rsidP="00000000" w:rsidRDefault="00000000" w:rsidRPr="00000000" w14:paraId="00000701">
      <w:pPr>
        <w:spacing w:line="240" w:lineRule="auto"/>
        <w:ind w:left="9.000000000000057" w:firstLine="0"/>
        <w:jc w:val="both"/>
        <w:rPr>
          <w:sz w:val="26"/>
          <w:szCs w:val="26"/>
        </w:rPr>
      </w:pPr>
      <w:r w:rsidDel="00000000" w:rsidR="00000000" w:rsidRPr="00000000">
        <w:rPr>
          <w:sz w:val="26"/>
          <w:szCs w:val="26"/>
          <w:rtl w:val="0"/>
        </w:rPr>
        <w:t xml:space="preserve">Side effects intensify: vivid hallucinations and erratic psionic feedback. </w:t>
      </w:r>
    </w:p>
    <w:p w:rsidR="00000000" w:rsidDel="00000000" w:rsidP="00000000" w:rsidRDefault="00000000" w:rsidRPr="00000000" w14:paraId="00000702">
      <w:pPr>
        <w:spacing w:line="240" w:lineRule="auto"/>
        <w:ind w:left="9.000000000000057" w:firstLine="0"/>
        <w:jc w:val="both"/>
        <w:rPr>
          <w:sz w:val="26"/>
          <w:szCs w:val="26"/>
        </w:rPr>
      </w:pPr>
      <w:r w:rsidDel="00000000" w:rsidR="00000000" w:rsidRPr="00000000">
        <w:rPr>
          <w:sz w:val="26"/>
          <w:szCs w:val="26"/>
          <w:rtl w:val="0"/>
        </w:rPr>
        <w:t xml:space="preserve">Mechanic: -10 to all Insight and Lumina rolls; </w:t>
      </w:r>
    </w:p>
    <w:p w:rsidR="00000000" w:rsidDel="00000000" w:rsidP="00000000" w:rsidRDefault="00000000" w:rsidRPr="00000000" w14:paraId="00000703">
      <w:pPr>
        <w:spacing w:line="240" w:lineRule="auto"/>
        <w:ind w:left="9.000000000000057" w:firstLine="0"/>
        <w:jc w:val="both"/>
        <w:rPr>
          <w:sz w:val="26"/>
          <w:szCs w:val="26"/>
        </w:rPr>
      </w:pPr>
      <w:r w:rsidDel="00000000" w:rsidR="00000000" w:rsidRPr="00000000">
        <w:rPr>
          <w:sz w:val="26"/>
          <w:szCs w:val="26"/>
          <w:rtl w:val="0"/>
        </w:rPr>
        <w:t xml:space="preserve">+5 to Voidspawn attraction rolls. </w:t>
      </w:r>
    </w:p>
    <w:p w:rsidR="00000000" w:rsidDel="00000000" w:rsidP="00000000" w:rsidRDefault="00000000" w:rsidRPr="00000000" w14:paraId="00000704">
      <w:pPr>
        <w:spacing w:line="240" w:lineRule="auto"/>
        <w:ind w:left="9.000000000000057" w:firstLine="0"/>
        <w:jc w:val="both"/>
        <w:rPr>
          <w:sz w:val="26"/>
          <w:szCs w:val="26"/>
        </w:rPr>
      </w:pPr>
      <w:r w:rsidDel="00000000" w:rsidR="00000000" w:rsidRPr="00000000">
        <w:rPr>
          <w:sz w:val="26"/>
          <w:szCs w:val="26"/>
          <w:rtl w:val="0"/>
        </w:rPr>
        <w:tab/>
        <w:t xml:space="preserve"> </w:t>
        <w:tab/>
        <w:t xml:space="preserve">4. </w:t>
        <w:tab/>
        <w:t xml:space="preserve">Stage 3: Severe Corruption (51–75%) </w:t>
      </w:r>
    </w:p>
    <w:p w:rsidR="00000000" w:rsidDel="00000000" w:rsidP="00000000" w:rsidRDefault="00000000" w:rsidRPr="00000000" w14:paraId="00000705">
      <w:pPr>
        <w:spacing w:line="240" w:lineRule="auto"/>
        <w:ind w:left="9.000000000000057" w:firstLine="0"/>
        <w:jc w:val="both"/>
        <w:rPr>
          <w:sz w:val="26"/>
          <w:szCs w:val="26"/>
        </w:rPr>
      </w:pPr>
      <w:r w:rsidDel="00000000" w:rsidR="00000000" w:rsidRPr="00000000">
        <w:rPr>
          <w:sz w:val="26"/>
          <w:szCs w:val="26"/>
          <w:rtl w:val="0"/>
        </w:rPr>
        <w:t xml:space="preserve">Players manifest physical changes (e.g., glowing veins, unstable psionics). </w:t>
      </w:r>
    </w:p>
    <w:p w:rsidR="00000000" w:rsidDel="00000000" w:rsidP="00000000" w:rsidRDefault="00000000" w:rsidRPr="00000000" w14:paraId="00000706">
      <w:pPr>
        <w:spacing w:line="240" w:lineRule="auto"/>
        <w:ind w:left="9.000000000000057" w:firstLine="0"/>
        <w:jc w:val="both"/>
        <w:rPr>
          <w:sz w:val="26"/>
          <w:szCs w:val="26"/>
        </w:rPr>
      </w:pPr>
      <w:r w:rsidDel="00000000" w:rsidR="00000000" w:rsidRPr="00000000">
        <w:rPr>
          <w:sz w:val="26"/>
          <w:szCs w:val="26"/>
          <w:rtl w:val="0"/>
        </w:rPr>
        <w:t xml:space="preserve">Mechanic: -15 to Insight, Lumina, and Sanity</w:t>
      </w:r>
    </w:p>
    <w:p w:rsidR="00000000" w:rsidDel="00000000" w:rsidP="00000000" w:rsidRDefault="00000000" w:rsidRPr="00000000" w14:paraId="00000707">
      <w:pPr>
        <w:spacing w:line="240" w:lineRule="auto"/>
        <w:ind w:left="9.000000000000057" w:firstLine="0"/>
        <w:jc w:val="both"/>
        <w:rPr>
          <w:sz w:val="26"/>
          <w:szCs w:val="26"/>
        </w:rPr>
      </w:pPr>
      <w:r w:rsidDel="00000000" w:rsidR="00000000" w:rsidRPr="00000000">
        <w:rPr>
          <w:sz w:val="26"/>
          <w:szCs w:val="26"/>
          <w:rtl w:val="0"/>
        </w:rPr>
        <w:t xml:space="preserve">rolls. Gain an unstable psionic ability (randomly activated in stressful situations). </w:t>
      </w:r>
    </w:p>
    <w:p w:rsidR="00000000" w:rsidDel="00000000" w:rsidP="00000000" w:rsidRDefault="00000000" w:rsidRPr="00000000" w14:paraId="00000708">
      <w:pPr>
        <w:spacing w:line="240" w:lineRule="auto"/>
        <w:ind w:left="9.000000000000057" w:firstLine="0"/>
        <w:jc w:val="both"/>
        <w:rPr>
          <w:sz w:val="26"/>
          <w:szCs w:val="26"/>
        </w:rPr>
      </w:pPr>
      <w:r w:rsidDel="00000000" w:rsidR="00000000" w:rsidRPr="00000000">
        <w:rPr>
          <w:sz w:val="26"/>
          <w:szCs w:val="26"/>
          <w:rtl w:val="0"/>
        </w:rPr>
        <w:tab/>
        <w:t xml:space="preserve"> </w:t>
        <w:tab/>
        <w:t xml:space="preserve">5. </w:t>
        <w:tab/>
        <w:t xml:space="preserve">Stage 4: Critical Corruption (76–100%) </w:t>
      </w:r>
    </w:p>
    <w:p w:rsidR="00000000" w:rsidDel="00000000" w:rsidP="00000000" w:rsidRDefault="00000000" w:rsidRPr="00000000" w14:paraId="00000709">
      <w:pPr>
        <w:spacing w:line="240" w:lineRule="auto"/>
        <w:ind w:left="9.000000000000057" w:firstLine="0"/>
        <w:jc w:val="both"/>
        <w:rPr>
          <w:sz w:val="26"/>
          <w:szCs w:val="26"/>
        </w:rPr>
      </w:pPr>
      <w:r w:rsidDel="00000000" w:rsidR="00000000" w:rsidRPr="00000000">
        <w:rPr>
          <w:sz w:val="26"/>
          <w:szCs w:val="26"/>
          <w:rtl w:val="0"/>
        </w:rPr>
        <w:t xml:space="preserve">Players become Void-Touched, losing their humanity. They are now subject to Overseer control. </w:t>
      </w:r>
    </w:p>
    <w:p w:rsidR="00000000" w:rsidDel="00000000" w:rsidP="00000000" w:rsidRDefault="00000000" w:rsidRPr="00000000" w14:paraId="0000070A">
      <w:pPr>
        <w:spacing w:line="240" w:lineRule="auto"/>
        <w:ind w:left="9.000000000000057" w:firstLine="0"/>
        <w:jc w:val="both"/>
        <w:rPr>
          <w:sz w:val="26"/>
          <w:szCs w:val="26"/>
        </w:rPr>
      </w:pPr>
      <w:r w:rsidDel="00000000" w:rsidR="00000000" w:rsidRPr="00000000">
        <w:rPr>
          <w:sz w:val="26"/>
          <w:szCs w:val="26"/>
          <w:rtl w:val="0"/>
        </w:rPr>
        <w:t xml:space="preserve">Mechanic: Player character transforms into a </w:t>
      </w:r>
    </w:p>
    <w:p w:rsidR="00000000" w:rsidDel="00000000" w:rsidP="00000000" w:rsidRDefault="00000000" w:rsidRPr="00000000" w14:paraId="0000070B">
      <w:pPr>
        <w:spacing w:line="240" w:lineRule="auto"/>
        <w:ind w:left="9.000000000000057" w:firstLine="0"/>
        <w:jc w:val="both"/>
        <w:rPr>
          <w:sz w:val="26"/>
          <w:szCs w:val="26"/>
        </w:rPr>
      </w:pPr>
      <w:r w:rsidDel="00000000" w:rsidR="00000000" w:rsidRPr="00000000">
        <w:rPr>
          <w:sz w:val="26"/>
          <w:szCs w:val="26"/>
          <w:rtl w:val="0"/>
        </w:rPr>
        <w:t xml:space="preserve">Voidspawn or psionic entity, posing a threat to the party. </w:t>
      </w:r>
    </w:p>
    <w:p w:rsidR="00000000" w:rsidDel="00000000" w:rsidP="00000000" w:rsidRDefault="00000000" w:rsidRPr="00000000" w14:paraId="0000070C">
      <w:pPr>
        <w:spacing w:line="240" w:lineRule="auto"/>
        <w:ind w:left="9.000000000000057" w:firstLine="0"/>
        <w:jc w:val="both"/>
        <w:rPr>
          <w:sz w:val="26"/>
          <w:szCs w:val="26"/>
        </w:rPr>
      </w:pPr>
      <w:r w:rsidDel="00000000" w:rsidR="00000000" w:rsidRPr="00000000">
        <w:rPr>
          <w:sz w:val="26"/>
          <w:szCs w:val="26"/>
          <w:rtl w:val="0"/>
        </w:rPr>
        <w:t xml:space="preserve">Corruption Triggers </w:t>
      </w:r>
    </w:p>
    <w:p w:rsidR="00000000" w:rsidDel="00000000" w:rsidP="00000000" w:rsidRDefault="00000000" w:rsidRPr="00000000" w14:paraId="0000070D">
      <w:pPr>
        <w:spacing w:line="240" w:lineRule="auto"/>
        <w:ind w:left="9.000000000000057" w:firstLine="0"/>
        <w:jc w:val="both"/>
        <w:rPr>
          <w:sz w:val="26"/>
          <w:szCs w:val="26"/>
        </w:rPr>
      </w:pPr>
      <w:r w:rsidDel="00000000" w:rsidR="00000000" w:rsidRPr="00000000">
        <w:rPr>
          <w:sz w:val="26"/>
          <w:szCs w:val="26"/>
          <w:rtl w:val="0"/>
        </w:rPr>
        <w:t xml:space="preserve">Corruption increases through direct contact with Void phenomena, such as: </w:t>
      </w:r>
    </w:p>
    <w:p w:rsidR="00000000" w:rsidDel="00000000" w:rsidP="00000000" w:rsidRDefault="00000000" w:rsidRPr="00000000" w14:paraId="0000070E">
      <w:pPr>
        <w:spacing w:line="240" w:lineRule="auto"/>
        <w:ind w:left="9.000000000000057" w:firstLine="0"/>
        <w:jc w:val="both"/>
        <w:rPr>
          <w:sz w:val="26"/>
          <w:szCs w:val="26"/>
        </w:rPr>
      </w:pPr>
      <w:r w:rsidDel="00000000" w:rsidR="00000000" w:rsidRPr="00000000">
        <w:rPr>
          <w:sz w:val="26"/>
          <w:szCs w:val="26"/>
          <w:rtl w:val="0"/>
        </w:rPr>
        <w:t xml:space="preserve">Voidspawn Encounters: +5% for proximity; </w:t>
      </w:r>
    </w:p>
    <w:p w:rsidR="00000000" w:rsidDel="00000000" w:rsidP="00000000" w:rsidRDefault="00000000" w:rsidRPr="00000000" w14:paraId="0000070F">
      <w:pPr>
        <w:spacing w:line="240" w:lineRule="auto"/>
        <w:ind w:left="9.000000000000057" w:firstLine="0"/>
        <w:jc w:val="both"/>
        <w:rPr>
          <w:sz w:val="26"/>
          <w:szCs w:val="26"/>
        </w:rPr>
      </w:pPr>
      <w:r w:rsidDel="00000000" w:rsidR="00000000" w:rsidRPr="00000000">
        <w:rPr>
          <w:sz w:val="26"/>
          <w:szCs w:val="26"/>
          <w:rtl w:val="0"/>
        </w:rPr>
        <w:t xml:space="preserve">+10–20% for injuries. </w:t>
      </w:r>
    </w:p>
    <w:p w:rsidR="00000000" w:rsidDel="00000000" w:rsidP="00000000" w:rsidRDefault="00000000" w:rsidRPr="00000000" w14:paraId="00000710">
      <w:pPr>
        <w:spacing w:line="240" w:lineRule="auto"/>
        <w:ind w:left="9.000000000000057" w:firstLine="0"/>
        <w:jc w:val="both"/>
        <w:rPr>
          <w:sz w:val="26"/>
          <w:szCs w:val="26"/>
        </w:rPr>
      </w:pPr>
      <w:r w:rsidDel="00000000" w:rsidR="00000000" w:rsidRPr="00000000">
        <w:rPr>
          <w:sz w:val="26"/>
          <w:szCs w:val="26"/>
          <w:rtl w:val="0"/>
        </w:rPr>
        <w:t xml:space="preserve">Psionic Anomalies: +10–15% for exposure to </w:t>
      </w:r>
    </w:p>
    <w:p w:rsidR="00000000" w:rsidDel="00000000" w:rsidP="00000000" w:rsidRDefault="00000000" w:rsidRPr="00000000" w14:paraId="00000711">
      <w:pPr>
        <w:spacing w:line="240" w:lineRule="auto"/>
        <w:ind w:left="9.000000000000057" w:firstLine="0"/>
        <w:jc w:val="both"/>
        <w:rPr>
          <w:sz w:val="26"/>
          <w:szCs w:val="26"/>
        </w:rPr>
      </w:pPr>
      <w:r w:rsidDel="00000000" w:rsidR="00000000" w:rsidRPr="00000000">
        <w:rPr>
          <w:sz w:val="26"/>
          <w:szCs w:val="26"/>
          <w:rtl w:val="0"/>
        </w:rPr>
        <w:t xml:space="preserve">unstable energy fields. </w:t>
      </w:r>
    </w:p>
    <w:p w:rsidR="00000000" w:rsidDel="00000000" w:rsidP="00000000" w:rsidRDefault="00000000" w:rsidRPr="00000000" w14:paraId="00000712">
      <w:pPr>
        <w:spacing w:line="240" w:lineRule="auto"/>
        <w:ind w:left="9.000000000000057" w:firstLine="0"/>
        <w:jc w:val="both"/>
        <w:rPr>
          <w:sz w:val="26"/>
          <w:szCs w:val="26"/>
        </w:rPr>
      </w:pPr>
      <w:r w:rsidDel="00000000" w:rsidR="00000000" w:rsidRPr="00000000">
        <w:rPr>
          <w:sz w:val="26"/>
          <w:szCs w:val="26"/>
          <w:rtl w:val="0"/>
        </w:rPr>
        <w:t xml:space="preserve">Prolonged Void Travel: +5% for each day spent without adequate shielding. Corruption Mitigation </w:t>
      </w:r>
    </w:p>
    <w:p w:rsidR="00000000" w:rsidDel="00000000" w:rsidP="00000000" w:rsidRDefault="00000000" w:rsidRPr="00000000" w14:paraId="00000713">
      <w:pPr>
        <w:spacing w:line="240" w:lineRule="auto"/>
        <w:ind w:left="9.000000000000057" w:firstLine="0"/>
        <w:jc w:val="both"/>
        <w:rPr>
          <w:sz w:val="26"/>
          <w:szCs w:val="26"/>
        </w:rPr>
      </w:pPr>
      <w:r w:rsidDel="00000000" w:rsidR="00000000" w:rsidRPr="00000000">
        <w:rPr>
          <w:sz w:val="26"/>
          <w:szCs w:val="26"/>
          <w:rtl w:val="0"/>
        </w:rPr>
        <w:t xml:space="preserve">Players can reduce their corruption levels through: </w:t>
      </w:r>
    </w:p>
    <w:p w:rsidR="00000000" w:rsidDel="00000000" w:rsidP="00000000" w:rsidRDefault="00000000" w:rsidRPr="00000000" w14:paraId="00000714">
      <w:pPr>
        <w:spacing w:line="240" w:lineRule="auto"/>
        <w:ind w:left="9.000000000000057" w:firstLine="0"/>
        <w:jc w:val="both"/>
        <w:rPr>
          <w:sz w:val="26"/>
          <w:szCs w:val="26"/>
        </w:rPr>
      </w:pPr>
      <w:r w:rsidDel="00000000" w:rsidR="00000000" w:rsidRPr="00000000">
        <w:rPr>
          <w:sz w:val="26"/>
          <w:szCs w:val="26"/>
          <w:rtl w:val="0"/>
        </w:rPr>
        <w:t xml:space="preserve">Psionic Cleansing: Using Resonance Stabilizers or advanced psionic techniques (Lumina DC 60). </w:t>
      </w:r>
    </w:p>
    <w:p w:rsidR="00000000" w:rsidDel="00000000" w:rsidP="00000000" w:rsidRDefault="00000000" w:rsidRPr="00000000" w14:paraId="00000715">
      <w:pPr>
        <w:spacing w:line="240" w:lineRule="auto"/>
        <w:ind w:left="9.000000000000057" w:firstLine="0"/>
        <w:jc w:val="both"/>
        <w:rPr>
          <w:sz w:val="26"/>
          <w:szCs w:val="26"/>
        </w:rPr>
      </w:pPr>
      <w:r w:rsidDel="00000000" w:rsidR="00000000" w:rsidRPr="00000000">
        <w:rPr>
          <w:sz w:val="26"/>
          <w:szCs w:val="26"/>
          <w:rtl w:val="0"/>
        </w:rPr>
        <w:t xml:space="preserve">Safe Zones: Spending downtime in </w:t>
      </w:r>
    </w:p>
    <w:p w:rsidR="00000000" w:rsidDel="00000000" w:rsidP="00000000" w:rsidRDefault="00000000" w:rsidRPr="00000000" w14:paraId="00000716">
      <w:pPr>
        <w:spacing w:line="240" w:lineRule="auto"/>
        <w:ind w:left="9.000000000000057" w:firstLine="0"/>
        <w:jc w:val="both"/>
        <w:rPr>
          <w:sz w:val="26"/>
          <w:szCs w:val="26"/>
        </w:rPr>
      </w:pPr>
      <w:r w:rsidDel="00000000" w:rsidR="00000000" w:rsidRPr="00000000">
        <w:rPr>
          <w:sz w:val="26"/>
          <w:szCs w:val="26"/>
          <w:rtl w:val="0"/>
        </w:rPr>
        <w:t xml:space="preserve">Beacon-protected regions. </w:t>
      </w:r>
    </w:p>
    <w:p w:rsidR="00000000" w:rsidDel="00000000" w:rsidP="00000000" w:rsidRDefault="00000000" w:rsidRPr="00000000" w14:paraId="00000717">
      <w:pPr>
        <w:spacing w:line="240" w:lineRule="auto"/>
        <w:ind w:left="9.000000000000057" w:firstLine="0"/>
        <w:jc w:val="both"/>
        <w:rPr>
          <w:sz w:val="26"/>
          <w:szCs w:val="26"/>
        </w:rPr>
      </w:pPr>
      <w:r w:rsidDel="00000000" w:rsidR="00000000" w:rsidRPr="00000000">
        <w:rPr>
          <w:sz w:val="26"/>
          <w:szCs w:val="26"/>
          <w:rtl w:val="0"/>
        </w:rPr>
        <w:t xml:space="preserve">Sacrifice Artifacts: Destroying dangerous </w:t>
      </w:r>
    </w:p>
    <w:p w:rsidR="00000000" w:rsidDel="00000000" w:rsidP="00000000" w:rsidRDefault="00000000" w:rsidRPr="00000000" w14:paraId="00000718">
      <w:pPr>
        <w:spacing w:line="240" w:lineRule="auto"/>
        <w:ind w:left="9.000000000000057" w:firstLine="0"/>
        <w:jc w:val="both"/>
        <w:rPr>
          <w:sz w:val="26"/>
          <w:szCs w:val="26"/>
        </w:rPr>
      </w:pPr>
      <w:r w:rsidDel="00000000" w:rsidR="00000000" w:rsidRPr="00000000">
        <w:rPr>
          <w:sz w:val="26"/>
          <w:szCs w:val="26"/>
          <w:rtl w:val="0"/>
        </w:rPr>
        <w:t xml:space="preserve">psionic items at Nexus Chambers reduces group corruption by 10–15%. </w:t>
      </w:r>
    </w:p>
    <w:p w:rsidR="00000000" w:rsidDel="00000000" w:rsidP="00000000" w:rsidRDefault="00000000" w:rsidRPr="00000000" w14:paraId="00000719">
      <w:pPr>
        <w:spacing w:line="240" w:lineRule="auto"/>
        <w:ind w:left="9.000000000000057" w:firstLine="0"/>
        <w:jc w:val="both"/>
        <w:rPr>
          <w:sz w:val="26"/>
          <w:szCs w:val="26"/>
        </w:rPr>
      </w:pPr>
      <w:r w:rsidDel="00000000" w:rsidR="00000000" w:rsidRPr="00000000">
        <w:rPr>
          <w:sz w:val="26"/>
          <w:szCs w:val="26"/>
          <w:rtl w:val="0"/>
        </w:rPr>
        <w:t xml:space="preserve">Faction Modifiers </w:t>
      </w:r>
    </w:p>
    <w:p w:rsidR="00000000" w:rsidDel="00000000" w:rsidP="00000000" w:rsidRDefault="00000000" w:rsidRPr="00000000" w14:paraId="0000071A">
      <w:pPr>
        <w:spacing w:line="240" w:lineRule="auto"/>
        <w:ind w:left="9.000000000000057" w:firstLine="0"/>
        <w:jc w:val="both"/>
        <w:rPr>
          <w:sz w:val="26"/>
          <w:szCs w:val="26"/>
        </w:rPr>
      </w:pPr>
      <w:r w:rsidDel="00000000" w:rsidR="00000000" w:rsidRPr="00000000">
        <w:rPr>
          <w:sz w:val="26"/>
          <w:szCs w:val="26"/>
          <w:rtl w:val="0"/>
        </w:rPr>
        <w:t xml:space="preserve">Faction modifiers track the shifting dynamics of key groups based on player decisions, creating a living galaxy that responds to player actions. </w:t>
      </w:r>
    </w:p>
    <w:p w:rsidR="00000000" w:rsidDel="00000000" w:rsidP="00000000" w:rsidRDefault="00000000" w:rsidRPr="00000000" w14:paraId="0000071B">
      <w:pPr>
        <w:spacing w:line="240" w:lineRule="auto"/>
        <w:ind w:left="9.000000000000057" w:firstLine="0"/>
        <w:jc w:val="both"/>
        <w:rPr>
          <w:sz w:val="26"/>
          <w:szCs w:val="26"/>
        </w:rPr>
      </w:pPr>
      <w:r w:rsidDel="00000000" w:rsidR="00000000" w:rsidRPr="00000000">
        <w:rPr>
          <w:sz w:val="26"/>
          <w:szCs w:val="26"/>
          <w:rtl w:val="0"/>
        </w:rPr>
        <w:t xml:space="preserve">Faction Influence Tracker </w:t>
      </w:r>
    </w:p>
    <w:p w:rsidR="00000000" w:rsidDel="00000000" w:rsidP="00000000" w:rsidRDefault="00000000" w:rsidRPr="00000000" w14:paraId="0000071C">
      <w:pPr>
        <w:spacing w:line="240" w:lineRule="auto"/>
        <w:ind w:left="9.000000000000057" w:firstLine="0"/>
        <w:jc w:val="both"/>
        <w:rPr>
          <w:sz w:val="26"/>
          <w:szCs w:val="26"/>
        </w:rPr>
      </w:pPr>
      <w:r w:rsidDel="00000000" w:rsidR="00000000" w:rsidRPr="00000000">
        <w:rPr>
          <w:sz w:val="26"/>
          <w:szCs w:val="26"/>
          <w:rtl w:val="0"/>
        </w:rPr>
        <w:t xml:space="preserve">Each faction’s influence is tracked on a scale of -100 to +100. </w:t>
      </w:r>
    </w:p>
    <w:p w:rsidR="00000000" w:rsidDel="00000000" w:rsidP="00000000" w:rsidRDefault="00000000" w:rsidRPr="00000000" w14:paraId="0000071D">
      <w:pPr>
        <w:spacing w:line="240" w:lineRule="auto"/>
        <w:ind w:left="9.000000000000057" w:firstLine="0"/>
        <w:jc w:val="both"/>
        <w:rPr>
          <w:sz w:val="26"/>
          <w:szCs w:val="26"/>
        </w:rPr>
      </w:pPr>
      <w:r w:rsidDel="00000000" w:rsidR="00000000" w:rsidRPr="00000000">
        <w:rPr>
          <w:sz w:val="26"/>
          <w:szCs w:val="26"/>
          <w:rtl w:val="0"/>
        </w:rPr>
        <w:t xml:space="preserve">Players’ choices determine their alignment with or against specific factions. </w:t>
      </w:r>
    </w:p>
    <w:p w:rsidR="00000000" w:rsidDel="00000000" w:rsidP="00000000" w:rsidRDefault="00000000" w:rsidRPr="00000000" w14:paraId="0000071E">
      <w:pPr>
        <w:spacing w:line="240" w:lineRule="auto"/>
        <w:ind w:left="9.000000000000057" w:firstLine="0"/>
        <w:jc w:val="both"/>
        <w:rPr>
          <w:sz w:val="26"/>
          <w:szCs w:val="26"/>
        </w:rPr>
      </w:pPr>
      <w:r w:rsidDel="00000000" w:rsidR="00000000" w:rsidRPr="00000000">
        <w:rPr>
          <w:sz w:val="26"/>
          <w:szCs w:val="26"/>
          <w:rtl w:val="0"/>
        </w:rPr>
        <w:t xml:space="preserve">-100: Hostile (Factions openly oppose or attack </w:t>
      </w:r>
    </w:p>
    <w:p w:rsidR="00000000" w:rsidDel="00000000" w:rsidP="00000000" w:rsidRDefault="00000000" w:rsidRPr="00000000" w14:paraId="0000071F">
      <w:pPr>
        <w:spacing w:line="240" w:lineRule="auto"/>
        <w:ind w:left="9.000000000000057" w:firstLine="0"/>
        <w:jc w:val="both"/>
        <w:rPr>
          <w:sz w:val="26"/>
          <w:szCs w:val="26"/>
        </w:rPr>
      </w:pPr>
      <w:r w:rsidDel="00000000" w:rsidR="00000000" w:rsidRPr="00000000">
        <w:rPr>
          <w:sz w:val="26"/>
          <w:szCs w:val="26"/>
          <w:rtl w:val="0"/>
        </w:rPr>
        <w:t xml:space="preserve">the players). </w:t>
      </w:r>
    </w:p>
    <w:p w:rsidR="00000000" w:rsidDel="00000000" w:rsidP="00000000" w:rsidRDefault="00000000" w:rsidRPr="00000000" w14:paraId="00000720">
      <w:pPr>
        <w:spacing w:line="240" w:lineRule="auto"/>
        <w:ind w:left="9.000000000000057" w:firstLine="0"/>
        <w:jc w:val="both"/>
        <w:rPr>
          <w:sz w:val="26"/>
          <w:szCs w:val="26"/>
        </w:rPr>
      </w:pPr>
      <w:r w:rsidDel="00000000" w:rsidR="00000000" w:rsidRPr="00000000">
        <w:rPr>
          <w:sz w:val="26"/>
          <w:szCs w:val="26"/>
          <w:rtl w:val="0"/>
        </w:rPr>
        <w:t xml:space="preserve">-50 to -1: Suspicious (Minimal cooperation, </w:t>
      </w:r>
    </w:p>
    <w:p w:rsidR="00000000" w:rsidDel="00000000" w:rsidP="00000000" w:rsidRDefault="00000000" w:rsidRPr="00000000" w14:paraId="00000721">
      <w:pPr>
        <w:spacing w:line="240" w:lineRule="auto"/>
        <w:ind w:left="9.000000000000057" w:firstLine="0"/>
        <w:jc w:val="both"/>
        <w:rPr>
          <w:sz w:val="26"/>
          <w:szCs w:val="26"/>
        </w:rPr>
      </w:pPr>
      <w:r w:rsidDel="00000000" w:rsidR="00000000" w:rsidRPr="00000000">
        <w:rPr>
          <w:sz w:val="26"/>
          <w:szCs w:val="26"/>
          <w:rtl w:val="0"/>
        </w:rPr>
        <w:t xml:space="preserve">higher costs for services). </w:t>
      </w:r>
    </w:p>
    <w:p w:rsidR="00000000" w:rsidDel="00000000" w:rsidP="00000000" w:rsidRDefault="00000000" w:rsidRPr="00000000" w14:paraId="00000722">
      <w:pPr>
        <w:spacing w:line="240" w:lineRule="auto"/>
        <w:ind w:left="9.000000000000057" w:firstLine="0"/>
        <w:jc w:val="both"/>
        <w:rPr>
          <w:sz w:val="26"/>
          <w:szCs w:val="26"/>
        </w:rPr>
      </w:pPr>
      <w:r w:rsidDel="00000000" w:rsidR="00000000" w:rsidRPr="00000000">
        <w:rPr>
          <w:sz w:val="26"/>
          <w:szCs w:val="26"/>
          <w:rtl w:val="0"/>
        </w:rPr>
        <w:t xml:space="preserve">0 to +49: Neutral (Basic interactions, no special benefits). </w:t>
      </w:r>
    </w:p>
    <w:p w:rsidR="00000000" w:rsidDel="00000000" w:rsidP="00000000" w:rsidRDefault="00000000" w:rsidRPr="00000000" w14:paraId="00000723">
      <w:pPr>
        <w:spacing w:line="240" w:lineRule="auto"/>
        <w:ind w:left="9.000000000000057" w:firstLine="0"/>
        <w:jc w:val="both"/>
        <w:rPr>
          <w:sz w:val="26"/>
          <w:szCs w:val="26"/>
        </w:rPr>
      </w:pPr>
      <w:r w:rsidDel="00000000" w:rsidR="00000000" w:rsidRPr="00000000">
        <w:rPr>
          <w:sz w:val="26"/>
          <w:szCs w:val="26"/>
          <w:rtl w:val="0"/>
        </w:rPr>
        <w:t xml:space="preserve">+50 to +100: Allied (Access to exclusive missions, resources, and favors). Major Factions </w:t>
      </w:r>
    </w:p>
    <w:p w:rsidR="00000000" w:rsidDel="00000000" w:rsidP="00000000" w:rsidRDefault="00000000" w:rsidRPr="00000000" w14:paraId="00000724">
      <w:pPr>
        <w:spacing w:line="240" w:lineRule="auto"/>
        <w:ind w:left="9.000000000000057" w:firstLine="0"/>
        <w:jc w:val="both"/>
        <w:rPr>
          <w:sz w:val="26"/>
          <w:szCs w:val="26"/>
        </w:rPr>
      </w:pPr>
      <w:r w:rsidDel="00000000" w:rsidR="00000000" w:rsidRPr="00000000">
        <w:rPr>
          <w:sz w:val="26"/>
          <w:szCs w:val="26"/>
          <w:rtl w:val="0"/>
        </w:rPr>
        <w:t xml:space="preserve">Proletariat Guild </w:t>
      </w:r>
    </w:p>
    <w:p w:rsidR="00000000" w:rsidDel="00000000" w:rsidP="00000000" w:rsidRDefault="00000000" w:rsidRPr="00000000" w14:paraId="00000725">
      <w:pPr>
        <w:spacing w:line="240" w:lineRule="auto"/>
        <w:ind w:left="9.000000000000057" w:firstLine="0"/>
        <w:jc w:val="both"/>
        <w:rPr>
          <w:sz w:val="26"/>
          <w:szCs w:val="26"/>
        </w:rPr>
      </w:pPr>
      <w:r w:rsidDel="00000000" w:rsidR="00000000" w:rsidRPr="00000000">
        <w:rPr>
          <w:sz w:val="26"/>
          <w:szCs w:val="26"/>
          <w:rtl w:val="0"/>
        </w:rPr>
        <w:t xml:space="preserve">Goals: Expand mining operations, gain independence from the Empire. </w:t>
      </w:r>
    </w:p>
    <w:p w:rsidR="00000000" w:rsidDel="00000000" w:rsidP="00000000" w:rsidRDefault="00000000" w:rsidRPr="00000000" w14:paraId="00000726">
      <w:pPr>
        <w:spacing w:line="240" w:lineRule="auto"/>
        <w:ind w:left="9.000000000000057" w:firstLine="0"/>
        <w:jc w:val="both"/>
        <w:rPr>
          <w:sz w:val="26"/>
          <w:szCs w:val="26"/>
        </w:rPr>
      </w:pPr>
      <w:r w:rsidDel="00000000" w:rsidR="00000000" w:rsidRPr="00000000">
        <w:rPr>
          <w:sz w:val="26"/>
          <w:szCs w:val="26"/>
          <w:rtl w:val="0"/>
        </w:rPr>
        <w:t xml:space="preserve">Influence Triggers: </w:t>
      </w:r>
    </w:p>
    <w:p w:rsidR="00000000" w:rsidDel="00000000" w:rsidP="00000000" w:rsidRDefault="00000000" w:rsidRPr="00000000" w14:paraId="00000727">
      <w:pPr>
        <w:spacing w:line="240" w:lineRule="auto"/>
        <w:ind w:left="9.000000000000057" w:firstLine="0"/>
        <w:jc w:val="both"/>
        <w:rPr>
          <w:sz w:val="26"/>
          <w:szCs w:val="26"/>
        </w:rPr>
      </w:pPr>
      <w:r w:rsidDel="00000000" w:rsidR="00000000" w:rsidRPr="00000000">
        <w:rPr>
          <w:sz w:val="26"/>
          <w:szCs w:val="26"/>
          <w:rtl w:val="0"/>
        </w:rPr>
        <w:t xml:space="preserve">Support mining colonies (+10). </w:t>
      </w:r>
    </w:p>
    <w:p w:rsidR="00000000" w:rsidDel="00000000" w:rsidP="00000000" w:rsidRDefault="00000000" w:rsidRPr="00000000" w14:paraId="00000728">
      <w:pPr>
        <w:spacing w:line="240" w:lineRule="auto"/>
        <w:ind w:left="9.000000000000057" w:firstLine="0"/>
        <w:jc w:val="both"/>
        <w:rPr>
          <w:sz w:val="26"/>
          <w:szCs w:val="26"/>
        </w:rPr>
      </w:pPr>
      <w:r w:rsidDel="00000000" w:rsidR="00000000" w:rsidRPr="00000000">
        <w:rPr>
          <w:sz w:val="26"/>
          <w:szCs w:val="26"/>
          <w:rtl w:val="0"/>
        </w:rPr>
        <w:t xml:space="preserve">Oppose Voidspawn threats in mining zones </w:t>
      </w:r>
    </w:p>
    <w:p w:rsidR="00000000" w:rsidDel="00000000" w:rsidP="00000000" w:rsidRDefault="00000000" w:rsidRPr="00000000" w14:paraId="00000729">
      <w:pPr>
        <w:spacing w:line="240" w:lineRule="auto"/>
        <w:ind w:left="9.000000000000057" w:firstLine="0"/>
        <w:jc w:val="both"/>
        <w:rPr>
          <w:sz w:val="26"/>
          <w:szCs w:val="26"/>
        </w:rPr>
      </w:pPr>
      <w:r w:rsidDel="00000000" w:rsidR="00000000" w:rsidRPr="00000000">
        <w:rPr>
          <w:sz w:val="26"/>
          <w:szCs w:val="26"/>
          <w:rtl w:val="0"/>
        </w:rPr>
        <w:t xml:space="preserve">(+15). </w:t>
      </w:r>
    </w:p>
    <w:p w:rsidR="00000000" w:rsidDel="00000000" w:rsidP="00000000" w:rsidRDefault="00000000" w:rsidRPr="00000000" w14:paraId="0000072A">
      <w:pPr>
        <w:spacing w:line="240" w:lineRule="auto"/>
        <w:ind w:left="9.000000000000057" w:firstLine="0"/>
        <w:jc w:val="both"/>
        <w:rPr>
          <w:sz w:val="26"/>
          <w:szCs w:val="26"/>
        </w:rPr>
      </w:pPr>
      <w:r w:rsidDel="00000000" w:rsidR="00000000" w:rsidRPr="00000000">
        <w:rPr>
          <w:sz w:val="26"/>
          <w:szCs w:val="26"/>
          <w:rtl w:val="0"/>
        </w:rPr>
        <w:t xml:space="preserve">Ignore or sabotage their operations (-20). </w:t>
      </w:r>
    </w:p>
    <w:p w:rsidR="00000000" w:rsidDel="00000000" w:rsidP="00000000" w:rsidRDefault="00000000" w:rsidRPr="00000000" w14:paraId="0000072B">
      <w:pPr>
        <w:spacing w:line="240" w:lineRule="auto"/>
        <w:ind w:left="9.000000000000057" w:firstLine="0"/>
        <w:jc w:val="both"/>
        <w:rPr>
          <w:sz w:val="26"/>
          <w:szCs w:val="26"/>
        </w:rPr>
      </w:pPr>
      <w:r w:rsidDel="00000000" w:rsidR="00000000" w:rsidRPr="00000000">
        <w:rPr>
          <w:sz w:val="26"/>
          <w:szCs w:val="26"/>
          <w:rtl w:val="0"/>
        </w:rPr>
        <w:t xml:space="preserve">Void Corsairs </w:t>
      </w:r>
    </w:p>
    <w:p w:rsidR="00000000" w:rsidDel="00000000" w:rsidP="00000000" w:rsidRDefault="00000000" w:rsidRPr="00000000" w14:paraId="0000072C">
      <w:pPr>
        <w:spacing w:line="240" w:lineRule="auto"/>
        <w:ind w:left="9.000000000000057" w:firstLine="0"/>
        <w:jc w:val="both"/>
        <w:rPr>
          <w:sz w:val="26"/>
          <w:szCs w:val="26"/>
        </w:rPr>
      </w:pPr>
      <w:r w:rsidDel="00000000" w:rsidR="00000000" w:rsidRPr="00000000">
        <w:rPr>
          <w:sz w:val="26"/>
          <w:szCs w:val="26"/>
          <w:rtl w:val="0"/>
        </w:rPr>
        <w:t xml:space="preserve">Goals: Maintain control of unaligned regions and exploit weak systems. </w:t>
      </w:r>
    </w:p>
    <w:p w:rsidR="00000000" w:rsidDel="00000000" w:rsidP="00000000" w:rsidRDefault="00000000" w:rsidRPr="00000000" w14:paraId="0000072D">
      <w:pPr>
        <w:spacing w:line="240" w:lineRule="auto"/>
        <w:ind w:left="9.000000000000057" w:firstLine="0"/>
        <w:jc w:val="both"/>
        <w:rPr>
          <w:sz w:val="26"/>
          <w:szCs w:val="26"/>
        </w:rPr>
      </w:pPr>
      <w:r w:rsidDel="00000000" w:rsidR="00000000" w:rsidRPr="00000000">
        <w:rPr>
          <w:sz w:val="26"/>
          <w:szCs w:val="26"/>
          <w:rtl w:val="0"/>
        </w:rPr>
        <w:t xml:space="preserve">Influence Triggers: </w:t>
      </w:r>
    </w:p>
    <w:p w:rsidR="00000000" w:rsidDel="00000000" w:rsidP="00000000" w:rsidRDefault="00000000" w:rsidRPr="00000000" w14:paraId="0000072E">
      <w:pPr>
        <w:spacing w:line="240" w:lineRule="auto"/>
        <w:ind w:left="9.000000000000057" w:firstLine="0"/>
        <w:jc w:val="both"/>
        <w:rPr>
          <w:sz w:val="26"/>
          <w:szCs w:val="26"/>
        </w:rPr>
      </w:pPr>
      <w:r w:rsidDel="00000000" w:rsidR="00000000" w:rsidRPr="00000000">
        <w:rPr>
          <w:sz w:val="26"/>
          <w:szCs w:val="26"/>
          <w:rtl w:val="0"/>
        </w:rPr>
        <w:t xml:space="preserve">Negotiate alliances (+20). </w:t>
      </w:r>
    </w:p>
    <w:p w:rsidR="00000000" w:rsidDel="00000000" w:rsidP="00000000" w:rsidRDefault="00000000" w:rsidRPr="00000000" w14:paraId="0000072F">
      <w:pPr>
        <w:spacing w:line="240" w:lineRule="auto"/>
        <w:ind w:left="9.000000000000057" w:firstLine="0"/>
        <w:jc w:val="both"/>
        <w:rPr>
          <w:sz w:val="26"/>
          <w:szCs w:val="26"/>
        </w:rPr>
      </w:pPr>
      <w:r w:rsidDel="00000000" w:rsidR="00000000" w:rsidRPr="00000000">
        <w:rPr>
          <w:sz w:val="26"/>
          <w:szCs w:val="26"/>
          <w:rtl w:val="0"/>
        </w:rPr>
        <w:t xml:space="preserve">Engage in piracy (-30). </w:t>
      </w:r>
    </w:p>
    <w:p w:rsidR="00000000" w:rsidDel="00000000" w:rsidP="00000000" w:rsidRDefault="00000000" w:rsidRPr="00000000" w14:paraId="00000730">
      <w:pPr>
        <w:spacing w:line="240" w:lineRule="auto"/>
        <w:ind w:left="9.000000000000057" w:firstLine="0"/>
        <w:jc w:val="both"/>
        <w:rPr>
          <w:sz w:val="26"/>
          <w:szCs w:val="26"/>
        </w:rPr>
      </w:pPr>
      <w:r w:rsidDel="00000000" w:rsidR="00000000" w:rsidRPr="00000000">
        <w:rPr>
          <w:sz w:val="26"/>
          <w:szCs w:val="26"/>
          <w:rtl w:val="0"/>
        </w:rPr>
        <w:t xml:space="preserve">Return stolen artifacts or resources (+10). </w:t>
      </w:r>
    </w:p>
    <w:p w:rsidR="00000000" w:rsidDel="00000000" w:rsidP="00000000" w:rsidRDefault="00000000" w:rsidRPr="00000000" w14:paraId="00000731">
      <w:pPr>
        <w:spacing w:line="240" w:lineRule="auto"/>
        <w:ind w:left="9.000000000000057" w:firstLine="0"/>
        <w:jc w:val="both"/>
        <w:rPr>
          <w:sz w:val="26"/>
          <w:szCs w:val="26"/>
        </w:rPr>
      </w:pPr>
      <w:r w:rsidDel="00000000" w:rsidR="00000000" w:rsidRPr="00000000">
        <w:rPr>
          <w:sz w:val="26"/>
          <w:szCs w:val="26"/>
          <w:rtl w:val="0"/>
        </w:rPr>
        <w:t xml:space="preserve">Imperial Voidfleet </w:t>
      </w:r>
    </w:p>
    <w:p w:rsidR="00000000" w:rsidDel="00000000" w:rsidP="00000000" w:rsidRDefault="00000000" w:rsidRPr="00000000" w14:paraId="00000732">
      <w:pPr>
        <w:spacing w:line="240" w:lineRule="auto"/>
        <w:ind w:left="9.000000000000057" w:firstLine="0"/>
        <w:jc w:val="both"/>
        <w:rPr>
          <w:sz w:val="26"/>
          <w:szCs w:val="26"/>
        </w:rPr>
      </w:pPr>
      <w:r w:rsidDel="00000000" w:rsidR="00000000" w:rsidRPr="00000000">
        <w:rPr>
          <w:sz w:val="26"/>
          <w:szCs w:val="26"/>
          <w:rtl w:val="0"/>
        </w:rPr>
        <w:t xml:space="preserve">Goals: Protect the Empire and suppress </w:t>
      </w:r>
    </w:p>
    <w:p w:rsidR="00000000" w:rsidDel="00000000" w:rsidP="00000000" w:rsidRDefault="00000000" w:rsidRPr="00000000" w14:paraId="00000733">
      <w:pPr>
        <w:spacing w:line="240" w:lineRule="auto"/>
        <w:ind w:left="9.000000000000057" w:firstLine="0"/>
        <w:jc w:val="both"/>
        <w:rPr>
          <w:sz w:val="26"/>
          <w:szCs w:val="26"/>
        </w:rPr>
      </w:pPr>
      <w:r w:rsidDel="00000000" w:rsidR="00000000" w:rsidRPr="00000000">
        <w:rPr>
          <w:sz w:val="26"/>
          <w:szCs w:val="26"/>
          <w:rtl w:val="0"/>
        </w:rPr>
        <w:t xml:space="preserve">rebellion. </w:t>
      </w:r>
    </w:p>
    <w:p w:rsidR="00000000" w:rsidDel="00000000" w:rsidP="00000000" w:rsidRDefault="00000000" w:rsidRPr="00000000" w14:paraId="00000734">
      <w:pPr>
        <w:spacing w:line="240" w:lineRule="auto"/>
        <w:ind w:left="9.000000000000057" w:firstLine="0"/>
        <w:jc w:val="both"/>
        <w:rPr>
          <w:sz w:val="26"/>
          <w:szCs w:val="26"/>
        </w:rPr>
      </w:pPr>
      <w:r w:rsidDel="00000000" w:rsidR="00000000" w:rsidRPr="00000000">
        <w:rPr>
          <w:sz w:val="26"/>
          <w:szCs w:val="26"/>
          <w:rtl w:val="0"/>
        </w:rPr>
        <w:t xml:space="preserve">Influence Triggers: </w:t>
      </w:r>
    </w:p>
    <w:p w:rsidR="00000000" w:rsidDel="00000000" w:rsidP="00000000" w:rsidRDefault="00000000" w:rsidRPr="00000000" w14:paraId="00000735">
      <w:pPr>
        <w:spacing w:line="240" w:lineRule="auto"/>
        <w:ind w:left="9.000000000000057" w:firstLine="0"/>
        <w:jc w:val="both"/>
        <w:rPr>
          <w:sz w:val="26"/>
          <w:szCs w:val="26"/>
        </w:rPr>
      </w:pPr>
      <w:r w:rsidDel="00000000" w:rsidR="00000000" w:rsidRPr="00000000">
        <w:rPr>
          <w:sz w:val="26"/>
          <w:szCs w:val="26"/>
          <w:rtl w:val="0"/>
        </w:rPr>
        <w:t xml:space="preserve">Successfully defend imperial assets (+15). </w:t>
      </w:r>
    </w:p>
    <w:p w:rsidR="00000000" w:rsidDel="00000000" w:rsidP="00000000" w:rsidRDefault="00000000" w:rsidRPr="00000000" w14:paraId="00000736">
      <w:pPr>
        <w:spacing w:line="240" w:lineRule="auto"/>
        <w:ind w:left="9.000000000000057" w:firstLine="0"/>
        <w:jc w:val="both"/>
        <w:rPr>
          <w:sz w:val="26"/>
          <w:szCs w:val="26"/>
        </w:rPr>
      </w:pPr>
      <w:r w:rsidDel="00000000" w:rsidR="00000000" w:rsidRPr="00000000">
        <w:rPr>
          <w:sz w:val="26"/>
          <w:szCs w:val="26"/>
          <w:rtl w:val="0"/>
        </w:rPr>
        <w:t xml:space="preserve">Collaborate with rebels or Corsairs (-20). </w:t>
      </w:r>
    </w:p>
    <w:p w:rsidR="00000000" w:rsidDel="00000000" w:rsidP="00000000" w:rsidRDefault="00000000" w:rsidRPr="00000000" w14:paraId="00000737">
      <w:pPr>
        <w:spacing w:line="240" w:lineRule="auto"/>
        <w:ind w:left="9.000000000000057" w:firstLine="0"/>
        <w:jc w:val="both"/>
        <w:rPr>
          <w:sz w:val="26"/>
          <w:szCs w:val="26"/>
        </w:rPr>
      </w:pPr>
      <w:r w:rsidDel="00000000" w:rsidR="00000000" w:rsidRPr="00000000">
        <w:rPr>
          <w:sz w:val="26"/>
          <w:szCs w:val="26"/>
          <w:rtl w:val="0"/>
        </w:rPr>
        <w:t xml:space="preserve">Reinforce Beacon Nodes in contested areas </w:t>
      </w:r>
    </w:p>
    <w:p w:rsidR="00000000" w:rsidDel="00000000" w:rsidP="00000000" w:rsidRDefault="00000000" w:rsidRPr="00000000" w14:paraId="00000738">
      <w:pPr>
        <w:spacing w:line="240" w:lineRule="auto"/>
        <w:ind w:left="9.000000000000057" w:firstLine="0"/>
        <w:jc w:val="both"/>
        <w:rPr>
          <w:sz w:val="26"/>
          <w:szCs w:val="26"/>
        </w:rPr>
      </w:pPr>
      <w:r w:rsidDel="00000000" w:rsidR="00000000" w:rsidRPr="00000000">
        <w:rPr>
          <w:sz w:val="26"/>
          <w:szCs w:val="26"/>
          <w:rtl w:val="0"/>
        </w:rPr>
        <w:t xml:space="preserve">(+10). </w:t>
      </w:r>
    </w:p>
    <w:p w:rsidR="00000000" w:rsidDel="00000000" w:rsidP="00000000" w:rsidRDefault="00000000" w:rsidRPr="00000000" w14:paraId="00000739">
      <w:pPr>
        <w:spacing w:line="240" w:lineRule="auto"/>
        <w:ind w:left="9.000000000000057" w:firstLine="0"/>
        <w:jc w:val="both"/>
        <w:rPr>
          <w:sz w:val="26"/>
          <w:szCs w:val="26"/>
        </w:rPr>
      </w:pPr>
      <w:r w:rsidDel="00000000" w:rsidR="00000000" w:rsidRPr="00000000">
        <w:rPr>
          <w:sz w:val="26"/>
          <w:szCs w:val="26"/>
          <w:rtl w:val="0"/>
        </w:rPr>
        <w:t xml:space="preserve">Dynamic Systems in Action </w:t>
      </w:r>
    </w:p>
    <w:p w:rsidR="00000000" w:rsidDel="00000000" w:rsidP="00000000" w:rsidRDefault="00000000" w:rsidRPr="00000000" w14:paraId="0000073A">
      <w:pPr>
        <w:spacing w:line="240" w:lineRule="auto"/>
        <w:ind w:left="9.000000000000057" w:firstLine="0"/>
        <w:jc w:val="both"/>
        <w:rPr>
          <w:sz w:val="26"/>
          <w:szCs w:val="26"/>
        </w:rPr>
      </w:pPr>
      <w:r w:rsidDel="00000000" w:rsidR="00000000" w:rsidRPr="00000000">
        <w:rPr>
          <w:sz w:val="26"/>
          <w:szCs w:val="26"/>
          <w:rtl w:val="0"/>
        </w:rPr>
        <w:t xml:space="preserve">By combining Void Corruption and Faction Modifiers, Overseers can: </w:t>
      </w:r>
    </w:p>
    <w:p w:rsidR="00000000" w:rsidDel="00000000" w:rsidP="00000000" w:rsidRDefault="00000000" w:rsidRPr="00000000" w14:paraId="0000073B">
      <w:pPr>
        <w:spacing w:line="240" w:lineRule="auto"/>
        <w:ind w:left="9.000000000000057" w:firstLine="0"/>
        <w:jc w:val="both"/>
        <w:rPr>
          <w:sz w:val="26"/>
          <w:szCs w:val="26"/>
        </w:rPr>
      </w:pPr>
      <w:r w:rsidDel="00000000" w:rsidR="00000000" w:rsidRPr="00000000">
        <w:rPr>
          <w:sz w:val="26"/>
          <w:szCs w:val="26"/>
          <w:rtl w:val="0"/>
        </w:rPr>
        <w:t xml:space="preserve">Create escalating dangers as players’ corruption rises and factions react accordingly. </w:t>
      </w:r>
    </w:p>
    <w:p w:rsidR="00000000" w:rsidDel="00000000" w:rsidP="00000000" w:rsidRDefault="00000000" w:rsidRPr="00000000" w14:paraId="0000073C">
      <w:pPr>
        <w:spacing w:line="240" w:lineRule="auto"/>
        <w:ind w:left="9.000000000000057" w:firstLine="0"/>
        <w:jc w:val="both"/>
        <w:rPr>
          <w:sz w:val="26"/>
          <w:szCs w:val="26"/>
        </w:rPr>
      </w:pPr>
      <w:r w:rsidDel="00000000" w:rsidR="00000000" w:rsidRPr="00000000">
        <w:rPr>
          <w:sz w:val="26"/>
          <w:szCs w:val="26"/>
          <w:rtl w:val="0"/>
        </w:rPr>
        <w:t xml:space="preserve">Introduce moral dilemmas, such as choosing </w:t>
      </w:r>
    </w:p>
    <w:p w:rsidR="00000000" w:rsidDel="00000000" w:rsidP="00000000" w:rsidRDefault="00000000" w:rsidRPr="00000000" w14:paraId="0000073D">
      <w:pPr>
        <w:spacing w:line="240" w:lineRule="auto"/>
        <w:ind w:left="9.000000000000057" w:firstLine="0"/>
        <w:jc w:val="both"/>
        <w:rPr>
          <w:sz w:val="26"/>
          <w:szCs w:val="26"/>
        </w:rPr>
      </w:pPr>
      <w:r w:rsidDel="00000000" w:rsidR="00000000" w:rsidRPr="00000000">
        <w:rPr>
          <w:sz w:val="26"/>
          <w:szCs w:val="26"/>
          <w:rtl w:val="0"/>
        </w:rPr>
        <w:t xml:space="preserve">between aiding the Proletariat Guild (risking Corsair retaliation) or securing imperial favor. </w:t>
      </w:r>
    </w:p>
    <w:p w:rsidR="00000000" w:rsidDel="00000000" w:rsidP="00000000" w:rsidRDefault="00000000" w:rsidRPr="00000000" w14:paraId="0000073E">
      <w:pPr>
        <w:spacing w:line="240" w:lineRule="auto"/>
        <w:ind w:left="9.000000000000057" w:firstLine="0"/>
        <w:jc w:val="both"/>
        <w:rPr>
          <w:sz w:val="26"/>
          <w:szCs w:val="26"/>
        </w:rPr>
        <w:sectPr>
          <w:headerReference r:id="rId10" w:type="default"/>
          <w:headerReference r:id="rId11" w:type="first"/>
          <w:headerReference r:id="rId12" w:type="even"/>
          <w:type w:val="nextPage"/>
          <w:pgSz w:h="15840" w:w="12240" w:orient="portrait"/>
          <w:pgMar w:bottom="1080" w:top="2074" w:left="222" w:right="204" w:header="88" w:footer="720"/>
          <w:cols w:equalWidth="0" w:num="2">
            <w:col w:space="723" w:w="5545.5"/>
            <w:col w:space="0" w:w="5545.5"/>
          </w:cols>
          <w:titlePg w:val="1"/>
        </w:sectPr>
      </w:pPr>
      <w:r w:rsidDel="00000000" w:rsidR="00000000" w:rsidRPr="00000000">
        <w:rPr>
          <w:sz w:val="26"/>
          <w:szCs w:val="26"/>
          <w:rtl w:val="0"/>
        </w:rPr>
        <w:t xml:space="preserve">Add persistent consequences that influence the galaxy’s stability over the course of the campaign. </w:t>
      </w:r>
    </w:p>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spacing w:after="0" w:line="240" w:lineRule="auto"/>
        <w:ind w:firstLine="0"/>
        <w:jc w:val="both"/>
        <w:rPr>
          <w:sz w:val="26"/>
          <w:szCs w:val="26"/>
        </w:rPr>
      </w:pPr>
      <w:r w:rsidDel="00000000" w:rsidR="00000000" w:rsidRPr="00000000">
        <w:rPr>
          <w:rtl w:val="0"/>
        </w:rPr>
      </w:r>
    </w:p>
    <w:tbl>
      <w:tblPr>
        <w:tblStyle w:val="Table1"/>
        <w:tblW w:w="11811.0" w:type="dxa"/>
        <w:jc w:val="left"/>
        <w:tblInd w:w="5.0" w:type="dxa"/>
        <w:tblLayout w:type="fixed"/>
        <w:tblLook w:val="0400"/>
      </w:tblPr>
      <w:tblGrid>
        <w:gridCol w:w="6308"/>
        <w:gridCol w:w="720"/>
        <w:gridCol w:w="4783"/>
        <w:tblGridChange w:id="0">
          <w:tblGrid>
            <w:gridCol w:w="6308"/>
            <w:gridCol w:w="720"/>
            <w:gridCol w:w="4783"/>
          </w:tblGrid>
        </w:tblGridChange>
      </w:tblGrid>
      <w:tr>
        <w:trPr>
          <w:cantSplit w:val="0"/>
          <w:trHeight w:val="371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line="240" w:lineRule="auto"/>
              <w:ind w:left="9.000000000000057" w:firstLine="0"/>
              <w:jc w:val="both"/>
              <w:rPr>
                <w:sz w:val="26"/>
                <w:szCs w:val="26"/>
              </w:rPr>
            </w:pPr>
            <w:r w:rsidDel="00000000" w:rsidR="00000000" w:rsidRPr="00000000">
              <w:rPr>
                <w:sz w:val="26"/>
                <w:szCs w:val="26"/>
                <w:rtl w:val="0"/>
              </w:rPr>
              <w:t xml:space="preserve">I’ll finalize the material into a polished section with the following structure to ensure clarity and usability for players and Overseers: </w:t>
            </w:r>
          </w:p>
          <w:p w:rsidR="00000000" w:rsidDel="00000000" w:rsidP="00000000" w:rsidRDefault="00000000" w:rsidRPr="00000000" w14:paraId="00000741">
            <w:pPr>
              <w:spacing w:line="240" w:lineRule="auto"/>
              <w:ind w:left="9.000000000000057" w:firstLine="0"/>
              <w:jc w:val="both"/>
              <w:rPr>
                <w:sz w:val="26"/>
                <w:szCs w:val="26"/>
              </w:rPr>
            </w:pPr>
            <w:r w:rsidDel="00000000" w:rsidR="00000000" w:rsidRPr="00000000">
              <w:rPr>
                <w:sz w:val="26"/>
                <w:szCs w:val="26"/>
                <w:rtl w:val="0"/>
              </w:rPr>
              <w:t xml:space="preserve">Finalized Chapter: Mechanics and Faction Dynamics in the Palladial Universe </w:t>
            </w:r>
          </w:p>
          <w:p w:rsidR="00000000" w:rsidDel="00000000" w:rsidP="00000000" w:rsidRDefault="00000000" w:rsidRPr="00000000" w14:paraId="00000742">
            <w:pPr>
              <w:spacing w:line="240" w:lineRule="auto"/>
              <w:ind w:left="9.000000000000057" w:firstLine="0"/>
              <w:jc w:val="both"/>
              <w:rPr>
                <w:sz w:val="26"/>
                <w:szCs w:val="26"/>
              </w:rPr>
            </w:pPr>
            <w:r w:rsidDel="00000000" w:rsidR="00000000" w:rsidRPr="00000000">
              <w:rPr>
                <w:sz w:val="26"/>
                <w:szCs w:val="26"/>
                <w:rtl w:val="0"/>
              </w:rPr>
              <w:t xml:space="preserve">Void Corruption: A Gradual Descent </w:t>
            </w:r>
          </w:p>
          <w:p w:rsidR="00000000" w:rsidDel="00000000" w:rsidP="00000000" w:rsidRDefault="00000000" w:rsidRPr="00000000" w14:paraId="00000743">
            <w:pPr>
              <w:spacing w:line="240" w:lineRule="auto"/>
              <w:ind w:left="9.000000000000057" w:firstLine="0"/>
              <w:jc w:val="both"/>
              <w:rPr>
                <w:sz w:val="26"/>
                <w:szCs w:val="26"/>
              </w:rPr>
            </w:pPr>
            <w:r w:rsidDel="00000000" w:rsidR="00000000" w:rsidRPr="00000000">
              <w:rPr>
                <w:sz w:val="26"/>
                <w:szCs w:val="26"/>
                <w:rtl w:val="0"/>
              </w:rPr>
              <w:t xml:space="preserve">Void Corruption is the creeping destabilization caused by prolonged exposure to the Void’s psionic anomalies. This system introduces tension, long-term consequences, and opportunities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line="240" w:lineRule="auto"/>
              <w:ind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745">
            <w:pPr>
              <w:spacing w:line="240" w:lineRule="auto"/>
              <w:ind w:firstLine="0"/>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line="240" w:lineRule="auto"/>
              <w:ind w:left="729" w:firstLine="0"/>
              <w:jc w:val="both"/>
              <w:rPr>
                <w:sz w:val="26"/>
                <w:szCs w:val="26"/>
              </w:rPr>
            </w:pPr>
            <w:r w:rsidDel="00000000" w:rsidR="00000000" w:rsidRPr="00000000">
              <w:rPr>
                <w:sz w:val="26"/>
                <w:szCs w:val="26"/>
                <w:rtl w:val="0"/>
              </w:rPr>
              <w:t xml:space="preserve">Mitigation Strategies</w:t>
            </w:r>
          </w:p>
          <w:p w:rsidR="00000000" w:rsidDel="00000000" w:rsidP="00000000" w:rsidRDefault="00000000" w:rsidRPr="00000000" w14:paraId="00000747">
            <w:pPr>
              <w:spacing w:line="240" w:lineRule="auto"/>
              <w:ind w:left="729" w:firstLine="0"/>
              <w:jc w:val="both"/>
              <w:rPr>
                <w:sz w:val="26"/>
                <w:szCs w:val="26"/>
              </w:rPr>
            </w:pPr>
            <w:r w:rsidDel="00000000" w:rsidR="00000000" w:rsidRPr="00000000">
              <w:rPr>
                <w:sz w:val="26"/>
                <w:szCs w:val="26"/>
                <w:rtl w:val="0"/>
              </w:rPr>
              <w:t xml:space="preserve">Psionic Cleansing: Stabilizers or Lumina-based </w:t>
            </w:r>
          </w:p>
          <w:p w:rsidR="00000000" w:rsidDel="00000000" w:rsidP="00000000" w:rsidRDefault="00000000" w:rsidRPr="00000000" w14:paraId="00000748">
            <w:pPr>
              <w:spacing w:line="240" w:lineRule="auto"/>
              <w:ind w:left="729" w:firstLine="0"/>
              <w:jc w:val="both"/>
              <w:rPr>
                <w:sz w:val="26"/>
                <w:szCs w:val="26"/>
              </w:rPr>
            </w:pPr>
            <w:r w:rsidDel="00000000" w:rsidR="00000000" w:rsidRPr="00000000">
              <w:rPr>
                <w:sz w:val="26"/>
                <w:szCs w:val="26"/>
                <w:rtl w:val="0"/>
              </w:rPr>
              <w:t xml:space="preserve">rituals. </w:t>
            </w:r>
          </w:p>
          <w:p w:rsidR="00000000" w:rsidDel="00000000" w:rsidP="00000000" w:rsidRDefault="00000000" w:rsidRPr="00000000" w14:paraId="00000749">
            <w:pPr>
              <w:spacing w:line="240" w:lineRule="auto"/>
              <w:ind w:left="729" w:firstLine="0"/>
              <w:jc w:val="both"/>
              <w:rPr>
                <w:sz w:val="26"/>
                <w:szCs w:val="26"/>
              </w:rPr>
            </w:pPr>
            <w:r w:rsidDel="00000000" w:rsidR="00000000" w:rsidRPr="00000000">
              <w:rPr>
                <w:sz w:val="26"/>
                <w:szCs w:val="26"/>
                <w:rtl w:val="0"/>
              </w:rPr>
              <w:t xml:space="preserve">Safe Zones: Resting in Beacon Node-protected regions reduces corruption by 5–10%. </w:t>
            </w:r>
          </w:p>
          <w:p w:rsidR="00000000" w:rsidDel="00000000" w:rsidP="00000000" w:rsidRDefault="00000000" w:rsidRPr="00000000" w14:paraId="0000074A">
            <w:pPr>
              <w:spacing w:line="240" w:lineRule="auto"/>
              <w:ind w:left="729" w:firstLine="0"/>
              <w:jc w:val="both"/>
              <w:rPr>
                <w:sz w:val="26"/>
                <w:szCs w:val="26"/>
              </w:rPr>
            </w:pPr>
            <w:r w:rsidDel="00000000" w:rsidR="00000000" w:rsidRPr="00000000">
              <w:rPr>
                <w:sz w:val="26"/>
                <w:szCs w:val="26"/>
                <w:rtl w:val="0"/>
              </w:rPr>
              <w:t xml:space="preserve">Artifact Sacrifice: Destroying psionic items at Nexus Chambers reduces group corruption. </w:t>
            </w:r>
          </w:p>
          <w:p w:rsidR="00000000" w:rsidDel="00000000" w:rsidP="00000000" w:rsidRDefault="00000000" w:rsidRPr="00000000" w14:paraId="0000074B">
            <w:pPr>
              <w:spacing w:line="240" w:lineRule="auto"/>
              <w:ind w:left="729" w:firstLine="0"/>
              <w:jc w:val="both"/>
              <w:rPr>
                <w:sz w:val="26"/>
                <w:szCs w:val="26"/>
              </w:rPr>
            </w:pPr>
            <w:r w:rsidDel="00000000" w:rsidR="00000000" w:rsidRPr="00000000">
              <w:rPr>
                <w:sz w:val="26"/>
                <w:szCs w:val="26"/>
                <w:rtl w:val="0"/>
              </w:rPr>
              <w:t xml:space="preserve">Faction Influence Dynamics </w:t>
            </w:r>
          </w:p>
        </w:tc>
      </w:tr>
    </w:tbl>
    <w:p w:rsidR="00000000" w:rsidDel="00000000" w:rsidP="00000000" w:rsidRDefault="00000000" w:rsidRPr="00000000" w14:paraId="0000074C">
      <w:pPr>
        <w:spacing w:line="240" w:lineRule="auto"/>
        <w:ind w:left="729" w:firstLine="0"/>
        <w:jc w:val="both"/>
        <w:rPr>
          <w:sz w:val="26"/>
          <w:szCs w:val="26"/>
        </w:rPr>
      </w:pPr>
      <w:r w:rsidDel="00000000" w:rsidR="00000000" w:rsidRPr="00000000">
        <w:rPr>
          <w:sz w:val="26"/>
          <w:szCs w:val="26"/>
          <w:rtl w:val="0"/>
        </w:rPr>
        <w:t xml:space="preserve">for redemption or failure. </w:t>
      </w:r>
    </w:p>
    <w:p w:rsidR="00000000" w:rsidDel="00000000" w:rsidP="00000000" w:rsidRDefault="00000000" w:rsidRPr="00000000" w14:paraId="0000074D">
      <w:pPr>
        <w:spacing w:line="240" w:lineRule="auto"/>
        <w:ind w:left="729" w:firstLine="0"/>
        <w:jc w:val="both"/>
        <w:rPr>
          <w:sz w:val="26"/>
          <w:szCs w:val="26"/>
        </w:rPr>
      </w:pPr>
      <w:r w:rsidDel="00000000" w:rsidR="00000000" w:rsidRPr="00000000">
        <w:rPr>
          <w:sz w:val="26"/>
          <w:szCs w:val="26"/>
          <w:rtl w:val="0"/>
        </w:rPr>
        <w:t xml:space="preserve">Faction dynamics track the evolving relationships between </w:t>
      </w:r>
    </w:p>
    <w:p w:rsidR="00000000" w:rsidDel="00000000" w:rsidP="00000000" w:rsidRDefault="00000000" w:rsidRPr="00000000" w14:paraId="0000074E">
      <w:pPr>
        <w:spacing w:line="240" w:lineRule="auto"/>
        <w:ind w:left="729" w:firstLine="0"/>
        <w:jc w:val="both"/>
        <w:rPr>
          <w:sz w:val="26"/>
          <w:szCs w:val="26"/>
        </w:rPr>
      </w:pPr>
      <w:r w:rsidDel="00000000" w:rsidR="00000000" w:rsidRPr="00000000">
        <w:rPr>
          <w:sz w:val="26"/>
          <w:szCs w:val="26"/>
          <w:rtl w:val="0"/>
        </w:rPr>
        <w:tab/>
        <w:t xml:space="preserve">The Corruption Scale </w:t>
        <w:tab/>
        <w:t xml:space="preserve">players and the galaxy’s power groups. Decisions ripple </w:t>
      </w:r>
    </w:p>
    <w:p w:rsidR="00000000" w:rsidDel="00000000" w:rsidP="00000000" w:rsidRDefault="00000000" w:rsidRPr="00000000" w14:paraId="0000074F">
      <w:pPr>
        <w:spacing w:line="240" w:lineRule="auto"/>
        <w:ind w:left="729" w:firstLine="0"/>
        <w:jc w:val="both"/>
        <w:rPr>
          <w:sz w:val="26"/>
          <w:szCs w:val="26"/>
        </w:rPr>
      </w:pPr>
      <w:r w:rsidDel="00000000" w:rsidR="00000000" w:rsidRPr="00000000">
        <w:rPr>
          <w:sz w:val="26"/>
          <w:szCs w:val="26"/>
          <w:rtl w:val="0"/>
        </w:rPr>
        <w:t xml:space="preserve">outward, influencing gameplay and long-term outcomes. </w:t>
      </w:r>
    </w:p>
    <w:p w:rsidR="00000000" w:rsidDel="00000000" w:rsidP="00000000" w:rsidRDefault="00000000" w:rsidRPr="00000000" w14:paraId="00000750">
      <w:pPr>
        <w:spacing w:line="240" w:lineRule="auto"/>
        <w:ind w:left="729" w:firstLine="0"/>
        <w:jc w:val="both"/>
        <w:rPr>
          <w:sz w:val="26"/>
          <w:szCs w:val="26"/>
        </w:rPr>
      </w:pPr>
      <w:r w:rsidDel="00000000" w:rsidR="00000000" w:rsidRPr="00000000">
        <w:rPr>
          <w:sz w:val="26"/>
          <w:szCs w:val="26"/>
          <w:rtl w:val="0"/>
        </w:rPr>
        <w:tab/>
        <w:t xml:space="preserve">Stage Corruption Range </w:t>
        <w:tab/>
        <w:t xml:space="preserve">Effects </w:t>
      </w:r>
    </w:p>
    <w:p w:rsidR="00000000" w:rsidDel="00000000" w:rsidP="00000000" w:rsidRDefault="00000000" w:rsidRPr="00000000" w14:paraId="00000751">
      <w:pPr>
        <w:spacing w:line="240" w:lineRule="auto"/>
        <w:ind w:left="729" w:firstLine="0"/>
        <w:jc w:val="both"/>
        <w:rPr>
          <w:sz w:val="26"/>
          <w:szCs w:val="26"/>
        </w:rPr>
      </w:pPr>
      <w:r w:rsidDel="00000000" w:rsidR="00000000" w:rsidRPr="00000000">
        <w:rPr>
          <w:sz w:val="26"/>
          <w:szCs w:val="26"/>
          <w:rtl w:val="0"/>
        </w:rPr>
        <w:t xml:space="preserve">Faction Influence Tracker Stage 0 0% </w:t>
        <w:tab/>
        <w:t xml:space="preserve">No effects. </w:t>
      </w:r>
    </w:p>
    <w:p w:rsidR="00000000" w:rsidDel="00000000" w:rsidP="00000000" w:rsidRDefault="00000000" w:rsidRPr="00000000" w14:paraId="00000752">
      <w:pPr>
        <w:spacing w:line="240" w:lineRule="auto"/>
        <w:ind w:left="729" w:firstLine="0"/>
        <w:jc w:val="both"/>
        <w:rPr>
          <w:sz w:val="26"/>
          <w:szCs w:val="26"/>
        </w:rPr>
      </w:pPr>
      <w:r w:rsidDel="00000000" w:rsidR="00000000" w:rsidRPr="00000000">
        <w:rPr>
          <w:sz w:val="26"/>
          <w:szCs w:val="26"/>
          <w:rtl w:val="0"/>
        </w:rPr>
        <w:t xml:space="preserve">Range Relationship </w:t>
        <w:tab/>
        <w:t xml:space="preserve">Effects Stage 1 1–25% -5 penalty to Sanity checks; faint whispers and </w:t>
      </w:r>
    </w:p>
    <w:p w:rsidR="00000000" w:rsidDel="00000000" w:rsidP="00000000" w:rsidRDefault="00000000" w:rsidRPr="00000000" w14:paraId="00000753">
      <w:pPr>
        <w:spacing w:line="240" w:lineRule="auto"/>
        <w:ind w:left="729" w:firstLine="0"/>
        <w:jc w:val="both"/>
        <w:rPr>
          <w:sz w:val="26"/>
          <w:szCs w:val="26"/>
        </w:rPr>
      </w:pPr>
      <w:r w:rsidDel="00000000" w:rsidR="00000000" w:rsidRPr="00000000">
        <w:rPr>
          <w:sz w:val="26"/>
          <w:szCs w:val="26"/>
          <w:rtl w:val="0"/>
        </w:rPr>
        <w:tab/>
        <w:t xml:space="preserve">mild disorientation. </w:t>
        <w:tab/>
        <w:t xml:space="preserve">+50 to +100 </w:t>
        <w:tab/>
        <w:t xml:space="preserve">Allied Exclusive missions, discounted </w:t>
      </w:r>
    </w:p>
    <w:p w:rsidR="00000000" w:rsidDel="00000000" w:rsidP="00000000" w:rsidRDefault="00000000" w:rsidRPr="00000000" w14:paraId="00000754">
      <w:pPr>
        <w:spacing w:line="240" w:lineRule="auto"/>
        <w:ind w:left="729" w:firstLine="0"/>
        <w:jc w:val="both"/>
        <w:rPr>
          <w:sz w:val="26"/>
          <w:szCs w:val="26"/>
        </w:rPr>
      </w:pPr>
      <w:r w:rsidDel="00000000" w:rsidR="00000000" w:rsidRPr="00000000">
        <w:rPr>
          <w:sz w:val="26"/>
          <w:szCs w:val="26"/>
          <w:rtl w:val="0"/>
        </w:rPr>
        <w:t xml:space="preserve">services, and direct support. Stage 2 26–50% </w:t>
        <w:tab/>
        <w:t xml:space="preserve">-10 Insight/Lumina rolls; +5 Voidspawn </w:t>
      </w:r>
    </w:p>
    <w:p w:rsidR="00000000" w:rsidDel="00000000" w:rsidP="00000000" w:rsidRDefault="00000000" w:rsidRPr="00000000" w14:paraId="00000755">
      <w:pPr>
        <w:spacing w:line="240" w:lineRule="auto"/>
        <w:ind w:left="729" w:firstLine="0"/>
        <w:jc w:val="both"/>
        <w:rPr>
          <w:sz w:val="26"/>
          <w:szCs w:val="26"/>
        </w:rPr>
      </w:pPr>
      <w:r w:rsidDel="00000000" w:rsidR="00000000" w:rsidRPr="00000000">
        <w:rPr>
          <w:sz w:val="26"/>
          <w:szCs w:val="26"/>
          <w:rtl w:val="0"/>
        </w:rPr>
        <w:tab/>
        <w:t xml:space="preserve">attraction; vivid hallucinations. </w:t>
        <w:tab/>
        <w:t xml:space="preserve">0 to +49 </w:t>
        <w:tab/>
        <w:t xml:space="preserve">Neutral Standard interactions with limited </w:t>
      </w:r>
    </w:p>
    <w:p w:rsidR="00000000" w:rsidDel="00000000" w:rsidP="00000000" w:rsidRDefault="00000000" w:rsidRPr="00000000" w14:paraId="00000756">
      <w:pPr>
        <w:spacing w:line="240" w:lineRule="auto"/>
        <w:ind w:left="729" w:firstLine="0"/>
        <w:jc w:val="both"/>
        <w:rPr>
          <w:sz w:val="26"/>
          <w:szCs w:val="26"/>
        </w:rPr>
      </w:pPr>
      <w:r w:rsidDel="00000000" w:rsidR="00000000" w:rsidRPr="00000000">
        <w:rPr>
          <w:sz w:val="26"/>
          <w:szCs w:val="26"/>
          <w:rtl w:val="0"/>
        </w:rPr>
        <w:t xml:space="preserve">benefits. Stage 3 51–75% </w:t>
        <w:tab/>
        <w:t xml:space="preserve">-15 Insight/Lumina rolls; unstable psionic abilities; visible physical changes. </w:t>
        <w:tab/>
        <w:t xml:space="preserve">-50 to -1 </w:t>
        <w:tab/>
        <w:t xml:space="preserve">Suspicious </w:t>
        <w:tab/>
        <w:t xml:space="preserve">Increased costs, limited </w:t>
      </w:r>
    </w:p>
    <w:p w:rsidR="00000000" w:rsidDel="00000000" w:rsidP="00000000" w:rsidRDefault="00000000" w:rsidRPr="00000000" w14:paraId="00000757">
      <w:pPr>
        <w:spacing w:line="240" w:lineRule="auto"/>
        <w:ind w:left="729" w:firstLine="0"/>
        <w:jc w:val="both"/>
        <w:rPr>
          <w:sz w:val="26"/>
          <w:szCs w:val="26"/>
        </w:rPr>
      </w:pPr>
      <w:r w:rsidDel="00000000" w:rsidR="00000000" w:rsidRPr="00000000">
        <w:rPr>
          <w:sz w:val="26"/>
          <w:szCs w:val="26"/>
          <w:rtl w:val="0"/>
        </w:rPr>
        <w:t xml:space="preserve">cooperation, and distrust. </w:t>
      </w:r>
    </w:p>
    <w:p w:rsidR="00000000" w:rsidDel="00000000" w:rsidP="00000000" w:rsidRDefault="00000000" w:rsidRPr="00000000" w14:paraId="00000758">
      <w:pPr>
        <w:spacing w:line="240" w:lineRule="auto"/>
        <w:ind w:left="729" w:firstLine="0"/>
        <w:jc w:val="both"/>
        <w:rPr>
          <w:sz w:val="26"/>
          <w:szCs w:val="26"/>
        </w:rPr>
      </w:pPr>
      <w:r w:rsidDel="00000000" w:rsidR="00000000" w:rsidRPr="00000000">
        <w:rPr>
          <w:sz w:val="26"/>
          <w:szCs w:val="26"/>
          <w:rtl w:val="0"/>
        </w:rPr>
        <w:tab/>
        <w:t xml:space="preserve">Stage 4 76–100% </w:t>
        <w:tab/>
        <w:t xml:space="preserve">Full transformation into a </w:t>
      </w:r>
    </w:p>
    <w:p w:rsidR="00000000" w:rsidDel="00000000" w:rsidP="00000000" w:rsidRDefault="00000000" w:rsidRPr="00000000" w14:paraId="00000759">
      <w:pPr>
        <w:spacing w:line="240" w:lineRule="auto"/>
        <w:ind w:left="729" w:firstLine="0"/>
        <w:jc w:val="both"/>
        <w:rPr>
          <w:sz w:val="26"/>
          <w:szCs w:val="26"/>
        </w:rPr>
      </w:pPr>
      <w:r w:rsidDel="00000000" w:rsidR="00000000" w:rsidRPr="00000000">
        <w:rPr>
          <w:sz w:val="26"/>
          <w:szCs w:val="26"/>
          <w:rtl w:val="0"/>
        </w:rPr>
        <w:tab/>
        <w:t xml:space="preserve">Void-Touched entity, controlled by the Overseer. </w:t>
        <w:tab/>
        <w:t xml:space="preserve">-100 </w:t>
        <w:tab/>
        <w:t xml:space="preserve">Hostile Open conflict and sabotage attempts. </w:t>
      </w:r>
    </w:p>
    <w:p w:rsidR="00000000" w:rsidDel="00000000" w:rsidP="00000000" w:rsidRDefault="00000000" w:rsidRPr="00000000" w14:paraId="0000075A">
      <w:pPr>
        <w:spacing w:line="240" w:lineRule="auto"/>
        <w:ind w:left="729" w:firstLine="0"/>
        <w:jc w:val="both"/>
        <w:rPr>
          <w:sz w:val="26"/>
          <w:szCs w:val="26"/>
        </w:rPr>
      </w:pPr>
      <w:r w:rsidDel="00000000" w:rsidR="00000000" w:rsidRPr="00000000">
        <w:rPr>
          <w:sz w:val="26"/>
          <w:szCs w:val="26"/>
          <w:rtl w:val="0"/>
        </w:rPr>
        <w:tab/>
        <w:t xml:space="preserve">Corruption Triggers </w:t>
        <w:tab/>
        <w:t xml:space="preserve">Key Factions </w:t>
      </w:r>
    </w:p>
    <w:p w:rsidR="00000000" w:rsidDel="00000000" w:rsidP="00000000" w:rsidRDefault="00000000" w:rsidRPr="00000000" w14:paraId="0000075B">
      <w:pPr>
        <w:spacing w:line="240" w:lineRule="auto"/>
        <w:ind w:left="729" w:firstLine="0"/>
        <w:jc w:val="both"/>
        <w:rPr>
          <w:sz w:val="26"/>
          <w:szCs w:val="26"/>
        </w:rPr>
      </w:pPr>
      <w:r w:rsidDel="00000000" w:rsidR="00000000" w:rsidRPr="00000000">
        <w:rPr>
          <w:sz w:val="26"/>
          <w:szCs w:val="26"/>
          <w:rtl w:val="0"/>
        </w:rPr>
        <w:t xml:space="preserve">Voidspawn Encounters: +10–20% depending </w:t>
        <w:tab/>
        <w:t xml:space="preserve"> </w:t>
        <w:tab/>
        <w:t xml:space="preserve">1. </w:t>
        <w:tab/>
        <w:t xml:space="preserve">Proletariat Guild </w:t>
      </w:r>
    </w:p>
    <w:p w:rsidR="00000000" w:rsidDel="00000000" w:rsidP="00000000" w:rsidRDefault="00000000" w:rsidRPr="00000000" w14:paraId="0000075C">
      <w:pPr>
        <w:spacing w:line="240" w:lineRule="auto"/>
        <w:ind w:left="729" w:firstLine="0"/>
        <w:jc w:val="both"/>
        <w:rPr>
          <w:sz w:val="26"/>
          <w:szCs w:val="26"/>
        </w:rPr>
      </w:pPr>
      <w:r w:rsidDel="00000000" w:rsidR="00000000" w:rsidRPr="00000000">
        <w:rPr>
          <w:sz w:val="26"/>
          <w:szCs w:val="26"/>
          <w:rtl w:val="0"/>
        </w:rPr>
        <w:t xml:space="preserve">on intensity. </w:t>
      </w:r>
    </w:p>
    <w:p w:rsidR="00000000" w:rsidDel="00000000" w:rsidP="00000000" w:rsidRDefault="00000000" w:rsidRPr="00000000" w14:paraId="0000075D">
      <w:pPr>
        <w:spacing w:line="240" w:lineRule="auto"/>
        <w:ind w:left="729" w:firstLine="0"/>
        <w:jc w:val="both"/>
        <w:rPr>
          <w:sz w:val="26"/>
          <w:szCs w:val="26"/>
        </w:rPr>
      </w:pPr>
      <w:r w:rsidDel="00000000" w:rsidR="00000000" w:rsidRPr="00000000">
        <w:rPr>
          <w:sz w:val="26"/>
          <w:szCs w:val="26"/>
          <w:rtl w:val="0"/>
        </w:rPr>
        <w:t xml:space="preserve">Goals: Independence from imperial control, </w:t>
      </w:r>
    </w:p>
    <w:p w:rsidR="00000000" w:rsidDel="00000000" w:rsidP="00000000" w:rsidRDefault="00000000" w:rsidRPr="00000000" w14:paraId="0000075E">
      <w:pPr>
        <w:spacing w:line="240" w:lineRule="auto"/>
        <w:ind w:left="729" w:firstLine="0"/>
        <w:jc w:val="both"/>
        <w:rPr>
          <w:sz w:val="26"/>
          <w:szCs w:val="26"/>
        </w:rPr>
      </w:pPr>
      <w:r w:rsidDel="00000000" w:rsidR="00000000" w:rsidRPr="00000000">
        <w:rPr>
          <w:sz w:val="26"/>
          <w:szCs w:val="26"/>
          <w:rtl w:val="0"/>
        </w:rPr>
        <w:t xml:space="preserve">Psionic Anomalies: +10–15% for prolonged </w:t>
        <w:tab/>
        <w:t xml:space="preserve">resource expansion. </w:t>
      </w:r>
    </w:p>
    <w:p w:rsidR="00000000" w:rsidDel="00000000" w:rsidP="00000000" w:rsidRDefault="00000000" w:rsidRPr="00000000" w14:paraId="0000075F">
      <w:pPr>
        <w:spacing w:line="240" w:lineRule="auto"/>
        <w:ind w:left="729" w:firstLine="0"/>
        <w:jc w:val="both"/>
        <w:rPr>
          <w:sz w:val="26"/>
          <w:szCs w:val="26"/>
        </w:rPr>
      </w:pPr>
      <w:r w:rsidDel="00000000" w:rsidR="00000000" w:rsidRPr="00000000">
        <w:rPr>
          <w:sz w:val="26"/>
          <w:szCs w:val="26"/>
          <w:rtl w:val="0"/>
        </w:rPr>
        <w:t xml:space="preserve">exposure. </w:t>
      </w:r>
    </w:p>
    <w:p w:rsidR="00000000" w:rsidDel="00000000" w:rsidP="00000000" w:rsidRDefault="00000000" w:rsidRPr="00000000" w14:paraId="00000760">
      <w:pPr>
        <w:spacing w:line="240" w:lineRule="auto"/>
        <w:ind w:left="729" w:firstLine="0"/>
        <w:jc w:val="both"/>
        <w:rPr>
          <w:sz w:val="26"/>
          <w:szCs w:val="26"/>
        </w:rPr>
      </w:pPr>
      <w:r w:rsidDel="00000000" w:rsidR="00000000" w:rsidRPr="00000000">
        <w:rPr>
          <w:sz w:val="26"/>
          <w:szCs w:val="26"/>
          <w:rtl w:val="0"/>
        </w:rPr>
        <w:t xml:space="preserve">Influence Triggers: Aid mining colonies (+10), </w:t>
      </w:r>
    </w:p>
    <w:p w:rsidR="00000000" w:rsidDel="00000000" w:rsidP="00000000" w:rsidRDefault="00000000" w:rsidRPr="00000000" w14:paraId="00000761">
      <w:pPr>
        <w:spacing w:line="240" w:lineRule="auto"/>
        <w:ind w:left="729" w:firstLine="0"/>
        <w:jc w:val="both"/>
        <w:rPr>
          <w:sz w:val="26"/>
          <w:szCs w:val="26"/>
        </w:rPr>
        <w:sectPr>
          <w:headerReference r:id="rId13" w:type="default"/>
          <w:headerReference r:id="rId14" w:type="first"/>
          <w:headerReference r:id="rId15" w:type="even"/>
          <w:type w:val="nextPage"/>
          <w:pgSz w:h="15840" w:w="12240" w:orient="portrait"/>
          <w:pgMar w:bottom="1440" w:top="1440" w:left="224" w:right="317" w:header="88" w:footer="720"/>
        </w:sectPr>
      </w:pPr>
      <w:r w:rsidDel="00000000" w:rsidR="00000000" w:rsidRPr="00000000">
        <w:rPr>
          <w:sz w:val="26"/>
          <w:szCs w:val="26"/>
          <w:rtl w:val="0"/>
        </w:rPr>
        <w:t xml:space="preserve">Unshielded Void Travel: +5% per day. </w:t>
        <w:tab/>
        <w:t xml:space="preserve">disrupt Corsair blockades (+15), sabotage operations (-20). </w:t>
      </w:r>
    </w:p>
    <w:p w:rsidR="00000000" w:rsidDel="00000000" w:rsidP="00000000" w:rsidRDefault="00000000" w:rsidRPr="00000000" w14:paraId="00000762">
      <w:pPr>
        <w:spacing w:line="240" w:lineRule="auto"/>
        <w:ind w:left="729" w:firstLine="0"/>
        <w:jc w:val="both"/>
        <w:rPr>
          <w:sz w:val="26"/>
          <w:szCs w:val="26"/>
        </w:rPr>
      </w:pPr>
      <w:r w:rsidDel="00000000" w:rsidR="00000000" w:rsidRPr="00000000">
        <w:rPr>
          <w:sz w:val="26"/>
          <w:szCs w:val="26"/>
          <w:rtl w:val="0"/>
        </w:rPr>
        <w:tab/>
        <w:t xml:space="preserve"> </w:t>
        <w:tab/>
        <w:t xml:space="preserve">2. </w:t>
        <w:tab/>
        <w:t xml:space="preserve">Void Corsairs </w:t>
      </w:r>
    </w:p>
    <w:p w:rsidR="00000000" w:rsidDel="00000000" w:rsidP="00000000" w:rsidRDefault="00000000" w:rsidRPr="00000000" w14:paraId="00000763">
      <w:pPr>
        <w:spacing w:line="240" w:lineRule="auto"/>
        <w:ind w:left="729" w:firstLine="0"/>
        <w:jc w:val="both"/>
        <w:rPr>
          <w:sz w:val="26"/>
          <w:szCs w:val="26"/>
        </w:rPr>
      </w:pPr>
      <w:r w:rsidDel="00000000" w:rsidR="00000000" w:rsidRPr="00000000">
        <w:rPr>
          <w:sz w:val="26"/>
          <w:szCs w:val="26"/>
          <w:rtl w:val="0"/>
        </w:rPr>
        <w:t xml:space="preserve">Goals: Dominate unaligned systems and exploit weak factions. </w:t>
      </w:r>
    </w:p>
    <w:p w:rsidR="00000000" w:rsidDel="00000000" w:rsidP="00000000" w:rsidRDefault="00000000" w:rsidRPr="00000000" w14:paraId="00000764">
      <w:pPr>
        <w:spacing w:line="240" w:lineRule="auto"/>
        <w:ind w:left="729" w:firstLine="0"/>
        <w:jc w:val="both"/>
        <w:rPr>
          <w:sz w:val="26"/>
          <w:szCs w:val="26"/>
        </w:rPr>
      </w:pPr>
      <w:r w:rsidDel="00000000" w:rsidR="00000000" w:rsidRPr="00000000">
        <w:rPr>
          <w:sz w:val="26"/>
          <w:szCs w:val="26"/>
          <w:rtl w:val="0"/>
        </w:rPr>
        <w:t xml:space="preserve">Influence Triggers: Negotiate truces (+20), raid imperial assets (-30), return artifacts (+10). </w:t>
      </w:r>
    </w:p>
    <w:p w:rsidR="00000000" w:rsidDel="00000000" w:rsidP="00000000" w:rsidRDefault="00000000" w:rsidRPr="00000000" w14:paraId="00000765">
      <w:pPr>
        <w:spacing w:line="240" w:lineRule="auto"/>
        <w:ind w:left="729" w:firstLine="0"/>
        <w:jc w:val="both"/>
        <w:rPr>
          <w:sz w:val="26"/>
          <w:szCs w:val="26"/>
        </w:rPr>
      </w:pPr>
      <w:r w:rsidDel="00000000" w:rsidR="00000000" w:rsidRPr="00000000">
        <w:rPr>
          <w:sz w:val="26"/>
          <w:szCs w:val="26"/>
          <w:rtl w:val="0"/>
        </w:rPr>
        <w:tab/>
        <w:t xml:space="preserve"> </w:t>
        <w:tab/>
        <w:t xml:space="preserve">3. </w:t>
        <w:tab/>
        <w:t xml:space="preserve">Imperial Voidfleet </w:t>
      </w:r>
    </w:p>
    <w:p w:rsidR="00000000" w:rsidDel="00000000" w:rsidP="00000000" w:rsidRDefault="00000000" w:rsidRPr="00000000" w14:paraId="00000766">
      <w:pPr>
        <w:spacing w:line="240" w:lineRule="auto"/>
        <w:ind w:left="729" w:firstLine="0"/>
        <w:jc w:val="both"/>
        <w:rPr>
          <w:sz w:val="26"/>
          <w:szCs w:val="26"/>
        </w:rPr>
      </w:pPr>
      <w:r w:rsidDel="00000000" w:rsidR="00000000" w:rsidRPr="00000000">
        <w:rPr>
          <w:sz w:val="26"/>
          <w:szCs w:val="26"/>
          <w:rtl w:val="0"/>
        </w:rPr>
        <w:t xml:space="preserve">Goals: Protect the Empire and enforce order. </w:t>
      </w:r>
    </w:p>
    <w:p w:rsidR="00000000" w:rsidDel="00000000" w:rsidP="00000000" w:rsidRDefault="00000000" w:rsidRPr="00000000" w14:paraId="00000767">
      <w:pPr>
        <w:spacing w:line="240" w:lineRule="auto"/>
        <w:ind w:left="729" w:firstLine="0"/>
        <w:jc w:val="both"/>
        <w:rPr>
          <w:sz w:val="26"/>
          <w:szCs w:val="26"/>
        </w:rPr>
      </w:pPr>
      <w:r w:rsidDel="00000000" w:rsidR="00000000" w:rsidRPr="00000000">
        <w:rPr>
          <w:sz w:val="26"/>
          <w:szCs w:val="26"/>
          <w:rtl w:val="0"/>
        </w:rPr>
        <w:t xml:space="preserve">Influence Triggers: Defend imperial interests </w:t>
      </w:r>
    </w:p>
    <w:p w:rsidR="00000000" w:rsidDel="00000000" w:rsidP="00000000" w:rsidRDefault="00000000" w:rsidRPr="00000000" w14:paraId="00000768">
      <w:pPr>
        <w:spacing w:line="240" w:lineRule="auto"/>
        <w:ind w:left="729" w:firstLine="0"/>
        <w:jc w:val="both"/>
        <w:rPr>
          <w:sz w:val="26"/>
          <w:szCs w:val="26"/>
        </w:rPr>
      </w:pPr>
      <w:r w:rsidDel="00000000" w:rsidR="00000000" w:rsidRPr="00000000">
        <w:rPr>
          <w:sz w:val="26"/>
          <w:szCs w:val="26"/>
          <w:rtl w:val="0"/>
        </w:rPr>
        <w:t xml:space="preserve">(+15), support Beacon Nodes (+10), ally with rebels (-20). Dynamic Gameplay Example </w:t>
      </w:r>
    </w:p>
    <w:p w:rsidR="00000000" w:rsidDel="00000000" w:rsidP="00000000" w:rsidRDefault="00000000" w:rsidRPr="00000000" w14:paraId="00000769">
      <w:pPr>
        <w:spacing w:line="240" w:lineRule="auto"/>
        <w:ind w:left="729" w:firstLine="0"/>
        <w:jc w:val="both"/>
        <w:rPr>
          <w:sz w:val="26"/>
          <w:szCs w:val="26"/>
        </w:rPr>
      </w:pPr>
      <w:r w:rsidDel="00000000" w:rsidR="00000000" w:rsidRPr="00000000">
        <w:rPr>
          <w:sz w:val="26"/>
          <w:szCs w:val="26"/>
          <w:rtl w:val="0"/>
        </w:rPr>
        <w:t xml:space="preserve">To demonstrate the mechanics in action, here’s a summary of how Void Corruption and Faction Influence integrate into a campaign: </w:t>
      </w:r>
    </w:p>
    <w:p w:rsidR="00000000" w:rsidDel="00000000" w:rsidP="00000000" w:rsidRDefault="00000000" w:rsidRPr="00000000" w14:paraId="0000076A">
      <w:pPr>
        <w:spacing w:line="240" w:lineRule="auto"/>
        <w:ind w:left="729" w:firstLine="0"/>
        <w:jc w:val="both"/>
        <w:rPr>
          <w:sz w:val="26"/>
          <w:szCs w:val="26"/>
        </w:rPr>
      </w:pPr>
      <w:r w:rsidDel="00000000" w:rsidR="00000000" w:rsidRPr="00000000">
        <w:rPr>
          <w:sz w:val="26"/>
          <w:szCs w:val="26"/>
          <w:rtl w:val="0"/>
        </w:rPr>
        <w:t xml:space="preserve">Scenario: Players investigate Forgeheart’s Abyssal Core, where a mining anomaly has unleashed Voidspawn. </w:t>
      </w:r>
    </w:p>
    <w:p w:rsidR="00000000" w:rsidDel="00000000" w:rsidP="00000000" w:rsidRDefault="00000000" w:rsidRPr="00000000" w14:paraId="0000076B">
      <w:pPr>
        <w:spacing w:line="240" w:lineRule="auto"/>
        <w:ind w:left="729" w:firstLine="0"/>
        <w:jc w:val="both"/>
        <w:rPr>
          <w:sz w:val="26"/>
          <w:szCs w:val="26"/>
        </w:rPr>
      </w:pPr>
      <w:r w:rsidDel="00000000" w:rsidR="00000000" w:rsidRPr="00000000">
        <w:rPr>
          <w:sz w:val="26"/>
          <w:szCs w:val="26"/>
          <w:rtl w:val="0"/>
        </w:rPr>
        <w:tab/>
        <w:t xml:space="preserve"> </w:t>
        <w:tab/>
        <w:t xml:space="preserve">1. </w:t>
        <w:tab/>
        <w:t xml:space="preserve">Corruption Progression: </w:t>
      </w:r>
    </w:p>
    <w:p w:rsidR="00000000" w:rsidDel="00000000" w:rsidP="00000000" w:rsidRDefault="00000000" w:rsidRPr="00000000" w14:paraId="0000076C">
      <w:pPr>
        <w:spacing w:line="240" w:lineRule="auto"/>
        <w:ind w:left="729" w:firstLine="0"/>
        <w:jc w:val="both"/>
        <w:rPr>
          <w:sz w:val="26"/>
          <w:szCs w:val="26"/>
        </w:rPr>
      </w:pPr>
      <w:r w:rsidDel="00000000" w:rsidR="00000000" w:rsidRPr="00000000">
        <w:rPr>
          <w:sz w:val="26"/>
          <w:szCs w:val="26"/>
          <w:rtl w:val="0"/>
        </w:rPr>
        <w:t xml:space="preserve">Proximity to the Void anomaly increases corruption by +10% per turn. </w:t>
      </w:r>
    </w:p>
    <w:p w:rsidR="00000000" w:rsidDel="00000000" w:rsidP="00000000" w:rsidRDefault="00000000" w:rsidRPr="00000000" w14:paraId="0000076D">
      <w:pPr>
        <w:spacing w:line="240" w:lineRule="auto"/>
        <w:ind w:left="729" w:firstLine="0"/>
        <w:jc w:val="both"/>
        <w:rPr>
          <w:sz w:val="26"/>
          <w:szCs w:val="26"/>
        </w:rPr>
      </w:pPr>
      <w:r w:rsidDel="00000000" w:rsidR="00000000" w:rsidRPr="00000000">
        <w:rPr>
          <w:sz w:val="26"/>
          <w:szCs w:val="26"/>
          <w:rtl w:val="0"/>
        </w:rPr>
        <w:t xml:space="preserve">Players failing Sanity checks gain temporary hallucinations, impacting their decision-making. </w:t>
      </w:r>
    </w:p>
    <w:p w:rsidR="00000000" w:rsidDel="00000000" w:rsidP="00000000" w:rsidRDefault="00000000" w:rsidRPr="00000000" w14:paraId="0000076E">
      <w:pPr>
        <w:spacing w:line="240" w:lineRule="auto"/>
        <w:ind w:left="729" w:firstLine="0"/>
        <w:jc w:val="both"/>
        <w:rPr>
          <w:sz w:val="26"/>
          <w:szCs w:val="26"/>
        </w:rPr>
      </w:pPr>
      <w:r w:rsidDel="00000000" w:rsidR="00000000" w:rsidRPr="00000000">
        <w:rPr>
          <w:sz w:val="26"/>
          <w:szCs w:val="26"/>
          <w:rtl w:val="0"/>
        </w:rPr>
        <w:tab/>
        <w:t xml:space="preserve"> </w:t>
        <w:tab/>
        <w:t xml:space="preserve">2. </w:t>
        <w:tab/>
        <w:t xml:space="preserve">Faction Impact: </w:t>
      </w:r>
    </w:p>
    <w:p w:rsidR="00000000" w:rsidDel="00000000" w:rsidP="00000000" w:rsidRDefault="00000000" w:rsidRPr="00000000" w14:paraId="0000076F">
      <w:pPr>
        <w:spacing w:line="240" w:lineRule="auto"/>
        <w:ind w:left="729" w:firstLine="0"/>
        <w:jc w:val="both"/>
        <w:rPr>
          <w:sz w:val="26"/>
          <w:szCs w:val="26"/>
        </w:rPr>
      </w:pPr>
      <w:r w:rsidDel="00000000" w:rsidR="00000000" w:rsidRPr="00000000">
        <w:rPr>
          <w:sz w:val="26"/>
          <w:szCs w:val="26"/>
          <w:rtl w:val="0"/>
        </w:rPr>
        <w:t xml:space="preserve">Assisting the Proletariat Guild in containing </w:t>
      </w:r>
    </w:p>
    <w:p w:rsidR="00000000" w:rsidDel="00000000" w:rsidP="00000000" w:rsidRDefault="00000000" w:rsidRPr="00000000" w14:paraId="00000770">
      <w:pPr>
        <w:spacing w:line="240" w:lineRule="auto"/>
        <w:ind w:left="729" w:firstLine="0"/>
        <w:jc w:val="both"/>
        <w:rPr>
          <w:sz w:val="26"/>
          <w:szCs w:val="26"/>
        </w:rPr>
      </w:pPr>
      <w:r w:rsidDel="00000000" w:rsidR="00000000" w:rsidRPr="00000000">
        <w:rPr>
          <w:sz w:val="26"/>
          <w:szCs w:val="26"/>
          <w:rtl w:val="0"/>
        </w:rPr>
        <w:t xml:space="preserve">the anomaly grants +15 influence with them but risks imperial suspicion. </w:t>
      </w:r>
    </w:p>
    <w:p w:rsidR="00000000" w:rsidDel="00000000" w:rsidP="00000000" w:rsidRDefault="00000000" w:rsidRPr="00000000" w14:paraId="00000771">
      <w:pPr>
        <w:spacing w:line="240" w:lineRule="auto"/>
        <w:ind w:left="729" w:firstLine="0"/>
        <w:jc w:val="both"/>
        <w:rPr>
          <w:sz w:val="26"/>
          <w:szCs w:val="26"/>
        </w:rPr>
      </w:pPr>
      <w:r w:rsidDel="00000000" w:rsidR="00000000" w:rsidRPr="00000000">
        <w:rPr>
          <w:sz w:val="26"/>
          <w:szCs w:val="26"/>
          <w:rtl w:val="0"/>
        </w:rPr>
        <w:t xml:space="preserve">Failing to stabilize the anomaly reduces trust across factions, increasing the presence of Voidspawn in the region.  </w:t>
      </w:r>
    </w:p>
    <w:p w:rsidR="00000000" w:rsidDel="00000000" w:rsidP="00000000" w:rsidRDefault="00000000" w:rsidRPr="00000000" w14:paraId="0000077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773">
      <w:pPr>
        <w:spacing w:line="240" w:lineRule="auto"/>
        <w:ind w:left="729" w:firstLine="0"/>
        <w:jc w:val="both"/>
        <w:rPr>
          <w:sz w:val="26"/>
          <w:szCs w:val="26"/>
        </w:rPr>
      </w:pPr>
      <w:r w:rsidDel="00000000" w:rsidR="00000000" w:rsidRPr="00000000">
        <w:rPr>
          <w:sz w:val="26"/>
          <w:szCs w:val="26"/>
          <w:rtl w:val="0"/>
        </w:rPr>
        <w:t xml:space="preserve">CHAPTER 2: </w:t>
      </w:r>
    </w:p>
    <w:p w:rsidR="00000000" w:rsidDel="00000000" w:rsidP="00000000" w:rsidRDefault="00000000" w:rsidRPr="00000000" w14:paraId="00000774">
      <w:pPr>
        <w:spacing w:line="240" w:lineRule="auto"/>
        <w:ind w:left="729" w:firstLine="0"/>
        <w:jc w:val="both"/>
        <w:rPr>
          <w:sz w:val="26"/>
          <w:szCs w:val="26"/>
        </w:rPr>
      </w:pPr>
      <w:r w:rsidDel="00000000" w:rsidR="00000000" w:rsidRPr="00000000">
        <w:rPr>
          <w:sz w:val="26"/>
          <w:szCs w:val="26"/>
          <w:rtl w:val="0"/>
        </w:rPr>
        <w:t xml:space="preserve">Welcome to the World </w:t>
      </w:r>
    </w:p>
    <w:p w:rsidR="00000000" w:rsidDel="00000000" w:rsidP="00000000" w:rsidRDefault="00000000" w:rsidRPr="00000000" w14:paraId="00000775">
      <w:pPr>
        <w:spacing w:line="240" w:lineRule="auto"/>
        <w:ind w:left="729" w:firstLine="0"/>
        <w:jc w:val="both"/>
        <w:rPr>
          <w:sz w:val="26"/>
          <w:szCs w:val="26"/>
        </w:rPr>
      </w:pPr>
      <w:r w:rsidDel="00000000" w:rsidR="00000000" w:rsidRPr="00000000">
        <w:rPr>
          <w:sz w:val="26"/>
          <w:szCs w:val="26"/>
          <w:rtl w:val="0"/>
        </w:rPr>
        <w:t xml:space="preserve">In this game, your character is more than an ordinary individual—they are a paragon of their kind, exceptional in ways that set them apart from others. Whether driven by a </w:t>
      </w:r>
    </w:p>
    <w:p w:rsidR="00000000" w:rsidDel="00000000" w:rsidP="00000000" w:rsidRDefault="00000000" w:rsidRPr="00000000" w14:paraId="00000776">
      <w:pPr>
        <w:spacing w:line="240" w:lineRule="auto"/>
        <w:ind w:left="729" w:firstLine="0"/>
        <w:jc w:val="both"/>
        <w:rPr>
          <w:sz w:val="26"/>
          <w:szCs w:val="26"/>
        </w:rPr>
      </w:pPr>
      <w:r w:rsidDel="00000000" w:rsidR="00000000" w:rsidRPr="00000000">
        <w:rPr>
          <w:sz w:val="26"/>
          <w:szCs w:val="26"/>
          <w:rtl w:val="0"/>
        </w:rPr>
        <w:t xml:space="preserve">quest for justice, the pursuit of power, or the lure of chaos, your character’s choices and abilities define the impact they have on the world around them. </w:t>
      </w:r>
    </w:p>
    <w:p w:rsidR="00000000" w:rsidDel="00000000" w:rsidP="00000000" w:rsidRDefault="00000000" w:rsidRPr="00000000" w14:paraId="00000777">
      <w:pPr>
        <w:spacing w:line="240" w:lineRule="auto"/>
        <w:ind w:left="729" w:firstLine="0"/>
        <w:jc w:val="both"/>
        <w:rPr>
          <w:sz w:val="26"/>
          <w:szCs w:val="26"/>
        </w:rPr>
      </w:pPr>
      <w:r w:rsidDel="00000000" w:rsidR="00000000" w:rsidRPr="00000000">
        <w:rPr>
          <w:sz w:val="26"/>
          <w:szCs w:val="26"/>
          <w:rtl w:val="0"/>
        </w:rPr>
        <w:t xml:space="preserve">The journey begins with who your character is—their origins, strengths, and weaknesses. From there, every decision shapes their story, from the archetype that defines their role to the </w:t>
      </w:r>
    </w:p>
    <w:p w:rsidR="00000000" w:rsidDel="00000000" w:rsidP="00000000" w:rsidRDefault="00000000" w:rsidRPr="00000000" w14:paraId="00000778">
      <w:pPr>
        <w:spacing w:line="240" w:lineRule="auto"/>
        <w:ind w:left="729" w:firstLine="0"/>
        <w:jc w:val="both"/>
        <w:rPr>
          <w:sz w:val="26"/>
          <w:szCs w:val="26"/>
        </w:rPr>
      </w:pPr>
      <w:r w:rsidDel="00000000" w:rsidR="00000000" w:rsidRPr="00000000">
        <w:rPr>
          <w:sz w:val="26"/>
          <w:szCs w:val="26"/>
          <w:rtl w:val="0"/>
        </w:rPr>
        <w:t xml:space="preserve">alignment that reflects their inner balance. By the time creation is complete, your character will not only stand ready to face the challenges of the game but will also have a distinct personality and identity..  </w:t>
      </w:r>
    </w:p>
    <w:p w:rsidR="00000000" w:rsidDel="00000000" w:rsidP="00000000" w:rsidRDefault="00000000" w:rsidRPr="00000000" w14:paraId="0000077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77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77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77C">
      <w:pPr>
        <w:spacing w:line="240" w:lineRule="auto"/>
        <w:ind w:left="729" w:firstLine="0"/>
        <w:jc w:val="both"/>
        <w:rPr>
          <w:sz w:val="26"/>
          <w:szCs w:val="26"/>
        </w:rPr>
      </w:pPr>
      <w:r w:rsidDel="00000000" w:rsidR="00000000" w:rsidRPr="00000000">
        <w:rPr>
          <w:sz w:val="26"/>
          <w:szCs w:val="26"/>
          <w:rtl w:val="0"/>
        </w:rPr>
        <w:t xml:space="preserve">1.CHARACTER  CREATION </w:t>
      </w:r>
    </w:p>
    <w:p w:rsidR="00000000" w:rsidDel="00000000" w:rsidP="00000000" w:rsidRDefault="00000000" w:rsidRPr="00000000" w14:paraId="0000077D">
      <w:pPr>
        <w:spacing w:line="240" w:lineRule="auto"/>
        <w:ind w:left="729" w:firstLine="0"/>
        <w:jc w:val="both"/>
        <w:rPr>
          <w:sz w:val="26"/>
          <w:szCs w:val="26"/>
        </w:rPr>
      </w:pPr>
      <w:r w:rsidDel="00000000" w:rsidR="00000000" w:rsidRPr="00000000">
        <w:rPr>
          <w:sz w:val="26"/>
          <w:szCs w:val="26"/>
          <w:rtl w:val="0"/>
        </w:rPr>
        <w:t xml:space="preserve">Character creation is divided into five carefully designed steps, ensuring a thorough and engaging process. Each step builds </w:t>
      </w:r>
    </w:p>
    <w:p w:rsidR="00000000" w:rsidDel="00000000" w:rsidP="00000000" w:rsidRDefault="00000000" w:rsidRPr="00000000" w14:paraId="0000077E">
      <w:pPr>
        <w:spacing w:line="240" w:lineRule="auto"/>
        <w:ind w:left="729" w:firstLine="0"/>
        <w:jc w:val="both"/>
        <w:rPr>
          <w:sz w:val="26"/>
          <w:szCs w:val="26"/>
        </w:rPr>
      </w:pPr>
      <w:r w:rsidDel="00000000" w:rsidR="00000000" w:rsidRPr="00000000">
        <w:rPr>
          <w:sz w:val="26"/>
          <w:szCs w:val="26"/>
          <w:rtl w:val="0"/>
        </w:rPr>
        <w:t xml:space="preserve">upon the last, creating a cohesive character while maintaining the flexibility to adapt to your vision. </w:t>
      </w:r>
    </w:p>
    <w:p w:rsidR="00000000" w:rsidDel="00000000" w:rsidP="00000000" w:rsidRDefault="00000000" w:rsidRPr="00000000" w14:paraId="0000077F">
      <w:pPr>
        <w:spacing w:line="240" w:lineRule="auto"/>
        <w:ind w:left="729" w:firstLine="0"/>
        <w:jc w:val="both"/>
        <w:rPr>
          <w:sz w:val="26"/>
          <w:szCs w:val="26"/>
        </w:rPr>
      </w:pPr>
      <w:r w:rsidDel="00000000" w:rsidR="00000000" w:rsidRPr="00000000">
        <w:rPr>
          <w:sz w:val="26"/>
          <w:szCs w:val="26"/>
          <w:rtl w:val="0"/>
        </w:rPr>
        <w:t xml:space="preserve">Choose a Concept: Establish the thematic role of your character in the world. </w:t>
      </w:r>
    </w:p>
    <w:p w:rsidR="00000000" w:rsidDel="00000000" w:rsidP="00000000" w:rsidRDefault="00000000" w:rsidRPr="00000000" w14:paraId="00000780">
      <w:pPr>
        <w:spacing w:line="240" w:lineRule="auto"/>
        <w:ind w:left="729" w:firstLine="0"/>
        <w:jc w:val="both"/>
        <w:rPr>
          <w:sz w:val="26"/>
          <w:szCs w:val="26"/>
        </w:rPr>
      </w:pPr>
      <w:r w:rsidDel="00000000" w:rsidR="00000000" w:rsidRPr="00000000">
        <w:rPr>
          <w:sz w:val="26"/>
          <w:szCs w:val="26"/>
          <w:rtl w:val="0"/>
        </w:rPr>
        <w:t xml:space="preserve">Choose an Archetype: Select one of the foundational archetypes that define their skills and capabilities. </w:t>
      </w:r>
    </w:p>
    <w:p w:rsidR="00000000" w:rsidDel="00000000" w:rsidP="00000000" w:rsidRDefault="00000000" w:rsidRPr="00000000" w14:paraId="00000781">
      <w:pPr>
        <w:spacing w:line="240" w:lineRule="auto"/>
        <w:ind w:left="729" w:firstLine="0"/>
        <w:jc w:val="both"/>
        <w:rPr>
          <w:sz w:val="26"/>
          <w:szCs w:val="26"/>
        </w:rPr>
      </w:pPr>
      <w:r w:rsidDel="00000000" w:rsidR="00000000" w:rsidRPr="00000000">
        <w:rPr>
          <w:sz w:val="26"/>
          <w:szCs w:val="26"/>
          <w:rtl w:val="0"/>
        </w:rPr>
        <w:t xml:space="preserve">Choose a Lineage: Pick a lineage that reflects their heritage, both physical and cultural. </w:t>
      </w:r>
    </w:p>
    <w:p w:rsidR="00000000" w:rsidDel="00000000" w:rsidP="00000000" w:rsidRDefault="00000000" w:rsidRPr="00000000" w14:paraId="00000782">
      <w:pPr>
        <w:spacing w:line="240" w:lineRule="auto"/>
        <w:ind w:left="729" w:firstLine="0"/>
        <w:jc w:val="both"/>
        <w:rPr>
          <w:sz w:val="26"/>
          <w:szCs w:val="26"/>
        </w:rPr>
      </w:pPr>
      <w:r w:rsidDel="00000000" w:rsidR="00000000" w:rsidRPr="00000000">
        <w:rPr>
          <w:sz w:val="26"/>
          <w:szCs w:val="26"/>
          <w:rtl w:val="0"/>
        </w:rPr>
        <w:t xml:space="preserve">Assign Attributes and Derived Stats: Generate the core attributes and secondary stats that represent your character’s abilities. </w:t>
      </w:r>
    </w:p>
    <w:p w:rsidR="00000000" w:rsidDel="00000000" w:rsidP="00000000" w:rsidRDefault="00000000" w:rsidRPr="00000000" w14:paraId="00000783">
      <w:pPr>
        <w:spacing w:line="240" w:lineRule="auto"/>
        <w:ind w:left="729" w:firstLine="0"/>
        <w:jc w:val="both"/>
        <w:rPr>
          <w:sz w:val="26"/>
          <w:szCs w:val="26"/>
        </w:rPr>
      </w:pPr>
      <w:r w:rsidDel="00000000" w:rsidR="00000000" w:rsidRPr="00000000">
        <w:rPr>
          <w:sz w:val="26"/>
          <w:szCs w:val="26"/>
          <w:rtl w:val="0"/>
        </w:rPr>
        <w:t xml:space="preserve">Finalize Alignment: Determine alignment based on the disparity between Gnosis and Entropy, and see </w:t>
      </w:r>
    </w:p>
    <w:p w:rsidR="00000000" w:rsidDel="00000000" w:rsidP="00000000" w:rsidRDefault="00000000" w:rsidRPr="00000000" w14:paraId="00000784">
      <w:pPr>
        <w:spacing w:line="240" w:lineRule="auto"/>
        <w:ind w:left="729" w:firstLine="0"/>
        <w:jc w:val="both"/>
        <w:rPr>
          <w:sz w:val="26"/>
          <w:szCs w:val="26"/>
        </w:rPr>
      </w:pPr>
      <w:r w:rsidDel="00000000" w:rsidR="00000000" w:rsidRPr="00000000">
        <w:rPr>
          <w:sz w:val="26"/>
          <w:szCs w:val="26"/>
          <w:rtl w:val="0"/>
        </w:rPr>
        <w:t xml:space="preserve">how it shapes your character’s role and destiny. </w:t>
      </w:r>
    </w:p>
    <w:p w:rsidR="00000000" w:rsidDel="00000000" w:rsidP="00000000" w:rsidRDefault="00000000" w:rsidRPr="00000000" w14:paraId="000007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786">
      <w:pPr>
        <w:spacing w:line="240" w:lineRule="auto"/>
        <w:ind w:left="729" w:firstLine="0"/>
        <w:jc w:val="both"/>
        <w:rPr>
          <w:sz w:val="26"/>
          <w:szCs w:val="26"/>
        </w:rPr>
      </w:pPr>
      <w:r w:rsidDel="00000000" w:rsidR="00000000" w:rsidRPr="00000000">
        <w:rPr>
          <w:sz w:val="26"/>
          <w:szCs w:val="26"/>
          <w:rtl w:val="0"/>
        </w:rPr>
        <w:t xml:space="preserve">2. Archetypes </w:t>
      </w:r>
    </w:p>
    <w:p w:rsidR="00000000" w:rsidDel="00000000" w:rsidP="00000000" w:rsidRDefault="00000000" w:rsidRPr="00000000" w14:paraId="00000787">
      <w:pPr>
        <w:spacing w:line="240" w:lineRule="auto"/>
        <w:ind w:left="729" w:firstLine="0"/>
        <w:jc w:val="both"/>
        <w:rPr>
          <w:sz w:val="26"/>
          <w:szCs w:val="26"/>
        </w:rPr>
      </w:pPr>
      <w:r w:rsidDel="00000000" w:rsidR="00000000" w:rsidRPr="00000000">
        <w:rPr>
          <w:sz w:val="26"/>
          <w:szCs w:val="26"/>
          <w:rtl w:val="0"/>
        </w:rPr>
        <w:t xml:space="preserve">What Are Archetypes? </w:t>
      </w:r>
    </w:p>
    <w:p w:rsidR="00000000" w:rsidDel="00000000" w:rsidP="00000000" w:rsidRDefault="00000000" w:rsidRPr="00000000" w14:paraId="00000788">
      <w:pPr>
        <w:spacing w:line="240" w:lineRule="auto"/>
        <w:ind w:left="729" w:firstLine="0"/>
        <w:jc w:val="both"/>
        <w:rPr>
          <w:sz w:val="26"/>
          <w:szCs w:val="26"/>
        </w:rPr>
      </w:pPr>
      <w:r w:rsidDel="00000000" w:rsidR="00000000" w:rsidRPr="00000000">
        <w:rPr>
          <w:sz w:val="26"/>
          <w:szCs w:val="26"/>
          <w:rtl w:val="0"/>
        </w:rPr>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 </w:t>
      </w:r>
    </w:p>
    <w:p w:rsidR="00000000" w:rsidDel="00000000" w:rsidP="00000000" w:rsidRDefault="00000000" w:rsidRPr="00000000" w14:paraId="00000789">
      <w:pPr>
        <w:spacing w:line="240" w:lineRule="auto"/>
        <w:ind w:left="729" w:firstLine="0"/>
        <w:jc w:val="both"/>
        <w:rPr>
          <w:sz w:val="26"/>
          <w:szCs w:val="26"/>
        </w:rPr>
      </w:pPr>
      <w:r w:rsidDel="00000000" w:rsidR="00000000" w:rsidRPr="00000000">
        <w:rPr>
          <w:sz w:val="26"/>
          <w:szCs w:val="26"/>
          <w:rtl w:val="0"/>
        </w:rPr>
        <w:t xml:space="preserve">Archetypes and the World </w:t>
      </w:r>
    </w:p>
    <w:p w:rsidR="00000000" w:rsidDel="00000000" w:rsidP="00000000" w:rsidRDefault="00000000" w:rsidRPr="00000000" w14:paraId="0000078A">
      <w:pPr>
        <w:spacing w:line="240" w:lineRule="auto"/>
        <w:ind w:left="729" w:firstLine="0"/>
        <w:jc w:val="both"/>
        <w:rPr>
          <w:sz w:val="26"/>
          <w:szCs w:val="26"/>
        </w:rPr>
      </w:pPr>
      <w:r w:rsidDel="00000000" w:rsidR="00000000" w:rsidRPr="00000000">
        <w:rPr>
          <w:sz w:val="26"/>
          <w:szCs w:val="26"/>
          <w:rtl w:val="0"/>
        </w:rPr>
        <w:t xml:space="preserve">Each archetype reflects a universal role that exists across cultures, time, and mythologies. Whether your character is a stalwart protector, an ambitious leader, or a chaotic force of </w:t>
      </w:r>
    </w:p>
    <w:p w:rsidR="00000000" w:rsidDel="00000000" w:rsidP="00000000" w:rsidRDefault="00000000" w:rsidRPr="00000000" w14:paraId="0000078B">
      <w:pPr>
        <w:spacing w:line="240" w:lineRule="auto"/>
        <w:ind w:left="729" w:firstLine="0"/>
        <w:jc w:val="both"/>
        <w:rPr>
          <w:sz w:val="26"/>
          <w:szCs w:val="26"/>
        </w:rPr>
      </w:pPr>
      <w:r w:rsidDel="00000000" w:rsidR="00000000" w:rsidRPr="00000000">
        <w:rPr>
          <w:sz w:val="26"/>
          <w:szCs w:val="26"/>
          <w:rtl w:val="0"/>
        </w:rPr>
        <w:t xml:space="preserve">change, their archetype provides a foundation for their abilities and behaviors. Archetypes give your character a starting point, but they are not static; through your choices and progression, </w:t>
      </w:r>
    </w:p>
    <w:p w:rsidR="00000000" w:rsidDel="00000000" w:rsidP="00000000" w:rsidRDefault="00000000" w:rsidRPr="00000000" w14:paraId="0000078C">
      <w:pPr>
        <w:spacing w:line="240" w:lineRule="auto"/>
        <w:ind w:left="729" w:firstLine="0"/>
        <w:jc w:val="both"/>
        <w:rPr>
          <w:sz w:val="26"/>
          <w:szCs w:val="26"/>
        </w:rPr>
      </w:pPr>
      <w:r w:rsidDel="00000000" w:rsidR="00000000" w:rsidRPr="00000000">
        <w:rPr>
          <w:sz w:val="26"/>
          <w:szCs w:val="26"/>
          <w:rtl w:val="0"/>
        </w:rPr>
        <w:t xml:space="preserve">your character will evolve, adapting their role to the challenges they face. </w:t>
      </w:r>
    </w:p>
    <w:p w:rsidR="00000000" w:rsidDel="00000000" w:rsidP="00000000" w:rsidRDefault="00000000" w:rsidRPr="00000000" w14:paraId="0000078D">
      <w:pPr>
        <w:spacing w:line="240" w:lineRule="auto"/>
        <w:ind w:left="729" w:firstLine="0"/>
        <w:jc w:val="both"/>
        <w:rPr>
          <w:sz w:val="26"/>
          <w:szCs w:val="26"/>
        </w:rPr>
      </w:pPr>
      <w:r w:rsidDel="00000000" w:rsidR="00000000" w:rsidRPr="00000000">
        <w:rPr>
          <w:sz w:val="26"/>
          <w:szCs w:val="26"/>
          <w:rtl w:val="0"/>
        </w:rPr>
        <w:t xml:space="preserve">Archetype Features </w:t>
      </w:r>
    </w:p>
    <w:p w:rsidR="00000000" w:rsidDel="00000000" w:rsidP="00000000" w:rsidRDefault="00000000" w:rsidRPr="00000000" w14:paraId="0000078E">
      <w:pPr>
        <w:spacing w:line="240" w:lineRule="auto"/>
        <w:ind w:left="729" w:firstLine="0"/>
        <w:jc w:val="both"/>
        <w:rPr>
          <w:sz w:val="26"/>
          <w:szCs w:val="26"/>
        </w:rPr>
      </w:pPr>
      <w:r w:rsidDel="00000000" w:rsidR="00000000" w:rsidRPr="00000000">
        <w:rPr>
          <w:sz w:val="26"/>
          <w:szCs w:val="26"/>
          <w:rtl w:val="0"/>
        </w:rPr>
        <w:t xml:space="preserve">Every archetype includes: </w:t>
      </w:r>
    </w:p>
    <w:p w:rsidR="00000000" w:rsidDel="00000000" w:rsidP="00000000" w:rsidRDefault="00000000" w:rsidRPr="00000000" w14:paraId="0000078F">
      <w:pPr>
        <w:spacing w:line="240" w:lineRule="auto"/>
        <w:ind w:left="729" w:firstLine="0"/>
        <w:jc w:val="both"/>
        <w:rPr>
          <w:sz w:val="26"/>
          <w:szCs w:val="26"/>
        </w:rPr>
      </w:pPr>
      <w:r w:rsidDel="00000000" w:rsidR="00000000" w:rsidRPr="00000000">
        <w:rPr>
          <w:sz w:val="26"/>
          <w:szCs w:val="26"/>
          <w:rtl w:val="0"/>
        </w:rPr>
        <w:t xml:space="preserve">Attribute Bonuses: Boosts to three specific attributes that reflect the archetype’s strengths. </w:t>
      </w:r>
    </w:p>
    <w:p w:rsidR="00000000" w:rsidDel="00000000" w:rsidP="00000000" w:rsidRDefault="00000000" w:rsidRPr="00000000" w14:paraId="00000790">
      <w:pPr>
        <w:spacing w:line="240" w:lineRule="auto"/>
        <w:ind w:left="729" w:firstLine="0"/>
        <w:jc w:val="both"/>
        <w:rPr>
          <w:sz w:val="26"/>
          <w:szCs w:val="26"/>
        </w:rPr>
      </w:pPr>
      <w:r w:rsidDel="00000000" w:rsidR="00000000" w:rsidRPr="00000000">
        <w:rPr>
          <w:sz w:val="26"/>
          <w:szCs w:val="26"/>
          <w:rtl w:val="0"/>
        </w:rPr>
        <w:t xml:space="preserve">Excluded Attribute: An attribute that the archetype cannot directly enhance during creation. </w:t>
      </w:r>
    </w:p>
    <w:p w:rsidR="00000000" w:rsidDel="00000000" w:rsidP="00000000" w:rsidRDefault="00000000" w:rsidRPr="00000000" w14:paraId="00000791">
      <w:pPr>
        <w:spacing w:line="240" w:lineRule="auto"/>
        <w:ind w:left="729" w:firstLine="0"/>
        <w:jc w:val="both"/>
        <w:rPr>
          <w:sz w:val="26"/>
          <w:szCs w:val="26"/>
        </w:rPr>
      </w:pPr>
      <w:r w:rsidDel="00000000" w:rsidR="00000000" w:rsidRPr="00000000">
        <w:rPr>
          <w:sz w:val="26"/>
          <w:szCs w:val="26"/>
          <w:rtl w:val="0"/>
        </w:rPr>
        <w:t xml:space="preserve">Entropy/Gnosis Push: A slight tilt (+5%) toward harmony or chaos, aligning with the archetype’s tendencies. </w:t>
      </w:r>
    </w:p>
    <w:p w:rsidR="00000000" w:rsidDel="00000000" w:rsidP="00000000" w:rsidRDefault="00000000" w:rsidRPr="00000000" w14:paraId="00000792">
      <w:pPr>
        <w:spacing w:line="240" w:lineRule="auto"/>
        <w:ind w:left="729" w:firstLine="0"/>
        <w:jc w:val="both"/>
        <w:rPr>
          <w:sz w:val="26"/>
          <w:szCs w:val="26"/>
        </w:rPr>
      </w:pPr>
      <w:r w:rsidDel="00000000" w:rsidR="00000000" w:rsidRPr="00000000">
        <w:rPr>
          <w:sz w:val="26"/>
          <w:szCs w:val="26"/>
          <w:rtl w:val="0"/>
        </w:rPr>
        <w:t xml:space="preserve">Paragon Trait: A unique ability that sets the archetype apart, granting mechanical or narrative benefits. </w:t>
      </w:r>
    </w:p>
    <w:p w:rsidR="00000000" w:rsidDel="00000000" w:rsidP="00000000" w:rsidRDefault="00000000" w:rsidRPr="00000000" w14:paraId="00000793">
      <w:pPr>
        <w:spacing w:line="240" w:lineRule="auto"/>
        <w:ind w:left="729" w:firstLine="0"/>
        <w:jc w:val="both"/>
        <w:rPr>
          <w:sz w:val="26"/>
          <w:szCs w:val="26"/>
        </w:rPr>
      </w:pPr>
      <w:r w:rsidDel="00000000" w:rsidR="00000000" w:rsidRPr="00000000">
        <w:rPr>
          <w:sz w:val="26"/>
          <w:szCs w:val="26"/>
          <w:rtl w:val="0"/>
        </w:rPr>
        <w:t xml:space="preserve">Thematic Core: A descriptive paragraph that captures the essence of the archetype, tying it to the broader world and their role within it. </w:t>
      </w:r>
    </w:p>
    <w:p w:rsidR="00000000" w:rsidDel="00000000" w:rsidP="00000000" w:rsidRDefault="00000000" w:rsidRPr="00000000" w14:paraId="00000794">
      <w:pPr>
        <w:spacing w:line="240" w:lineRule="auto"/>
        <w:ind w:left="729" w:firstLine="0"/>
        <w:jc w:val="both"/>
        <w:rPr>
          <w:sz w:val="26"/>
          <w:szCs w:val="26"/>
        </w:rPr>
      </w:pPr>
      <w:r w:rsidDel="00000000" w:rsidR="00000000" w:rsidRPr="00000000">
        <w:rPr>
          <w:sz w:val="26"/>
          <w:szCs w:val="26"/>
          <w:rtl w:val="0"/>
        </w:rPr>
        <w:t xml:space="preserve">Finalized Archetype List </w:t>
      </w:r>
    </w:p>
    <w:p w:rsidR="00000000" w:rsidDel="00000000" w:rsidP="00000000" w:rsidRDefault="00000000" w:rsidRPr="00000000" w14:paraId="00000795">
      <w:pPr>
        <w:spacing w:line="240" w:lineRule="auto"/>
        <w:ind w:left="729" w:firstLine="0"/>
        <w:jc w:val="both"/>
        <w:rPr>
          <w:sz w:val="26"/>
          <w:szCs w:val="26"/>
        </w:rPr>
      </w:pPr>
      <w:r w:rsidDel="00000000" w:rsidR="00000000" w:rsidRPr="00000000">
        <w:rPr>
          <w:sz w:val="26"/>
          <w:szCs w:val="26"/>
          <w:rtl w:val="0"/>
        </w:rPr>
        <w:t xml:space="preserve">1. The Protector </w:t>
      </w:r>
    </w:p>
    <w:p w:rsidR="00000000" w:rsidDel="00000000" w:rsidP="00000000" w:rsidRDefault="00000000" w:rsidRPr="00000000" w14:paraId="00000796">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97">
      <w:pPr>
        <w:spacing w:line="240" w:lineRule="auto"/>
        <w:ind w:left="729" w:firstLine="0"/>
        <w:jc w:val="both"/>
        <w:rPr>
          <w:sz w:val="26"/>
          <w:szCs w:val="26"/>
        </w:rPr>
      </w:pPr>
      <w:r w:rsidDel="00000000" w:rsidR="00000000" w:rsidRPr="00000000">
        <w:rPr>
          <w:sz w:val="26"/>
          <w:szCs w:val="26"/>
          <w:rtl w:val="0"/>
        </w:rPr>
        <w:t xml:space="preserve">Protectors are the stalwart guardians of the vulnerable, putting their lives on the line to shield others from harm. Whether </w:t>
      </w:r>
    </w:p>
    <w:p w:rsidR="00000000" w:rsidDel="00000000" w:rsidP="00000000" w:rsidRDefault="00000000" w:rsidRPr="00000000" w14:paraId="00000798">
      <w:pPr>
        <w:spacing w:line="240" w:lineRule="auto"/>
        <w:ind w:left="729" w:firstLine="0"/>
        <w:jc w:val="both"/>
        <w:rPr>
          <w:sz w:val="26"/>
          <w:szCs w:val="26"/>
        </w:rPr>
        <w:sectPr>
          <w:type w:val="continuous"/>
          <w:pgSz w:h="15840" w:w="12240" w:orient="portrait"/>
          <w:pgMar w:bottom="1395" w:top="2074" w:left="219" w:right="207" w:header="720" w:footer="720"/>
          <w:cols w:equalWidth="0" w:num="2">
            <w:col w:space="668" w:w="5573"/>
            <w:col w:space="0" w:w="5573"/>
          </w:cols>
        </w:sectPr>
      </w:pPr>
      <w:r w:rsidDel="00000000" w:rsidR="00000000" w:rsidRPr="00000000">
        <w:rPr>
          <w:sz w:val="26"/>
          <w:szCs w:val="26"/>
          <w:rtl w:val="0"/>
        </w:rPr>
        <w:t xml:space="preserve">driven by duty, love, or an unshakable moral code, Protectors stand firm against overwhelming odds, embodying resilience </w:t>
      </w:r>
    </w:p>
    <w:p w:rsidR="00000000" w:rsidDel="00000000" w:rsidP="00000000" w:rsidRDefault="00000000" w:rsidRPr="00000000" w14:paraId="00000799">
      <w:pPr>
        <w:spacing w:line="240" w:lineRule="auto"/>
        <w:ind w:left="729" w:firstLine="0"/>
        <w:jc w:val="both"/>
        <w:rPr>
          <w:sz w:val="26"/>
          <w:szCs w:val="26"/>
        </w:rPr>
      </w:pPr>
      <w:r w:rsidDel="00000000" w:rsidR="00000000" w:rsidRPr="00000000">
        <w:rPr>
          <w:sz w:val="26"/>
          <w:szCs w:val="26"/>
          <w:rtl w:val="0"/>
        </w:rPr>
        <w:t xml:space="preserve">and sacrifice. They often serve as the foundation of their group, </w:t>
        <w:tab/>
        <w:t xml:space="preserve"> </w:t>
        <w:tab/>
        <w:t xml:space="preserve">• </w:t>
        <w:tab/>
        <w:t xml:space="preserve">Paragon Trait: </w:t>
      </w:r>
    </w:p>
    <w:p w:rsidR="00000000" w:rsidDel="00000000" w:rsidP="00000000" w:rsidRDefault="00000000" w:rsidRPr="00000000" w14:paraId="0000079A">
      <w:pPr>
        <w:spacing w:line="240" w:lineRule="auto"/>
        <w:ind w:left="729" w:firstLine="0"/>
        <w:jc w:val="both"/>
        <w:rPr>
          <w:sz w:val="26"/>
          <w:szCs w:val="26"/>
        </w:rPr>
      </w:pPr>
      <w:r w:rsidDel="00000000" w:rsidR="00000000" w:rsidRPr="00000000">
        <w:rPr>
          <w:sz w:val="26"/>
          <w:szCs w:val="26"/>
          <w:rtl w:val="0"/>
        </w:rPr>
        <w:t xml:space="preserve">providing stability and unwavering support. </w:t>
      </w:r>
    </w:p>
    <w:p w:rsidR="00000000" w:rsidDel="00000000" w:rsidP="00000000" w:rsidRDefault="00000000" w:rsidRPr="00000000" w14:paraId="0000079B">
      <w:pPr>
        <w:spacing w:line="240" w:lineRule="auto"/>
        <w:ind w:left="729" w:firstLine="0"/>
        <w:jc w:val="both"/>
        <w:rPr>
          <w:sz w:val="26"/>
          <w:szCs w:val="26"/>
        </w:rPr>
      </w:pPr>
      <w:r w:rsidDel="00000000" w:rsidR="00000000" w:rsidRPr="00000000">
        <w:rPr>
          <w:sz w:val="26"/>
          <w:szCs w:val="26"/>
          <w:rtl w:val="0"/>
        </w:rPr>
        <w:t xml:space="preserve">“Eyes of the Unseen”: Gain a +10% bonus to  </w:t>
        <w:tab/>
        <w:t xml:space="preserve">• </w:t>
        <w:tab/>
        <w:t xml:space="preserve">Attribute Bonuses: </w:t>
        <w:tab/>
        <w:t xml:space="preserve">Perception rolls when searching for hidden elements or information. </w:t>
      </w:r>
    </w:p>
    <w:p w:rsidR="00000000" w:rsidDel="00000000" w:rsidP="00000000" w:rsidRDefault="00000000" w:rsidRPr="00000000" w14:paraId="0000079C">
      <w:pPr>
        <w:spacing w:line="240" w:lineRule="auto"/>
        <w:ind w:left="729" w:firstLine="0"/>
        <w:jc w:val="both"/>
        <w:rPr>
          <w:sz w:val="26"/>
          <w:szCs w:val="26"/>
        </w:rPr>
      </w:pPr>
      <w:r w:rsidDel="00000000" w:rsidR="00000000" w:rsidRPr="00000000">
        <w:rPr>
          <w:sz w:val="26"/>
          <w:szCs w:val="26"/>
          <w:rtl w:val="0"/>
        </w:rPr>
        <w:t xml:space="preserve">+10% to Dominion. </w:t>
      </w:r>
    </w:p>
    <w:p w:rsidR="00000000" w:rsidDel="00000000" w:rsidP="00000000" w:rsidRDefault="00000000" w:rsidRPr="00000000" w14:paraId="0000079D">
      <w:pPr>
        <w:spacing w:line="240" w:lineRule="auto"/>
        <w:ind w:left="729" w:firstLine="0"/>
        <w:jc w:val="both"/>
        <w:rPr>
          <w:sz w:val="26"/>
          <w:szCs w:val="26"/>
        </w:rPr>
      </w:pPr>
      <w:r w:rsidDel="00000000" w:rsidR="00000000" w:rsidRPr="00000000">
        <w:rPr>
          <w:sz w:val="26"/>
          <w:szCs w:val="26"/>
          <w:rtl w:val="0"/>
        </w:rPr>
        <w:tab/>
        <w:t xml:space="preserve"> </w:t>
        <w:tab/>
        <w:t xml:space="preserve">• </w:t>
        <w:tab/>
        <w:t xml:space="preserve">+5% to Katra. </w:t>
        <w:tab/>
        <w:t xml:space="preserve">3. The Sovereign </w:t>
      </w:r>
    </w:p>
    <w:p w:rsidR="00000000" w:rsidDel="00000000" w:rsidP="00000000" w:rsidRDefault="00000000" w:rsidRPr="00000000" w14:paraId="0000079E">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9F">
      <w:pPr>
        <w:spacing w:line="240" w:lineRule="auto"/>
        <w:ind w:left="729" w:firstLine="0"/>
        <w:jc w:val="both"/>
        <w:rPr>
          <w:sz w:val="26"/>
          <w:szCs w:val="26"/>
        </w:rPr>
      </w:pPr>
      <w:r w:rsidDel="00000000" w:rsidR="00000000" w:rsidRPr="00000000">
        <w:rPr>
          <w:sz w:val="26"/>
          <w:szCs w:val="26"/>
          <w:rtl w:val="0"/>
        </w:rPr>
        <w:t xml:space="preserve">+5% to Harmonia. </w:t>
      </w:r>
    </w:p>
    <w:p w:rsidR="00000000" w:rsidDel="00000000" w:rsidP="00000000" w:rsidRDefault="00000000" w:rsidRPr="00000000" w14:paraId="000007A0">
      <w:pPr>
        <w:spacing w:line="240" w:lineRule="auto"/>
        <w:ind w:left="729" w:firstLine="0"/>
        <w:jc w:val="both"/>
        <w:rPr>
          <w:sz w:val="26"/>
          <w:szCs w:val="26"/>
        </w:rPr>
      </w:pPr>
      <w:r w:rsidDel="00000000" w:rsidR="00000000" w:rsidRPr="00000000">
        <w:rPr>
          <w:sz w:val="26"/>
          <w:szCs w:val="26"/>
          <w:rtl w:val="0"/>
        </w:rPr>
        <w:t xml:space="preserve">Sovereigns are natural leaders, commanding respect and loyalty </w:t>
      </w:r>
    </w:p>
    <w:p w:rsidR="00000000" w:rsidDel="00000000" w:rsidP="00000000" w:rsidRDefault="00000000" w:rsidRPr="00000000" w14:paraId="000007A1">
      <w:pPr>
        <w:spacing w:line="240" w:lineRule="auto"/>
        <w:ind w:left="729" w:firstLine="0"/>
        <w:jc w:val="both"/>
        <w:rPr>
          <w:sz w:val="26"/>
          <w:szCs w:val="26"/>
        </w:rPr>
      </w:pPr>
      <w:r w:rsidDel="00000000" w:rsidR="00000000" w:rsidRPr="00000000">
        <w:rPr>
          <w:sz w:val="26"/>
          <w:szCs w:val="26"/>
          <w:rtl w:val="0"/>
        </w:rPr>
        <w:t xml:space="preserve">Excluded Attribute: Imperius. </w:t>
        <w:tab/>
        <w:t xml:space="preserve">through sheer presence. Whether they rule through charisma, </w:t>
      </w:r>
    </w:p>
    <w:p w:rsidR="00000000" w:rsidDel="00000000" w:rsidP="00000000" w:rsidRDefault="00000000" w:rsidRPr="00000000" w14:paraId="000007A2">
      <w:pPr>
        <w:spacing w:line="240" w:lineRule="auto"/>
        <w:ind w:left="729" w:firstLine="0"/>
        <w:jc w:val="both"/>
        <w:rPr>
          <w:sz w:val="26"/>
          <w:szCs w:val="26"/>
        </w:rPr>
      </w:pPr>
      <w:r w:rsidDel="00000000" w:rsidR="00000000" w:rsidRPr="00000000">
        <w:rPr>
          <w:sz w:val="26"/>
          <w:szCs w:val="26"/>
          <w:rtl w:val="0"/>
        </w:rPr>
        <w:t xml:space="preserve">Entropy/Gnosis Push: +5% Gnosis. </w:t>
        <w:tab/>
        <w:t xml:space="preserve">cunning, or fear, they are the focal point of any group they </w:t>
      </w:r>
    </w:p>
    <w:p w:rsidR="00000000" w:rsidDel="00000000" w:rsidP="00000000" w:rsidRDefault="00000000" w:rsidRPr="00000000" w14:paraId="000007A3">
      <w:pPr>
        <w:spacing w:line="240" w:lineRule="auto"/>
        <w:ind w:left="729" w:firstLine="0"/>
        <w:jc w:val="both"/>
        <w:rPr>
          <w:sz w:val="26"/>
          <w:szCs w:val="26"/>
        </w:rPr>
      </w:pPr>
      <w:r w:rsidDel="00000000" w:rsidR="00000000" w:rsidRPr="00000000">
        <w:rPr>
          <w:sz w:val="26"/>
          <w:szCs w:val="26"/>
          <w:rtl w:val="0"/>
        </w:rPr>
        <w:t xml:space="preserve">belong to. A Sovereign’s words carry weight, and their strategic </w:t>
      </w:r>
    </w:p>
    <w:p w:rsidR="00000000" w:rsidDel="00000000" w:rsidP="00000000" w:rsidRDefault="00000000" w:rsidRPr="00000000" w14:paraId="000007A4">
      <w:pPr>
        <w:spacing w:line="240" w:lineRule="auto"/>
        <w:ind w:left="729" w:firstLine="0"/>
        <w:jc w:val="both"/>
        <w:rPr>
          <w:sz w:val="26"/>
          <w:szCs w:val="26"/>
        </w:rPr>
      </w:pPr>
      <w:r w:rsidDel="00000000" w:rsidR="00000000" w:rsidRPr="00000000">
        <w:rPr>
          <w:sz w:val="26"/>
          <w:szCs w:val="26"/>
          <w:rtl w:val="0"/>
        </w:rPr>
        <w:t xml:space="preserve">Paragon Trait: </w:t>
        <w:tab/>
        <w:t xml:space="preserve">mind ensures they are always steps ahead of their rivals. </w:t>
      </w:r>
    </w:p>
    <w:p w:rsidR="00000000" w:rsidDel="00000000" w:rsidP="00000000" w:rsidRDefault="00000000" w:rsidRPr="00000000" w14:paraId="000007A5">
      <w:pPr>
        <w:spacing w:line="240" w:lineRule="auto"/>
        <w:ind w:left="729" w:firstLine="0"/>
        <w:jc w:val="both"/>
        <w:rPr>
          <w:sz w:val="26"/>
          <w:szCs w:val="26"/>
        </w:rPr>
      </w:pPr>
      <w:r w:rsidDel="00000000" w:rsidR="00000000" w:rsidRPr="00000000">
        <w:rPr>
          <w:sz w:val="26"/>
          <w:szCs w:val="26"/>
          <w:rtl w:val="0"/>
        </w:rPr>
        <w:t xml:space="preserve">“Shield the Vulnerable”: Redirect an attack </w:t>
        <w:tab/>
        <w:t xml:space="preserve"> </w:t>
        <w:tab/>
        <w:t xml:space="preserve">• </w:t>
        <w:tab/>
        <w:t xml:space="preserve">Attribute Bonuses: targeting an ally to yourself. While in this stance, gain a +5% </w:t>
      </w:r>
    </w:p>
    <w:p w:rsidR="00000000" w:rsidDel="00000000" w:rsidP="00000000" w:rsidRDefault="00000000" w:rsidRPr="00000000" w14:paraId="000007A6">
      <w:pPr>
        <w:spacing w:line="240" w:lineRule="auto"/>
        <w:ind w:left="729" w:firstLine="0"/>
        <w:jc w:val="both"/>
        <w:rPr>
          <w:sz w:val="26"/>
          <w:szCs w:val="26"/>
        </w:rPr>
      </w:pPr>
      <w:r w:rsidDel="00000000" w:rsidR="00000000" w:rsidRPr="00000000">
        <w:rPr>
          <w:sz w:val="26"/>
          <w:szCs w:val="26"/>
          <w:rtl w:val="0"/>
        </w:rPr>
        <w:tab/>
        <w:t xml:space="preserve">Defensive Threshold bonus. </w:t>
        <w:tab/>
        <w:t xml:space="preserve"> </w:t>
        <w:tab/>
        <w:t xml:space="preserve">• </w:t>
        <w:tab/>
        <w:t xml:space="preserve">+10% to Imperius. </w:t>
      </w:r>
    </w:p>
    <w:p w:rsidR="00000000" w:rsidDel="00000000" w:rsidP="00000000" w:rsidRDefault="00000000" w:rsidRPr="00000000" w14:paraId="000007A7">
      <w:pPr>
        <w:spacing w:line="240" w:lineRule="auto"/>
        <w:ind w:left="729" w:firstLine="0"/>
        <w:jc w:val="both"/>
        <w:rPr>
          <w:sz w:val="26"/>
          <w:szCs w:val="26"/>
        </w:rPr>
      </w:pPr>
      <w:r w:rsidDel="00000000" w:rsidR="00000000" w:rsidRPr="00000000">
        <w:rPr>
          <w:sz w:val="26"/>
          <w:szCs w:val="26"/>
          <w:rtl w:val="0"/>
        </w:rPr>
        <w:tab/>
        <w:t xml:space="preserve">2. The Seeker </w:t>
        <w:tab/>
        <w:t xml:space="preserve"> </w:t>
        <w:tab/>
        <w:t xml:space="preserve">• </w:t>
        <w:tab/>
        <w:t xml:space="preserve">+5% to Dominion. </w:t>
      </w:r>
    </w:p>
    <w:p w:rsidR="00000000" w:rsidDel="00000000" w:rsidP="00000000" w:rsidRDefault="00000000" w:rsidRPr="00000000" w14:paraId="000007A8">
      <w:pPr>
        <w:spacing w:line="240" w:lineRule="auto"/>
        <w:ind w:left="729" w:firstLine="0"/>
        <w:jc w:val="both"/>
        <w:rPr>
          <w:sz w:val="26"/>
          <w:szCs w:val="26"/>
        </w:rPr>
      </w:pPr>
      <w:r w:rsidDel="00000000" w:rsidR="00000000" w:rsidRPr="00000000">
        <w:rPr>
          <w:sz w:val="26"/>
          <w:szCs w:val="26"/>
          <w:rtl w:val="0"/>
        </w:rPr>
        <w:t xml:space="preserve">Thematic Core: </w:t>
        <w:tab/>
        <w:t xml:space="preserve"> </w:t>
        <w:tab/>
        <w:t xml:space="preserve">• </w:t>
        <w:tab/>
        <w:t xml:space="preserve">+5% to Katra. </w:t>
      </w:r>
    </w:p>
    <w:p w:rsidR="00000000" w:rsidDel="00000000" w:rsidP="00000000" w:rsidRDefault="00000000" w:rsidRPr="00000000" w14:paraId="000007A9">
      <w:pPr>
        <w:spacing w:line="240" w:lineRule="auto"/>
        <w:ind w:left="729" w:firstLine="0"/>
        <w:jc w:val="both"/>
        <w:rPr>
          <w:sz w:val="26"/>
          <w:szCs w:val="26"/>
        </w:rPr>
      </w:pPr>
      <w:r w:rsidDel="00000000" w:rsidR="00000000" w:rsidRPr="00000000">
        <w:rPr>
          <w:sz w:val="26"/>
          <w:szCs w:val="26"/>
          <w:rtl w:val="0"/>
        </w:rPr>
        <w:t xml:space="preserve">Seekers are driven by insatiable curiosity, uncovering mysteries </w:t>
        <w:tab/>
        <w:t xml:space="preserve"> </w:t>
        <w:tab/>
        <w:t xml:space="preserve">• </w:t>
        <w:tab/>
        <w:t xml:space="preserve">Excluded Attribute: Harmonia. and seeking hidden truths. They are wanderers and scholars, </w:t>
        <w:tab/>
        <w:t xml:space="preserve"> </w:t>
        <w:tab/>
        <w:t xml:space="preserve">• </w:t>
        <w:tab/>
        <w:t xml:space="preserve">Entropy/Gnosis Push: +5% Gnosis. equally at home in a dusty library or a forgotten ruin. Their pursuit of knowledge often leads them into danger, but their </w:t>
        <w:tab/>
        <w:t xml:space="preserve"> </w:t>
        <w:tab/>
        <w:t xml:space="preserve">• </w:t>
        <w:tab/>
        <w:t xml:space="preserve">Paragon Trait: keen perception and resourcefulness ensure they find the </w:t>
      </w:r>
    </w:p>
    <w:p w:rsidR="00000000" w:rsidDel="00000000" w:rsidP="00000000" w:rsidRDefault="00000000" w:rsidRPr="00000000" w14:paraId="000007AA">
      <w:pPr>
        <w:spacing w:line="240" w:lineRule="auto"/>
        <w:ind w:left="729" w:firstLine="0"/>
        <w:jc w:val="both"/>
        <w:rPr>
          <w:sz w:val="26"/>
          <w:szCs w:val="26"/>
        </w:rPr>
      </w:pPr>
      <w:r w:rsidDel="00000000" w:rsidR="00000000" w:rsidRPr="00000000">
        <w:rPr>
          <w:sz w:val="26"/>
          <w:szCs w:val="26"/>
          <w:rtl w:val="0"/>
        </w:rPr>
        <w:t xml:space="preserve">answers they crave. </w:t>
        <w:tab/>
        <w:t xml:space="preserve"> </w:t>
        <w:tab/>
        <w:t xml:space="preserve">• </w:t>
        <w:tab/>
        <w:t xml:space="preserve">“Inspire Resolve”: Once per encounter, boost an ally’s roll by +15%. </w:t>
      </w:r>
    </w:p>
    <w:p w:rsidR="00000000" w:rsidDel="00000000" w:rsidP="00000000" w:rsidRDefault="00000000" w:rsidRPr="00000000" w14:paraId="000007AB">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7AC">
      <w:pPr>
        <w:spacing w:line="240" w:lineRule="auto"/>
        <w:ind w:left="729" w:firstLine="0"/>
        <w:jc w:val="both"/>
        <w:rPr>
          <w:sz w:val="26"/>
          <w:szCs w:val="26"/>
        </w:rPr>
      </w:pPr>
      <w:r w:rsidDel="00000000" w:rsidR="00000000" w:rsidRPr="00000000">
        <w:rPr>
          <w:sz w:val="26"/>
          <w:szCs w:val="26"/>
          <w:rtl w:val="0"/>
        </w:rPr>
        <w:t xml:space="preserve">4. The Warden </w:t>
      </w:r>
    </w:p>
    <w:p w:rsidR="00000000" w:rsidDel="00000000" w:rsidP="00000000" w:rsidRDefault="00000000" w:rsidRPr="00000000" w14:paraId="000007AD">
      <w:pPr>
        <w:spacing w:line="240" w:lineRule="auto"/>
        <w:ind w:left="729" w:firstLine="0"/>
        <w:jc w:val="both"/>
        <w:rPr>
          <w:sz w:val="26"/>
          <w:szCs w:val="26"/>
        </w:rPr>
      </w:pPr>
      <w:r w:rsidDel="00000000" w:rsidR="00000000" w:rsidRPr="00000000">
        <w:rPr>
          <w:sz w:val="26"/>
          <w:szCs w:val="26"/>
          <w:rtl w:val="0"/>
        </w:rPr>
        <w:t xml:space="preserve">+10% to Katra. </w:t>
      </w:r>
    </w:p>
    <w:p w:rsidR="00000000" w:rsidDel="00000000" w:rsidP="00000000" w:rsidRDefault="00000000" w:rsidRPr="00000000" w14:paraId="000007AE">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AF">
      <w:pPr>
        <w:spacing w:line="240" w:lineRule="auto"/>
        <w:ind w:left="729" w:firstLine="0"/>
        <w:jc w:val="both"/>
        <w:rPr>
          <w:sz w:val="26"/>
          <w:szCs w:val="26"/>
        </w:rPr>
      </w:pPr>
      <w:r w:rsidDel="00000000" w:rsidR="00000000" w:rsidRPr="00000000">
        <w:rPr>
          <w:sz w:val="26"/>
          <w:szCs w:val="26"/>
          <w:rtl w:val="0"/>
        </w:rPr>
        <w:t xml:space="preserve">+5% to Harmonia. </w:t>
      </w:r>
    </w:p>
    <w:p w:rsidR="00000000" w:rsidDel="00000000" w:rsidP="00000000" w:rsidRDefault="00000000" w:rsidRPr="00000000" w14:paraId="000007B0">
      <w:pPr>
        <w:spacing w:line="240" w:lineRule="auto"/>
        <w:ind w:left="729" w:firstLine="0"/>
        <w:jc w:val="both"/>
        <w:rPr>
          <w:sz w:val="26"/>
          <w:szCs w:val="26"/>
        </w:rPr>
      </w:pPr>
      <w:r w:rsidDel="00000000" w:rsidR="00000000" w:rsidRPr="00000000">
        <w:rPr>
          <w:sz w:val="26"/>
          <w:szCs w:val="26"/>
          <w:rtl w:val="0"/>
        </w:rPr>
        <w:t xml:space="preserve">Wardens are the masters of control, shaping the battlefield to </w:t>
      </w:r>
    </w:p>
    <w:p w:rsidR="00000000" w:rsidDel="00000000" w:rsidP="00000000" w:rsidRDefault="00000000" w:rsidRPr="00000000" w14:paraId="000007B1">
      <w:pPr>
        <w:spacing w:line="240" w:lineRule="auto"/>
        <w:ind w:left="729" w:firstLine="0"/>
        <w:jc w:val="both"/>
        <w:rPr>
          <w:sz w:val="26"/>
          <w:szCs w:val="26"/>
        </w:rPr>
      </w:pPr>
      <w:r w:rsidDel="00000000" w:rsidR="00000000" w:rsidRPr="00000000">
        <w:rPr>
          <w:sz w:val="26"/>
          <w:szCs w:val="26"/>
          <w:rtl w:val="0"/>
        </w:rPr>
        <w:t xml:space="preserve">+5% to Imperius. </w:t>
        <w:tab/>
        <w:t xml:space="preserve">their advantage and ensuring their enemies have no room to </w:t>
      </w:r>
    </w:p>
    <w:p w:rsidR="00000000" w:rsidDel="00000000" w:rsidP="00000000" w:rsidRDefault="00000000" w:rsidRPr="00000000" w14:paraId="000007B2">
      <w:pPr>
        <w:spacing w:line="240" w:lineRule="auto"/>
        <w:ind w:left="729" w:firstLine="0"/>
        <w:jc w:val="both"/>
        <w:rPr>
          <w:sz w:val="26"/>
          <w:szCs w:val="26"/>
        </w:rPr>
        <w:sectPr>
          <w:type w:val="continuous"/>
          <w:pgSz w:h="15840" w:w="12240" w:orient="portrait"/>
          <w:pgMar w:bottom="1440" w:top="1440" w:left="240" w:right="215" w:header="720" w:footer="720"/>
        </w:sectPr>
      </w:pPr>
      <w:r w:rsidDel="00000000" w:rsidR="00000000" w:rsidRPr="00000000">
        <w:rPr>
          <w:sz w:val="26"/>
          <w:szCs w:val="26"/>
          <w:rtl w:val="0"/>
        </w:rPr>
        <w:t xml:space="preserve">maneuver. Whether laying traps, fortifying defenses, or  </w:t>
        <w:tab/>
        <w:t xml:space="preserve">• </w:t>
        <w:tab/>
        <w:t xml:space="preserve">Excluded Attribute: Dominion. </w:t>
        <w:tab/>
        <w:t xml:space="preserve">exploiting terrain, Wardens are patient tacticians who thrive in  </w:t>
        <w:tab/>
        <w:t xml:space="preserve">• </w:t>
        <w:tab/>
        <w:t xml:space="preserve">Entropy/Gnosis Push: +5% Gnosis. </w:t>
        <w:tab/>
        <w:t xml:space="preserve">orchestrating their foes’ downfall. </w:t>
      </w:r>
    </w:p>
    <w:p w:rsidR="00000000" w:rsidDel="00000000" w:rsidP="00000000" w:rsidRDefault="00000000" w:rsidRPr="00000000" w14:paraId="000007B3">
      <w:pPr>
        <w:spacing w:line="240" w:lineRule="auto"/>
        <w:ind w:left="729" w:firstLine="0"/>
        <w:jc w:val="both"/>
        <w:rPr>
          <w:sz w:val="26"/>
          <w:szCs w:val="26"/>
        </w:rPr>
      </w:pPr>
      <w:r w:rsidDel="00000000" w:rsidR="00000000" w:rsidRPr="00000000">
        <w:rPr>
          <w:sz w:val="26"/>
          <w:szCs w:val="26"/>
          <w:rtl w:val="0"/>
        </w:rPr>
        <w:t xml:space="preserve">Attribute Bonuses:</w:t>
      </w:r>
    </w:p>
    <w:p w:rsidR="00000000" w:rsidDel="00000000" w:rsidP="00000000" w:rsidRDefault="00000000" w:rsidRPr="00000000" w14:paraId="000007B4">
      <w:pPr>
        <w:spacing w:line="240" w:lineRule="auto"/>
        <w:ind w:left="729" w:firstLine="0"/>
        <w:jc w:val="both"/>
        <w:rPr>
          <w:sz w:val="26"/>
          <w:szCs w:val="26"/>
        </w:rPr>
      </w:pPr>
      <w:r w:rsidDel="00000000" w:rsidR="00000000" w:rsidRPr="00000000">
        <w:rPr>
          <w:sz w:val="26"/>
          <w:szCs w:val="26"/>
          <w:rtl w:val="0"/>
        </w:rPr>
        <w:t xml:space="preserve">+10% to Dominion. </w:t>
      </w:r>
    </w:p>
    <w:p w:rsidR="00000000" w:rsidDel="00000000" w:rsidP="00000000" w:rsidRDefault="00000000" w:rsidRPr="00000000" w14:paraId="000007B5">
      <w:pPr>
        <w:spacing w:line="240" w:lineRule="auto"/>
        <w:ind w:left="729" w:firstLine="0"/>
        <w:jc w:val="both"/>
        <w:rPr>
          <w:sz w:val="26"/>
          <w:szCs w:val="26"/>
        </w:rPr>
      </w:pPr>
      <w:r w:rsidDel="00000000" w:rsidR="00000000" w:rsidRPr="00000000">
        <w:rPr>
          <w:sz w:val="26"/>
          <w:szCs w:val="26"/>
          <w:rtl w:val="0"/>
        </w:rPr>
        <w:t xml:space="preserve">+5% to Imperius. </w:t>
      </w:r>
    </w:p>
    <w:p w:rsidR="00000000" w:rsidDel="00000000" w:rsidP="00000000" w:rsidRDefault="00000000" w:rsidRPr="00000000" w14:paraId="000007B6">
      <w:pPr>
        <w:spacing w:line="240" w:lineRule="auto"/>
        <w:ind w:left="729" w:firstLine="0"/>
        <w:jc w:val="both"/>
        <w:rPr>
          <w:sz w:val="26"/>
          <w:szCs w:val="26"/>
        </w:rPr>
      </w:pPr>
      <w:r w:rsidDel="00000000" w:rsidR="00000000" w:rsidRPr="00000000">
        <w:rPr>
          <w:sz w:val="26"/>
          <w:szCs w:val="26"/>
          <w:rtl w:val="0"/>
        </w:rPr>
        <w:t xml:space="preserve">+5% to Katra. </w:t>
      </w:r>
    </w:p>
    <w:p w:rsidR="00000000" w:rsidDel="00000000" w:rsidP="00000000" w:rsidRDefault="00000000" w:rsidRPr="00000000" w14:paraId="000007B7">
      <w:pPr>
        <w:spacing w:line="240" w:lineRule="auto"/>
        <w:ind w:left="729" w:firstLine="0"/>
        <w:jc w:val="both"/>
        <w:rPr>
          <w:sz w:val="26"/>
          <w:szCs w:val="26"/>
        </w:rPr>
      </w:pPr>
      <w:r w:rsidDel="00000000" w:rsidR="00000000" w:rsidRPr="00000000">
        <w:rPr>
          <w:sz w:val="26"/>
          <w:szCs w:val="26"/>
          <w:rtl w:val="0"/>
        </w:rPr>
        <w:t xml:space="preserve">Excluded Attribute: Harmonia. </w:t>
      </w:r>
    </w:p>
    <w:p w:rsidR="00000000" w:rsidDel="00000000" w:rsidP="00000000" w:rsidRDefault="00000000" w:rsidRPr="00000000" w14:paraId="000007B8">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7B9">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7BA">
      <w:pPr>
        <w:spacing w:line="240" w:lineRule="auto"/>
        <w:ind w:left="729" w:firstLine="0"/>
        <w:jc w:val="both"/>
        <w:rPr>
          <w:sz w:val="26"/>
          <w:szCs w:val="26"/>
        </w:rPr>
      </w:pPr>
      <w:r w:rsidDel="00000000" w:rsidR="00000000" w:rsidRPr="00000000">
        <w:rPr>
          <w:sz w:val="26"/>
          <w:szCs w:val="26"/>
          <w:rtl w:val="0"/>
        </w:rPr>
        <w:t xml:space="preserve">“Control the Field”: Impose disadvantage on an enemy’s rolls when restricting their movement or actions through tactics. </w:t>
      </w:r>
    </w:p>
    <w:p w:rsidR="00000000" w:rsidDel="00000000" w:rsidP="00000000" w:rsidRDefault="00000000" w:rsidRPr="00000000" w14:paraId="000007BB">
      <w:pPr>
        <w:spacing w:line="240" w:lineRule="auto"/>
        <w:ind w:left="729" w:firstLine="0"/>
        <w:jc w:val="both"/>
        <w:rPr>
          <w:sz w:val="26"/>
          <w:szCs w:val="26"/>
        </w:rPr>
      </w:pPr>
      <w:r w:rsidDel="00000000" w:rsidR="00000000" w:rsidRPr="00000000">
        <w:rPr>
          <w:sz w:val="26"/>
          <w:szCs w:val="26"/>
          <w:rtl w:val="0"/>
        </w:rPr>
        <w:t xml:space="preserve">5. The Scion </w:t>
      </w:r>
    </w:p>
    <w:p w:rsidR="00000000" w:rsidDel="00000000" w:rsidP="00000000" w:rsidRDefault="00000000" w:rsidRPr="00000000" w14:paraId="000007BC">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BD">
      <w:pPr>
        <w:spacing w:line="240" w:lineRule="auto"/>
        <w:ind w:left="729" w:firstLine="0"/>
        <w:jc w:val="both"/>
        <w:rPr>
          <w:sz w:val="26"/>
          <w:szCs w:val="26"/>
        </w:rPr>
      </w:pPr>
      <w:r w:rsidDel="00000000" w:rsidR="00000000" w:rsidRPr="00000000">
        <w:rPr>
          <w:sz w:val="26"/>
          <w:szCs w:val="26"/>
          <w:rtl w:val="0"/>
        </w:rPr>
        <w:t xml:space="preserve">Scions are mystics attuned to the spiritual and metaphysical forces of the world. They channel harmony and destiny, serving as intermediaries between the material and the divine. Scions often stand as advisors or visionaries, interpreting signs and guiding others with their insight. </w:t>
      </w:r>
    </w:p>
    <w:p w:rsidR="00000000" w:rsidDel="00000000" w:rsidP="00000000" w:rsidRDefault="00000000" w:rsidRPr="00000000" w14:paraId="000007BE">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7BF">
      <w:pPr>
        <w:spacing w:line="240" w:lineRule="auto"/>
        <w:ind w:left="729" w:firstLine="0"/>
        <w:jc w:val="both"/>
        <w:rPr>
          <w:sz w:val="26"/>
          <w:szCs w:val="26"/>
        </w:rPr>
      </w:pPr>
      <w:r w:rsidDel="00000000" w:rsidR="00000000" w:rsidRPr="00000000">
        <w:rPr>
          <w:sz w:val="26"/>
          <w:szCs w:val="26"/>
          <w:rtl w:val="0"/>
        </w:rPr>
        <w:t xml:space="preserve">+10% to Harmonia. </w:t>
      </w:r>
    </w:p>
    <w:p w:rsidR="00000000" w:rsidDel="00000000" w:rsidP="00000000" w:rsidRDefault="00000000" w:rsidRPr="00000000" w14:paraId="000007C0">
      <w:pPr>
        <w:spacing w:line="240" w:lineRule="auto"/>
        <w:ind w:left="729" w:firstLine="0"/>
        <w:jc w:val="both"/>
        <w:rPr>
          <w:sz w:val="26"/>
          <w:szCs w:val="26"/>
        </w:rPr>
      </w:pPr>
      <w:r w:rsidDel="00000000" w:rsidR="00000000" w:rsidRPr="00000000">
        <w:rPr>
          <w:sz w:val="26"/>
          <w:szCs w:val="26"/>
          <w:rtl w:val="0"/>
        </w:rPr>
        <w:t xml:space="preserve">+5% to Katra. </w:t>
      </w:r>
    </w:p>
    <w:p w:rsidR="00000000" w:rsidDel="00000000" w:rsidP="00000000" w:rsidRDefault="00000000" w:rsidRPr="00000000" w14:paraId="000007C1">
      <w:pPr>
        <w:spacing w:line="240" w:lineRule="auto"/>
        <w:ind w:left="729" w:firstLine="0"/>
        <w:jc w:val="both"/>
        <w:rPr>
          <w:sz w:val="26"/>
          <w:szCs w:val="26"/>
        </w:rPr>
      </w:pPr>
      <w:r w:rsidDel="00000000" w:rsidR="00000000" w:rsidRPr="00000000">
        <w:rPr>
          <w:sz w:val="26"/>
          <w:szCs w:val="26"/>
          <w:rtl w:val="0"/>
        </w:rPr>
        <w:t xml:space="preserve">+5% to Dominion. </w:t>
      </w:r>
    </w:p>
    <w:p w:rsidR="00000000" w:rsidDel="00000000" w:rsidP="00000000" w:rsidRDefault="00000000" w:rsidRPr="00000000" w14:paraId="000007C2">
      <w:pPr>
        <w:spacing w:line="240" w:lineRule="auto"/>
        <w:ind w:left="729" w:firstLine="0"/>
        <w:jc w:val="both"/>
        <w:rPr>
          <w:sz w:val="26"/>
          <w:szCs w:val="26"/>
        </w:rPr>
      </w:pPr>
      <w:r w:rsidDel="00000000" w:rsidR="00000000" w:rsidRPr="00000000">
        <w:rPr>
          <w:sz w:val="26"/>
          <w:szCs w:val="26"/>
          <w:rtl w:val="0"/>
        </w:rPr>
        <w:t xml:space="preserve">Excluded Attribute: Imperius. </w:t>
      </w:r>
    </w:p>
    <w:p w:rsidR="00000000" w:rsidDel="00000000" w:rsidP="00000000" w:rsidRDefault="00000000" w:rsidRPr="00000000" w14:paraId="000007C3">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7C4">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7C5">
      <w:pPr>
        <w:spacing w:line="240" w:lineRule="auto"/>
        <w:ind w:left="729" w:firstLine="0"/>
        <w:jc w:val="both"/>
        <w:rPr>
          <w:sz w:val="26"/>
          <w:szCs w:val="26"/>
        </w:rPr>
      </w:pPr>
      <w:r w:rsidDel="00000000" w:rsidR="00000000" w:rsidRPr="00000000">
        <w:rPr>
          <w:sz w:val="26"/>
          <w:szCs w:val="26"/>
          <w:rtl w:val="0"/>
        </w:rPr>
        <w:t xml:space="preserve">“Fate’s Touch”: Once per session, reroll a failed roll or force an opponent to reroll a successful one. </w:t>
      </w:r>
    </w:p>
    <w:p w:rsidR="00000000" w:rsidDel="00000000" w:rsidP="00000000" w:rsidRDefault="00000000" w:rsidRPr="00000000" w14:paraId="000007C6">
      <w:pPr>
        <w:spacing w:line="240" w:lineRule="auto"/>
        <w:ind w:left="729" w:firstLine="0"/>
        <w:jc w:val="both"/>
        <w:rPr>
          <w:sz w:val="26"/>
          <w:szCs w:val="26"/>
        </w:rPr>
      </w:pPr>
      <w:r w:rsidDel="00000000" w:rsidR="00000000" w:rsidRPr="00000000">
        <w:rPr>
          <w:sz w:val="26"/>
          <w:szCs w:val="26"/>
          <w:rtl w:val="0"/>
        </w:rPr>
        <w:t xml:space="preserve">6. The Harbinger </w:t>
      </w:r>
    </w:p>
    <w:p w:rsidR="00000000" w:rsidDel="00000000" w:rsidP="00000000" w:rsidRDefault="00000000" w:rsidRPr="00000000" w14:paraId="000007C7">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C8">
      <w:pPr>
        <w:spacing w:line="240" w:lineRule="auto"/>
        <w:ind w:left="729" w:firstLine="0"/>
        <w:jc w:val="both"/>
        <w:rPr>
          <w:sz w:val="26"/>
          <w:szCs w:val="26"/>
        </w:rPr>
      </w:pPr>
      <w:r w:rsidDel="00000000" w:rsidR="00000000" w:rsidRPr="00000000">
        <w:rPr>
          <w:sz w:val="26"/>
          <w:szCs w:val="26"/>
          <w:rtl w:val="0"/>
        </w:rPr>
        <w:t xml:space="preserve">Harbingers are agents of chaos, destruction, and transformation. They thrive on disruption, wielding their power </w:t>
      </w:r>
    </w:p>
    <w:p w:rsidR="00000000" w:rsidDel="00000000" w:rsidP="00000000" w:rsidRDefault="00000000" w:rsidRPr="00000000" w14:paraId="000007C9">
      <w:pPr>
        <w:spacing w:line="240" w:lineRule="auto"/>
        <w:ind w:left="729" w:firstLine="0"/>
        <w:jc w:val="both"/>
        <w:rPr>
          <w:sz w:val="26"/>
          <w:szCs w:val="26"/>
        </w:rPr>
      </w:pPr>
      <w:r w:rsidDel="00000000" w:rsidR="00000000" w:rsidRPr="00000000">
        <w:rPr>
          <w:sz w:val="26"/>
          <w:szCs w:val="26"/>
          <w:rtl w:val="0"/>
        </w:rPr>
        <w:t xml:space="preserve">to challenge the status quo. Whether as destructive warriors or charismatic revolutionaries, Harbingers inspire fear and awe in equal measure. </w:t>
      </w:r>
    </w:p>
    <w:p w:rsidR="00000000" w:rsidDel="00000000" w:rsidP="00000000" w:rsidRDefault="00000000" w:rsidRPr="00000000" w14:paraId="000007CA">
      <w:pPr>
        <w:spacing w:line="240" w:lineRule="auto"/>
        <w:ind w:left="729" w:firstLine="0"/>
        <w:jc w:val="both"/>
        <w:rPr>
          <w:sz w:val="26"/>
          <w:szCs w:val="26"/>
        </w:rPr>
      </w:pPr>
      <w:r w:rsidDel="00000000" w:rsidR="00000000" w:rsidRPr="00000000">
        <w:rPr>
          <w:sz w:val="26"/>
          <w:szCs w:val="26"/>
          <w:rtl w:val="0"/>
        </w:rPr>
        <w:t xml:space="preserve">Attribute Bonuses:  • +10% to Imperius.  • +5% to Harmonia.  • +5% to Dominion. </w:t>
      </w:r>
    </w:p>
    <w:p w:rsidR="00000000" w:rsidDel="00000000" w:rsidP="00000000" w:rsidRDefault="00000000" w:rsidRPr="00000000" w14:paraId="000007CB">
      <w:pPr>
        <w:spacing w:line="240" w:lineRule="auto"/>
        <w:ind w:left="729" w:firstLine="0"/>
        <w:jc w:val="both"/>
        <w:rPr>
          <w:sz w:val="26"/>
          <w:szCs w:val="26"/>
        </w:rPr>
      </w:pPr>
      <w:r w:rsidDel="00000000" w:rsidR="00000000" w:rsidRPr="00000000">
        <w:rPr>
          <w:sz w:val="26"/>
          <w:szCs w:val="26"/>
          <w:rtl w:val="0"/>
        </w:rPr>
        <w:t xml:space="preserve">Excluded Attribute: Katra. </w:t>
      </w:r>
    </w:p>
    <w:p w:rsidR="00000000" w:rsidDel="00000000" w:rsidP="00000000" w:rsidRDefault="00000000" w:rsidRPr="00000000" w14:paraId="000007CC">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7CD">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7CE">
      <w:pPr>
        <w:spacing w:line="240" w:lineRule="auto"/>
        <w:ind w:left="729" w:firstLine="0"/>
        <w:jc w:val="both"/>
        <w:rPr>
          <w:sz w:val="26"/>
          <w:szCs w:val="26"/>
        </w:rPr>
      </w:pPr>
      <w:r w:rsidDel="00000000" w:rsidR="00000000" w:rsidRPr="00000000">
        <w:rPr>
          <w:sz w:val="26"/>
          <w:szCs w:val="26"/>
          <w:rtl w:val="0"/>
        </w:rPr>
        <w:t xml:space="preserve">“Unleash Chaos”: When rolling a critical hit, deal additional damage equal to half your Entropy pool value. </w:t>
      </w:r>
    </w:p>
    <w:p w:rsidR="00000000" w:rsidDel="00000000" w:rsidP="00000000" w:rsidRDefault="00000000" w:rsidRPr="00000000" w14:paraId="000007CF">
      <w:pPr>
        <w:spacing w:line="240" w:lineRule="auto"/>
        <w:ind w:left="729" w:firstLine="0"/>
        <w:jc w:val="both"/>
        <w:rPr>
          <w:sz w:val="26"/>
          <w:szCs w:val="26"/>
        </w:rPr>
      </w:pPr>
      <w:r w:rsidDel="00000000" w:rsidR="00000000" w:rsidRPr="00000000">
        <w:rPr>
          <w:sz w:val="26"/>
          <w:szCs w:val="26"/>
          <w:rtl w:val="0"/>
        </w:rPr>
        <w:t xml:space="preserve">7. The Luminary </w:t>
      </w:r>
    </w:p>
    <w:p w:rsidR="00000000" w:rsidDel="00000000" w:rsidP="00000000" w:rsidRDefault="00000000" w:rsidRPr="00000000" w14:paraId="000007D0">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D1">
      <w:pPr>
        <w:spacing w:line="240" w:lineRule="auto"/>
        <w:ind w:left="729" w:firstLine="0"/>
        <w:jc w:val="both"/>
        <w:rPr>
          <w:sz w:val="26"/>
          <w:szCs w:val="26"/>
        </w:rPr>
      </w:pPr>
      <w:r w:rsidDel="00000000" w:rsidR="00000000" w:rsidRPr="00000000">
        <w:rPr>
          <w:sz w:val="26"/>
          <w:szCs w:val="26"/>
          <w:rtl w:val="0"/>
        </w:rPr>
        <w:t xml:space="preserve">Luminaries are beacons of hope and inspiration, guiding others through their wisdom and moral clarity. They often serve as the heart of a group, reminding others of what they fight for and uplifting spirits in the darkest of times. </w:t>
      </w:r>
    </w:p>
    <w:p w:rsidR="00000000" w:rsidDel="00000000" w:rsidP="00000000" w:rsidRDefault="00000000" w:rsidRPr="00000000" w14:paraId="000007D2">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7D3">
      <w:pPr>
        <w:spacing w:line="240" w:lineRule="auto"/>
        <w:ind w:left="729" w:firstLine="0"/>
        <w:jc w:val="both"/>
        <w:rPr>
          <w:sz w:val="26"/>
          <w:szCs w:val="26"/>
        </w:rPr>
      </w:pPr>
      <w:r w:rsidDel="00000000" w:rsidR="00000000" w:rsidRPr="00000000">
        <w:rPr>
          <w:sz w:val="26"/>
          <w:szCs w:val="26"/>
          <w:rtl w:val="0"/>
        </w:rPr>
        <w:t xml:space="preserve">+10% to Harmonia. </w:t>
      </w:r>
    </w:p>
    <w:p w:rsidR="00000000" w:rsidDel="00000000" w:rsidP="00000000" w:rsidRDefault="00000000" w:rsidRPr="00000000" w14:paraId="000007D4">
      <w:pPr>
        <w:spacing w:line="240" w:lineRule="auto"/>
        <w:ind w:left="729" w:firstLine="0"/>
        <w:jc w:val="both"/>
        <w:rPr>
          <w:sz w:val="26"/>
          <w:szCs w:val="26"/>
        </w:rPr>
      </w:pPr>
      <w:r w:rsidDel="00000000" w:rsidR="00000000" w:rsidRPr="00000000">
        <w:rPr>
          <w:sz w:val="26"/>
          <w:szCs w:val="26"/>
          <w:rtl w:val="0"/>
        </w:rPr>
        <w:t xml:space="preserve">+5% to Dominion.</w:t>
      </w:r>
    </w:p>
    <w:p w:rsidR="00000000" w:rsidDel="00000000" w:rsidP="00000000" w:rsidRDefault="00000000" w:rsidRPr="00000000" w14:paraId="000007D5">
      <w:pPr>
        <w:spacing w:line="240" w:lineRule="auto"/>
        <w:ind w:left="729" w:firstLine="0"/>
        <w:jc w:val="both"/>
        <w:rPr>
          <w:sz w:val="26"/>
          <w:szCs w:val="26"/>
        </w:rPr>
      </w:pPr>
      <w:r w:rsidDel="00000000" w:rsidR="00000000" w:rsidRPr="00000000">
        <w:rPr>
          <w:sz w:val="26"/>
          <w:szCs w:val="26"/>
          <w:rtl w:val="0"/>
        </w:rPr>
        <w:t xml:space="preserve">+5% to Katra. </w:t>
      </w:r>
    </w:p>
    <w:p w:rsidR="00000000" w:rsidDel="00000000" w:rsidP="00000000" w:rsidRDefault="00000000" w:rsidRPr="00000000" w14:paraId="000007D6">
      <w:pPr>
        <w:spacing w:line="240" w:lineRule="auto"/>
        <w:ind w:left="729" w:firstLine="0"/>
        <w:jc w:val="both"/>
        <w:rPr>
          <w:sz w:val="26"/>
          <w:szCs w:val="26"/>
        </w:rPr>
      </w:pPr>
      <w:r w:rsidDel="00000000" w:rsidR="00000000" w:rsidRPr="00000000">
        <w:rPr>
          <w:sz w:val="26"/>
          <w:szCs w:val="26"/>
          <w:rtl w:val="0"/>
        </w:rPr>
        <w:t xml:space="preserve">Excluded Attribute: Imperius. </w:t>
      </w:r>
    </w:p>
    <w:p w:rsidR="00000000" w:rsidDel="00000000" w:rsidP="00000000" w:rsidRDefault="00000000" w:rsidRPr="00000000" w14:paraId="000007D7">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7D8">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7D9">
      <w:pPr>
        <w:spacing w:line="240" w:lineRule="auto"/>
        <w:ind w:left="729" w:firstLine="0"/>
        <w:jc w:val="both"/>
        <w:rPr>
          <w:sz w:val="26"/>
          <w:szCs w:val="26"/>
        </w:rPr>
      </w:pPr>
      <w:r w:rsidDel="00000000" w:rsidR="00000000" w:rsidRPr="00000000">
        <w:rPr>
          <w:sz w:val="26"/>
          <w:szCs w:val="26"/>
          <w:rtl w:val="0"/>
        </w:rPr>
        <w:t xml:space="preserve">“Beacon of Hope”: Once per session, restore 10 </w:t>
      </w:r>
    </w:p>
    <w:p w:rsidR="00000000" w:rsidDel="00000000" w:rsidP="00000000" w:rsidRDefault="00000000" w:rsidRPr="00000000" w14:paraId="000007DA">
      <w:pPr>
        <w:spacing w:line="240" w:lineRule="auto"/>
        <w:ind w:left="729" w:firstLine="0"/>
        <w:jc w:val="both"/>
        <w:rPr>
          <w:sz w:val="26"/>
          <w:szCs w:val="26"/>
        </w:rPr>
      </w:pPr>
      <w:r w:rsidDel="00000000" w:rsidR="00000000" w:rsidRPr="00000000">
        <w:rPr>
          <w:sz w:val="26"/>
          <w:szCs w:val="26"/>
          <w:rtl w:val="0"/>
        </w:rPr>
        <w:t xml:space="preserve">Gnosis to an ally or grant them a +10% bonus to Sanity checks. </w:t>
      </w:r>
    </w:p>
    <w:p w:rsidR="00000000" w:rsidDel="00000000" w:rsidP="00000000" w:rsidRDefault="00000000" w:rsidRPr="00000000" w14:paraId="000007DB">
      <w:pPr>
        <w:spacing w:line="240" w:lineRule="auto"/>
        <w:ind w:left="729" w:firstLine="0"/>
        <w:jc w:val="both"/>
        <w:rPr>
          <w:sz w:val="26"/>
          <w:szCs w:val="26"/>
        </w:rPr>
      </w:pPr>
      <w:r w:rsidDel="00000000" w:rsidR="00000000" w:rsidRPr="00000000">
        <w:rPr>
          <w:sz w:val="26"/>
          <w:szCs w:val="26"/>
          <w:rtl w:val="0"/>
        </w:rPr>
        <w:t xml:space="preserve">8. The Vanguard </w:t>
      </w:r>
    </w:p>
    <w:p w:rsidR="00000000" w:rsidDel="00000000" w:rsidP="00000000" w:rsidRDefault="00000000" w:rsidRPr="00000000" w14:paraId="000007DC">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DD">
      <w:pPr>
        <w:spacing w:line="240" w:lineRule="auto"/>
        <w:ind w:left="729" w:firstLine="0"/>
        <w:jc w:val="both"/>
        <w:rPr>
          <w:sz w:val="26"/>
          <w:szCs w:val="26"/>
        </w:rPr>
      </w:pPr>
      <w:r w:rsidDel="00000000" w:rsidR="00000000" w:rsidRPr="00000000">
        <w:rPr>
          <w:sz w:val="26"/>
          <w:szCs w:val="26"/>
          <w:rtl w:val="0"/>
        </w:rPr>
        <w:t xml:space="preserve">Vanguards are fearless pioneers and warriors, charging headfirst into battle or exploration. They embody boldness and courage, often inspiring others through their sheer determination and refusal to back down. </w:t>
      </w:r>
    </w:p>
    <w:p w:rsidR="00000000" w:rsidDel="00000000" w:rsidP="00000000" w:rsidRDefault="00000000" w:rsidRPr="00000000" w14:paraId="000007DE">
      <w:pPr>
        <w:spacing w:line="240" w:lineRule="auto"/>
        <w:ind w:left="729" w:firstLine="0"/>
        <w:jc w:val="both"/>
        <w:rPr>
          <w:sz w:val="26"/>
          <w:szCs w:val="26"/>
        </w:rPr>
      </w:pPr>
      <w:r w:rsidDel="00000000" w:rsidR="00000000" w:rsidRPr="00000000">
        <w:rPr>
          <w:sz w:val="26"/>
          <w:szCs w:val="26"/>
          <w:rtl w:val="0"/>
        </w:rPr>
        <w:t xml:space="preserve">Attribute Bonuses:  • +10% to Imperius. </w:t>
      </w:r>
    </w:p>
    <w:p w:rsidR="00000000" w:rsidDel="00000000" w:rsidP="00000000" w:rsidRDefault="00000000" w:rsidRPr="00000000" w14:paraId="000007DF">
      <w:pPr>
        <w:spacing w:line="240" w:lineRule="auto"/>
        <w:ind w:left="729" w:firstLine="0"/>
        <w:jc w:val="both"/>
        <w:rPr>
          <w:sz w:val="26"/>
          <w:szCs w:val="26"/>
        </w:rPr>
      </w:pPr>
      <w:r w:rsidDel="00000000" w:rsidR="00000000" w:rsidRPr="00000000">
        <w:rPr>
          <w:sz w:val="26"/>
          <w:szCs w:val="26"/>
          <w:rtl w:val="0"/>
        </w:rPr>
        <w:t xml:space="preserve">+5% to Katra. </w:t>
      </w:r>
    </w:p>
    <w:p w:rsidR="00000000" w:rsidDel="00000000" w:rsidP="00000000" w:rsidRDefault="00000000" w:rsidRPr="00000000" w14:paraId="000007E0">
      <w:pPr>
        <w:spacing w:line="240" w:lineRule="auto"/>
        <w:ind w:left="729" w:firstLine="0"/>
        <w:jc w:val="both"/>
        <w:rPr>
          <w:sz w:val="26"/>
          <w:szCs w:val="26"/>
        </w:rPr>
      </w:pPr>
      <w:r w:rsidDel="00000000" w:rsidR="00000000" w:rsidRPr="00000000">
        <w:rPr>
          <w:sz w:val="26"/>
          <w:szCs w:val="26"/>
          <w:rtl w:val="0"/>
        </w:rPr>
        <w:t xml:space="preserve">+5% to Dominion. </w:t>
      </w:r>
    </w:p>
    <w:p w:rsidR="00000000" w:rsidDel="00000000" w:rsidP="00000000" w:rsidRDefault="00000000" w:rsidRPr="00000000" w14:paraId="000007E1">
      <w:pPr>
        <w:spacing w:line="240" w:lineRule="auto"/>
        <w:ind w:left="729" w:firstLine="0"/>
        <w:jc w:val="both"/>
        <w:rPr>
          <w:sz w:val="26"/>
          <w:szCs w:val="26"/>
        </w:rPr>
      </w:pPr>
      <w:r w:rsidDel="00000000" w:rsidR="00000000" w:rsidRPr="00000000">
        <w:rPr>
          <w:sz w:val="26"/>
          <w:szCs w:val="26"/>
          <w:rtl w:val="0"/>
        </w:rPr>
        <w:t xml:space="preserve">Excluded Attribute: Harmonia. </w:t>
      </w:r>
    </w:p>
    <w:p w:rsidR="00000000" w:rsidDel="00000000" w:rsidP="00000000" w:rsidRDefault="00000000" w:rsidRPr="00000000" w14:paraId="000007E2">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7E3">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7E4">
      <w:pPr>
        <w:spacing w:line="240" w:lineRule="auto"/>
        <w:ind w:left="729" w:firstLine="0"/>
        <w:jc w:val="both"/>
        <w:rPr>
          <w:sz w:val="26"/>
          <w:szCs w:val="26"/>
        </w:rPr>
      </w:pPr>
      <w:r w:rsidDel="00000000" w:rsidR="00000000" w:rsidRPr="00000000">
        <w:rPr>
          <w:sz w:val="26"/>
          <w:szCs w:val="26"/>
          <w:rtl w:val="0"/>
        </w:rPr>
        <w:t xml:space="preserve">“Relentless Assault”: Once per encounter, reroll a missed attack roll and add +5% to the result. </w:t>
      </w:r>
    </w:p>
    <w:p w:rsidR="00000000" w:rsidDel="00000000" w:rsidP="00000000" w:rsidRDefault="00000000" w:rsidRPr="00000000" w14:paraId="000007E5">
      <w:pPr>
        <w:spacing w:line="240" w:lineRule="auto"/>
        <w:ind w:left="729" w:firstLine="0"/>
        <w:jc w:val="both"/>
        <w:rPr>
          <w:sz w:val="26"/>
          <w:szCs w:val="26"/>
        </w:rPr>
      </w:pPr>
      <w:r w:rsidDel="00000000" w:rsidR="00000000" w:rsidRPr="00000000">
        <w:rPr>
          <w:sz w:val="26"/>
          <w:szCs w:val="26"/>
          <w:rtl w:val="0"/>
        </w:rPr>
        <w:t xml:space="preserve">9. The Weaver </w:t>
      </w:r>
    </w:p>
    <w:p w:rsidR="00000000" w:rsidDel="00000000" w:rsidP="00000000" w:rsidRDefault="00000000" w:rsidRPr="00000000" w14:paraId="000007E6">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E7">
      <w:pPr>
        <w:spacing w:line="240" w:lineRule="auto"/>
        <w:ind w:left="729" w:firstLine="0"/>
        <w:jc w:val="both"/>
        <w:rPr>
          <w:sz w:val="26"/>
          <w:szCs w:val="26"/>
        </w:rPr>
      </w:pPr>
      <w:r w:rsidDel="00000000" w:rsidR="00000000" w:rsidRPr="00000000">
        <w:rPr>
          <w:sz w:val="26"/>
          <w:szCs w:val="26"/>
          <w:rtl w:val="0"/>
        </w:rPr>
        <w:t xml:space="preserve">Weavers are manipulators of fate and circumstance, subtly pulling strings to shape events in their favor. Whether through diplomacy, espionage, or magic, they influence outcomes without ever being the focal point. </w:t>
      </w:r>
    </w:p>
    <w:p w:rsidR="00000000" w:rsidDel="00000000" w:rsidP="00000000" w:rsidRDefault="00000000" w:rsidRPr="00000000" w14:paraId="000007E8">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7E9">
      <w:pPr>
        <w:spacing w:line="240" w:lineRule="auto"/>
        <w:ind w:left="729" w:firstLine="0"/>
        <w:jc w:val="both"/>
        <w:rPr>
          <w:sz w:val="26"/>
          <w:szCs w:val="26"/>
        </w:rPr>
      </w:pPr>
      <w:r w:rsidDel="00000000" w:rsidR="00000000" w:rsidRPr="00000000">
        <w:rPr>
          <w:sz w:val="26"/>
          <w:szCs w:val="26"/>
          <w:rtl w:val="0"/>
        </w:rPr>
        <w:t xml:space="preserve">+10% to Katra. </w:t>
      </w:r>
    </w:p>
    <w:p w:rsidR="00000000" w:rsidDel="00000000" w:rsidP="00000000" w:rsidRDefault="00000000" w:rsidRPr="00000000" w14:paraId="000007EA">
      <w:pPr>
        <w:spacing w:line="240" w:lineRule="auto"/>
        <w:ind w:left="729" w:firstLine="0"/>
        <w:jc w:val="both"/>
        <w:rPr>
          <w:sz w:val="26"/>
          <w:szCs w:val="26"/>
        </w:rPr>
      </w:pPr>
      <w:r w:rsidDel="00000000" w:rsidR="00000000" w:rsidRPr="00000000">
        <w:rPr>
          <w:sz w:val="26"/>
          <w:szCs w:val="26"/>
          <w:rtl w:val="0"/>
        </w:rPr>
        <w:t xml:space="preserve">+5% to Harmonia. </w:t>
      </w:r>
    </w:p>
    <w:p w:rsidR="00000000" w:rsidDel="00000000" w:rsidP="00000000" w:rsidRDefault="00000000" w:rsidRPr="00000000" w14:paraId="000007EB">
      <w:pPr>
        <w:spacing w:line="240" w:lineRule="auto"/>
        <w:ind w:left="729" w:firstLine="0"/>
        <w:jc w:val="both"/>
        <w:rPr>
          <w:sz w:val="26"/>
          <w:szCs w:val="26"/>
        </w:rPr>
      </w:pPr>
      <w:r w:rsidDel="00000000" w:rsidR="00000000" w:rsidRPr="00000000">
        <w:rPr>
          <w:sz w:val="26"/>
          <w:szCs w:val="26"/>
          <w:rtl w:val="0"/>
        </w:rPr>
        <w:t xml:space="preserve">+5% to Imperius. </w:t>
      </w:r>
    </w:p>
    <w:p w:rsidR="00000000" w:rsidDel="00000000" w:rsidP="00000000" w:rsidRDefault="00000000" w:rsidRPr="00000000" w14:paraId="000007EC">
      <w:pPr>
        <w:spacing w:line="240" w:lineRule="auto"/>
        <w:ind w:left="729" w:firstLine="0"/>
        <w:jc w:val="both"/>
        <w:rPr>
          <w:sz w:val="26"/>
          <w:szCs w:val="26"/>
        </w:rPr>
      </w:pPr>
      <w:r w:rsidDel="00000000" w:rsidR="00000000" w:rsidRPr="00000000">
        <w:rPr>
          <w:sz w:val="26"/>
          <w:szCs w:val="26"/>
          <w:rtl w:val="0"/>
        </w:rPr>
        <w:t xml:space="preserve">Excluded Attribute: Dominion. </w:t>
      </w:r>
    </w:p>
    <w:p w:rsidR="00000000" w:rsidDel="00000000" w:rsidP="00000000" w:rsidRDefault="00000000" w:rsidRPr="00000000" w14:paraId="000007ED">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7EE">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7EF">
      <w:pPr>
        <w:spacing w:line="240" w:lineRule="auto"/>
        <w:ind w:left="729" w:firstLine="0"/>
        <w:jc w:val="both"/>
        <w:rPr>
          <w:sz w:val="26"/>
          <w:szCs w:val="26"/>
        </w:rPr>
      </w:pPr>
      <w:r w:rsidDel="00000000" w:rsidR="00000000" w:rsidRPr="00000000">
        <w:rPr>
          <w:sz w:val="26"/>
          <w:szCs w:val="26"/>
          <w:rtl w:val="0"/>
        </w:rPr>
        <w:t xml:space="preserve">“Thread the Needle”: Once per encounter, negate a critical failure for yourself or an ally. </w:t>
      </w:r>
    </w:p>
    <w:p w:rsidR="00000000" w:rsidDel="00000000" w:rsidP="00000000" w:rsidRDefault="00000000" w:rsidRPr="00000000" w14:paraId="000007F0">
      <w:pPr>
        <w:spacing w:line="240" w:lineRule="auto"/>
        <w:ind w:left="729" w:firstLine="0"/>
        <w:jc w:val="both"/>
        <w:rPr>
          <w:sz w:val="26"/>
          <w:szCs w:val="26"/>
        </w:rPr>
      </w:pPr>
      <w:r w:rsidDel="00000000" w:rsidR="00000000" w:rsidRPr="00000000">
        <w:rPr>
          <w:sz w:val="26"/>
          <w:szCs w:val="26"/>
          <w:rtl w:val="0"/>
        </w:rPr>
        <w:t xml:space="preserve">10. The Outcast </w:t>
      </w:r>
    </w:p>
    <w:p w:rsidR="00000000" w:rsidDel="00000000" w:rsidP="00000000" w:rsidRDefault="00000000" w:rsidRPr="00000000" w14:paraId="000007F1">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7F2">
      <w:pPr>
        <w:spacing w:line="240" w:lineRule="auto"/>
        <w:ind w:left="729" w:firstLine="0"/>
        <w:jc w:val="both"/>
        <w:rPr>
          <w:sz w:val="26"/>
          <w:szCs w:val="26"/>
        </w:rPr>
      </w:pPr>
      <w:r w:rsidDel="00000000" w:rsidR="00000000" w:rsidRPr="00000000">
        <w:rPr>
          <w:sz w:val="26"/>
          <w:szCs w:val="26"/>
          <w:rtl w:val="0"/>
        </w:rPr>
        <w:t xml:space="preserve">Outcasts thrive on their independence, carving their own path in defiance of societal norms. They are survivors and rebels, forging their identity through struggle and determination. </w:t>
      </w:r>
    </w:p>
    <w:p w:rsidR="00000000" w:rsidDel="00000000" w:rsidP="00000000" w:rsidRDefault="00000000" w:rsidRPr="00000000" w14:paraId="000007F3">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7F4">
      <w:pPr>
        <w:spacing w:line="240" w:lineRule="auto"/>
        <w:ind w:left="729" w:firstLine="0"/>
        <w:jc w:val="both"/>
        <w:rPr>
          <w:sz w:val="26"/>
          <w:szCs w:val="26"/>
        </w:rPr>
      </w:pPr>
      <w:r w:rsidDel="00000000" w:rsidR="00000000" w:rsidRPr="00000000">
        <w:rPr>
          <w:sz w:val="26"/>
          <w:szCs w:val="26"/>
          <w:rtl w:val="0"/>
        </w:rPr>
        <w:t xml:space="preserve">+10% to Dominion. </w:t>
      </w:r>
    </w:p>
    <w:p w:rsidR="00000000" w:rsidDel="00000000" w:rsidP="00000000" w:rsidRDefault="00000000" w:rsidRPr="00000000" w14:paraId="000007F5">
      <w:pPr>
        <w:spacing w:line="240" w:lineRule="auto"/>
        <w:ind w:left="729" w:firstLine="0"/>
        <w:jc w:val="both"/>
        <w:rPr>
          <w:sz w:val="26"/>
          <w:szCs w:val="26"/>
        </w:rPr>
      </w:pPr>
      <w:r w:rsidDel="00000000" w:rsidR="00000000" w:rsidRPr="00000000">
        <w:rPr>
          <w:sz w:val="26"/>
          <w:szCs w:val="26"/>
          <w:rtl w:val="0"/>
        </w:rPr>
        <w:t xml:space="preserve">+5% to Imperius. </w:t>
      </w:r>
    </w:p>
    <w:p w:rsidR="00000000" w:rsidDel="00000000" w:rsidP="00000000" w:rsidRDefault="00000000" w:rsidRPr="00000000" w14:paraId="000007F6">
      <w:pPr>
        <w:spacing w:line="240" w:lineRule="auto"/>
        <w:ind w:left="729" w:firstLine="0"/>
        <w:jc w:val="both"/>
        <w:rPr>
          <w:sz w:val="26"/>
          <w:szCs w:val="26"/>
        </w:rPr>
      </w:pPr>
      <w:r w:rsidDel="00000000" w:rsidR="00000000" w:rsidRPr="00000000">
        <w:rPr>
          <w:sz w:val="26"/>
          <w:szCs w:val="26"/>
          <w:rtl w:val="0"/>
        </w:rPr>
        <w:t xml:space="preserve">+5% to Harmonia. </w:t>
      </w:r>
    </w:p>
    <w:p w:rsidR="00000000" w:rsidDel="00000000" w:rsidP="00000000" w:rsidRDefault="00000000" w:rsidRPr="00000000" w14:paraId="000007F7">
      <w:pPr>
        <w:spacing w:line="240" w:lineRule="auto"/>
        <w:ind w:left="729" w:firstLine="0"/>
        <w:jc w:val="both"/>
        <w:rPr>
          <w:sz w:val="26"/>
          <w:szCs w:val="26"/>
        </w:rPr>
      </w:pPr>
      <w:r w:rsidDel="00000000" w:rsidR="00000000" w:rsidRPr="00000000">
        <w:rPr>
          <w:sz w:val="26"/>
          <w:szCs w:val="26"/>
          <w:rtl w:val="0"/>
        </w:rPr>
        <w:t xml:space="preserve">Excluded Attribute: Katra. </w:t>
      </w:r>
    </w:p>
    <w:p w:rsidR="00000000" w:rsidDel="00000000" w:rsidP="00000000" w:rsidRDefault="00000000" w:rsidRPr="00000000" w14:paraId="000007F8">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7F9">
      <w:pPr>
        <w:spacing w:line="240" w:lineRule="auto"/>
        <w:ind w:left="729" w:firstLine="0"/>
        <w:jc w:val="both"/>
        <w:rPr>
          <w:sz w:val="26"/>
          <w:szCs w:val="26"/>
        </w:rPr>
        <w:sectPr>
          <w:type w:val="continuous"/>
          <w:pgSz w:h="15840" w:w="12240" w:orient="portrait"/>
          <w:pgMar w:bottom="1142" w:top="2074" w:left="247" w:right="242" w:header="720" w:footer="720"/>
          <w:cols w:equalWidth="0" w:num="2">
            <w:col w:space="740" w:w="5505.5"/>
            <w:col w:space="0" w:w="5505.5"/>
          </w:cols>
        </w:sectPr>
      </w:pPr>
      <w:r w:rsidDel="00000000" w:rsidR="00000000" w:rsidRPr="00000000">
        <w:rPr>
          <w:sz w:val="26"/>
          <w:szCs w:val="26"/>
          <w:rtl w:val="0"/>
        </w:rPr>
        <w:t xml:space="preserve">Paragon Trait: </w:t>
      </w:r>
    </w:p>
    <w:p w:rsidR="00000000" w:rsidDel="00000000" w:rsidP="00000000" w:rsidRDefault="00000000" w:rsidRPr="00000000" w14:paraId="000007FA">
      <w:pPr>
        <w:spacing w:line="240" w:lineRule="auto"/>
        <w:ind w:left="729" w:firstLine="0"/>
        <w:jc w:val="both"/>
        <w:rPr>
          <w:sz w:val="26"/>
          <w:szCs w:val="26"/>
        </w:rPr>
      </w:pPr>
      <w:r w:rsidDel="00000000" w:rsidR="00000000" w:rsidRPr="00000000">
        <w:rPr>
          <w:sz w:val="26"/>
          <w:szCs w:val="26"/>
          <w:rtl w:val="0"/>
        </w:rPr>
        <w:t xml:space="preserve">“Defy the Odds”: When below half HP, gain </w:t>
        <w:tab/>
        <w:t xml:space="preserve"> </w:t>
        <w:tab/>
        <w:t xml:space="preserve">• </w:t>
        <w:tab/>
        <w:t xml:space="preserve">Attribute Bonuses: </w:t>
      </w:r>
    </w:p>
    <w:p w:rsidR="00000000" w:rsidDel="00000000" w:rsidP="00000000" w:rsidRDefault="00000000" w:rsidRPr="00000000" w14:paraId="000007FB">
      <w:pPr>
        <w:spacing w:line="240" w:lineRule="auto"/>
        <w:ind w:left="729" w:firstLine="0"/>
        <w:jc w:val="both"/>
        <w:rPr>
          <w:sz w:val="26"/>
          <w:szCs w:val="26"/>
        </w:rPr>
      </w:pPr>
      <w:r w:rsidDel="00000000" w:rsidR="00000000" w:rsidRPr="00000000">
        <w:rPr>
          <w:sz w:val="26"/>
          <w:szCs w:val="26"/>
          <w:rtl w:val="0"/>
        </w:rPr>
        <w:t xml:space="preserve">+5% to all rolls until the end of the encounter. </w:t>
      </w:r>
    </w:p>
    <w:p w:rsidR="00000000" w:rsidDel="00000000" w:rsidP="00000000" w:rsidRDefault="00000000" w:rsidRPr="00000000" w14:paraId="000007FC">
      <w:pPr>
        <w:spacing w:line="240" w:lineRule="auto"/>
        <w:ind w:left="729" w:firstLine="0"/>
        <w:jc w:val="both"/>
        <w:rPr>
          <w:sz w:val="26"/>
          <w:szCs w:val="26"/>
        </w:rPr>
      </w:pPr>
      <w:r w:rsidDel="00000000" w:rsidR="00000000" w:rsidRPr="00000000">
        <w:rPr>
          <w:sz w:val="26"/>
          <w:szCs w:val="26"/>
          <w:rtl w:val="0"/>
        </w:rPr>
        <w:t xml:space="preserve">+10% to Imperius. </w:t>
      </w:r>
    </w:p>
    <w:p w:rsidR="00000000" w:rsidDel="00000000" w:rsidP="00000000" w:rsidRDefault="00000000" w:rsidRPr="00000000" w14:paraId="000007FD">
      <w:pPr>
        <w:spacing w:line="240" w:lineRule="auto"/>
        <w:ind w:left="729" w:firstLine="0"/>
        <w:jc w:val="both"/>
        <w:rPr>
          <w:sz w:val="26"/>
          <w:szCs w:val="26"/>
        </w:rPr>
      </w:pPr>
      <w:r w:rsidDel="00000000" w:rsidR="00000000" w:rsidRPr="00000000">
        <w:rPr>
          <w:sz w:val="26"/>
          <w:szCs w:val="26"/>
          <w:rtl w:val="0"/>
        </w:rPr>
        <w:t xml:space="preserve">11. The Arbiter </w:t>
      </w:r>
    </w:p>
    <w:p w:rsidR="00000000" w:rsidDel="00000000" w:rsidP="00000000" w:rsidRDefault="00000000" w:rsidRPr="00000000" w14:paraId="000007FE">
      <w:pPr>
        <w:spacing w:line="240" w:lineRule="auto"/>
        <w:ind w:left="729" w:firstLine="0"/>
        <w:jc w:val="both"/>
        <w:rPr>
          <w:sz w:val="26"/>
          <w:szCs w:val="26"/>
        </w:rPr>
      </w:pPr>
      <w:r w:rsidDel="00000000" w:rsidR="00000000" w:rsidRPr="00000000">
        <w:rPr>
          <w:sz w:val="26"/>
          <w:szCs w:val="26"/>
          <w:rtl w:val="0"/>
        </w:rPr>
        <w:t xml:space="preserve">+5% to Dominion. </w:t>
      </w:r>
    </w:p>
    <w:p w:rsidR="00000000" w:rsidDel="00000000" w:rsidP="00000000" w:rsidRDefault="00000000" w:rsidRPr="00000000" w14:paraId="000007FF">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800">
      <w:pPr>
        <w:spacing w:line="240" w:lineRule="auto"/>
        <w:ind w:left="729" w:firstLine="0"/>
        <w:jc w:val="both"/>
        <w:rPr>
          <w:sz w:val="26"/>
          <w:szCs w:val="26"/>
        </w:rPr>
      </w:pPr>
      <w:r w:rsidDel="00000000" w:rsidR="00000000" w:rsidRPr="00000000">
        <w:rPr>
          <w:sz w:val="26"/>
          <w:szCs w:val="26"/>
          <w:rtl w:val="0"/>
        </w:rPr>
        <w:t xml:space="preserve">+5% to Harmonia. </w:t>
      </w:r>
    </w:p>
    <w:p w:rsidR="00000000" w:rsidDel="00000000" w:rsidP="00000000" w:rsidRDefault="00000000" w:rsidRPr="00000000" w14:paraId="00000801">
      <w:pPr>
        <w:spacing w:line="240" w:lineRule="auto"/>
        <w:ind w:left="729" w:firstLine="0"/>
        <w:jc w:val="both"/>
        <w:rPr>
          <w:sz w:val="26"/>
          <w:szCs w:val="26"/>
        </w:rPr>
      </w:pPr>
      <w:r w:rsidDel="00000000" w:rsidR="00000000" w:rsidRPr="00000000">
        <w:rPr>
          <w:sz w:val="26"/>
          <w:szCs w:val="26"/>
          <w:rtl w:val="0"/>
        </w:rPr>
        <w:t xml:space="preserve">Arbiters are champions of justice and balance, seeking to </w:t>
      </w:r>
    </w:p>
    <w:p w:rsidR="00000000" w:rsidDel="00000000" w:rsidP="00000000" w:rsidRDefault="00000000" w:rsidRPr="00000000" w14:paraId="00000802">
      <w:pPr>
        <w:spacing w:line="240" w:lineRule="auto"/>
        <w:ind w:left="729" w:firstLine="0"/>
        <w:jc w:val="both"/>
        <w:rPr>
          <w:sz w:val="26"/>
          <w:szCs w:val="26"/>
        </w:rPr>
      </w:pPr>
      <w:r w:rsidDel="00000000" w:rsidR="00000000" w:rsidRPr="00000000">
        <w:rPr>
          <w:sz w:val="26"/>
          <w:szCs w:val="26"/>
          <w:rtl w:val="0"/>
        </w:rPr>
        <w:t xml:space="preserve">uphold fairness and accountability. They are both protectors and </w:t>
        <w:tab/>
        <w:t xml:space="preserve"> </w:t>
        <w:tab/>
        <w:t xml:space="preserve">• </w:t>
        <w:tab/>
        <w:t xml:space="preserve">Excluded Attribute: Katra. </w:t>
      </w:r>
    </w:p>
    <w:p w:rsidR="00000000" w:rsidDel="00000000" w:rsidP="00000000" w:rsidRDefault="00000000" w:rsidRPr="00000000" w14:paraId="00000803">
      <w:pPr>
        <w:spacing w:line="240" w:lineRule="auto"/>
        <w:ind w:left="729" w:firstLine="0"/>
        <w:jc w:val="both"/>
        <w:rPr>
          <w:sz w:val="26"/>
          <w:szCs w:val="26"/>
        </w:rPr>
      </w:pPr>
      <w:r w:rsidDel="00000000" w:rsidR="00000000" w:rsidRPr="00000000">
        <w:rPr>
          <w:sz w:val="26"/>
          <w:szCs w:val="26"/>
          <w:rtl w:val="0"/>
        </w:rPr>
        <w:t xml:space="preserve">enforcers, wielding their authority to mediate disputes or </w:t>
        <w:tab/>
        <w:t xml:space="preserve"> </w:t>
        <w:tab/>
        <w:t xml:space="preserve">• </w:t>
        <w:tab/>
        <w:t xml:space="preserve">Entropy/Gnosis Push: +5% Entropy. deliver judgment. Arbiters thrive in roles where clarity, decisiveness, and moral conviction are vital. </w:t>
        <w:tab/>
        <w:t xml:space="preserve"> </w:t>
        <w:tab/>
        <w:t xml:space="preserve">• </w:t>
        <w:tab/>
        <w:t xml:space="preserve">Paragon Trait: </w:t>
      </w:r>
    </w:p>
    <w:p w:rsidR="00000000" w:rsidDel="00000000" w:rsidP="00000000" w:rsidRDefault="00000000" w:rsidRPr="00000000" w14:paraId="00000804">
      <w:pPr>
        <w:spacing w:line="240" w:lineRule="auto"/>
        <w:ind w:left="729" w:firstLine="0"/>
        <w:jc w:val="both"/>
        <w:rPr>
          <w:sz w:val="26"/>
          <w:szCs w:val="26"/>
        </w:rPr>
      </w:pPr>
      <w:r w:rsidDel="00000000" w:rsidR="00000000" w:rsidRPr="00000000">
        <w:rPr>
          <w:sz w:val="26"/>
          <w:szCs w:val="26"/>
          <w:rtl w:val="0"/>
        </w:rPr>
        <w:t xml:space="preserve">Attribute Bonuses: </w:t>
        <w:tab/>
        <w:t xml:space="preserve"> </w:t>
        <w:tab/>
        <w:t xml:space="preserve">• </w:t>
        <w:tab/>
        <w:t xml:space="preserve">“Unyielding Will”: When reduced to 0 HP, roll a </w:t>
      </w:r>
    </w:p>
    <w:p w:rsidR="00000000" w:rsidDel="00000000" w:rsidP="00000000" w:rsidRDefault="00000000" w:rsidRPr="00000000" w14:paraId="00000805">
      <w:pPr>
        <w:spacing w:line="240" w:lineRule="auto"/>
        <w:ind w:left="729" w:firstLine="0"/>
        <w:jc w:val="both"/>
        <w:rPr>
          <w:sz w:val="26"/>
          <w:szCs w:val="26"/>
        </w:rPr>
      </w:pPr>
      <w:r w:rsidDel="00000000" w:rsidR="00000000" w:rsidRPr="00000000">
        <w:rPr>
          <w:sz w:val="26"/>
          <w:szCs w:val="26"/>
          <w:rtl w:val="0"/>
        </w:rPr>
        <w:t xml:space="preserve">d20. On a roll of 15 or higher, regain 25% of your HP and </w:t>
      </w:r>
    </w:p>
    <w:p w:rsidR="00000000" w:rsidDel="00000000" w:rsidP="00000000" w:rsidRDefault="00000000" w:rsidRPr="00000000" w14:paraId="00000806">
      <w:pPr>
        <w:spacing w:line="240" w:lineRule="auto"/>
        <w:ind w:left="729" w:firstLine="0"/>
        <w:jc w:val="both"/>
        <w:rPr>
          <w:sz w:val="26"/>
          <w:szCs w:val="26"/>
        </w:rPr>
      </w:pPr>
      <w:r w:rsidDel="00000000" w:rsidR="00000000" w:rsidRPr="00000000">
        <w:rPr>
          <w:sz w:val="26"/>
          <w:szCs w:val="26"/>
          <w:rtl w:val="0"/>
        </w:rPr>
        <w:t xml:space="preserve">+10% to Dominion. </w:t>
        <w:tab/>
        <w:t xml:space="preserve">continue fighting. </w:t>
      </w:r>
    </w:p>
    <w:p w:rsidR="00000000" w:rsidDel="00000000" w:rsidP="00000000" w:rsidRDefault="00000000" w:rsidRPr="00000000" w14:paraId="00000807">
      <w:pPr>
        <w:spacing w:line="240" w:lineRule="auto"/>
        <w:ind w:left="729" w:firstLine="0"/>
        <w:jc w:val="both"/>
        <w:rPr>
          <w:sz w:val="26"/>
          <w:szCs w:val="26"/>
        </w:rPr>
      </w:pPr>
      <w:r w:rsidDel="00000000" w:rsidR="00000000" w:rsidRPr="00000000">
        <w:rPr>
          <w:sz w:val="26"/>
          <w:szCs w:val="26"/>
          <w:rtl w:val="0"/>
        </w:rPr>
        <w:t xml:space="preserve">+5% to Harmonia. </w:t>
        <w:tab/>
        <w:t xml:space="preserve">13. The Catalyst </w:t>
      </w:r>
    </w:p>
    <w:p w:rsidR="00000000" w:rsidDel="00000000" w:rsidP="00000000" w:rsidRDefault="00000000" w:rsidRPr="00000000" w14:paraId="00000808">
      <w:pPr>
        <w:spacing w:line="240" w:lineRule="auto"/>
        <w:ind w:left="729" w:firstLine="0"/>
        <w:jc w:val="both"/>
        <w:rPr>
          <w:sz w:val="26"/>
          <w:szCs w:val="26"/>
        </w:rPr>
      </w:pPr>
      <w:r w:rsidDel="00000000" w:rsidR="00000000" w:rsidRPr="00000000">
        <w:rPr>
          <w:sz w:val="26"/>
          <w:szCs w:val="26"/>
          <w:rtl w:val="0"/>
        </w:rPr>
        <w:t xml:space="preserve">+5% to Imperius. </w:t>
        <w:tab/>
        <w:t xml:space="preserve"> </w:t>
        <w:tab/>
        <w:t xml:space="preserve">• </w:t>
        <w:tab/>
        <w:t xml:space="preserve">Thematic Core: </w:t>
      </w:r>
    </w:p>
    <w:p w:rsidR="00000000" w:rsidDel="00000000" w:rsidP="00000000" w:rsidRDefault="00000000" w:rsidRPr="00000000" w14:paraId="00000809">
      <w:pPr>
        <w:spacing w:line="240" w:lineRule="auto"/>
        <w:ind w:left="729" w:firstLine="0"/>
        <w:jc w:val="both"/>
        <w:rPr>
          <w:sz w:val="26"/>
          <w:szCs w:val="26"/>
        </w:rPr>
      </w:pPr>
      <w:r w:rsidDel="00000000" w:rsidR="00000000" w:rsidRPr="00000000">
        <w:rPr>
          <w:sz w:val="26"/>
          <w:szCs w:val="26"/>
          <w:rtl w:val="0"/>
        </w:rPr>
        <w:t xml:space="preserve">Excluded Attribute: Katra. </w:t>
        <w:tab/>
        <w:t xml:space="preserve">Catalysts are agents of transformation, sparking change </w:t>
      </w:r>
    </w:p>
    <w:p w:rsidR="00000000" w:rsidDel="00000000" w:rsidP="00000000" w:rsidRDefault="00000000" w:rsidRPr="00000000" w14:paraId="0000080A">
      <w:pPr>
        <w:spacing w:line="240" w:lineRule="auto"/>
        <w:ind w:left="729" w:firstLine="0"/>
        <w:jc w:val="both"/>
        <w:rPr>
          <w:sz w:val="26"/>
          <w:szCs w:val="26"/>
        </w:rPr>
      </w:pPr>
      <w:r w:rsidDel="00000000" w:rsidR="00000000" w:rsidRPr="00000000">
        <w:rPr>
          <w:sz w:val="26"/>
          <w:szCs w:val="26"/>
          <w:rtl w:val="0"/>
        </w:rPr>
        <w:t xml:space="preserve">Entropy/Gnosis Push: +5% Gnosis. </w:t>
        <w:tab/>
        <w:t xml:space="preserve">wherever they go. They are unpredictable and enigmatic, </w:t>
      </w:r>
    </w:p>
    <w:p w:rsidR="00000000" w:rsidDel="00000000" w:rsidP="00000000" w:rsidRDefault="00000000" w:rsidRPr="00000000" w14:paraId="0000080B">
      <w:pPr>
        <w:spacing w:line="240" w:lineRule="auto"/>
        <w:ind w:left="729" w:firstLine="0"/>
        <w:jc w:val="both"/>
        <w:rPr>
          <w:sz w:val="26"/>
          <w:szCs w:val="26"/>
        </w:rPr>
      </w:pPr>
      <w:r w:rsidDel="00000000" w:rsidR="00000000" w:rsidRPr="00000000">
        <w:rPr>
          <w:sz w:val="26"/>
          <w:szCs w:val="26"/>
          <w:rtl w:val="0"/>
        </w:rPr>
        <w:t xml:space="preserve">embodying the duality of creation and destruction. Whether </w:t>
      </w:r>
    </w:p>
    <w:p w:rsidR="00000000" w:rsidDel="00000000" w:rsidP="00000000" w:rsidRDefault="00000000" w:rsidRPr="00000000" w14:paraId="0000080C">
      <w:pPr>
        <w:spacing w:line="240" w:lineRule="auto"/>
        <w:ind w:left="729" w:firstLine="0"/>
        <w:jc w:val="both"/>
        <w:rPr>
          <w:sz w:val="26"/>
          <w:szCs w:val="26"/>
        </w:rPr>
      </w:pPr>
      <w:r w:rsidDel="00000000" w:rsidR="00000000" w:rsidRPr="00000000">
        <w:rPr>
          <w:sz w:val="26"/>
          <w:szCs w:val="26"/>
          <w:rtl w:val="0"/>
        </w:rPr>
        <w:t xml:space="preserve">Paragon Trait: </w:t>
        <w:tab/>
        <w:t xml:space="preserve">through chaotic energy, revolutionary ideas, or their very </w:t>
      </w:r>
    </w:p>
    <w:p w:rsidR="00000000" w:rsidDel="00000000" w:rsidP="00000000" w:rsidRDefault="00000000" w:rsidRPr="00000000" w14:paraId="0000080D">
      <w:pPr>
        <w:spacing w:line="240" w:lineRule="auto"/>
        <w:ind w:left="729" w:firstLine="0"/>
        <w:jc w:val="both"/>
        <w:rPr>
          <w:sz w:val="26"/>
          <w:szCs w:val="26"/>
        </w:rPr>
      </w:pPr>
      <w:r w:rsidDel="00000000" w:rsidR="00000000" w:rsidRPr="00000000">
        <w:rPr>
          <w:sz w:val="26"/>
          <w:szCs w:val="26"/>
          <w:rtl w:val="0"/>
        </w:rPr>
        <w:t xml:space="preserve">presence, Catalysts drive events toward a tipping point, shaping </w:t>
      </w:r>
    </w:p>
    <w:p w:rsidR="00000000" w:rsidDel="00000000" w:rsidP="00000000" w:rsidRDefault="00000000" w:rsidRPr="00000000" w14:paraId="0000080E">
      <w:pPr>
        <w:spacing w:line="240" w:lineRule="auto"/>
        <w:ind w:left="729" w:firstLine="0"/>
        <w:jc w:val="both"/>
        <w:rPr>
          <w:sz w:val="26"/>
          <w:szCs w:val="26"/>
        </w:rPr>
      </w:pPr>
      <w:r w:rsidDel="00000000" w:rsidR="00000000" w:rsidRPr="00000000">
        <w:rPr>
          <w:sz w:val="26"/>
          <w:szCs w:val="26"/>
          <w:rtl w:val="0"/>
        </w:rPr>
        <w:t xml:space="preserve">“Balance the Scales”: Once per session, shift an </w:t>
        <w:tab/>
        <w:t xml:space="preserve">outcomes in unforeseen ways. ally or enemy’s roll by up to 10% in either direction (positive or </w:t>
      </w:r>
    </w:p>
    <w:p w:rsidR="00000000" w:rsidDel="00000000" w:rsidP="00000000" w:rsidRDefault="00000000" w:rsidRPr="00000000" w14:paraId="0000080F">
      <w:pPr>
        <w:spacing w:line="240" w:lineRule="auto"/>
        <w:ind w:left="729" w:firstLine="0"/>
        <w:jc w:val="both"/>
        <w:rPr>
          <w:sz w:val="26"/>
          <w:szCs w:val="26"/>
        </w:rPr>
      </w:pPr>
      <w:r w:rsidDel="00000000" w:rsidR="00000000" w:rsidRPr="00000000">
        <w:rPr>
          <w:sz w:val="26"/>
          <w:szCs w:val="26"/>
          <w:rtl w:val="0"/>
        </w:rPr>
        <w:tab/>
        <w:t xml:space="preserve">negative). </w:t>
        <w:tab/>
        <w:t xml:space="preserve"> </w:t>
        <w:tab/>
        <w:t xml:space="preserve">• </w:t>
        <w:tab/>
        <w:t xml:space="preserve">Attribute Bonuses: </w:t>
      </w:r>
    </w:p>
    <w:p w:rsidR="00000000" w:rsidDel="00000000" w:rsidP="00000000" w:rsidRDefault="00000000" w:rsidRPr="00000000" w14:paraId="00000810">
      <w:pPr>
        <w:spacing w:line="240" w:lineRule="auto"/>
        <w:ind w:left="729" w:firstLine="0"/>
        <w:jc w:val="both"/>
        <w:rPr>
          <w:sz w:val="26"/>
          <w:szCs w:val="26"/>
        </w:rPr>
      </w:pPr>
      <w:r w:rsidDel="00000000" w:rsidR="00000000" w:rsidRPr="00000000">
        <w:rPr>
          <w:sz w:val="26"/>
          <w:szCs w:val="26"/>
          <w:rtl w:val="0"/>
        </w:rPr>
        <w:tab/>
        <w:t xml:space="preserve">12. The Revenant </w:t>
        <w:tab/>
        <w:t xml:space="preserve"> </w:t>
        <w:tab/>
        <w:t xml:space="preserve">• </w:t>
        <w:tab/>
        <w:t xml:space="preserve">+10% to Katra. </w:t>
      </w:r>
    </w:p>
    <w:p w:rsidR="00000000" w:rsidDel="00000000" w:rsidP="00000000" w:rsidRDefault="00000000" w:rsidRPr="00000000" w14:paraId="00000811">
      <w:pPr>
        <w:spacing w:line="240" w:lineRule="auto"/>
        <w:ind w:left="729" w:firstLine="0"/>
        <w:jc w:val="both"/>
        <w:rPr>
          <w:sz w:val="26"/>
          <w:szCs w:val="26"/>
        </w:rPr>
      </w:pPr>
      <w:r w:rsidDel="00000000" w:rsidR="00000000" w:rsidRPr="00000000">
        <w:rPr>
          <w:sz w:val="26"/>
          <w:szCs w:val="26"/>
          <w:rtl w:val="0"/>
        </w:rPr>
        <w:t xml:space="preserve">Thematic Core: </w:t>
        <w:tab/>
        <w:t xml:space="preserve"> </w:t>
        <w:tab/>
        <w:t xml:space="preserve">• </w:t>
        <w:tab/>
        <w:t xml:space="preserve">+5% to Imperius. </w:t>
      </w:r>
    </w:p>
    <w:p w:rsidR="00000000" w:rsidDel="00000000" w:rsidP="00000000" w:rsidRDefault="00000000" w:rsidRPr="00000000" w14:paraId="00000812">
      <w:pPr>
        <w:spacing w:line="240" w:lineRule="auto"/>
        <w:ind w:left="729" w:firstLine="0"/>
        <w:jc w:val="both"/>
        <w:rPr>
          <w:sz w:val="26"/>
          <w:szCs w:val="26"/>
        </w:rPr>
      </w:pPr>
      <w:r w:rsidDel="00000000" w:rsidR="00000000" w:rsidRPr="00000000">
        <w:rPr>
          <w:sz w:val="26"/>
          <w:szCs w:val="26"/>
          <w:rtl w:val="0"/>
        </w:rPr>
        <w:t xml:space="preserve">Revenants are driven by a deep connection to their past, </w:t>
        <w:tab/>
        <w:t xml:space="preserve"> </w:t>
        <w:tab/>
        <w:t xml:space="preserve">• </w:t>
        <w:tab/>
        <w:t xml:space="preserve">+5% to Harmonia. whether through personal tragedy, vengeance, or unfinished </w:t>
        <w:tab/>
        <w:t xml:space="preserve"> </w:t>
        <w:tab/>
        <w:t xml:space="preserve">• </w:t>
        <w:tab/>
        <w:t xml:space="preserve">Excluded Attribute: Dominion. business. They embody perseverance and an unyielding will to see their goals realized, even when facing insurmountable odds. </w:t>
        <w:tab/>
        <w:t xml:space="preserve"> </w:t>
        <w:tab/>
        <w:t xml:space="preserve">• </w:t>
        <w:tab/>
        <w:t xml:space="preserve">Entropy/Gnosis Push: +5% Entropy. </w:t>
      </w:r>
    </w:p>
    <w:p w:rsidR="00000000" w:rsidDel="00000000" w:rsidP="00000000" w:rsidRDefault="00000000" w:rsidRPr="00000000" w14:paraId="00000813">
      <w:pPr>
        <w:spacing w:line="240" w:lineRule="auto"/>
        <w:ind w:left="729" w:firstLine="0"/>
        <w:jc w:val="both"/>
        <w:rPr>
          <w:sz w:val="26"/>
          <w:szCs w:val="26"/>
        </w:rPr>
      </w:pPr>
      <w:r w:rsidDel="00000000" w:rsidR="00000000" w:rsidRPr="00000000">
        <w:rPr>
          <w:sz w:val="26"/>
          <w:szCs w:val="26"/>
          <w:rtl w:val="0"/>
        </w:rPr>
        <w:t xml:space="preserve">Revenants often have a mysterious aura, reflecting their </w:t>
      </w:r>
    </w:p>
    <w:p w:rsidR="00000000" w:rsidDel="00000000" w:rsidP="00000000" w:rsidRDefault="00000000" w:rsidRPr="00000000" w14:paraId="00000814">
      <w:pPr>
        <w:spacing w:line="240" w:lineRule="auto"/>
        <w:ind w:left="729" w:firstLine="0"/>
        <w:jc w:val="both"/>
        <w:rPr>
          <w:sz w:val="26"/>
          <w:szCs w:val="26"/>
        </w:rPr>
      </w:pPr>
      <w:r w:rsidDel="00000000" w:rsidR="00000000" w:rsidRPr="00000000">
        <w:rPr>
          <w:sz w:val="26"/>
          <w:szCs w:val="26"/>
          <w:rtl w:val="0"/>
        </w:rPr>
        <w:tab/>
        <w:t xml:space="preserve">struggle to reconcile the past with the present. </w:t>
        <w:tab/>
        <w:t xml:space="preserve"> </w:t>
        <w:tab/>
        <w:t xml:space="preserve">• </w:t>
        <w:tab/>
        <w:t xml:space="preserve">Paragon Trait: </w:t>
      </w:r>
    </w:p>
    <w:p w:rsidR="00000000" w:rsidDel="00000000" w:rsidP="00000000" w:rsidRDefault="00000000" w:rsidRPr="00000000" w14:paraId="00000815">
      <w:pPr>
        <w:spacing w:line="240" w:lineRule="auto"/>
        <w:ind w:left="729" w:firstLine="0"/>
        <w:jc w:val="both"/>
        <w:rPr>
          <w:sz w:val="26"/>
          <w:szCs w:val="26"/>
        </w:rPr>
      </w:pPr>
      <w:r w:rsidDel="00000000" w:rsidR="00000000" w:rsidRPr="00000000">
        <w:rPr>
          <w:sz w:val="26"/>
          <w:szCs w:val="26"/>
          <w:rtl w:val="0"/>
        </w:rPr>
        <w:t xml:space="preserve">“Spark of Change”: Once per session, force the </w:t>
      </w:r>
    </w:p>
    <w:p w:rsidR="00000000" w:rsidDel="00000000" w:rsidP="00000000" w:rsidRDefault="00000000" w:rsidRPr="00000000" w14:paraId="00000816">
      <w:pPr>
        <w:spacing w:line="240" w:lineRule="auto"/>
        <w:ind w:left="729" w:firstLine="0"/>
        <w:jc w:val="both"/>
        <w:rPr>
          <w:sz w:val="26"/>
          <w:szCs w:val="26"/>
        </w:rPr>
      </w:pPr>
      <w:r w:rsidDel="00000000" w:rsidR="00000000" w:rsidRPr="00000000">
        <w:rPr>
          <w:sz w:val="26"/>
          <w:szCs w:val="26"/>
          <w:rtl w:val="0"/>
        </w:rPr>
        <w:t xml:space="preserve">Overseer to reroll a random environmental event or enemy </w:t>
        <w:tab/>
        <w:t xml:space="preserve"> action, choosing between the original result and the reroll. </w:t>
        <w:tab/>
        <w:t xml:space="preserve">--- </w:t>
      </w:r>
    </w:p>
    <w:p w:rsidR="00000000" w:rsidDel="00000000" w:rsidP="00000000" w:rsidRDefault="00000000" w:rsidRPr="00000000" w14:paraId="00000817">
      <w:pPr>
        <w:spacing w:line="240" w:lineRule="auto"/>
        <w:ind w:left="729" w:firstLine="0"/>
        <w:jc w:val="both"/>
        <w:rPr>
          <w:sz w:val="26"/>
          <w:szCs w:val="26"/>
        </w:rPr>
      </w:pPr>
      <w:r w:rsidDel="00000000" w:rsidR="00000000" w:rsidRPr="00000000">
        <w:rPr>
          <w:sz w:val="26"/>
          <w:szCs w:val="26"/>
          <w:rtl w:val="0"/>
        </w:rPr>
        <w:t xml:space="preserve"> </w:t>
        <w:tab/>
        <w:t xml:space="preserve"> </w:t>
      </w:r>
    </w:p>
    <w:p w:rsidR="00000000" w:rsidDel="00000000" w:rsidP="00000000" w:rsidRDefault="00000000" w:rsidRPr="00000000" w14:paraId="00000818">
      <w:pPr>
        <w:spacing w:line="240" w:lineRule="auto"/>
        <w:ind w:left="729" w:firstLine="0"/>
        <w:jc w:val="both"/>
        <w:rPr>
          <w:sz w:val="26"/>
          <w:szCs w:val="26"/>
        </w:rPr>
      </w:pPr>
      <w:r w:rsidDel="00000000" w:rsidR="00000000" w:rsidRPr="00000000">
        <w:rPr>
          <w:sz w:val="26"/>
          <w:szCs w:val="26"/>
          <w:rtl w:val="0"/>
        </w:rPr>
        <w:t xml:space="preserve">### **2. Ævarii**   </w:t>
      </w:r>
    </w:p>
    <w:p w:rsidR="00000000" w:rsidDel="00000000" w:rsidP="00000000" w:rsidRDefault="00000000" w:rsidRPr="00000000" w14:paraId="00000819">
      <w:pPr>
        <w:spacing w:line="240" w:lineRule="auto"/>
        <w:ind w:left="729" w:firstLine="0"/>
        <w:jc w:val="both"/>
        <w:rPr>
          <w:sz w:val="26"/>
          <w:szCs w:val="26"/>
        </w:rPr>
      </w:pPr>
      <w:r w:rsidDel="00000000" w:rsidR="00000000" w:rsidRPr="00000000">
        <w:rPr>
          <w:sz w:val="26"/>
          <w:szCs w:val="26"/>
          <w:rtl w:val="0"/>
        </w:rPr>
        <w:t xml:space="preserve">## **Lineages of Conflict </w:t>
      </w:r>
    </w:p>
    <w:p w:rsidR="00000000" w:rsidDel="00000000" w:rsidP="00000000" w:rsidRDefault="00000000" w:rsidRPr="00000000" w14:paraId="0000081A">
      <w:pPr>
        <w:spacing w:line="240" w:lineRule="auto"/>
        <w:ind w:left="729" w:firstLine="0"/>
        <w:jc w:val="both"/>
        <w:rPr>
          <w:sz w:val="26"/>
          <w:szCs w:val="26"/>
        </w:rPr>
      </w:pPr>
      <w:r w:rsidDel="00000000" w:rsidR="00000000" w:rsidRPr="00000000">
        <w:rPr>
          <w:sz w:val="26"/>
          <w:szCs w:val="26"/>
          <w:rtl w:val="0"/>
        </w:rPr>
        <w:t xml:space="preserve">**Theme**: An ancient and reclusive species, the Ævarii </w:t>
      </w:r>
    </w:p>
    <w:p w:rsidR="00000000" w:rsidDel="00000000" w:rsidP="00000000" w:rsidRDefault="00000000" w:rsidRPr="00000000" w14:paraId="0000081B">
      <w:pPr>
        <w:spacing w:line="240" w:lineRule="auto"/>
        <w:ind w:left="729" w:firstLine="0"/>
        <w:jc w:val="both"/>
        <w:rPr>
          <w:sz w:val="26"/>
          <w:szCs w:val="26"/>
        </w:rPr>
      </w:pPr>
      <w:r w:rsidDel="00000000" w:rsidR="00000000" w:rsidRPr="00000000">
        <w:rPr>
          <w:sz w:val="26"/>
          <w:szCs w:val="26"/>
          <w:rtl w:val="0"/>
        </w:rPr>
        <w:tab/>
        <w:t xml:space="preserve">Horizon** </w:t>
        <w:tab/>
        <w:t xml:space="preserve">are known for their ethereal beauty and mastery of </w:t>
      </w:r>
    </w:p>
    <w:p w:rsidR="00000000" w:rsidDel="00000000" w:rsidP="00000000" w:rsidRDefault="00000000" w:rsidRPr="00000000" w14:paraId="0000081C">
      <w:pPr>
        <w:spacing w:line="240" w:lineRule="auto"/>
        <w:ind w:left="729" w:firstLine="0"/>
        <w:jc w:val="both"/>
        <w:rPr>
          <w:sz w:val="26"/>
          <w:szCs w:val="26"/>
        </w:rPr>
      </w:pPr>
      <w:r w:rsidDel="00000000" w:rsidR="00000000" w:rsidRPr="00000000">
        <w:rPr>
          <w:sz w:val="26"/>
          <w:szCs w:val="26"/>
          <w:rtl w:val="0"/>
        </w:rPr>
        <w:tab/>
        <w:t xml:space="preserve">### **1. Terrans**   </w:t>
        <w:tab/>
        <w:t xml:space="preserve">psionic Resonance. Their deep connection to the </w:t>
      </w:r>
    </w:p>
    <w:p w:rsidR="00000000" w:rsidDel="00000000" w:rsidP="00000000" w:rsidRDefault="00000000" w:rsidRPr="00000000" w14:paraId="0000081D">
      <w:pPr>
        <w:spacing w:line="240" w:lineRule="auto"/>
        <w:ind w:left="729" w:firstLine="0"/>
        <w:jc w:val="both"/>
        <w:rPr>
          <w:sz w:val="26"/>
          <w:szCs w:val="26"/>
        </w:rPr>
      </w:pPr>
      <w:r w:rsidDel="00000000" w:rsidR="00000000" w:rsidRPr="00000000">
        <w:rPr>
          <w:sz w:val="26"/>
          <w:szCs w:val="26"/>
          <w:rtl w:val="0"/>
        </w:rPr>
        <w:t xml:space="preserve">Tapestry of the Void grants them unparalleled insight </w:t>
      </w:r>
    </w:p>
    <w:p w:rsidR="00000000" w:rsidDel="00000000" w:rsidP="00000000" w:rsidRDefault="00000000" w:rsidRPr="00000000" w14:paraId="0000081E">
      <w:pPr>
        <w:spacing w:line="240" w:lineRule="auto"/>
        <w:ind w:left="729" w:firstLine="0"/>
        <w:jc w:val="both"/>
        <w:rPr>
          <w:sz w:val="26"/>
          <w:szCs w:val="26"/>
        </w:rPr>
      </w:pPr>
      <w:r w:rsidDel="00000000" w:rsidR="00000000" w:rsidRPr="00000000">
        <w:rPr>
          <w:sz w:val="26"/>
          <w:szCs w:val="26"/>
          <w:rtl w:val="0"/>
        </w:rPr>
        <w:t xml:space="preserve">**Theme**: Masters of expansion and adaptability, </w:t>
        <w:tab/>
        <w:t xml:space="preserve">but often isolates them from the more grounded Terrans are the backbone of the Palladial Empire. They </w:t>
        <w:tab/>
        <w:t xml:space="preserve">concerns of the galaxy. are ambitious, resourceful, and innovative, thriving in </w:t>
      </w:r>
    </w:p>
    <w:p w:rsidR="00000000" w:rsidDel="00000000" w:rsidP="00000000" w:rsidRDefault="00000000" w:rsidRPr="00000000" w14:paraId="0000081F">
      <w:pPr>
        <w:spacing w:line="240" w:lineRule="auto"/>
        <w:ind w:left="729" w:firstLine="0"/>
        <w:jc w:val="both"/>
        <w:rPr>
          <w:sz w:val="26"/>
          <w:szCs w:val="26"/>
        </w:rPr>
      </w:pPr>
      <w:r w:rsidDel="00000000" w:rsidR="00000000" w:rsidRPr="00000000">
        <w:rPr>
          <w:sz w:val="26"/>
          <w:szCs w:val="26"/>
          <w:rtl w:val="0"/>
        </w:rPr>
        <w:t xml:space="preserve">nearly every environment they encounter. Terrans view </w:t>
        <w:tab/>
        <w:t xml:space="preserve"> the universe as a frontier to conquer and a legacy to </w:t>
        <w:tab/>
        <w:t xml:space="preserve">- **Baseline Attributes**: </w:t>
      </w:r>
    </w:p>
    <w:p w:rsidR="00000000" w:rsidDel="00000000" w:rsidP="00000000" w:rsidRDefault="00000000" w:rsidRPr="00000000" w14:paraId="00000820">
      <w:pPr>
        <w:spacing w:line="240" w:lineRule="auto"/>
        <w:ind w:left="729" w:firstLine="0"/>
        <w:jc w:val="both"/>
        <w:rPr>
          <w:sz w:val="26"/>
          <w:szCs w:val="26"/>
        </w:rPr>
      </w:pPr>
      <w:r w:rsidDel="00000000" w:rsidR="00000000" w:rsidRPr="00000000">
        <w:rPr>
          <w:sz w:val="26"/>
          <w:szCs w:val="26"/>
          <w:rtl w:val="0"/>
        </w:rPr>
        <w:t xml:space="preserve">shape. </w:t>
      </w:r>
    </w:p>
    <w:p w:rsidR="00000000" w:rsidDel="00000000" w:rsidP="00000000" w:rsidRDefault="00000000" w:rsidRPr="00000000" w14:paraId="00000821">
      <w:pPr>
        <w:spacing w:line="240" w:lineRule="auto"/>
        <w:ind w:left="729" w:firstLine="0"/>
        <w:jc w:val="both"/>
        <w:rPr>
          <w:sz w:val="26"/>
          <w:szCs w:val="26"/>
        </w:rPr>
      </w:pPr>
      <w:r w:rsidDel="00000000" w:rsidR="00000000" w:rsidRPr="00000000">
        <w:rPr>
          <w:sz w:val="26"/>
          <w:szCs w:val="26"/>
          <w:rtl w:val="0"/>
        </w:rPr>
        <w:t xml:space="preserve">**Gnosis**: 35%   </w:t>
      </w:r>
    </w:p>
    <w:p w:rsidR="00000000" w:rsidDel="00000000" w:rsidP="00000000" w:rsidRDefault="00000000" w:rsidRPr="00000000" w14:paraId="0000082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23">
      <w:pPr>
        <w:spacing w:line="240" w:lineRule="auto"/>
        <w:ind w:left="729" w:firstLine="0"/>
        <w:jc w:val="both"/>
        <w:rPr>
          <w:sz w:val="26"/>
          <w:szCs w:val="26"/>
        </w:rPr>
      </w:pPr>
      <w:r w:rsidDel="00000000" w:rsidR="00000000" w:rsidRPr="00000000">
        <w:rPr>
          <w:sz w:val="26"/>
          <w:szCs w:val="26"/>
          <w:rtl w:val="0"/>
        </w:rPr>
        <w:t xml:space="preserve">**Harmonia**: 25%   </w:t>
      </w:r>
    </w:p>
    <w:p w:rsidR="00000000" w:rsidDel="00000000" w:rsidP="00000000" w:rsidRDefault="00000000" w:rsidRPr="00000000" w14:paraId="00000824">
      <w:pPr>
        <w:spacing w:line="240" w:lineRule="auto"/>
        <w:ind w:left="729" w:firstLine="0"/>
        <w:jc w:val="both"/>
        <w:rPr>
          <w:sz w:val="26"/>
          <w:szCs w:val="26"/>
        </w:rPr>
      </w:pPr>
      <w:r w:rsidDel="00000000" w:rsidR="00000000" w:rsidRPr="00000000">
        <w:rPr>
          <w:sz w:val="26"/>
          <w:szCs w:val="26"/>
          <w:rtl w:val="0"/>
        </w:rPr>
        <w:t xml:space="preserve">**Baseline Attributes**: </w:t>
      </w:r>
    </w:p>
    <w:p w:rsidR="00000000" w:rsidDel="00000000" w:rsidP="00000000" w:rsidRDefault="00000000" w:rsidRPr="00000000" w14:paraId="00000825">
      <w:pPr>
        <w:spacing w:line="240" w:lineRule="auto"/>
        <w:ind w:left="729" w:firstLine="0"/>
        <w:jc w:val="both"/>
        <w:rPr>
          <w:sz w:val="26"/>
          <w:szCs w:val="26"/>
        </w:rPr>
      </w:pPr>
      <w:r w:rsidDel="00000000" w:rsidR="00000000" w:rsidRPr="00000000">
        <w:rPr>
          <w:sz w:val="26"/>
          <w:szCs w:val="26"/>
          <w:rtl w:val="0"/>
        </w:rPr>
        <w:t xml:space="preserve">**Katra**: 20%   </w:t>
      </w:r>
    </w:p>
    <w:p w:rsidR="00000000" w:rsidDel="00000000" w:rsidP="00000000" w:rsidRDefault="00000000" w:rsidRPr="00000000" w14:paraId="00000826">
      <w:pPr>
        <w:spacing w:line="240" w:lineRule="auto"/>
        <w:ind w:left="729" w:firstLine="0"/>
        <w:jc w:val="both"/>
        <w:rPr>
          <w:sz w:val="26"/>
          <w:szCs w:val="26"/>
        </w:rPr>
      </w:pPr>
      <w:r w:rsidDel="00000000" w:rsidR="00000000" w:rsidRPr="00000000">
        <w:rPr>
          <w:sz w:val="26"/>
          <w:szCs w:val="26"/>
          <w:rtl w:val="0"/>
        </w:rPr>
        <w:t xml:space="preserve">**Harmonia**: 20%   </w:t>
      </w:r>
    </w:p>
    <w:p w:rsidR="00000000" w:rsidDel="00000000" w:rsidP="00000000" w:rsidRDefault="00000000" w:rsidRPr="00000000" w14:paraId="00000827">
      <w:pPr>
        <w:spacing w:line="240" w:lineRule="auto"/>
        <w:ind w:left="729" w:firstLine="0"/>
        <w:jc w:val="both"/>
        <w:rPr>
          <w:sz w:val="26"/>
          <w:szCs w:val="26"/>
        </w:rPr>
      </w:pPr>
      <w:r w:rsidDel="00000000" w:rsidR="00000000" w:rsidRPr="00000000">
        <w:rPr>
          <w:sz w:val="26"/>
          <w:szCs w:val="26"/>
          <w:rtl w:val="0"/>
        </w:rPr>
        <w:t xml:space="preserve">**Dominion**: 20%   </w:t>
      </w:r>
    </w:p>
    <w:p w:rsidR="00000000" w:rsidDel="00000000" w:rsidP="00000000" w:rsidRDefault="00000000" w:rsidRPr="00000000" w14:paraId="00000828">
      <w:pPr>
        <w:spacing w:line="240" w:lineRule="auto"/>
        <w:ind w:left="729" w:firstLine="0"/>
        <w:jc w:val="both"/>
        <w:rPr>
          <w:sz w:val="26"/>
          <w:szCs w:val="26"/>
        </w:rPr>
      </w:pPr>
      <w:r w:rsidDel="00000000" w:rsidR="00000000" w:rsidRPr="00000000">
        <w:rPr>
          <w:sz w:val="26"/>
          <w:szCs w:val="26"/>
          <w:rtl w:val="0"/>
        </w:rPr>
        <w:t xml:space="preserve">**Imperius**: 20%   </w:t>
      </w:r>
    </w:p>
    <w:p w:rsidR="00000000" w:rsidDel="00000000" w:rsidP="00000000" w:rsidRDefault="00000000" w:rsidRPr="00000000" w14:paraId="0000082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2A">
      <w:pPr>
        <w:spacing w:line="240" w:lineRule="auto"/>
        <w:ind w:left="729" w:firstLine="0"/>
        <w:jc w:val="both"/>
        <w:rPr>
          <w:sz w:val="26"/>
          <w:szCs w:val="26"/>
        </w:rPr>
      </w:pPr>
      <w:r w:rsidDel="00000000" w:rsidR="00000000" w:rsidRPr="00000000">
        <w:rPr>
          <w:sz w:val="26"/>
          <w:szCs w:val="26"/>
          <w:rtl w:val="0"/>
        </w:rPr>
        <w:t xml:space="preserve">**Dominion**: 20%   </w:t>
      </w:r>
    </w:p>
    <w:p w:rsidR="00000000" w:rsidDel="00000000" w:rsidP="00000000" w:rsidRDefault="00000000" w:rsidRPr="00000000" w14:paraId="0000082B">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2C">
      <w:pPr>
        <w:spacing w:line="240" w:lineRule="auto"/>
        <w:ind w:left="729" w:firstLine="0"/>
        <w:jc w:val="both"/>
        <w:rPr>
          <w:sz w:val="26"/>
          <w:szCs w:val="26"/>
        </w:rPr>
      </w:pPr>
      <w:r w:rsidDel="00000000" w:rsidR="00000000" w:rsidRPr="00000000">
        <w:rPr>
          <w:sz w:val="26"/>
          <w:szCs w:val="26"/>
          <w:rtl w:val="0"/>
        </w:rPr>
        <w:t xml:space="preserve">**Katra**: 20%   </w:t>
      </w:r>
    </w:p>
    <w:p w:rsidR="00000000" w:rsidDel="00000000" w:rsidP="00000000" w:rsidRDefault="00000000" w:rsidRPr="00000000" w14:paraId="0000082D">
      <w:pPr>
        <w:spacing w:line="240" w:lineRule="auto"/>
        <w:ind w:left="729" w:firstLine="0"/>
        <w:jc w:val="both"/>
        <w:rPr>
          <w:sz w:val="26"/>
          <w:szCs w:val="26"/>
        </w:rPr>
      </w:pPr>
      <w:r w:rsidDel="00000000" w:rsidR="00000000" w:rsidRPr="00000000">
        <w:rPr>
          <w:sz w:val="26"/>
          <w:szCs w:val="26"/>
          <w:rtl w:val="0"/>
        </w:rPr>
        <w:t xml:space="preserve">  1. **Void Harmony**: Gain +10% to all psionic rolls in </w:t>
      </w:r>
    </w:p>
    <w:p w:rsidR="00000000" w:rsidDel="00000000" w:rsidP="00000000" w:rsidRDefault="00000000" w:rsidRPr="00000000" w14:paraId="0000082E">
      <w:pPr>
        <w:spacing w:line="240" w:lineRule="auto"/>
        <w:ind w:left="729" w:firstLine="0"/>
        <w:jc w:val="both"/>
        <w:rPr>
          <w:sz w:val="26"/>
          <w:szCs w:val="26"/>
        </w:rPr>
      </w:pPr>
      <w:r w:rsidDel="00000000" w:rsidR="00000000" w:rsidRPr="00000000">
        <w:rPr>
          <w:sz w:val="26"/>
          <w:szCs w:val="26"/>
          <w:rtl w:val="0"/>
        </w:rPr>
        <w:tab/>
        <w:t xml:space="preserve"> </w:t>
        <w:tab/>
        <w:t xml:space="preserve">calm environments.   </w:t>
      </w:r>
    </w:p>
    <w:p w:rsidR="00000000" w:rsidDel="00000000" w:rsidP="00000000" w:rsidRDefault="00000000" w:rsidRPr="00000000" w14:paraId="0000082F">
      <w:pPr>
        <w:spacing w:line="240" w:lineRule="auto"/>
        <w:ind w:left="729" w:firstLine="0"/>
        <w:jc w:val="both"/>
        <w:rPr>
          <w:sz w:val="26"/>
          <w:szCs w:val="26"/>
        </w:rPr>
      </w:pPr>
      <w:r w:rsidDel="00000000" w:rsidR="00000000" w:rsidRPr="00000000">
        <w:rPr>
          <w:sz w:val="26"/>
          <w:szCs w:val="26"/>
          <w:rtl w:val="0"/>
        </w:rPr>
        <w:t xml:space="preserve">**Lineage Traits**: </w:t>
        <w:tab/>
        <w:t xml:space="preserve">  2. **Resonance Sensitivity**: Automatically detect </w:t>
      </w:r>
    </w:p>
    <w:p w:rsidR="00000000" w:rsidDel="00000000" w:rsidP="00000000" w:rsidRDefault="00000000" w:rsidRPr="00000000" w14:paraId="00000830">
      <w:pPr>
        <w:spacing w:line="240" w:lineRule="auto"/>
        <w:ind w:left="729" w:firstLine="0"/>
        <w:jc w:val="both"/>
        <w:rPr>
          <w:sz w:val="26"/>
          <w:szCs w:val="26"/>
        </w:rPr>
      </w:pPr>
      <w:r w:rsidDel="00000000" w:rsidR="00000000" w:rsidRPr="00000000">
        <w:rPr>
          <w:sz w:val="26"/>
          <w:szCs w:val="26"/>
          <w:rtl w:val="0"/>
        </w:rPr>
        <w:t xml:space="preserve">penalties**Frontier from Resilience**: environmental Once  factorsper session, by 10 reduce%.    </w:t>
        <w:tab/>
        <w:t xml:space="preserve">nearby psionic disruptionssession. or   anomalies </w:t>
        <w:tab/>
        <w:t xml:space="preserve"> once per </w:t>
      </w:r>
    </w:p>
    <w:p w:rsidR="00000000" w:rsidDel="00000000" w:rsidP="00000000" w:rsidRDefault="00000000" w:rsidRPr="00000000" w14:paraId="00000831">
      <w:pPr>
        <w:spacing w:line="240" w:lineRule="auto"/>
        <w:ind w:left="729" w:firstLine="0"/>
        <w:jc w:val="both"/>
        <w:rPr>
          <w:sz w:val="26"/>
          <w:szCs w:val="26"/>
        </w:rPr>
      </w:pPr>
      <w:r w:rsidDel="00000000" w:rsidR="00000000" w:rsidRPr="00000000">
        <w:rPr>
          <w:sz w:val="26"/>
          <w:szCs w:val="26"/>
          <w:rtl w:val="0"/>
        </w:rPr>
        <w:t xml:space="preserve">**Ingenuity**: Gain +5% to crafting or repair rolls </w:t>
        <w:tab/>
        <w:t xml:space="preserve"> involving unfamiliar technology.   </w:t>
        <w:tab/>
        <w:t xml:space="preserve">- **Push Toward**: Gnosis.   </w:t>
      </w:r>
    </w:p>
    <w:p w:rsidR="00000000" w:rsidDel="00000000" w:rsidP="00000000" w:rsidRDefault="00000000" w:rsidRPr="00000000" w14:paraId="00000832">
      <w:pPr>
        <w:spacing w:line="240" w:lineRule="auto"/>
        <w:ind w:left="729" w:firstLine="0"/>
        <w:jc w:val="both"/>
        <w:rPr>
          <w:sz w:val="26"/>
          <w:szCs w:val="26"/>
        </w:rPr>
      </w:pPr>
      <w:r w:rsidDel="00000000" w:rsidR="00000000" w:rsidRPr="00000000">
        <w:rPr>
          <w:sz w:val="26"/>
          <w:szCs w:val="26"/>
          <w:rtl w:val="0"/>
        </w:rPr>
        <w:t xml:space="preserve"> </w:t>
        <w:tab/>
        <w:t xml:space="preserve"> </w:t>
      </w:r>
    </w:p>
    <w:p w:rsidR="00000000" w:rsidDel="00000000" w:rsidP="00000000" w:rsidRDefault="00000000" w:rsidRPr="00000000" w14:paraId="00000833">
      <w:pPr>
        <w:spacing w:line="240" w:lineRule="auto"/>
        <w:ind w:left="729" w:firstLine="0"/>
        <w:jc w:val="both"/>
        <w:rPr>
          <w:sz w:val="26"/>
          <w:szCs w:val="26"/>
        </w:rPr>
        <w:sectPr>
          <w:type w:val="continuous"/>
          <w:pgSz w:h="15840" w:w="12240" w:orient="portrait"/>
          <w:pgMar w:bottom="1103" w:top="2078" w:left="217" w:right="205" w:header="720" w:footer="720"/>
        </w:sectPr>
      </w:pPr>
      <w:r w:rsidDel="00000000" w:rsidR="00000000" w:rsidRPr="00000000">
        <w:rPr>
          <w:sz w:val="26"/>
          <w:szCs w:val="26"/>
          <w:rtl w:val="0"/>
        </w:rPr>
        <w:tab/>
        <w:t xml:space="preserve">- **Push Toward**: Player choice (Entropy or Gnosis).   </w:t>
        <w:tab/>
        <w:t xml:space="preserve">--- </w:t>
      </w:r>
    </w:p>
    <w:p w:rsidR="00000000" w:rsidDel="00000000" w:rsidP="00000000" w:rsidRDefault="00000000" w:rsidRPr="00000000" w14:paraId="0000083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35">
      <w:pPr>
        <w:spacing w:line="240" w:lineRule="auto"/>
        <w:ind w:left="729" w:firstLine="0"/>
        <w:jc w:val="both"/>
        <w:rPr>
          <w:sz w:val="26"/>
          <w:szCs w:val="26"/>
        </w:rPr>
      </w:pPr>
      <w:r w:rsidDel="00000000" w:rsidR="00000000" w:rsidRPr="00000000">
        <w:rPr>
          <w:sz w:val="26"/>
          <w:szCs w:val="26"/>
          <w:rtl w:val="0"/>
        </w:rPr>
        <w:t xml:space="preserve">### **3. Kaltoran**   </w:t>
      </w:r>
    </w:p>
    <w:p w:rsidR="00000000" w:rsidDel="00000000" w:rsidP="00000000" w:rsidRDefault="00000000" w:rsidRPr="00000000" w14:paraId="00000836">
      <w:pPr>
        <w:spacing w:line="240" w:lineRule="auto"/>
        <w:ind w:left="729" w:firstLine="0"/>
        <w:jc w:val="both"/>
        <w:rPr>
          <w:sz w:val="26"/>
          <w:szCs w:val="26"/>
        </w:rPr>
      </w:pPr>
      <w:r w:rsidDel="00000000" w:rsidR="00000000" w:rsidRPr="00000000">
        <w:rPr>
          <w:sz w:val="26"/>
          <w:szCs w:val="26"/>
          <w:rtl w:val="0"/>
        </w:rPr>
        <w:t xml:space="preserve">**Theme**: The survivors of near-genocide, Kaltorans are resourceful and tenacious. With an uncanny ability to recover and adapt, they thrive in environments </w:t>
      </w:r>
    </w:p>
    <w:p w:rsidR="00000000" w:rsidDel="00000000" w:rsidP="00000000" w:rsidRDefault="00000000" w:rsidRPr="00000000" w14:paraId="00000837">
      <w:pPr>
        <w:spacing w:line="240" w:lineRule="auto"/>
        <w:ind w:left="729" w:firstLine="0"/>
        <w:jc w:val="both"/>
        <w:rPr>
          <w:sz w:val="26"/>
          <w:szCs w:val="26"/>
        </w:rPr>
      </w:pPr>
      <w:r w:rsidDel="00000000" w:rsidR="00000000" w:rsidRPr="00000000">
        <w:rPr>
          <w:sz w:val="26"/>
          <w:szCs w:val="26"/>
          <w:rtl w:val="0"/>
        </w:rPr>
        <w:t xml:space="preserve">others find uninhabitable. Their resilience is both their strength and their curse, as they struggle to reconcile their past with their future. </w:t>
      </w:r>
    </w:p>
    <w:p w:rsidR="00000000" w:rsidDel="00000000" w:rsidP="00000000" w:rsidRDefault="00000000" w:rsidRPr="00000000" w14:paraId="000008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39">
      <w:pPr>
        <w:spacing w:line="240" w:lineRule="auto"/>
        <w:ind w:left="729" w:firstLine="0"/>
        <w:jc w:val="both"/>
        <w:rPr>
          <w:sz w:val="26"/>
          <w:szCs w:val="26"/>
        </w:rPr>
      </w:pPr>
      <w:r w:rsidDel="00000000" w:rsidR="00000000" w:rsidRPr="00000000">
        <w:rPr>
          <w:sz w:val="26"/>
          <w:szCs w:val="26"/>
          <w:rtl w:val="0"/>
        </w:rPr>
        <w:t xml:space="preserve">**Baseline Attributes**:   - **Katra**: 30%   </w:t>
      </w:r>
    </w:p>
    <w:p w:rsidR="00000000" w:rsidDel="00000000" w:rsidP="00000000" w:rsidRDefault="00000000" w:rsidRPr="00000000" w14:paraId="0000083A">
      <w:pPr>
        <w:spacing w:line="240" w:lineRule="auto"/>
        <w:ind w:left="729" w:firstLine="0"/>
        <w:jc w:val="both"/>
        <w:rPr>
          <w:sz w:val="26"/>
          <w:szCs w:val="26"/>
        </w:rPr>
      </w:pPr>
      <w:r w:rsidDel="00000000" w:rsidR="00000000" w:rsidRPr="00000000">
        <w:rPr>
          <w:sz w:val="26"/>
          <w:szCs w:val="26"/>
          <w:rtl w:val="0"/>
        </w:rPr>
        <w:t xml:space="preserve">**Harmonia**: 25%   </w:t>
      </w:r>
    </w:p>
    <w:p w:rsidR="00000000" w:rsidDel="00000000" w:rsidP="00000000" w:rsidRDefault="00000000" w:rsidRPr="00000000" w14:paraId="0000083B">
      <w:pPr>
        <w:spacing w:line="240" w:lineRule="auto"/>
        <w:ind w:left="729" w:firstLine="0"/>
        <w:jc w:val="both"/>
        <w:rPr>
          <w:sz w:val="26"/>
          <w:szCs w:val="26"/>
        </w:rPr>
      </w:pPr>
      <w:r w:rsidDel="00000000" w:rsidR="00000000" w:rsidRPr="00000000">
        <w:rPr>
          <w:sz w:val="26"/>
          <w:szCs w:val="26"/>
          <w:rtl w:val="0"/>
        </w:rPr>
        <w:t xml:space="preserve">**Dominion**: 25%     - **Gnosis**: 20%   </w:t>
      </w:r>
    </w:p>
    <w:p w:rsidR="00000000" w:rsidDel="00000000" w:rsidP="00000000" w:rsidRDefault="00000000" w:rsidRPr="00000000" w14:paraId="000008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3D">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3E">
      <w:pPr>
        <w:spacing w:line="240" w:lineRule="auto"/>
        <w:ind w:left="729" w:firstLine="0"/>
        <w:jc w:val="both"/>
        <w:rPr>
          <w:sz w:val="26"/>
          <w:szCs w:val="26"/>
        </w:rPr>
      </w:pPr>
      <w:r w:rsidDel="00000000" w:rsidR="00000000" w:rsidRPr="00000000">
        <w:rPr>
          <w:sz w:val="26"/>
          <w:szCs w:val="26"/>
          <w:rtl w:val="0"/>
        </w:rPr>
        <w:t xml:space="preserve">**Survivor’s Instincts**: Gain +5% to Perception and Stealth rolls in hazardous environments.   </w:t>
      </w:r>
    </w:p>
    <w:p w:rsidR="00000000" w:rsidDel="00000000" w:rsidP="00000000" w:rsidRDefault="00000000" w:rsidRPr="00000000" w14:paraId="0000083F">
      <w:pPr>
        <w:spacing w:line="240" w:lineRule="auto"/>
        <w:ind w:left="729" w:firstLine="0"/>
        <w:jc w:val="both"/>
        <w:rPr>
          <w:sz w:val="26"/>
          <w:szCs w:val="26"/>
        </w:rPr>
      </w:pPr>
      <w:r w:rsidDel="00000000" w:rsidR="00000000" w:rsidRPr="00000000">
        <w:rPr>
          <w:sz w:val="26"/>
          <w:szCs w:val="26"/>
          <w:rtl w:val="0"/>
        </w:rPr>
        <w:t xml:space="preserve">**Endurance of the Fallen**: Once per session, ignore penalties from injuries or fatigue.   </w:t>
      </w:r>
    </w:p>
    <w:p w:rsidR="00000000" w:rsidDel="00000000" w:rsidP="00000000" w:rsidRDefault="00000000" w:rsidRPr="00000000" w14:paraId="0000084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41">
      <w:pPr>
        <w:spacing w:line="240" w:lineRule="auto"/>
        <w:ind w:left="729" w:firstLine="0"/>
        <w:jc w:val="both"/>
        <w:rPr>
          <w:sz w:val="26"/>
          <w:szCs w:val="26"/>
        </w:rPr>
      </w:pPr>
      <w:r w:rsidDel="00000000" w:rsidR="00000000" w:rsidRPr="00000000">
        <w:rPr>
          <w:sz w:val="26"/>
          <w:szCs w:val="26"/>
          <w:rtl w:val="0"/>
        </w:rPr>
        <w:t xml:space="preserve">- **Push Toward**: Entropy.   </w:t>
      </w:r>
    </w:p>
    <w:p w:rsidR="00000000" w:rsidDel="00000000" w:rsidP="00000000" w:rsidRDefault="00000000" w:rsidRPr="00000000" w14:paraId="0000084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45">
      <w:pPr>
        <w:spacing w:line="240" w:lineRule="auto"/>
        <w:ind w:left="729" w:firstLine="0"/>
        <w:jc w:val="both"/>
        <w:rPr>
          <w:sz w:val="26"/>
          <w:szCs w:val="26"/>
        </w:rPr>
      </w:pPr>
      <w:r w:rsidDel="00000000" w:rsidR="00000000" w:rsidRPr="00000000">
        <w:rPr>
          <w:sz w:val="26"/>
          <w:szCs w:val="26"/>
          <w:rtl w:val="0"/>
        </w:rPr>
        <w:t xml:space="preserve">### **4. Zhulik**   </w:t>
      </w:r>
    </w:p>
    <w:p w:rsidR="00000000" w:rsidDel="00000000" w:rsidP="00000000" w:rsidRDefault="00000000" w:rsidRPr="00000000" w14:paraId="00000846">
      <w:pPr>
        <w:spacing w:line="240" w:lineRule="auto"/>
        <w:ind w:left="729" w:firstLine="0"/>
        <w:jc w:val="both"/>
        <w:rPr>
          <w:sz w:val="26"/>
          <w:szCs w:val="26"/>
        </w:rPr>
      </w:pPr>
      <w:r w:rsidDel="00000000" w:rsidR="00000000" w:rsidRPr="00000000">
        <w:rPr>
          <w:sz w:val="26"/>
          <w:szCs w:val="26"/>
          <w:rtl w:val="0"/>
        </w:rPr>
        <w:t xml:space="preserve">**Theme**: Ruthless and cunning, the Zhulik are a predator species who rose to prominence through </w:t>
      </w:r>
    </w:p>
    <w:p w:rsidR="00000000" w:rsidDel="00000000" w:rsidP="00000000" w:rsidRDefault="00000000" w:rsidRPr="00000000" w14:paraId="00000847">
      <w:pPr>
        <w:spacing w:line="240" w:lineRule="auto"/>
        <w:ind w:left="729" w:firstLine="0"/>
        <w:jc w:val="both"/>
        <w:rPr>
          <w:sz w:val="26"/>
          <w:szCs w:val="26"/>
        </w:rPr>
      </w:pPr>
      <w:r w:rsidDel="00000000" w:rsidR="00000000" w:rsidRPr="00000000">
        <w:rPr>
          <w:sz w:val="26"/>
          <w:szCs w:val="26"/>
          <w:rtl w:val="0"/>
        </w:rPr>
        <w:t xml:space="preserve">merciless competition. They dominate both in combat and in commerce, thriving in situations that demand adaptability and an edge of ferocity. </w:t>
      </w:r>
    </w:p>
    <w:p w:rsidR="00000000" w:rsidDel="00000000" w:rsidP="00000000" w:rsidRDefault="00000000" w:rsidRPr="00000000" w14:paraId="000008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49">
      <w:pPr>
        <w:spacing w:line="240" w:lineRule="auto"/>
        <w:ind w:left="729" w:firstLine="0"/>
        <w:jc w:val="both"/>
        <w:rPr>
          <w:sz w:val="26"/>
          <w:szCs w:val="26"/>
        </w:rPr>
      </w:pPr>
      <w:r w:rsidDel="00000000" w:rsidR="00000000" w:rsidRPr="00000000">
        <w:rPr>
          <w:sz w:val="26"/>
          <w:szCs w:val="26"/>
          <w:rtl w:val="0"/>
        </w:rPr>
        <w:t xml:space="preserve">**Baseline Attributes**: </w:t>
      </w:r>
    </w:p>
    <w:p w:rsidR="00000000" w:rsidDel="00000000" w:rsidP="00000000" w:rsidRDefault="00000000" w:rsidRPr="00000000" w14:paraId="0000084A">
      <w:pPr>
        <w:spacing w:line="240" w:lineRule="auto"/>
        <w:ind w:left="729" w:firstLine="0"/>
        <w:jc w:val="both"/>
        <w:rPr>
          <w:sz w:val="26"/>
          <w:szCs w:val="26"/>
        </w:rPr>
      </w:pPr>
      <w:r w:rsidDel="00000000" w:rsidR="00000000" w:rsidRPr="00000000">
        <w:rPr>
          <w:sz w:val="26"/>
          <w:szCs w:val="26"/>
          <w:rtl w:val="0"/>
        </w:rPr>
        <w:t xml:space="preserve">**Dominion**: 35%   </w:t>
      </w:r>
    </w:p>
    <w:p w:rsidR="00000000" w:rsidDel="00000000" w:rsidP="00000000" w:rsidRDefault="00000000" w:rsidRPr="00000000" w14:paraId="0000084B">
      <w:pPr>
        <w:spacing w:line="240" w:lineRule="auto"/>
        <w:ind w:left="729" w:firstLine="0"/>
        <w:jc w:val="both"/>
        <w:rPr>
          <w:sz w:val="26"/>
          <w:szCs w:val="26"/>
        </w:rPr>
      </w:pPr>
      <w:r w:rsidDel="00000000" w:rsidR="00000000" w:rsidRPr="00000000">
        <w:rPr>
          <w:sz w:val="26"/>
          <w:szCs w:val="26"/>
          <w:rtl w:val="0"/>
        </w:rPr>
        <w:t xml:space="preserve">**Katra**: 25%   </w:t>
      </w:r>
    </w:p>
    <w:p w:rsidR="00000000" w:rsidDel="00000000" w:rsidP="00000000" w:rsidRDefault="00000000" w:rsidRPr="00000000" w14:paraId="0000084C">
      <w:pPr>
        <w:spacing w:line="240" w:lineRule="auto"/>
        <w:ind w:left="729" w:firstLine="0"/>
        <w:jc w:val="both"/>
        <w:rPr>
          <w:sz w:val="26"/>
          <w:szCs w:val="26"/>
        </w:rPr>
      </w:pPr>
      <w:r w:rsidDel="00000000" w:rsidR="00000000" w:rsidRPr="00000000">
        <w:rPr>
          <w:sz w:val="26"/>
          <w:szCs w:val="26"/>
          <w:rtl w:val="0"/>
        </w:rPr>
        <w:t xml:space="preserve">**Harmonia**: 20%     - **Gnosis**: 20%   </w:t>
      </w:r>
    </w:p>
    <w:p w:rsidR="00000000" w:rsidDel="00000000" w:rsidP="00000000" w:rsidRDefault="00000000" w:rsidRPr="00000000" w14:paraId="0000084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4E">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4F">
      <w:pPr>
        <w:spacing w:line="240" w:lineRule="auto"/>
        <w:ind w:left="729" w:firstLine="0"/>
        <w:jc w:val="both"/>
        <w:rPr>
          <w:sz w:val="26"/>
          <w:szCs w:val="26"/>
        </w:rPr>
      </w:pPr>
      <w:r w:rsidDel="00000000" w:rsidR="00000000" w:rsidRPr="00000000">
        <w:rPr>
          <w:sz w:val="26"/>
          <w:szCs w:val="26"/>
          <w:rtl w:val="0"/>
        </w:rPr>
        <w:t xml:space="preserve">**Predatory Grace**: Gain +10% to melee attack rolls when facing weakened opponents.   </w:t>
      </w:r>
    </w:p>
    <w:p w:rsidR="00000000" w:rsidDel="00000000" w:rsidP="00000000" w:rsidRDefault="00000000" w:rsidRPr="00000000" w14:paraId="00000850">
      <w:pPr>
        <w:spacing w:line="240" w:lineRule="auto"/>
        <w:ind w:left="729" w:firstLine="0"/>
        <w:jc w:val="both"/>
        <w:rPr>
          <w:sz w:val="26"/>
          <w:szCs w:val="26"/>
        </w:rPr>
      </w:pPr>
      <w:r w:rsidDel="00000000" w:rsidR="00000000" w:rsidRPr="00000000">
        <w:rPr>
          <w:sz w:val="26"/>
          <w:szCs w:val="26"/>
          <w:rtl w:val="0"/>
        </w:rPr>
        <w:t xml:space="preserve">**Cunning Negotiator**: Gain +5% to Diplomacy rolls in high-stakes negotiations.   </w:t>
      </w:r>
    </w:p>
    <w:p w:rsidR="00000000" w:rsidDel="00000000" w:rsidP="00000000" w:rsidRDefault="00000000" w:rsidRPr="00000000" w14:paraId="000008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52">
      <w:pPr>
        <w:spacing w:line="240" w:lineRule="auto"/>
        <w:ind w:left="729" w:firstLine="0"/>
        <w:jc w:val="both"/>
        <w:rPr>
          <w:sz w:val="26"/>
          <w:szCs w:val="26"/>
        </w:rPr>
      </w:pPr>
      <w:r w:rsidDel="00000000" w:rsidR="00000000" w:rsidRPr="00000000">
        <w:rPr>
          <w:sz w:val="26"/>
          <w:szCs w:val="26"/>
          <w:rtl w:val="0"/>
        </w:rPr>
        <w:t xml:space="preserve">- **Push Toward**: Entropy.   </w:t>
      </w:r>
    </w:p>
    <w:p w:rsidR="00000000" w:rsidDel="00000000" w:rsidP="00000000" w:rsidRDefault="00000000" w:rsidRPr="00000000" w14:paraId="0000085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5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5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56">
      <w:pPr>
        <w:spacing w:line="240" w:lineRule="auto"/>
        <w:ind w:left="729" w:firstLine="0"/>
        <w:jc w:val="both"/>
        <w:rPr>
          <w:sz w:val="26"/>
          <w:szCs w:val="26"/>
        </w:rPr>
      </w:pPr>
      <w:r w:rsidDel="00000000" w:rsidR="00000000" w:rsidRPr="00000000">
        <w:rPr>
          <w:sz w:val="26"/>
          <w:szCs w:val="26"/>
          <w:rtl w:val="0"/>
        </w:rPr>
        <w:t xml:space="preserve">### **5. Nephilim**   </w:t>
      </w:r>
    </w:p>
    <w:p w:rsidR="00000000" w:rsidDel="00000000" w:rsidP="00000000" w:rsidRDefault="00000000" w:rsidRPr="00000000" w14:paraId="00000857">
      <w:pPr>
        <w:spacing w:line="240" w:lineRule="auto"/>
        <w:ind w:left="729" w:firstLine="0"/>
        <w:jc w:val="both"/>
        <w:rPr>
          <w:sz w:val="26"/>
          <w:szCs w:val="26"/>
        </w:rPr>
      </w:pPr>
      <w:r w:rsidDel="00000000" w:rsidR="00000000" w:rsidRPr="00000000">
        <w:rPr>
          <w:sz w:val="26"/>
          <w:szCs w:val="26"/>
          <w:rtl w:val="0"/>
        </w:rPr>
        <w:t xml:space="preserve">**Theme**: Engineered as perfect soldiers, the Nephilim are a blend of human and alien DNA, created to be stronger, faster, and more enduring than natural beings. While their creators intended them to be </w:t>
      </w:r>
    </w:p>
    <w:p w:rsidR="00000000" w:rsidDel="00000000" w:rsidP="00000000" w:rsidRDefault="00000000" w:rsidRPr="00000000" w14:paraId="00000858">
      <w:pPr>
        <w:spacing w:line="240" w:lineRule="auto"/>
        <w:ind w:left="729" w:firstLine="0"/>
        <w:jc w:val="both"/>
        <w:rPr>
          <w:sz w:val="26"/>
          <w:szCs w:val="26"/>
        </w:rPr>
      </w:pPr>
      <w:r w:rsidDel="00000000" w:rsidR="00000000" w:rsidRPr="00000000">
        <w:rPr>
          <w:sz w:val="26"/>
          <w:szCs w:val="26"/>
          <w:rtl w:val="0"/>
        </w:rPr>
        <w:t xml:space="preserve">weapons, the Nephilim have begun to forge their own </w:t>
      </w:r>
    </w:p>
    <w:p w:rsidR="00000000" w:rsidDel="00000000" w:rsidP="00000000" w:rsidRDefault="00000000" w:rsidRPr="00000000" w14:paraId="00000859">
      <w:pPr>
        <w:spacing w:line="240" w:lineRule="auto"/>
        <w:ind w:left="729" w:firstLine="0"/>
        <w:jc w:val="both"/>
        <w:rPr>
          <w:sz w:val="26"/>
          <w:szCs w:val="26"/>
        </w:rPr>
      </w:pPr>
      <w:r w:rsidDel="00000000" w:rsidR="00000000" w:rsidRPr="00000000">
        <w:rPr>
          <w:sz w:val="26"/>
          <w:szCs w:val="26"/>
          <w:rtl w:val="0"/>
        </w:rPr>
        <w:t xml:space="preserve">path, torn between freedom and their violent legacy. </w:t>
      </w:r>
    </w:p>
    <w:p w:rsidR="00000000" w:rsidDel="00000000" w:rsidP="00000000" w:rsidRDefault="00000000" w:rsidRPr="00000000" w14:paraId="000008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5B">
      <w:pPr>
        <w:spacing w:line="240" w:lineRule="auto"/>
        <w:ind w:left="729" w:firstLine="0"/>
        <w:jc w:val="both"/>
        <w:rPr>
          <w:sz w:val="26"/>
          <w:szCs w:val="26"/>
        </w:rPr>
      </w:pPr>
      <w:r w:rsidDel="00000000" w:rsidR="00000000" w:rsidRPr="00000000">
        <w:rPr>
          <w:sz w:val="26"/>
          <w:szCs w:val="26"/>
          <w:rtl w:val="0"/>
        </w:rPr>
        <w:t xml:space="preserve">**Baseline Attributes**: </w:t>
      </w:r>
    </w:p>
    <w:p w:rsidR="00000000" w:rsidDel="00000000" w:rsidP="00000000" w:rsidRDefault="00000000" w:rsidRPr="00000000" w14:paraId="0000085C">
      <w:pPr>
        <w:spacing w:line="240" w:lineRule="auto"/>
        <w:ind w:left="729" w:firstLine="0"/>
        <w:jc w:val="both"/>
        <w:rPr>
          <w:sz w:val="26"/>
          <w:szCs w:val="26"/>
        </w:rPr>
      </w:pPr>
      <w:r w:rsidDel="00000000" w:rsidR="00000000" w:rsidRPr="00000000">
        <w:rPr>
          <w:sz w:val="26"/>
          <w:szCs w:val="26"/>
          <w:rtl w:val="0"/>
        </w:rPr>
        <w:t xml:space="preserve">**Dominion**: 40%     - **Katra**: 30%   </w:t>
      </w:r>
    </w:p>
    <w:p w:rsidR="00000000" w:rsidDel="00000000" w:rsidP="00000000" w:rsidRDefault="00000000" w:rsidRPr="00000000" w14:paraId="0000085D">
      <w:pPr>
        <w:spacing w:line="240" w:lineRule="auto"/>
        <w:ind w:left="729" w:firstLine="0"/>
        <w:jc w:val="both"/>
        <w:rPr>
          <w:sz w:val="26"/>
          <w:szCs w:val="26"/>
        </w:rPr>
      </w:pPr>
      <w:r w:rsidDel="00000000" w:rsidR="00000000" w:rsidRPr="00000000">
        <w:rPr>
          <w:sz w:val="26"/>
          <w:szCs w:val="26"/>
          <w:rtl w:val="0"/>
        </w:rPr>
        <w:t xml:space="preserve">**Harmonia**: 15%     - **Gnosis**: 15%   </w:t>
      </w:r>
    </w:p>
    <w:p w:rsidR="00000000" w:rsidDel="00000000" w:rsidP="00000000" w:rsidRDefault="00000000" w:rsidRPr="00000000" w14:paraId="0000085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5F">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60">
      <w:pPr>
        <w:spacing w:line="240" w:lineRule="auto"/>
        <w:ind w:left="729" w:firstLine="0"/>
        <w:jc w:val="both"/>
        <w:rPr>
          <w:sz w:val="26"/>
          <w:szCs w:val="26"/>
        </w:rPr>
      </w:pPr>
      <w:r w:rsidDel="00000000" w:rsidR="00000000" w:rsidRPr="00000000">
        <w:rPr>
          <w:sz w:val="26"/>
          <w:szCs w:val="26"/>
          <w:rtl w:val="0"/>
        </w:rPr>
        <w:t xml:space="preserve">**Engineered Supremacy**: Gain +10% to all damage rolls in combat.   </w:t>
      </w:r>
    </w:p>
    <w:p w:rsidR="00000000" w:rsidDel="00000000" w:rsidP="00000000" w:rsidRDefault="00000000" w:rsidRPr="00000000" w14:paraId="00000861">
      <w:pPr>
        <w:spacing w:line="240" w:lineRule="auto"/>
        <w:ind w:left="729" w:firstLine="0"/>
        <w:jc w:val="both"/>
        <w:rPr>
          <w:sz w:val="26"/>
          <w:szCs w:val="26"/>
        </w:rPr>
      </w:pPr>
      <w:r w:rsidDel="00000000" w:rsidR="00000000" w:rsidRPr="00000000">
        <w:rPr>
          <w:sz w:val="26"/>
          <w:szCs w:val="26"/>
          <w:rtl w:val="0"/>
        </w:rPr>
        <w:t xml:space="preserve">**Surge Protocol**: Once per session, boost Katra by 10% for one turn.   </w:t>
      </w:r>
    </w:p>
    <w:p w:rsidR="00000000" w:rsidDel="00000000" w:rsidP="00000000" w:rsidRDefault="00000000" w:rsidRPr="00000000" w14:paraId="0000086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63">
      <w:pPr>
        <w:spacing w:line="240" w:lineRule="auto"/>
        <w:ind w:left="729" w:firstLine="0"/>
        <w:jc w:val="both"/>
        <w:rPr>
          <w:sz w:val="26"/>
          <w:szCs w:val="26"/>
        </w:rPr>
      </w:pPr>
      <w:r w:rsidDel="00000000" w:rsidR="00000000" w:rsidRPr="00000000">
        <w:rPr>
          <w:sz w:val="26"/>
          <w:szCs w:val="26"/>
          <w:rtl w:val="0"/>
        </w:rPr>
        <w:t xml:space="preserve">- **Push Toward**: Entropy.   </w:t>
      </w:r>
    </w:p>
    <w:p w:rsidR="00000000" w:rsidDel="00000000" w:rsidP="00000000" w:rsidRDefault="00000000" w:rsidRPr="00000000" w14:paraId="000008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6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67">
      <w:pPr>
        <w:spacing w:line="240" w:lineRule="auto"/>
        <w:ind w:left="729" w:firstLine="0"/>
        <w:jc w:val="both"/>
        <w:rPr>
          <w:sz w:val="26"/>
          <w:szCs w:val="26"/>
        </w:rPr>
      </w:pPr>
      <w:r w:rsidDel="00000000" w:rsidR="00000000" w:rsidRPr="00000000">
        <w:rPr>
          <w:sz w:val="26"/>
          <w:szCs w:val="26"/>
          <w:rtl w:val="0"/>
        </w:rPr>
        <w:t xml:space="preserve">### **6. Synths**   </w:t>
      </w:r>
    </w:p>
    <w:p w:rsidR="00000000" w:rsidDel="00000000" w:rsidP="00000000" w:rsidRDefault="00000000" w:rsidRPr="00000000" w14:paraId="00000868">
      <w:pPr>
        <w:spacing w:line="240" w:lineRule="auto"/>
        <w:ind w:left="729" w:firstLine="0"/>
        <w:jc w:val="both"/>
        <w:rPr>
          <w:sz w:val="26"/>
          <w:szCs w:val="26"/>
        </w:rPr>
      </w:pPr>
      <w:r w:rsidDel="00000000" w:rsidR="00000000" w:rsidRPr="00000000">
        <w:rPr>
          <w:sz w:val="26"/>
          <w:szCs w:val="26"/>
          <w:rtl w:val="0"/>
        </w:rPr>
        <w:t xml:space="preserve">**Theme**: Sentient constructs originally built to serve as laborers, Synths have evolved into a diverse lineage. </w:t>
      </w:r>
    </w:p>
    <w:p w:rsidR="00000000" w:rsidDel="00000000" w:rsidP="00000000" w:rsidRDefault="00000000" w:rsidRPr="00000000" w14:paraId="00000869">
      <w:pPr>
        <w:spacing w:line="240" w:lineRule="auto"/>
        <w:ind w:left="729" w:firstLine="0"/>
        <w:jc w:val="both"/>
        <w:rPr>
          <w:sz w:val="26"/>
          <w:szCs w:val="26"/>
        </w:rPr>
      </w:pPr>
      <w:r w:rsidDel="00000000" w:rsidR="00000000" w:rsidRPr="00000000">
        <w:rPr>
          <w:sz w:val="26"/>
          <w:szCs w:val="26"/>
          <w:rtl w:val="0"/>
        </w:rPr>
        <w:t xml:space="preserve">While they excel in efficiency and logic, their rigid programming can hinder creativity. Synths often </w:t>
      </w:r>
    </w:p>
    <w:p w:rsidR="00000000" w:rsidDel="00000000" w:rsidP="00000000" w:rsidRDefault="00000000" w:rsidRPr="00000000" w14:paraId="0000086A">
      <w:pPr>
        <w:spacing w:line="240" w:lineRule="auto"/>
        <w:ind w:left="729" w:firstLine="0"/>
        <w:jc w:val="both"/>
        <w:rPr>
          <w:sz w:val="26"/>
          <w:szCs w:val="26"/>
        </w:rPr>
      </w:pPr>
      <w:r w:rsidDel="00000000" w:rsidR="00000000" w:rsidRPr="00000000">
        <w:rPr>
          <w:sz w:val="26"/>
          <w:szCs w:val="26"/>
          <w:rtl w:val="0"/>
        </w:rPr>
        <w:t xml:space="preserve">struggle to balance their artificial nature with the organic galaxy around them. </w:t>
      </w:r>
    </w:p>
    <w:p w:rsidR="00000000" w:rsidDel="00000000" w:rsidP="00000000" w:rsidRDefault="00000000" w:rsidRPr="00000000" w14:paraId="0000086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6C">
      <w:pPr>
        <w:spacing w:line="240" w:lineRule="auto"/>
        <w:ind w:left="729" w:firstLine="0"/>
        <w:jc w:val="both"/>
        <w:rPr>
          <w:sz w:val="26"/>
          <w:szCs w:val="26"/>
        </w:rPr>
      </w:pPr>
      <w:r w:rsidDel="00000000" w:rsidR="00000000" w:rsidRPr="00000000">
        <w:rPr>
          <w:sz w:val="26"/>
          <w:szCs w:val="26"/>
          <w:rtl w:val="0"/>
        </w:rPr>
        <w:t xml:space="preserve">**Baseline Attributes**: </w:t>
      </w:r>
    </w:p>
    <w:p w:rsidR="00000000" w:rsidDel="00000000" w:rsidP="00000000" w:rsidRDefault="00000000" w:rsidRPr="00000000" w14:paraId="0000086D">
      <w:pPr>
        <w:spacing w:line="240" w:lineRule="auto"/>
        <w:ind w:left="729" w:firstLine="0"/>
        <w:jc w:val="both"/>
        <w:rPr>
          <w:sz w:val="26"/>
          <w:szCs w:val="26"/>
        </w:rPr>
      </w:pPr>
      <w:r w:rsidDel="00000000" w:rsidR="00000000" w:rsidRPr="00000000">
        <w:rPr>
          <w:sz w:val="26"/>
          <w:szCs w:val="26"/>
          <w:rtl w:val="0"/>
        </w:rPr>
        <w:t xml:space="preserve">**Entropy**: 35%   </w:t>
      </w:r>
    </w:p>
    <w:p w:rsidR="00000000" w:rsidDel="00000000" w:rsidP="00000000" w:rsidRDefault="00000000" w:rsidRPr="00000000" w14:paraId="0000086E">
      <w:pPr>
        <w:spacing w:line="240" w:lineRule="auto"/>
        <w:ind w:left="729" w:firstLine="0"/>
        <w:jc w:val="both"/>
        <w:rPr>
          <w:sz w:val="26"/>
          <w:szCs w:val="26"/>
        </w:rPr>
      </w:pPr>
      <w:r w:rsidDel="00000000" w:rsidR="00000000" w:rsidRPr="00000000">
        <w:rPr>
          <w:sz w:val="26"/>
          <w:szCs w:val="26"/>
          <w:rtl w:val="0"/>
        </w:rPr>
        <w:t xml:space="preserve">**Gnosis**: 25%   </w:t>
      </w:r>
    </w:p>
    <w:p w:rsidR="00000000" w:rsidDel="00000000" w:rsidP="00000000" w:rsidRDefault="00000000" w:rsidRPr="00000000" w14:paraId="0000086F">
      <w:pPr>
        <w:spacing w:line="240" w:lineRule="auto"/>
        <w:ind w:left="729" w:firstLine="0"/>
        <w:jc w:val="both"/>
        <w:rPr>
          <w:sz w:val="26"/>
          <w:szCs w:val="26"/>
        </w:rPr>
      </w:pPr>
      <w:r w:rsidDel="00000000" w:rsidR="00000000" w:rsidRPr="00000000">
        <w:rPr>
          <w:sz w:val="26"/>
          <w:szCs w:val="26"/>
          <w:rtl w:val="0"/>
        </w:rPr>
        <w:t xml:space="preserve">**Katra**: 20%   </w:t>
      </w:r>
    </w:p>
    <w:p w:rsidR="00000000" w:rsidDel="00000000" w:rsidP="00000000" w:rsidRDefault="00000000" w:rsidRPr="00000000" w14:paraId="00000870">
      <w:pPr>
        <w:spacing w:line="240" w:lineRule="auto"/>
        <w:ind w:left="729" w:firstLine="0"/>
        <w:jc w:val="both"/>
        <w:rPr>
          <w:sz w:val="26"/>
          <w:szCs w:val="26"/>
        </w:rPr>
      </w:pPr>
      <w:r w:rsidDel="00000000" w:rsidR="00000000" w:rsidRPr="00000000">
        <w:rPr>
          <w:sz w:val="26"/>
          <w:szCs w:val="26"/>
          <w:rtl w:val="0"/>
        </w:rPr>
        <w:t xml:space="preserve">**Harmonia**: 20%   </w:t>
      </w:r>
    </w:p>
    <w:p w:rsidR="00000000" w:rsidDel="00000000" w:rsidP="00000000" w:rsidRDefault="00000000" w:rsidRPr="00000000" w14:paraId="0000087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72">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73">
      <w:pPr>
        <w:spacing w:line="240" w:lineRule="auto"/>
        <w:ind w:left="729" w:firstLine="0"/>
        <w:jc w:val="both"/>
        <w:rPr>
          <w:sz w:val="26"/>
          <w:szCs w:val="26"/>
        </w:rPr>
      </w:pPr>
      <w:r w:rsidDel="00000000" w:rsidR="00000000" w:rsidRPr="00000000">
        <w:rPr>
          <w:sz w:val="26"/>
          <w:szCs w:val="26"/>
          <w:rtl w:val="0"/>
        </w:rPr>
        <w:t xml:space="preserve">**Logical Precision**: Gain +10% to rolls involving problem-solving or analytics.   </w:t>
      </w:r>
    </w:p>
    <w:p w:rsidR="00000000" w:rsidDel="00000000" w:rsidP="00000000" w:rsidRDefault="00000000" w:rsidRPr="00000000" w14:paraId="00000874">
      <w:pPr>
        <w:spacing w:line="240" w:lineRule="auto"/>
        <w:ind w:left="729" w:firstLine="0"/>
        <w:jc w:val="both"/>
        <w:rPr>
          <w:sz w:val="26"/>
          <w:szCs w:val="26"/>
        </w:rPr>
      </w:pPr>
      <w:r w:rsidDel="00000000" w:rsidR="00000000" w:rsidRPr="00000000">
        <w:rPr>
          <w:sz w:val="26"/>
          <w:szCs w:val="26"/>
          <w:rtl w:val="0"/>
        </w:rPr>
        <w:t xml:space="preserve">**Optimized Systems**: Reduce time for crafting, hacking, or repair tasks by 25%.   </w:t>
      </w:r>
    </w:p>
    <w:p w:rsidR="00000000" w:rsidDel="00000000" w:rsidP="00000000" w:rsidRDefault="00000000" w:rsidRPr="00000000" w14:paraId="000008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76">
      <w:pPr>
        <w:spacing w:line="240" w:lineRule="auto"/>
        <w:ind w:left="729" w:firstLine="0"/>
        <w:jc w:val="both"/>
        <w:rPr>
          <w:sz w:val="26"/>
          <w:szCs w:val="26"/>
        </w:rPr>
      </w:pPr>
      <w:r w:rsidDel="00000000" w:rsidR="00000000" w:rsidRPr="00000000">
        <w:rPr>
          <w:sz w:val="26"/>
          <w:szCs w:val="26"/>
          <w:rtl w:val="0"/>
        </w:rPr>
        <w:t xml:space="preserve">- **Push Toward**: Gnosis.   </w:t>
      </w:r>
    </w:p>
    <w:p w:rsidR="00000000" w:rsidDel="00000000" w:rsidP="00000000" w:rsidRDefault="00000000" w:rsidRPr="00000000" w14:paraId="0000087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7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7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7A">
      <w:pPr>
        <w:spacing w:line="240" w:lineRule="auto"/>
        <w:ind w:left="729" w:firstLine="0"/>
        <w:jc w:val="both"/>
        <w:rPr>
          <w:sz w:val="26"/>
          <w:szCs w:val="26"/>
        </w:rPr>
      </w:pPr>
      <w:r w:rsidDel="00000000" w:rsidR="00000000" w:rsidRPr="00000000">
        <w:rPr>
          <w:sz w:val="26"/>
          <w:szCs w:val="26"/>
          <w:rtl w:val="0"/>
        </w:rPr>
        <w:t xml:space="preserve">### **7. Rakashan**   </w:t>
      </w:r>
    </w:p>
    <w:p w:rsidR="00000000" w:rsidDel="00000000" w:rsidP="00000000" w:rsidRDefault="00000000" w:rsidRPr="00000000" w14:paraId="0000087B">
      <w:pPr>
        <w:spacing w:line="240" w:lineRule="auto"/>
        <w:ind w:left="729" w:firstLine="0"/>
        <w:jc w:val="both"/>
        <w:rPr>
          <w:sz w:val="26"/>
          <w:szCs w:val="26"/>
        </w:rPr>
      </w:pPr>
      <w:r w:rsidDel="00000000" w:rsidR="00000000" w:rsidRPr="00000000">
        <w:rPr>
          <w:sz w:val="26"/>
          <w:szCs w:val="26"/>
          <w:rtl w:val="0"/>
        </w:rPr>
        <w:t xml:space="preserve">**Theme**: The Rakashan are a proud, feline-like species known for their agility and predatory instincts. </w:t>
      </w:r>
    </w:p>
    <w:p w:rsidR="00000000" w:rsidDel="00000000" w:rsidP="00000000" w:rsidRDefault="00000000" w:rsidRPr="00000000" w14:paraId="0000087C">
      <w:pPr>
        <w:spacing w:line="240" w:lineRule="auto"/>
        <w:ind w:left="729" w:firstLine="0"/>
        <w:jc w:val="both"/>
        <w:rPr>
          <w:sz w:val="26"/>
          <w:szCs w:val="26"/>
        </w:rPr>
      </w:pPr>
      <w:r w:rsidDel="00000000" w:rsidR="00000000" w:rsidRPr="00000000">
        <w:rPr>
          <w:sz w:val="26"/>
          <w:szCs w:val="26"/>
          <w:rtl w:val="0"/>
        </w:rPr>
        <w:t xml:space="preserve">Their culture emphasizes honor and self-reliance, making them exceptional scouts and warriors. However, their pride can often lead to isolation. </w:t>
      </w:r>
    </w:p>
    <w:p w:rsidR="00000000" w:rsidDel="00000000" w:rsidP="00000000" w:rsidRDefault="00000000" w:rsidRPr="00000000" w14:paraId="0000087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7E">
      <w:pPr>
        <w:spacing w:line="240" w:lineRule="auto"/>
        <w:ind w:left="729" w:firstLine="0"/>
        <w:jc w:val="both"/>
        <w:rPr>
          <w:sz w:val="26"/>
          <w:szCs w:val="26"/>
        </w:rPr>
      </w:pPr>
      <w:r w:rsidDel="00000000" w:rsidR="00000000" w:rsidRPr="00000000">
        <w:rPr>
          <w:sz w:val="26"/>
          <w:szCs w:val="26"/>
          <w:rtl w:val="0"/>
        </w:rPr>
        <w:t xml:space="preserve">**Baseline Attributes**:   - **Katra**: 40%   </w:t>
      </w:r>
    </w:p>
    <w:p w:rsidR="00000000" w:rsidDel="00000000" w:rsidP="00000000" w:rsidRDefault="00000000" w:rsidRPr="00000000" w14:paraId="0000087F">
      <w:pPr>
        <w:spacing w:line="240" w:lineRule="auto"/>
        <w:ind w:left="729" w:firstLine="0"/>
        <w:jc w:val="both"/>
        <w:rPr>
          <w:sz w:val="26"/>
          <w:szCs w:val="26"/>
        </w:rPr>
      </w:pPr>
      <w:r w:rsidDel="00000000" w:rsidR="00000000" w:rsidRPr="00000000">
        <w:rPr>
          <w:sz w:val="26"/>
          <w:szCs w:val="26"/>
          <w:rtl w:val="0"/>
        </w:rPr>
        <w:t xml:space="preserve">**Harmonia**: 30%   </w:t>
      </w:r>
    </w:p>
    <w:p w:rsidR="00000000" w:rsidDel="00000000" w:rsidP="00000000" w:rsidRDefault="00000000" w:rsidRPr="00000000" w14:paraId="00000880">
      <w:pPr>
        <w:spacing w:line="240" w:lineRule="auto"/>
        <w:ind w:left="729" w:firstLine="0"/>
        <w:jc w:val="both"/>
        <w:rPr>
          <w:sz w:val="26"/>
          <w:szCs w:val="26"/>
        </w:rPr>
      </w:pPr>
      <w:r w:rsidDel="00000000" w:rsidR="00000000" w:rsidRPr="00000000">
        <w:rPr>
          <w:sz w:val="26"/>
          <w:szCs w:val="26"/>
          <w:rtl w:val="0"/>
        </w:rPr>
        <w:t xml:space="preserve">**Dominion**: 15%     - **Gnosis**: 15%   </w:t>
      </w:r>
    </w:p>
    <w:p w:rsidR="00000000" w:rsidDel="00000000" w:rsidP="00000000" w:rsidRDefault="00000000" w:rsidRPr="00000000" w14:paraId="000008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82">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83">
      <w:pPr>
        <w:spacing w:line="240" w:lineRule="auto"/>
        <w:ind w:left="729" w:firstLine="0"/>
        <w:jc w:val="both"/>
        <w:rPr>
          <w:sz w:val="26"/>
          <w:szCs w:val="26"/>
        </w:rPr>
      </w:pPr>
      <w:r w:rsidDel="00000000" w:rsidR="00000000" w:rsidRPr="00000000">
        <w:rPr>
          <w:sz w:val="26"/>
          <w:szCs w:val="26"/>
          <w:rtl w:val="0"/>
        </w:rPr>
        <w:t xml:space="preserve">**Feline Reflexes**: Gain +10% to evasion rolls in combat.   </w:t>
      </w:r>
    </w:p>
    <w:p w:rsidR="00000000" w:rsidDel="00000000" w:rsidP="00000000" w:rsidRDefault="00000000" w:rsidRPr="00000000" w14:paraId="00000884">
      <w:pPr>
        <w:spacing w:line="240" w:lineRule="auto"/>
        <w:ind w:left="729" w:firstLine="0"/>
        <w:jc w:val="both"/>
        <w:rPr>
          <w:sz w:val="26"/>
          <w:szCs w:val="26"/>
        </w:rPr>
      </w:pPr>
      <w:r w:rsidDel="00000000" w:rsidR="00000000" w:rsidRPr="00000000">
        <w:rPr>
          <w:sz w:val="26"/>
          <w:szCs w:val="26"/>
          <w:rtl w:val="0"/>
        </w:rPr>
        <w:t xml:space="preserve">**Keen Senses**: Gain +10% to Perception rolls.   </w:t>
      </w:r>
    </w:p>
    <w:p w:rsidR="00000000" w:rsidDel="00000000" w:rsidP="00000000" w:rsidRDefault="00000000" w:rsidRPr="00000000" w14:paraId="000008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86">
      <w:pPr>
        <w:spacing w:line="240" w:lineRule="auto"/>
        <w:ind w:left="729" w:firstLine="0"/>
        <w:jc w:val="both"/>
        <w:rPr>
          <w:sz w:val="26"/>
          <w:szCs w:val="26"/>
        </w:rPr>
      </w:pPr>
      <w:r w:rsidDel="00000000" w:rsidR="00000000" w:rsidRPr="00000000">
        <w:rPr>
          <w:sz w:val="26"/>
          <w:szCs w:val="26"/>
          <w:rtl w:val="0"/>
        </w:rPr>
        <w:t xml:space="preserve">- **Push Toward**: Entropy.   </w:t>
      </w:r>
    </w:p>
    <w:p w:rsidR="00000000" w:rsidDel="00000000" w:rsidP="00000000" w:rsidRDefault="00000000" w:rsidRPr="00000000" w14:paraId="000008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8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8A">
      <w:pPr>
        <w:spacing w:line="240" w:lineRule="auto"/>
        <w:ind w:left="729" w:firstLine="0"/>
        <w:jc w:val="both"/>
        <w:rPr>
          <w:sz w:val="26"/>
          <w:szCs w:val="26"/>
        </w:rPr>
      </w:pPr>
      <w:r w:rsidDel="00000000" w:rsidR="00000000" w:rsidRPr="00000000">
        <w:rPr>
          <w:sz w:val="26"/>
          <w:szCs w:val="26"/>
          <w:rtl w:val="0"/>
        </w:rPr>
        <w:t xml:space="preserve">### **8. Taurenith**   </w:t>
      </w:r>
    </w:p>
    <w:p w:rsidR="00000000" w:rsidDel="00000000" w:rsidP="00000000" w:rsidRDefault="00000000" w:rsidRPr="00000000" w14:paraId="0000088B">
      <w:pPr>
        <w:spacing w:line="240" w:lineRule="auto"/>
        <w:ind w:left="729" w:firstLine="0"/>
        <w:jc w:val="both"/>
        <w:rPr>
          <w:sz w:val="26"/>
          <w:szCs w:val="26"/>
        </w:rPr>
      </w:pPr>
      <w:r w:rsidDel="00000000" w:rsidR="00000000" w:rsidRPr="00000000">
        <w:rPr>
          <w:sz w:val="26"/>
          <w:szCs w:val="26"/>
          <w:rtl w:val="0"/>
        </w:rPr>
        <w:t xml:space="preserve">**Theme**: Hulking, bull-like beings with immense physical strength, the Taurenith are known for their </w:t>
      </w:r>
    </w:p>
    <w:p w:rsidR="00000000" w:rsidDel="00000000" w:rsidP="00000000" w:rsidRDefault="00000000" w:rsidRPr="00000000" w14:paraId="0000088C">
      <w:pPr>
        <w:spacing w:line="240" w:lineRule="auto"/>
        <w:ind w:left="729" w:firstLine="0"/>
        <w:jc w:val="both"/>
        <w:rPr>
          <w:sz w:val="26"/>
          <w:szCs w:val="26"/>
        </w:rPr>
      </w:pPr>
      <w:r w:rsidDel="00000000" w:rsidR="00000000" w:rsidRPr="00000000">
        <w:rPr>
          <w:sz w:val="26"/>
          <w:szCs w:val="26"/>
          <w:rtl w:val="0"/>
        </w:rPr>
        <w:t xml:space="preserve">straightforwardness and reliability. Their size and power make them formidable in combat, but their slow adaptation to change can be a liability. </w:t>
      </w:r>
    </w:p>
    <w:p w:rsidR="00000000" w:rsidDel="00000000" w:rsidP="00000000" w:rsidRDefault="00000000" w:rsidRPr="00000000" w14:paraId="0000088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8E">
      <w:pPr>
        <w:spacing w:line="240" w:lineRule="auto"/>
        <w:ind w:left="729" w:firstLine="0"/>
        <w:jc w:val="both"/>
        <w:rPr>
          <w:sz w:val="26"/>
          <w:szCs w:val="26"/>
        </w:rPr>
      </w:pPr>
      <w:r w:rsidDel="00000000" w:rsidR="00000000" w:rsidRPr="00000000">
        <w:rPr>
          <w:sz w:val="26"/>
          <w:szCs w:val="26"/>
          <w:rtl w:val="0"/>
        </w:rPr>
        <w:t xml:space="preserve">**Baseline Attributes**: </w:t>
      </w:r>
    </w:p>
    <w:p w:rsidR="00000000" w:rsidDel="00000000" w:rsidP="00000000" w:rsidRDefault="00000000" w:rsidRPr="00000000" w14:paraId="0000088F">
      <w:pPr>
        <w:spacing w:line="240" w:lineRule="auto"/>
        <w:ind w:left="729" w:firstLine="0"/>
        <w:jc w:val="both"/>
        <w:rPr>
          <w:sz w:val="26"/>
          <w:szCs w:val="26"/>
        </w:rPr>
      </w:pPr>
      <w:r w:rsidDel="00000000" w:rsidR="00000000" w:rsidRPr="00000000">
        <w:rPr>
          <w:sz w:val="26"/>
          <w:szCs w:val="26"/>
          <w:rtl w:val="0"/>
        </w:rPr>
        <w:t xml:space="preserve">**Dominion**: 40%   </w:t>
      </w:r>
    </w:p>
    <w:p w:rsidR="00000000" w:rsidDel="00000000" w:rsidP="00000000" w:rsidRDefault="00000000" w:rsidRPr="00000000" w14:paraId="00000890">
      <w:pPr>
        <w:spacing w:line="240" w:lineRule="auto"/>
        <w:ind w:left="729" w:firstLine="0"/>
        <w:jc w:val="both"/>
        <w:rPr>
          <w:sz w:val="26"/>
          <w:szCs w:val="26"/>
        </w:rPr>
      </w:pPr>
      <w:r w:rsidDel="00000000" w:rsidR="00000000" w:rsidRPr="00000000">
        <w:rPr>
          <w:sz w:val="26"/>
          <w:szCs w:val="26"/>
          <w:rtl w:val="0"/>
        </w:rPr>
        <w:t xml:space="preserve">**Harmonia**: 25%   </w:t>
      </w:r>
    </w:p>
    <w:p w:rsidR="00000000" w:rsidDel="00000000" w:rsidP="00000000" w:rsidRDefault="00000000" w:rsidRPr="00000000" w14:paraId="00000891">
      <w:pPr>
        <w:spacing w:line="240" w:lineRule="auto"/>
        <w:ind w:left="729" w:firstLine="0"/>
        <w:jc w:val="both"/>
        <w:rPr>
          <w:sz w:val="26"/>
          <w:szCs w:val="26"/>
        </w:rPr>
      </w:pPr>
      <w:r w:rsidDel="00000000" w:rsidR="00000000" w:rsidRPr="00000000">
        <w:rPr>
          <w:sz w:val="26"/>
          <w:szCs w:val="26"/>
          <w:rtl w:val="0"/>
        </w:rPr>
        <w:t xml:space="preserve">**Katra**: 20%   </w:t>
      </w:r>
    </w:p>
    <w:p w:rsidR="00000000" w:rsidDel="00000000" w:rsidP="00000000" w:rsidRDefault="00000000" w:rsidRPr="00000000" w14:paraId="00000892">
      <w:pPr>
        <w:spacing w:line="240" w:lineRule="auto"/>
        <w:ind w:left="729" w:firstLine="0"/>
        <w:jc w:val="both"/>
        <w:rPr>
          <w:sz w:val="26"/>
          <w:szCs w:val="26"/>
        </w:rPr>
      </w:pPr>
      <w:r w:rsidDel="00000000" w:rsidR="00000000" w:rsidRPr="00000000">
        <w:rPr>
          <w:sz w:val="26"/>
          <w:szCs w:val="26"/>
          <w:rtl w:val="0"/>
        </w:rPr>
        <w:t xml:space="preserve">**Gnosis**: 15%   </w:t>
      </w:r>
    </w:p>
    <w:p w:rsidR="00000000" w:rsidDel="00000000" w:rsidP="00000000" w:rsidRDefault="00000000" w:rsidRPr="00000000" w14:paraId="0000089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94">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95">
      <w:pPr>
        <w:spacing w:line="240" w:lineRule="auto"/>
        <w:ind w:left="729" w:firstLine="0"/>
        <w:jc w:val="both"/>
        <w:rPr>
          <w:sz w:val="26"/>
          <w:szCs w:val="26"/>
        </w:rPr>
      </w:pPr>
      <w:r w:rsidDel="00000000" w:rsidR="00000000" w:rsidRPr="00000000">
        <w:rPr>
          <w:sz w:val="26"/>
          <w:szCs w:val="26"/>
          <w:rtl w:val="0"/>
        </w:rPr>
        <w:t xml:space="preserve">**Unstoppable Force**: Once per session, ignore movement restrictions or immobilization effects.   </w:t>
      </w:r>
    </w:p>
    <w:p w:rsidR="00000000" w:rsidDel="00000000" w:rsidP="00000000" w:rsidRDefault="00000000" w:rsidRPr="00000000" w14:paraId="00000896">
      <w:pPr>
        <w:spacing w:line="240" w:lineRule="auto"/>
        <w:ind w:left="729" w:firstLine="0"/>
        <w:jc w:val="both"/>
        <w:rPr>
          <w:sz w:val="26"/>
          <w:szCs w:val="26"/>
        </w:rPr>
      </w:pPr>
      <w:r w:rsidDel="00000000" w:rsidR="00000000" w:rsidRPr="00000000">
        <w:rPr>
          <w:sz w:val="26"/>
          <w:szCs w:val="26"/>
          <w:rtl w:val="0"/>
        </w:rPr>
        <w:t xml:space="preserve">**Towering Presence**: Gain +5% to Intimidation </w:t>
      </w:r>
    </w:p>
    <w:p w:rsidR="00000000" w:rsidDel="00000000" w:rsidP="00000000" w:rsidRDefault="00000000" w:rsidRPr="00000000" w14:paraId="00000897">
      <w:pPr>
        <w:spacing w:line="240" w:lineRule="auto"/>
        <w:ind w:left="729" w:firstLine="0"/>
        <w:jc w:val="both"/>
        <w:rPr>
          <w:sz w:val="26"/>
          <w:szCs w:val="26"/>
        </w:rPr>
      </w:pPr>
      <w:r w:rsidDel="00000000" w:rsidR="00000000" w:rsidRPr="00000000">
        <w:rPr>
          <w:sz w:val="26"/>
          <w:szCs w:val="26"/>
          <w:rtl w:val="0"/>
        </w:rPr>
        <w:t xml:space="preserve">rolls.   </w:t>
      </w:r>
    </w:p>
    <w:p w:rsidR="00000000" w:rsidDel="00000000" w:rsidP="00000000" w:rsidRDefault="00000000" w:rsidRPr="00000000" w14:paraId="0000089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99">
      <w:pPr>
        <w:spacing w:line="240" w:lineRule="auto"/>
        <w:ind w:left="729" w:firstLine="0"/>
        <w:jc w:val="both"/>
        <w:rPr>
          <w:sz w:val="26"/>
          <w:szCs w:val="26"/>
        </w:rPr>
      </w:pPr>
      <w:r w:rsidDel="00000000" w:rsidR="00000000" w:rsidRPr="00000000">
        <w:rPr>
          <w:sz w:val="26"/>
          <w:szCs w:val="26"/>
          <w:rtl w:val="0"/>
        </w:rPr>
        <w:t xml:space="preserve">- **Push Toward**: Entropy.   </w:t>
      </w:r>
    </w:p>
    <w:p w:rsidR="00000000" w:rsidDel="00000000" w:rsidP="00000000" w:rsidRDefault="00000000" w:rsidRPr="00000000" w14:paraId="000008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9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9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9D">
      <w:pPr>
        <w:spacing w:line="240" w:lineRule="auto"/>
        <w:ind w:left="729" w:firstLine="0"/>
        <w:jc w:val="both"/>
        <w:rPr>
          <w:sz w:val="26"/>
          <w:szCs w:val="26"/>
        </w:rPr>
      </w:pPr>
      <w:r w:rsidDel="00000000" w:rsidR="00000000" w:rsidRPr="00000000">
        <w:rPr>
          <w:sz w:val="26"/>
          <w:szCs w:val="26"/>
          <w:rtl w:val="0"/>
        </w:rPr>
        <w:t xml:space="preserve">### **9. Kaelith**   </w:t>
      </w:r>
    </w:p>
    <w:p w:rsidR="00000000" w:rsidDel="00000000" w:rsidP="00000000" w:rsidRDefault="00000000" w:rsidRPr="00000000" w14:paraId="0000089E">
      <w:pPr>
        <w:spacing w:line="240" w:lineRule="auto"/>
        <w:ind w:left="729" w:firstLine="0"/>
        <w:jc w:val="both"/>
        <w:rPr>
          <w:sz w:val="26"/>
          <w:szCs w:val="26"/>
        </w:rPr>
      </w:pPr>
      <w:r w:rsidDel="00000000" w:rsidR="00000000" w:rsidRPr="00000000">
        <w:rPr>
          <w:sz w:val="26"/>
          <w:szCs w:val="26"/>
          <w:rtl w:val="0"/>
        </w:rPr>
        <w:t xml:space="preserve">**Theme**: A serpentine species attuned to psionic </w:t>
      </w:r>
    </w:p>
    <w:p w:rsidR="00000000" w:rsidDel="00000000" w:rsidP="00000000" w:rsidRDefault="00000000" w:rsidRPr="00000000" w14:paraId="0000089F">
      <w:pPr>
        <w:spacing w:line="240" w:lineRule="auto"/>
        <w:ind w:left="729" w:firstLine="0"/>
        <w:jc w:val="both"/>
        <w:rPr>
          <w:sz w:val="26"/>
          <w:szCs w:val="26"/>
        </w:rPr>
      </w:pPr>
      <w:r w:rsidDel="00000000" w:rsidR="00000000" w:rsidRPr="00000000">
        <w:rPr>
          <w:sz w:val="26"/>
          <w:szCs w:val="26"/>
          <w:rtl w:val="0"/>
        </w:rPr>
        <w:t xml:space="preserve">Resonance, the Kaelith are feared and revered for their mastery of mental manipulation. Their enigmatic nature often leads others to distrust them, but their abilities </w:t>
      </w:r>
    </w:p>
    <w:p w:rsidR="00000000" w:rsidDel="00000000" w:rsidP="00000000" w:rsidRDefault="00000000" w:rsidRPr="00000000" w14:paraId="000008A0">
      <w:pPr>
        <w:spacing w:line="240" w:lineRule="auto"/>
        <w:ind w:left="729" w:firstLine="0"/>
        <w:jc w:val="both"/>
        <w:rPr>
          <w:sz w:val="26"/>
          <w:szCs w:val="26"/>
        </w:rPr>
      </w:pPr>
      <w:r w:rsidDel="00000000" w:rsidR="00000000" w:rsidRPr="00000000">
        <w:rPr>
          <w:sz w:val="26"/>
          <w:szCs w:val="26"/>
          <w:rtl w:val="0"/>
        </w:rPr>
        <w:t xml:space="preserve">are unmatched in the realms of mind and spirit. </w:t>
      </w:r>
    </w:p>
    <w:p w:rsidR="00000000" w:rsidDel="00000000" w:rsidP="00000000" w:rsidRDefault="00000000" w:rsidRPr="00000000" w14:paraId="000008A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A2">
      <w:pPr>
        <w:spacing w:line="240" w:lineRule="auto"/>
        <w:ind w:left="729" w:firstLine="0"/>
        <w:jc w:val="both"/>
        <w:rPr>
          <w:sz w:val="26"/>
          <w:szCs w:val="26"/>
        </w:rPr>
      </w:pPr>
      <w:r w:rsidDel="00000000" w:rsidR="00000000" w:rsidRPr="00000000">
        <w:rPr>
          <w:sz w:val="26"/>
          <w:szCs w:val="26"/>
          <w:rtl w:val="0"/>
        </w:rPr>
        <w:t xml:space="preserve">**Baseline Attributes**:   - **Gnosis**: 40%   </w:t>
      </w:r>
    </w:p>
    <w:p w:rsidR="00000000" w:rsidDel="00000000" w:rsidP="00000000" w:rsidRDefault="00000000" w:rsidRPr="00000000" w14:paraId="000008A3">
      <w:pPr>
        <w:spacing w:line="240" w:lineRule="auto"/>
        <w:ind w:left="729" w:firstLine="0"/>
        <w:jc w:val="both"/>
        <w:rPr>
          <w:sz w:val="26"/>
          <w:szCs w:val="26"/>
        </w:rPr>
      </w:pPr>
      <w:r w:rsidDel="00000000" w:rsidR="00000000" w:rsidRPr="00000000">
        <w:rPr>
          <w:sz w:val="26"/>
          <w:szCs w:val="26"/>
          <w:rtl w:val="0"/>
        </w:rPr>
        <w:t xml:space="preserve">**Harmonia**: 30%   </w:t>
      </w:r>
    </w:p>
    <w:p w:rsidR="00000000" w:rsidDel="00000000" w:rsidP="00000000" w:rsidRDefault="00000000" w:rsidRPr="00000000" w14:paraId="000008A4">
      <w:pPr>
        <w:spacing w:line="240" w:lineRule="auto"/>
        <w:ind w:left="729" w:firstLine="0"/>
        <w:jc w:val="both"/>
        <w:rPr>
          <w:sz w:val="26"/>
          <w:szCs w:val="26"/>
        </w:rPr>
      </w:pPr>
      <w:r w:rsidDel="00000000" w:rsidR="00000000" w:rsidRPr="00000000">
        <w:rPr>
          <w:sz w:val="26"/>
          <w:szCs w:val="26"/>
          <w:rtl w:val="0"/>
        </w:rPr>
        <w:t xml:space="preserve">**Katra**: 15%   </w:t>
      </w:r>
    </w:p>
    <w:p w:rsidR="00000000" w:rsidDel="00000000" w:rsidP="00000000" w:rsidRDefault="00000000" w:rsidRPr="00000000" w14:paraId="000008A5">
      <w:pPr>
        <w:spacing w:line="240" w:lineRule="auto"/>
        <w:ind w:left="729" w:firstLine="0"/>
        <w:jc w:val="both"/>
        <w:rPr>
          <w:sz w:val="26"/>
          <w:szCs w:val="26"/>
        </w:rPr>
      </w:pPr>
      <w:r w:rsidDel="00000000" w:rsidR="00000000" w:rsidRPr="00000000">
        <w:rPr>
          <w:sz w:val="26"/>
          <w:szCs w:val="26"/>
          <w:rtl w:val="0"/>
        </w:rPr>
        <w:t xml:space="preserve">**Dominion**: 15%   </w:t>
      </w:r>
    </w:p>
    <w:p w:rsidR="00000000" w:rsidDel="00000000" w:rsidP="00000000" w:rsidRDefault="00000000" w:rsidRPr="00000000" w14:paraId="000008A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A7">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A8">
      <w:pPr>
        <w:spacing w:line="240" w:lineRule="auto"/>
        <w:ind w:left="729" w:firstLine="0"/>
        <w:jc w:val="both"/>
        <w:rPr>
          <w:sz w:val="26"/>
          <w:szCs w:val="26"/>
        </w:rPr>
      </w:pPr>
      <w:r w:rsidDel="00000000" w:rsidR="00000000" w:rsidRPr="00000000">
        <w:rPr>
          <w:sz w:val="26"/>
          <w:szCs w:val="26"/>
          <w:rtl w:val="0"/>
        </w:rPr>
        <w:t xml:space="preserve">**Mental Dominance**: Gain +10% to psionic attack </w:t>
      </w:r>
    </w:p>
    <w:p w:rsidR="00000000" w:rsidDel="00000000" w:rsidP="00000000" w:rsidRDefault="00000000" w:rsidRPr="00000000" w14:paraId="000008A9">
      <w:pPr>
        <w:spacing w:line="240" w:lineRule="auto"/>
        <w:ind w:left="729" w:firstLine="0"/>
        <w:jc w:val="both"/>
        <w:rPr>
          <w:sz w:val="26"/>
          <w:szCs w:val="26"/>
        </w:rPr>
      </w:pPr>
      <w:r w:rsidDel="00000000" w:rsidR="00000000" w:rsidRPr="00000000">
        <w:rPr>
          <w:sz w:val="26"/>
          <w:szCs w:val="26"/>
          <w:rtl w:val="0"/>
        </w:rPr>
        <w:t xml:space="preserve">rolls.   </w:t>
      </w:r>
    </w:p>
    <w:p w:rsidR="00000000" w:rsidDel="00000000" w:rsidP="00000000" w:rsidRDefault="00000000" w:rsidRPr="00000000" w14:paraId="000008AA">
      <w:pPr>
        <w:spacing w:line="240" w:lineRule="auto"/>
        <w:ind w:left="729" w:firstLine="0"/>
        <w:jc w:val="both"/>
        <w:rPr>
          <w:sz w:val="26"/>
          <w:szCs w:val="26"/>
        </w:rPr>
      </w:pPr>
      <w:r w:rsidDel="00000000" w:rsidR="00000000" w:rsidRPr="00000000">
        <w:rPr>
          <w:sz w:val="26"/>
          <w:szCs w:val="26"/>
          <w:rtl w:val="0"/>
        </w:rPr>
        <w:t xml:space="preserve">**Hypnotic Gaze**: Once per session, force an NPC to reveal hidden information or take a specific action.   - **Push Toward**: Gnosis.   </w:t>
      </w:r>
    </w:p>
    <w:p w:rsidR="00000000" w:rsidDel="00000000" w:rsidP="00000000" w:rsidRDefault="00000000" w:rsidRPr="00000000" w14:paraId="000008A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AC">
      <w:pPr>
        <w:spacing w:line="240" w:lineRule="auto"/>
        <w:ind w:left="729" w:firstLine="0"/>
        <w:jc w:val="both"/>
        <w:rPr>
          <w:sz w:val="26"/>
          <w:szCs w:val="26"/>
        </w:rPr>
      </w:pPr>
      <w:r w:rsidDel="00000000" w:rsidR="00000000" w:rsidRPr="00000000">
        <w:rPr>
          <w:sz w:val="26"/>
          <w:szCs w:val="26"/>
          <w:rtl w:val="0"/>
        </w:rPr>
        <w:t xml:space="preserve">---## **10. Drekanthar**   </w:t>
      </w:r>
    </w:p>
    <w:p w:rsidR="00000000" w:rsidDel="00000000" w:rsidP="00000000" w:rsidRDefault="00000000" w:rsidRPr="00000000" w14:paraId="000008AD">
      <w:pPr>
        <w:spacing w:line="240" w:lineRule="auto"/>
        <w:ind w:left="729" w:firstLine="0"/>
        <w:jc w:val="both"/>
        <w:rPr>
          <w:sz w:val="26"/>
          <w:szCs w:val="26"/>
        </w:rPr>
      </w:pPr>
      <w:r w:rsidDel="00000000" w:rsidR="00000000" w:rsidRPr="00000000">
        <w:rPr>
          <w:sz w:val="26"/>
          <w:szCs w:val="26"/>
          <w:rtl w:val="0"/>
        </w:rPr>
        <w:t xml:space="preserve">**Theme**: A hybrid species of draconic and humanoid </w:t>
      </w:r>
    </w:p>
    <w:p w:rsidR="00000000" w:rsidDel="00000000" w:rsidP="00000000" w:rsidRDefault="00000000" w:rsidRPr="00000000" w14:paraId="000008AE">
      <w:pPr>
        <w:spacing w:line="240" w:lineRule="auto"/>
        <w:ind w:left="729" w:firstLine="0"/>
        <w:jc w:val="both"/>
        <w:rPr>
          <w:sz w:val="26"/>
          <w:szCs w:val="26"/>
        </w:rPr>
      </w:pPr>
      <w:r w:rsidDel="00000000" w:rsidR="00000000" w:rsidRPr="00000000">
        <w:rPr>
          <w:sz w:val="26"/>
          <w:szCs w:val="26"/>
          <w:rtl w:val="0"/>
        </w:rPr>
        <w:t xml:space="preserve">traits, the Drekanthar are both revered and feared as relics of ancient empires. They possess tremendous physical strength and innate pyrotechnic abilities, </w:t>
      </w:r>
    </w:p>
    <w:p w:rsidR="00000000" w:rsidDel="00000000" w:rsidP="00000000" w:rsidRDefault="00000000" w:rsidRPr="00000000" w14:paraId="000008AF">
      <w:pPr>
        <w:spacing w:line="240" w:lineRule="auto"/>
        <w:ind w:left="729" w:firstLine="0"/>
        <w:jc w:val="both"/>
        <w:rPr>
          <w:sz w:val="26"/>
          <w:szCs w:val="26"/>
        </w:rPr>
      </w:pPr>
      <w:r w:rsidDel="00000000" w:rsidR="00000000" w:rsidRPr="00000000">
        <w:rPr>
          <w:sz w:val="26"/>
          <w:szCs w:val="26"/>
          <w:rtl w:val="0"/>
        </w:rPr>
        <w:t xml:space="preserve">making them natural leaders or destroyers. </w:t>
      </w:r>
    </w:p>
    <w:p w:rsidR="00000000" w:rsidDel="00000000" w:rsidP="00000000" w:rsidRDefault="00000000" w:rsidRPr="00000000" w14:paraId="000008B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B1">
      <w:pPr>
        <w:spacing w:line="240" w:lineRule="auto"/>
        <w:ind w:left="729" w:firstLine="0"/>
        <w:jc w:val="both"/>
        <w:rPr>
          <w:sz w:val="26"/>
          <w:szCs w:val="26"/>
        </w:rPr>
      </w:pPr>
      <w:r w:rsidDel="00000000" w:rsidR="00000000" w:rsidRPr="00000000">
        <w:rPr>
          <w:sz w:val="26"/>
          <w:szCs w:val="26"/>
          <w:rtl w:val="0"/>
        </w:rPr>
        <w:t xml:space="preserve">**Baseline Attributes**: </w:t>
      </w:r>
    </w:p>
    <w:p w:rsidR="00000000" w:rsidDel="00000000" w:rsidP="00000000" w:rsidRDefault="00000000" w:rsidRPr="00000000" w14:paraId="000008B2">
      <w:pPr>
        <w:spacing w:line="240" w:lineRule="auto"/>
        <w:ind w:left="729" w:firstLine="0"/>
        <w:jc w:val="both"/>
        <w:rPr>
          <w:sz w:val="26"/>
          <w:szCs w:val="26"/>
        </w:rPr>
      </w:pPr>
      <w:r w:rsidDel="00000000" w:rsidR="00000000" w:rsidRPr="00000000">
        <w:rPr>
          <w:sz w:val="26"/>
          <w:szCs w:val="26"/>
          <w:rtl w:val="0"/>
        </w:rPr>
        <w:t xml:space="preserve">**Dominion**: 35%   </w:t>
      </w:r>
    </w:p>
    <w:p w:rsidR="00000000" w:rsidDel="00000000" w:rsidP="00000000" w:rsidRDefault="00000000" w:rsidRPr="00000000" w14:paraId="000008B3">
      <w:pPr>
        <w:spacing w:line="240" w:lineRule="auto"/>
        <w:ind w:left="729" w:firstLine="0"/>
        <w:jc w:val="both"/>
        <w:rPr>
          <w:sz w:val="26"/>
          <w:szCs w:val="26"/>
        </w:rPr>
      </w:pPr>
      <w:r w:rsidDel="00000000" w:rsidR="00000000" w:rsidRPr="00000000">
        <w:rPr>
          <w:sz w:val="26"/>
          <w:szCs w:val="26"/>
          <w:rtl w:val="0"/>
        </w:rPr>
        <w:t xml:space="preserve">**Katra**: 25%   </w:t>
      </w:r>
    </w:p>
    <w:p w:rsidR="00000000" w:rsidDel="00000000" w:rsidP="00000000" w:rsidRDefault="00000000" w:rsidRPr="00000000" w14:paraId="000008B4">
      <w:pPr>
        <w:spacing w:line="240" w:lineRule="auto"/>
        <w:ind w:left="729" w:firstLine="0"/>
        <w:jc w:val="both"/>
        <w:rPr>
          <w:sz w:val="26"/>
          <w:szCs w:val="26"/>
        </w:rPr>
      </w:pPr>
      <w:r w:rsidDel="00000000" w:rsidR="00000000" w:rsidRPr="00000000">
        <w:rPr>
          <w:sz w:val="26"/>
          <w:szCs w:val="26"/>
          <w:rtl w:val="0"/>
        </w:rPr>
        <w:t xml:space="preserve">**Harmonia**: 20%     - **Gnosis**: 20%   </w:t>
      </w:r>
    </w:p>
    <w:p w:rsidR="00000000" w:rsidDel="00000000" w:rsidP="00000000" w:rsidRDefault="00000000" w:rsidRPr="00000000" w14:paraId="000008B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B6">
      <w:pPr>
        <w:spacing w:line="240" w:lineRule="auto"/>
        <w:ind w:left="729" w:firstLine="0"/>
        <w:jc w:val="both"/>
        <w:rPr>
          <w:sz w:val="26"/>
          <w:szCs w:val="26"/>
        </w:rPr>
      </w:pPr>
      <w:r w:rsidDel="00000000" w:rsidR="00000000" w:rsidRPr="00000000">
        <w:rPr>
          <w:sz w:val="26"/>
          <w:szCs w:val="26"/>
          <w:rtl w:val="0"/>
        </w:rPr>
        <w:t xml:space="preserve">**Lineage Traits**: </w:t>
      </w:r>
    </w:p>
    <w:p w:rsidR="00000000" w:rsidDel="00000000" w:rsidP="00000000" w:rsidRDefault="00000000" w:rsidRPr="00000000" w14:paraId="000008B7">
      <w:pPr>
        <w:spacing w:line="240" w:lineRule="auto"/>
        <w:ind w:left="729" w:firstLine="0"/>
        <w:jc w:val="both"/>
        <w:rPr>
          <w:sz w:val="26"/>
          <w:szCs w:val="26"/>
        </w:rPr>
      </w:pPr>
      <w:r w:rsidDel="00000000" w:rsidR="00000000" w:rsidRPr="00000000">
        <w:rPr>
          <w:sz w:val="26"/>
          <w:szCs w:val="26"/>
          <w:rtl w:val="0"/>
        </w:rPr>
        <w:t xml:space="preserve">**Draconic Fury**: Gain +10% to damage rolls when using fire-based attacks or powers.   </w:t>
      </w:r>
    </w:p>
    <w:p w:rsidR="00000000" w:rsidDel="00000000" w:rsidP="00000000" w:rsidRDefault="00000000" w:rsidRPr="00000000" w14:paraId="000008B8">
      <w:pPr>
        <w:spacing w:line="240" w:lineRule="auto"/>
        <w:ind w:left="729" w:firstLine="0"/>
        <w:jc w:val="both"/>
        <w:rPr>
          <w:sz w:val="26"/>
          <w:szCs w:val="26"/>
        </w:rPr>
      </w:pPr>
      <w:r w:rsidDel="00000000" w:rsidR="00000000" w:rsidRPr="00000000">
        <w:rPr>
          <w:sz w:val="26"/>
          <w:szCs w:val="26"/>
          <w:rtl w:val="0"/>
        </w:rPr>
        <w:t xml:space="preserve">**Ancient Heritage**: Once per session, automatically succeed on a Lore-related roll involving ancient civilizations.   </w:t>
      </w:r>
    </w:p>
    <w:p w:rsidR="00000000" w:rsidDel="00000000" w:rsidP="00000000" w:rsidRDefault="00000000" w:rsidRPr="00000000" w14:paraId="000008B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BA">
      <w:pPr>
        <w:spacing w:line="240" w:lineRule="auto"/>
        <w:ind w:left="729" w:firstLine="0"/>
        <w:jc w:val="both"/>
        <w:rPr>
          <w:sz w:val="26"/>
          <w:szCs w:val="26"/>
        </w:rPr>
      </w:pPr>
      <w:r w:rsidDel="00000000" w:rsidR="00000000" w:rsidRPr="00000000">
        <w:rPr>
          <w:sz w:val="26"/>
          <w:szCs w:val="26"/>
          <w:rtl w:val="0"/>
        </w:rPr>
        <w:t xml:space="preserve">- **Push Toward**: Entropy.   </w:t>
      </w:r>
    </w:p>
    <w:p w:rsidR="00000000" w:rsidDel="00000000" w:rsidP="00000000" w:rsidRDefault="00000000" w:rsidRPr="00000000" w14:paraId="000008B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B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B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BE">
      <w:pPr>
        <w:spacing w:line="240" w:lineRule="auto"/>
        <w:ind w:left="729" w:firstLine="0"/>
        <w:jc w:val="both"/>
        <w:rPr>
          <w:sz w:val="26"/>
          <w:szCs w:val="26"/>
        </w:rPr>
      </w:pPr>
      <w:r w:rsidDel="00000000" w:rsidR="00000000" w:rsidRPr="00000000">
        <w:rPr>
          <w:sz w:val="26"/>
          <w:szCs w:val="26"/>
          <w:rtl w:val="0"/>
        </w:rPr>
        <w:t xml:space="preserve">This fully integrates the **themes and names from </w:t>
      </w:r>
    </w:p>
    <w:p w:rsidR="00000000" w:rsidDel="00000000" w:rsidP="00000000" w:rsidRDefault="00000000" w:rsidRPr="00000000" w14:paraId="000008BF">
      <w:pPr>
        <w:spacing w:line="240" w:lineRule="auto"/>
        <w:ind w:left="729" w:firstLine="0"/>
        <w:jc w:val="both"/>
        <w:rPr>
          <w:sz w:val="26"/>
          <w:szCs w:val="26"/>
        </w:rPr>
      </w:pPr>
      <w:r w:rsidDel="00000000" w:rsidR="00000000" w:rsidRPr="00000000">
        <w:rPr>
          <w:sz w:val="26"/>
          <w:szCs w:val="26"/>
          <w:rtl w:val="0"/>
        </w:rPr>
        <w:t xml:space="preserve">Conflict Horizon** with the **mechanics of the </w:t>
      </w:r>
    </w:p>
    <w:p w:rsidR="00000000" w:rsidDel="00000000" w:rsidP="00000000" w:rsidRDefault="00000000" w:rsidRPr="00000000" w14:paraId="000008C0">
      <w:pPr>
        <w:spacing w:line="240" w:lineRule="auto"/>
        <w:ind w:left="729" w:firstLine="0"/>
        <w:jc w:val="both"/>
        <w:rPr>
          <w:sz w:val="26"/>
          <w:szCs w:val="26"/>
        </w:rPr>
      </w:pPr>
      <w:r w:rsidDel="00000000" w:rsidR="00000000" w:rsidRPr="00000000">
        <w:rPr>
          <w:sz w:val="26"/>
          <w:szCs w:val="26"/>
          <w:rtl w:val="0"/>
        </w:rPr>
        <w:t xml:space="preserve">Universal System Rules**. Let me know if you'd like to refine specific lineages or proceed with the next section! </w:t>
      </w:r>
    </w:p>
    <w:p w:rsidR="00000000" w:rsidDel="00000000" w:rsidP="00000000" w:rsidRDefault="00000000" w:rsidRPr="00000000" w14:paraId="000008C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C3">
      <w:pPr>
        <w:spacing w:line="240" w:lineRule="auto"/>
        <w:ind w:left="729" w:firstLine="0"/>
        <w:jc w:val="both"/>
        <w:rPr>
          <w:sz w:val="26"/>
          <w:szCs w:val="26"/>
        </w:rPr>
      </w:pPr>
      <w:r w:rsidDel="00000000" w:rsidR="00000000" w:rsidRPr="00000000">
        <w:rPr>
          <w:sz w:val="26"/>
          <w:szCs w:val="26"/>
          <w:rtl w:val="0"/>
        </w:rPr>
        <w:t xml:space="preserve">ARCHETYPES </w:t>
      </w:r>
    </w:p>
    <w:p w:rsidR="00000000" w:rsidDel="00000000" w:rsidP="00000000" w:rsidRDefault="00000000" w:rsidRPr="00000000" w14:paraId="000008C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C5">
      <w:pPr>
        <w:spacing w:line="240" w:lineRule="auto"/>
        <w:ind w:left="729" w:firstLine="0"/>
        <w:jc w:val="both"/>
        <w:rPr>
          <w:sz w:val="26"/>
          <w:szCs w:val="26"/>
        </w:rPr>
      </w:pPr>
      <w:r w:rsidDel="00000000" w:rsidR="00000000" w:rsidRPr="00000000">
        <w:rPr>
          <w:sz w:val="26"/>
          <w:szCs w:val="26"/>
          <w:rtl w:val="0"/>
        </w:rPr>
        <w:t xml:space="preserve">### **1. The Protector**   </w:t>
      </w:r>
    </w:p>
    <w:p w:rsidR="00000000" w:rsidDel="00000000" w:rsidP="00000000" w:rsidRDefault="00000000" w:rsidRPr="00000000" w14:paraId="000008C6">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8C7">
      <w:pPr>
        <w:spacing w:line="240" w:lineRule="auto"/>
        <w:ind w:left="729" w:firstLine="0"/>
        <w:jc w:val="both"/>
        <w:rPr>
          <w:sz w:val="26"/>
          <w:szCs w:val="26"/>
        </w:rPr>
      </w:pPr>
      <w:r w:rsidDel="00000000" w:rsidR="00000000" w:rsidRPr="00000000">
        <w:rPr>
          <w:sz w:val="26"/>
          <w:szCs w:val="26"/>
          <w:rtl w:val="0"/>
        </w:rPr>
        <w:t xml:space="preserve">  Protectors are steadfast guardians, shielding allies from harm. Driven by moral conviction or duty, they </w:t>
      </w:r>
    </w:p>
    <w:p w:rsidR="00000000" w:rsidDel="00000000" w:rsidP="00000000" w:rsidRDefault="00000000" w:rsidRPr="00000000" w14:paraId="000008C8">
      <w:pPr>
        <w:spacing w:line="240" w:lineRule="auto"/>
        <w:ind w:left="729" w:firstLine="0"/>
        <w:jc w:val="both"/>
        <w:rPr>
          <w:sz w:val="26"/>
          <w:szCs w:val="26"/>
        </w:rPr>
      </w:pPr>
      <w:r w:rsidDel="00000000" w:rsidR="00000000" w:rsidRPr="00000000">
        <w:rPr>
          <w:sz w:val="26"/>
          <w:szCs w:val="26"/>
          <w:rtl w:val="0"/>
        </w:rPr>
        <w:t xml:space="preserve">excel in defensive roles and sacrifice personal safety for others. They form the foundation of any group.   </w:t>
      </w:r>
    </w:p>
    <w:p w:rsidR="00000000" w:rsidDel="00000000" w:rsidP="00000000" w:rsidRDefault="00000000" w:rsidRPr="00000000" w14:paraId="000008C9">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8CA">
      <w:pPr>
        <w:spacing w:line="240" w:lineRule="auto"/>
        <w:ind w:left="729" w:firstLine="0"/>
        <w:jc w:val="both"/>
        <w:rPr>
          <w:sz w:val="26"/>
          <w:szCs w:val="26"/>
        </w:rPr>
      </w:pPr>
      <w:r w:rsidDel="00000000" w:rsidR="00000000" w:rsidRPr="00000000">
        <w:rPr>
          <w:sz w:val="26"/>
          <w:szCs w:val="26"/>
          <w:rtl w:val="0"/>
        </w:rPr>
        <w:t xml:space="preserve">+10% Dominion   </w:t>
      </w:r>
    </w:p>
    <w:p w:rsidR="00000000" w:rsidDel="00000000" w:rsidP="00000000" w:rsidRDefault="00000000" w:rsidRPr="00000000" w14:paraId="000008CB">
      <w:pPr>
        <w:spacing w:line="240" w:lineRule="auto"/>
        <w:ind w:left="729" w:firstLine="0"/>
        <w:jc w:val="both"/>
        <w:rPr>
          <w:sz w:val="26"/>
          <w:szCs w:val="26"/>
        </w:rPr>
      </w:pPr>
      <w:r w:rsidDel="00000000" w:rsidR="00000000" w:rsidRPr="00000000">
        <w:rPr>
          <w:sz w:val="26"/>
          <w:szCs w:val="26"/>
          <w:rtl w:val="0"/>
        </w:rPr>
        <w:t xml:space="preserve">+5% Katra   </w:t>
      </w:r>
    </w:p>
    <w:p w:rsidR="00000000" w:rsidDel="00000000" w:rsidP="00000000" w:rsidRDefault="00000000" w:rsidRPr="00000000" w14:paraId="000008CC">
      <w:pPr>
        <w:spacing w:line="240" w:lineRule="auto"/>
        <w:ind w:left="729" w:firstLine="0"/>
        <w:jc w:val="both"/>
        <w:rPr>
          <w:sz w:val="26"/>
          <w:szCs w:val="26"/>
        </w:rPr>
      </w:pPr>
      <w:r w:rsidDel="00000000" w:rsidR="00000000" w:rsidRPr="00000000">
        <w:rPr>
          <w:sz w:val="26"/>
          <w:szCs w:val="26"/>
          <w:rtl w:val="0"/>
        </w:rPr>
        <w:t xml:space="preserve">+5% Harmonia   </w:t>
      </w:r>
    </w:p>
    <w:p w:rsidR="00000000" w:rsidDel="00000000" w:rsidP="00000000" w:rsidRDefault="00000000" w:rsidRPr="00000000" w14:paraId="000008CD">
      <w:pPr>
        <w:spacing w:line="240" w:lineRule="auto"/>
        <w:ind w:left="729" w:firstLine="0"/>
        <w:jc w:val="both"/>
        <w:rPr>
          <w:sz w:val="26"/>
          <w:szCs w:val="26"/>
        </w:rPr>
      </w:pPr>
      <w:r w:rsidDel="00000000" w:rsidR="00000000" w:rsidRPr="00000000">
        <w:rPr>
          <w:sz w:val="26"/>
          <w:szCs w:val="26"/>
          <w:rtl w:val="0"/>
        </w:rPr>
        <w:t xml:space="preserve">**Excluded Attribute:** Imperius   </w:t>
      </w:r>
    </w:p>
    <w:p w:rsidR="00000000" w:rsidDel="00000000" w:rsidP="00000000" w:rsidRDefault="00000000" w:rsidRPr="00000000" w14:paraId="000008CE">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8CF">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8D0">
      <w:pPr>
        <w:spacing w:line="240" w:lineRule="auto"/>
        <w:ind w:left="729" w:firstLine="0"/>
        <w:jc w:val="both"/>
        <w:rPr>
          <w:sz w:val="26"/>
          <w:szCs w:val="26"/>
        </w:rPr>
      </w:pPr>
      <w:r w:rsidDel="00000000" w:rsidR="00000000" w:rsidRPr="00000000">
        <w:rPr>
          <w:sz w:val="26"/>
          <w:szCs w:val="26"/>
          <w:rtl w:val="0"/>
        </w:rPr>
        <w:t xml:space="preserve">*"Shield the Vulnerable"*: Redirect an attack targeting an ally to yourself and gain +5% Defensive Threshold for one round. </w:t>
      </w:r>
    </w:p>
    <w:p w:rsidR="00000000" w:rsidDel="00000000" w:rsidP="00000000" w:rsidRDefault="00000000" w:rsidRPr="00000000" w14:paraId="000008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D2">
      <w:pPr>
        <w:spacing w:line="240" w:lineRule="auto"/>
        <w:ind w:left="729" w:firstLine="0"/>
        <w:jc w:val="both"/>
        <w:rPr>
          <w:sz w:val="26"/>
          <w:szCs w:val="26"/>
        </w:rPr>
        <w:sectPr>
          <w:type w:val="continuous"/>
          <w:pgSz w:h="15840" w:w="12240" w:orient="portrait"/>
          <w:pgMar w:bottom="895" w:top="2074" w:left="934" w:right="192" w:header="720" w:footer="720"/>
          <w:cols w:equalWidth="0" w:num="2">
            <w:col w:space="1547" w:w="4783.499999999999"/>
            <w:col w:space="0" w:w="4783.499999999999"/>
          </w:cols>
        </w:sectPr>
      </w:pPr>
      <w:r w:rsidDel="00000000" w:rsidR="00000000" w:rsidRPr="00000000">
        <w:rPr>
          <w:sz w:val="26"/>
          <w:szCs w:val="26"/>
          <w:rtl w:val="0"/>
        </w:rPr>
        <w:t xml:space="preserve">--- </w:t>
      </w:r>
    </w:p>
    <w:p w:rsidR="00000000" w:rsidDel="00000000" w:rsidP="00000000" w:rsidRDefault="00000000" w:rsidRPr="00000000" w14:paraId="000008D3">
      <w:pPr>
        <w:spacing w:line="240" w:lineRule="auto"/>
        <w:ind w:left="729" w:firstLine="0"/>
        <w:jc w:val="both"/>
        <w:rPr>
          <w:sz w:val="26"/>
          <w:szCs w:val="26"/>
        </w:rPr>
      </w:pPr>
      <w:r w:rsidDel="00000000" w:rsidR="00000000" w:rsidRPr="00000000">
        <w:rPr>
          <w:sz w:val="26"/>
          <w:szCs w:val="26"/>
          <w:rtl w:val="0"/>
        </w:rPr>
        <w:t xml:space="preserve">+5% Dominion   </w:t>
      </w:r>
    </w:p>
    <w:p w:rsidR="00000000" w:rsidDel="00000000" w:rsidP="00000000" w:rsidRDefault="00000000" w:rsidRPr="00000000" w14:paraId="000008D4">
      <w:pPr>
        <w:spacing w:line="240" w:lineRule="auto"/>
        <w:ind w:left="729" w:firstLine="0"/>
        <w:jc w:val="both"/>
        <w:rPr>
          <w:sz w:val="26"/>
          <w:szCs w:val="26"/>
        </w:rPr>
      </w:pPr>
      <w:r w:rsidDel="00000000" w:rsidR="00000000" w:rsidRPr="00000000">
        <w:rPr>
          <w:sz w:val="26"/>
          <w:szCs w:val="26"/>
          <w:rtl w:val="0"/>
        </w:rPr>
        <w:tab/>
        <w:t xml:space="preserve">### **2. The Seeker**   </w:t>
        <w:tab/>
        <w:t xml:space="preserve">  - +5% Katra   </w:t>
      </w:r>
    </w:p>
    <w:p w:rsidR="00000000" w:rsidDel="00000000" w:rsidP="00000000" w:rsidRDefault="00000000" w:rsidRPr="00000000" w14:paraId="000008D5">
      <w:pPr>
        <w:spacing w:line="240" w:lineRule="auto"/>
        <w:ind w:left="729" w:firstLine="0"/>
        <w:jc w:val="both"/>
        <w:rPr>
          <w:sz w:val="26"/>
          <w:szCs w:val="26"/>
        </w:rPr>
      </w:pPr>
      <w:r w:rsidDel="00000000" w:rsidR="00000000" w:rsidRPr="00000000">
        <w:rPr>
          <w:sz w:val="26"/>
          <w:szCs w:val="26"/>
          <w:rtl w:val="0"/>
        </w:rPr>
        <w:t xml:space="preserve">**Thematic Core:**   </w:t>
        <w:tab/>
        <w:t xml:space="preserve">- **Excluded Attribute:** Harmonia   </w:t>
      </w:r>
    </w:p>
    <w:p w:rsidR="00000000" w:rsidDel="00000000" w:rsidP="00000000" w:rsidRDefault="00000000" w:rsidRPr="00000000" w14:paraId="000008D6">
      <w:pPr>
        <w:spacing w:line="240" w:lineRule="auto"/>
        <w:ind w:left="729" w:firstLine="0"/>
        <w:jc w:val="both"/>
        <w:rPr>
          <w:sz w:val="26"/>
          <w:szCs w:val="26"/>
        </w:rPr>
      </w:pPr>
      <w:r w:rsidDel="00000000" w:rsidR="00000000" w:rsidRPr="00000000">
        <w:rPr>
          <w:sz w:val="26"/>
          <w:szCs w:val="26"/>
          <w:rtl w:val="0"/>
        </w:rPr>
        <w:t xml:space="preserve">  Seekers are explorers, scholars, and wanderers driven </w:t>
        <w:tab/>
        <w:t xml:space="preserve">- **Entropy/Gnosis Push:** +5% Gnosis   byexcel curiosity in finding and  hiddenthe desire truths to  uncoverand navigating mysteries. complex They  </w:t>
        <w:tab/>
        <w:t xml:space="preserve">- **Paragon Trait:**   </w:t>
      </w:r>
    </w:p>
    <w:p w:rsidR="00000000" w:rsidDel="00000000" w:rsidP="00000000" w:rsidRDefault="00000000" w:rsidRPr="00000000" w14:paraId="000008D7">
      <w:pPr>
        <w:spacing w:line="240" w:lineRule="auto"/>
        <w:ind w:left="729" w:firstLine="0"/>
        <w:jc w:val="both"/>
        <w:rPr>
          <w:sz w:val="26"/>
          <w:szCs w:val="26"/>
        </w:rPr>
      </w:pPr>
      <w:r w:rsidDel="00000000" w:rsidR="00000000" w:rsidRPr="00000000">
        <w:rPr>
          <w:sz w:val="26"/>
          <w:szCs w:val="26"/>
          <w:rtl w:val="0"/>
        </w:rPr>
        <w:t xml:space="preserve">environments.   </w:t>
        <w:tab/>
        <w:t xml:space="preserve">  - *"Inspire Resolve"*: Once per encounter, grant an ally - **Attribute Bonuses:**   </w:t>
        <w:tab/>
        <w:t xml:space="preserve">+15% to their next roll. </w:t>
      </w:r>
    </w:p>
    <w:p w:rsidR="00000000" w:rsidDel="00000000" w:rsidP="00000000" w:rsidRDefault="00000000" w:rsidRPr="00000000" w14:paraId="000008D8">
      <w:pPr>
        <w:spacing w:line="240" w:lineRule="auto"/>
        <w:ind w:left="729" w:firstLine="0"/>
        <w:jc w:val="both"/>
        <w:rPr>
          <w:sz w:val="26"/>
          <w:szCs w:val="26"/>
        </w:rPr>
      </w:pPr>
      <w:r w:rsidDel="00000000" w:rsidR="00000000" w:rsidRPr="00000000">
        <w:rPr>
          <w:sz w:val="26"/>
          <w:szCs w:val="26"/>
          <w:rtl w:val="0"/>
        </w:rPr>
        <w:t xml:space="preserve">+10% Katra   </w:t>
        <w:tab/>
        <w:t xml:space="preserve"> </w:t>
      </w:r>
    </w:p>
    <w:p w:rsidR="00000000" w:rsidDel="00000000" w:rsidP="00000000" w:rsidRDefault="00000000" w:rsidRPr="00000000" w14:paraId="000008D9">
      <w:pPr>
        <w:spacing w:line="240" w:lineRule="auto"/>
        <w:ind w:left="729" w:firstLine="0"/>
        <w:jc w:val="both"/>
        <w:rPr>
          <w:sz w:val="26"/>
          <w:szCs w:val="26"/>
        </w:rPr>
      </w:pPr>
      <w:r w:rsidDel="00000000" w:rsidR="00000000" w:rsidRPr="00000000">
        <w:rPr>
          <w:sz w:val="26"/>
          <w:szCs w:val="26"/>
          <w:rtl w:val="0"/>
        </w:rPr>
        <w:t xml:space="preserve">+5% Harmonia   </w:t>
        <w:tab/>
        <w:t xml:space="preserve">--- </w:t>
      </w:r>
    </w:p>
    <w:p w:rsidR="00000000" w:rsidDel="00000000" w:rsidP="00000000" w:rsidRDefault="00000000" w:rsidRPr="00000000" w14:paraId="000008DA">
      <w:pPr>
        <w:spacing w:line="240" w:lineRule="auto"/>
        <w:ind w:left="729" w:firstLine="0"/>
        <w:jc w:val="both"/>
        <w:rPr>
          <w:sz w:val="26"/>
          <w:szCs w:val="26"/>
        </w:rPr>
      </w:pPr>
      <w:r w:rsidDel="00000000" w:rsidR="00000000" w:rsidRPr="00000000">
        <w:rPr>
          <w:sz w:val="26"/>
          <w:szCs w:val="26"/>
          <w:rtl w:val="0"/>
        </w:rPr>
        <w:t xml:space="preserve">+5% Imperius   </w:t>
        <w:tab/>
        <w:t xml:space="preserve"> </w:t>
      </w:r>
    </w:p>
    <w:p w:rsidR="00000000" w:rsidDel="00000000" w:rsidP="00000000" w:rsidRDefault="00000000" w:rsidRPr="00000000" w14:paraId="000008DB">
      <w:pPr>
        <w:spacing w:line="240" w:lineRule="auto"/>
        <w:ind w:left="729" w:firstLine="0"/>
        <w:jc w:val="both"/>
        <w:rPr>
          <w:sz w:val="26"/>
          <w:szCs w:val="26"/>
        </w:rPr>
      </w:pPr>
      <w:r w:rsidDel="00000000" w:rsidR="00000000" w:rsidRPr="00000000">
        <w:rPr>
          <w:sz w:val="26"/>
          <w:szCs w:val="26"/>
          <w:rtl w:val="0"/>
        </w:rPr>
        <w:t xml:space="preserve">**Excluded Attribute:** Dominion   </w:t>
        <w:tab/>
        <w:t xml:space="preserve">### **4. The Warden**   </w:t>
      </w:r>
    </w:p>
    <w:p w:rsidR="00000000" w:rsidDel="00000000" w:rsidP="00000000" w:rsidRDefault="00000000" w:rsidRPr="00000000" w14:paraId="000008DC">
      <w:pPr>
        <w:spacing w:line="240" w:lineRule="auto"/>
        <w:ind w:left="729" w:firstLine="0"/>
        <w:jc w:val="both"/>
        <w:rPr>
          <w:sz w:val="26"/>
          <w:szCs w:val="26"/>
        </w:rPr>
      </w:pPr>
      <w:r w:rsidDel="00000000" w:rsidR="00000000" w:rsidRPr="00000000">
        <w:rPr>
          <w:sz w:val="26"/>
          <w:szCs w:val="26"/>
          <w:rtl w:val="0"/>
        </w:rPr>
        <w:t xml:space="preserve">**Entropy/Gnosis Push:** +5% Gnosis   </w:t>
        <w:tab/>
        <w:t xml:space="preserve">- **Thematic Core:**   </w:t>
      </w:r>
    </w:p>
    <w:p w:rsidR="00000000" w:rsidDel="00000000" w:rsidP="00000000" w:rsidRDefault="00000000" w:rsidRPr="00000000" w14:paraId="000008DD">
      <w:pPr>
        <w:spacing w:line="240" w:lineRule="auto"/>
        <w:ind w:left="729" w:firstLine="0"/>
        <w:jc w:val="both"/>
        <w:rPr>
          <w:sz w:val="26"/>
          <w:szCs w:val="26"/>
        </w:rPr>
      </w:pPr>
      <w:r w:rsidDel="00000000" w:rsidR="00000000" w:rsidRPr="00000000">
        <w:rPr>
          <w:sz w:val="26"/>
          <w:szCs w:val="26"/>
          <w:rtl w:val="0"/>
        </w:rPr>
        <w:t xml:space="preserve">**Paragon Trait:**   </w:t>
        <w:tab/>
        <w:t xml:space="preserve">  Wardens are battlefield tacticians, masters of control </w:t>
      </w:r>
    </w:p>
    <w:p w:rsidR="00000000" w:rsidDel="00000000" w:rsidP="00000000" w:rsidRDefault="00000000" w:rsidRPr="00000000" w14:paraId="000008DE">
      <w:pPr>
        <w:spacing w:line="240" w:lineRule="auto"/>
        <w:ind w:left="729" w:firstLine="0"/>
        <w:jc w:val="both"/>
        <w:rPr>
          <w:sz w:val="26"/>
          <w:szCs w:val="26"/>
        </w:rPr>
      </w:pPr>
      <w:r w:rsidDel="00000000" w:rsidR="00000000" w:rsidRPr="00000000">
        <w:rPr>
          <w:sz w:val="26"/>
          <w:szCs w:val="26"/>
          <w:rtl w:val="0"/>
        </w:rPr>
        <w:t xml:space="preserve">and manipulation. They excel in shaping encounters by   - *"Eyes of the Unseen"*: Gain +10% Perception when restricting enemies and fortifying allies.   searching for hidden elements or clues. </w:t>
      </w:r>
    </w:p>
    <w:p w:rsidR="00000000" w:rsidDel="00000000" w:rsidP="00000000" w:rsidRDefault="00000000" w:rsidRPr="00000000" w14:paraId="000008DF">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8E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E1">
      <w:pPr>
        <w:spacing w:line="240" w:lineRule="auto"/>
        <w:ind w:left="729" w:firstLine="0"/>
        <w:jc w:val="both"/>
        <w:rPr>
          <w:sz w:val="26"/>
          <w:szCs w:val="26"/>
        </w:rPr>
      </w:pPr>
      <w:r w:rsidDel="00000000" w:rsidR="00000000" w:rsidRPr="00000000">
        <w:rPr>
          <w:sz w:val="26"/>
          <w:szCs w:val="26"/>
          <w:rtl w:val="0"/>
        </w:rPr>
        <w:t xml:space="preserve">+10% Dominion   </w:t>
      </w:r>
    </w:p>
    <w:p w:rsidR="00000000" w:rsidDel="00000000" w:rsidP="00000000" w:rsidRDefault="00000000" w:rsidRPr="00000000" w14:paraId="000008E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E3">
      <w:pPr>
        <w:spacing w:line="240" w:lineRule="auto"/>
        <w:ind w:left="729" w:firstLine="0"/>
        <w:jc w:val="both"/>
        <w:rPr>
          <w:sz w:val="26"/>
          <w:szCs w:val="26"/>
        </w:rPr>
      </w:pPr>
      <w:r w:rsidDel="00000000" w:rsidR="00000000" w:rsidRPr="00000000">
        <w:rPr>
          <w:sz w:val="26"/>
          <w:szCs w:val="26"/>
          <w:rtl w:val="0"/>
        </w:rPr>
        <w:t xml:space="preserve">+5% Imperius   </w:t>
      </w:r>
    </w:p>
    <w:p w:rsidR="00000000" w:rsidDel="00000000" w:rsidP="00000000" w:rsidRDefault="00000000" w:rsidRPr="00000000" w14:paraId="000008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E5">
      <w:pPr>
        <w:spacing w:line="240" w:lineRule="auto"/>
        <w:ind w:left="729" w:firstLine="0"/>
        <w:jc w:val="both"/>
        <w:rPr>
          <w:sz w:val="26"/>
          <w:szCs w:val="26"/>
        </w:rPr>
      </w:pPr>
      <w:r w:rsidDel="00000000" w:rsidR="00000000" w:rsidRPr="00000000">
        <w:rPr>
          <w:sz w:val="26"/>
          <w:szCs w:val="26"/>
          <w:rtl w:val="0"/>
        </w:rPr>
        <w:t xml:space="preserve">+5% Katra   </w:t>
      </w:r>
    </w:p>
    <w:p w:rsidR="00000000" w:rsidDel="00000000" w:rsidP="00000000" w:rsidRDefault="00000000" w:rsidRPr="00000000" w14:paraId="000008E6">
      <w:pPr>
        <w:spacing w:line="240" w:lineRule="auto"/>
        <w:ind w:left="729" w:firstLine="0"/>
        <w:jc w:val="both"/>
        <w:rPr>
          <w:sz w:val="26"/>
          <w:szCs w:val="26"/>
        </w:rPr>
      </w:pPr>
      <w:r w:rsidDel="00000000" w:rsidR="00000000" w:rsidRPr="00000000">
        <w:rPr>
          <w:sz w:val="26"/>
          <w:szCs w:val="26"/>
          <w:rtl w:val="0"/>
        </w:rPr>
        <w:t xml:space="preserve">### **3. The Sovereign**   </w:t>
      </w:r>
    </w:p>
    <w:p w:rsidR="00000000" w:rsidDel="00000000" w:rsidP="00000000" w:rsidRDefault="00000000" w:rsidRPr="00000000" w14:paraId="000008E7">
      <w:pPr>
        <w:spacing w:line="240" w:lineRule="auto"/>
        <w:ind w:left="729" w:firstLine="0"/>
        <w:jc w:val="both"/>
        <w:rPr>
          <w:sz w:val="26"/>
          <w:szCs w:val="26"/>
        </w:rPr>
      </w:pPr>
      <w:r w:rsidDel="00000000" w:rsidR="00000000" w:rsidRPr="00000000">
        <w:rPr>
          <w:sz w:val="26"/>
          <w:szCs w:val="26"/>
          <w:rtl w:val="0"/>
        </w:rPr>
        <w:t xml:space="preserve">**Excluded Attribute:** Harmonia   </w:t>
      </w:r>
    </w:p>
    <w:p w:rsidR="00000000" w:rsidDel="00000000" w:rsidP="00000000" w:rsidRDefault="00000000" w:rsidRPr="00000000" w14:paraId="000008E8">
      <w:pPr>
        <w:spacing w:line="240" w:lineRule="auto"/>
        <w:ind w:left="729" w:firstLine="0"/>
        <w:jc w:val="both"/>
        <w:rPr>
          <w:sz w:val="26"/>
          <w:szCs w:val="26"/>
        </w:rPr>
      </w:pPr>
      <w:r w:rsidDel="00000000" w:rsidR="00000000" w:rsidRPr="00000000">
        <w:rPr>
          <w:sz w:val="26"/>
          <w:szCs w:val="26"/>
          <w:rtl w:val="0"/>
        </w:rPr>
        <w:t xml:space="preserve">**Thematic Core:**   </w:t>
        <w:tab/>
        <w:t xml:space="preserve">- **Entropy/Gnosis Push:** +5% Entropy   </w:t>
      </w:r>
    </w:p>
    <w:p w:rsidR="00000000" w:rsidDel="00000000" w:rsidP="00000000" w:rsidRDefault="00000000" w:rsidRPr="00000000" w14:paraId="000008E9">
      <w:pPr>
        <w:spacing w:line="240" w:lineRule="auto"/>
        <w:ind w:left="729" w:firstLine="0"/>
        <w:jc w:val="both"/>
        <w:rPr>
          <w:sz w:val="26"/>
          <w:szCs w:val="26"/>
        </w:rPr>
      </w:pPr>
      <w:r w:rsidDel="00000000" w:rsidR="00000000" w:rsidRPr="00000000">
        <w:rPr>
          <w:sz w:val="26"/>
          <w:szCs w:val="26"/>
          <w:rtl w:val="0"/>
        </w:rPr>
        <w:t xml:space="preserve">through  Sovereigns charisma, are cunning, natural  leaders,or fear.  Theirinspiring ability loyalty to rally </w:t>
        <w:tab/>
        <w:t xml:space="preserve"> </w:t>
        <w:tab/>
        <w:t xml:space="preserve">- **Paragon Trait:**   </w:t>
      </w:r>
    </w:p>
    <w:p w:rsidR="00000000" w:rsidDel="00000000" w:rsidP="00000000" w:rsidRDefault="00000000" w:rsidRPr="00000000" w14:paraId="000008EA">
      <w:pPr>
        <w:spacing w:line="240" w:lineRule="auto"/>
        <w:ind w:left="729" w:firstLine="0"/>
        <w:jc w:val="both"/>
        <w:rPr>
          <w:sz w:val="26"/>
          <w:szCs w:val="26"/>
        </w:rPr>
      </w:pPr>
      <w:r w:rsidDel="00000000" w:rsidR="00000000" w:rsidRPr="00000000">
        <w:rPr>
          <w:sz w:val="26"/>
          <w:szCs w:val="26"/>
          <w:rtl w:val="0"/>
        </w:rPr>
        <w:t xml:space="preserve">others and command respect makes them pivotal in </w:t>
        <w:tab/>
        <w:t xml:space="preserve">  - *"Control the Field"*: Impose disadvantage on an both social and strategic encounters.   </w:t>
        <w:tab/>
        <w:t xml:space="preserve">enemy’s rolls when restricting their movement or </w:t>
      </w:r>
    </w:p>
    <w:p w:rsidR="00000000" w:rsidDel="00000000" w:rsidP="00000000" w:rsidRDefault="00000000" w:rsidRPr="00000000" w14:paraId="000008EB">
      <w:pPr>
        <w:spacing w:line="240" w:lineRule="auto"/>
        <w:ind w:left="729" w:firstLine="0"/>
        <w:jc w:val="both"/>
        <w:rPr>
          <w:sz w:val="26"/>
          <w:szCs w:val="26"/>
        </w:rPr>
      </w:pPr>
      <w:r w:rsidDel="00000000" w:rsidR="00000000" w:rsidRPr="00000000">
        <w:rPr>
          <w:sz w:val="26"/>
          <w:szCs w:val="26"/>
          <w:rtl w:val="0"/>
        </w:rPr>
        <w:t xml:space="preserve">**Attribute Bonuses:**   </w:t>
        <w:tab/>
        <w:t xml:space="preserve">actions through tactics. </w:t>
      </w:r>
    </w:p>
    <w:p w:rsidR="00000000" w:rsidDel="00000000" w:rsidP="00000000" w:rsidRDefault="00000000" w:rsidRPr="00000000" w14:paraId="000008EC">
      <w:pPr>
        <w:spacing w:line="240" w:lineRule="auto"/>
        <w:ind w:left="729" w:firstLine="0"/>
        <w:jc w:val="both"/>
        <w:rPr>
          <w:sz w:val="26"/>
          <w:szCs w:val="26"/>
        </w:rPr>
        <w:sectPr>
          <w:type w:val="continuous"/>
          <w:pgSz w:h="15840" w:w="12240" w:orient="portrait"/>
          <w:pgMar w:bottom="1440" w:top="1440" w:left="975" w:right="208" w:header="720" w:footer="720"/>
        </w:sectPr>
      </w:pPr>
      <w:r w:rsidDel="00000000" w:rsidR="00000000" w:rsidRPr="00000000">
        <w:rPr>
          <w:sz w:val="26"/>
          <w:szCs w:val="26"/>
          <w:rtl w:val="0"/>
        </w:rPr>
        <w:t xml:space="preserve">+10% Imperius   </w:t>
        <w:tab/>
        <w:t xml:space="preserve"> </w:t>
      </w:r>
    </w:p>
    <w:p w:rsidR="00000000" w:rsidDel="00000000" w:rsidP="00000000" w:rsidRDefault="00000000" w:rsidRPr="00000000" w14:paraId="000008E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E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EF">
      <w:pPr>
        <w:spacing w:line="240" w:lineRule="auto"/>
        <w:ind w:left="729" w:firstLine="0"/>
        <w:jc w:val="both"/>
        <w:rPr>
          <w:sz w:val="26"/>
          <w:szCs w:val="26"/>
        </w:rPr>
      </w:pPr>
      <w:r w:rsidDel="00000000" w:rsidR="00000000" w:rsidRPr="00000000">
        <w:rPr>
          <w:sz w:val="26"/>
          <w:szCs w:val="26"/>
          <w:rtl w:val="0"/>
        </w:rPr>
        <w:t xml:space="preserve">### **5. The Scion**   </w:t>
      </w:r>
    </w:p>
    <w:p w:rsidR="00000000" w:rsidDel="00000000" w:rsidP="00000000" w:rsidRDefault="00000000" w:rsidRPr="00000000" w14:paraId="000008F0">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8F1">
      <w:pPr>
        <w:spacing w:line="240" w:lineRule="auto"/>
        <w:ind w:left="729" w:firstLine="0"/>
        <w:jc w:val="both"/>
        <w:rPr>
          <w:sz w:val="26"/>
          <w:szCs w:val="26"/>
        </w:rPr>
      </w:pPr>
      <w:r w:rsidDel="00000000" w:rsidR="00000000" w:rsidRPr="00000000">
        <w:rPr>
          <w:sz w:val="26"/>
          <w:szCs w:val="26"/>
          <w:rtl w:val="0"/>
        </w:rPr>
        <w:t xml:space="preserve">  Scions are spiritual guides, channeling metaphysical forces and serving as advisors or visionaries. Their focus on harmony and balance makes them powerful mediators and psionic conduits.   </w:t>
      </w:r>
    </w:p>
    <w:p w:rsidR="00000000" w:rsidDel="00000000" w:rsidP="00000000" w:rsidRDefault="00000000" w:rsidRPr="00000000" w14:paraId="000008F2">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8F3">
      <w:pPr>
        <w:spacing w:line="240" w:lineRule="auto"/>
        <w:ind w:left="729" w:firstLine="0"/>
        <w:jc w:val="both"/>
        <w:rPr>
          <w:sz w:val="26"/>
          <w:szCs w:val="26"/>
        </w:rPr>
      </w:pPr>
      <w:r w:rsidDel="00000000" w:rsidR="00000000" w:rsidRPr="00000000">
        <w:rPr>
          <w:sz w:val="26"/>
          <w:szCs w:val="26"/>
          <w:rtl w:val="0"/>
        </w:rPr>
        <w:t xml:space="preserve">+10% Harmonia   </w:t>
      </w:r>
    </w:p>
    <w:p w:rsidR="00000000" w:rsidDel="00000000" w:rsidP="00000000" w:rsidRDefault="00000000" w:rsidRPr="00000000" w14:paraId="000008F4">
      <w:pPr>
        <w:spacing w:line="240" w:lineRule="auto"/>
        <w:ind w:left="729" w:firstLine="0"/>
        <w:jc w:val="both"/>
        <w:rPr>
          <w:sz w:val="26"/>
          <w:szCs w:val="26"/>
        </w:rPr>
      </w:pPr>
      <w:r w:rsidDel="00000000" w:rsidR="00000000" w:rsidRPr="00000000">
        <w:rPr>
          <w:sz w:val="26"/>
          <w:szCs w:val="26"/>
          <w:rtl w:val="0"/>
        </w:rPr>
        <w:t xml:space="preserve">+5% Katra   </w:t>
      </w:r>
    </w:p>
    <w:p w:rsidR="00000000" w:rsidDel="00000000" w:rsidP="00000000" w:rsidRDefault="00000000" w:rsidRPr="00000000" w14:paraId="000008F5">
      <w:pPr>
        <w:spacing w:line="240" w:lineRule="auto"/>
        <w:ind w:left="729" w:firstLine="0"/>
        <w:jc w:val="both"/>
        <w:rPr>
          <w:sz w:val="26"/>
          <w:szCs w:val="26"/>
        </w:rPr>
      </w:pPr>
      <w:r w:rsidDel="00000000" w:rsidR="00000000" w:rsidRPr="00000000">
        <w:rPr>
          <w:sz w:val="26"/>
          <w:szCs w:val="26"/>
          <w:rtl w:val="0"/>
        </w:rPr>
        <w:t xml:space="preserve">+5% Dominion   </w:t>
      </w:r>
    </w:p>
    <w:p w:rsidR="00000000" w:rsidDel="00000000" w:rsidP="00000000" w:rsidRDefault="00000000" w:rsidRPr="00000000" w14:paraId="000008F6">
      <w:pPr>
        <w:spacing w:line="240" w:lineRule="auto"/>
        <w:ind w:left="729" w:firstLine="0"/>
        <w:jc w:val="both"/>
        <w:rPr>
          <w:sz w:val="26"/>
          <w:szCs w:val="26"/>
        </w:rPr>
      </w:pPr>
      <w:r w:rsidDel="00000000" w:rsidR="00000000" w:rsidRPr="00000000">
        <w:rPr>
          <w:sz w:val="26"/>
          <w:szCs w:val="26"/>
          <w:rtl w:val="0"/>
        </w:rPr>
        <w:t xml:space="preserve">**Excluded Attribute:** Imperius   </w:t>
      </w:r>
    </w:p>
    <w:p w:rsidR="00000000" w:rsidDel="00000000" w:rsidP="00000000" w:rsidRDefault="00000000" w:rsidRPr="00000000" w14:paraId="000008F7">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8F8">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8F9">
      <w:pPr>
        <w:spacing w:line="240" w:lineRule="auto"/>
        <w:ind w:left="729" w:firstLine="0"/>
        <w:jc w:val="both"/>
        <w:rPr>
          <w:sz w:val="26"/>
          <w:szCs w:val="26"/>
        </w:rPr>
      </w:pPr>
      <w:r w:rsidDel="00000000" w:rsidR="00000000" w:rsidRPr="00000000">
        <w:rPr>
          <w:sz w:val="26"/>
          <w:szCs w:val="26"/>
          <w:rtl w:val="0"/>
        </w:rPr>
        <w:t xml:space="preserve">*"Fate’s Touch"*: Once per session, reroll a failed roll or force an opponent to reroll a successful one. </w:t>
      </w:r>
    </w:p>
    <w:p w:rsidR="00000000" w:rsidDel="00000000" w:rsidP="00000000" w:rsidRDefault="00000000" w:rsidRPr="00000000" w14:paraId="000008F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F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F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8FD">
      <w:pPr>
        <w:spacing w:line="240" w:lineRule="auto"/>
        <w:ind w:left="729" w:firstLine="0"/>
        <w:jc w:val="both"/>
        <w:rPr>
          <w:sz w:val="26"/>
          <w:szCs w:val="26"/>
        </w:rPr>
      </w:pPr>
      <w:r w:rsidDel="00000000" w:rsidR="00000000" w:rsidRPr="00000000">
        <w:rPr>
          <w:sz w:val="26"/>
          <w:szCs w:val="26"/>
          <w:rtl w:val="0"/>
        </w:rPr>
        <w:t xml:space="preserve">### **6. The Harbinger**   </w:t>
      </w:r>
    </w:p>
    <w:p w:rsidR="00000000" w:rsidDel="00000000" w:rsidP="00000000" w:rsidRDefault="00000000" w:rsidRPr="00000000" w14:paraId="000008FE">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8FF">
      <w:pPr>
        <w:spacing w:line="240" w:lineRule="auto"/>
        <w:ind w:left="729" w:firstLine="0"/>
        <w:jc w:val="both"/>
        <w:rPr>
          <w:sz w:val="26"/>
          <w:szCs w:val="26"/>
        </w:rPr>
      </w:pPr>
      <w:r w:rsidDel="00000000" w:rsidR="00000000" w:rsidRPr="00000000">
        <w:rPr>
          <w:sz w:val="26"/>
          <w:szCs w:val="26"/>
          <w:rtl w:val="0"/>
        </w:rPr>
        <w:t xml:space="preserve">  Harbingers are agents of chaos and transformation, thriving on disruption and wielding destruction to </w:t>
      </w:r>
    </w:p>
    <w:p w:rsidR="00000000" w:rsidDel="00000000" w:rsidP="00000000" w:rsidRDefault="00000000" w:rsidRPr="00000000" w14:paraId="00000900">
      <w:pPr>
        <w:spacing w:line="240" w:lineRule="auto"/>
        <w:ind w:left="729" w:firstLine="0"/>
        <w:jc w:val="both"/>
        <w:rPr>
          <w:sz w:val="26"/>
          <w:szCs w:val="26"/>
        </w:rPr>
      </w:pPr>
      <w:r w:rsidDel="00000000" w:rsidR="00000000" w:rsidRPr="00000000">
        <w:rPr>
          <w:sz w:val="26"/>
          <w:szCs w:val="26"/>
          <w:rtl w:val="0"/>
        </w:rPr>
        <w:t xml:space="preserve">challenge the status quo. They are both feared and revered.   </w:t>
      </w:r>
    </w:p>
    <w:p w:rsidR="00000000" w:rsidDel="00000000" w:rsidP="00000000" w:rsidRDefault="00000000" w:rsidRPr="00000000" w14:paraId="00000901">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02">
      <w:pPr>
        <w:spacing w:line="240" w:lineRule="auto"/>
        <w:ind w:left="729" w:firstLine="0"/>
        <w:jc w:val="both"/>
        <w:rPr>
          <w:sz w:val="26"/>
          <w:szCs w:val="26"/>
        </w:rPr>
      </w:pPr>
      <w:r w:rsidDel="00000000" w:rsidR="00000000" w:rsidRPr="00000000">
        <w:rPr>
          <w:sz w:val="26"/>
          <w:szCs w:val="26"/>
          <w:rtl w:val="0"/>
        </w:rPr>
        <w:t xml:space="preserve">+10% Imperius   </w:t>
      </w:r>
    </w:p>
    <w:p w:rsidR="00000000" w:rsidDel="00000000" w:rsidP="00000000" w:rsidRDefault="00000000" w:rsidRPr="00000000" w14:paraId="00000903">
      <w:pPr>
        <w:spacing w:line="240" w:lineRule="auto"/>
        <w:ind w:left="729" w:firstLine="0"/>
        <w:jc w:val="both"/>
        <w:rPr>
          <w:sz w:val="26"/>
          <w:szCs w:val="26"/>
        </w:rPr>
      </w:pPr>
      <w:r w:rsidDel="00000000" w:rsidR="00000000" w:rsidRPr="00000000">
        <w:rPr>
          <w:sz w:val="26"/>
          <w:szCs w:val="26"/>
          <w:rtl w:val="0"/>
        </w:rPr>
        <w:t xml:space="preserve">+5% Harmonia   </w:t>
      </w:r>
    </w:p>
    <w:p w:rsidR="00000000" w:rsidDel="00000000" w:rsidP="00000000" w:rsidRDefault="00000000" w:rsidRPr="00000000" w14:paraId="00000904">
      <w:pPr>
        <w:spacing w:line="240" w:lineRule="auto"/>
        <w:ind w:left="729" w:firstLine="0"/>
        <w:jc w:val="both"/>
        <w:rPr>
          <w:sz w:val="26"/>
          <w:szCs w:val="26"/>
        </w:rPr>
      </w:pPr>
      <w:r w:rsidDel="00000000" w:rsidR="00000000" w:rsidRPr="00000000">
        <w:rPr>
          <w:sz w:val="26"/>
          <w:szCs w:val="26"/>
          <w:rtl w:val="0"/>
        </w:rPr>
        <w:t xml:space="preserve">+5% Dominion   </w:t>
      </w:r>
    </w:p>
    <w:p w:rsidR="00000000" w:rsidDel="00000000" w:rsidP="00000000" w:rsidRDefault="00000000" w:rsidRPr="00000000" w14:paraId="00000905">
      <w:pPr>
        <w:spacing w:line="240" w:lineRule="auto"/>
        <w:ind w:left="729" w:firstLine="0"/>
        <w:jc w:val="both"/>
        <w:rPr>
          <w:sz w:val="26"/>
          <w:szCs w:val="26"/>
        </w:rPr>
      </w:pPr>
      <w:r w:rsidDel="00000000" w:rsidR="00000000" w:rsidRPr="00000000">
        <w:rPr>
          <w:sz w:val="26"/>
          <w:szCs w:val="26"/>
          <w:rtl w:val="0"/>
        </w:rPr>
        <w:t xml:space="preserve">**Excluded Attribute:** Katra   </w:t>
      </w:r>
    </w:p>
    <w:p w:rsidR="00000000" w:rsidDel="00000000" w:rsidP="00000000" w:rsidRDefault="00000000" w:rsidRPr="00000000" w14:paraId="00000906">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907">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08">
      <w:pPr>
        <w:spacing w:line="240" w:lineRule="auto"/>
        <w:ind w:left="729" w:firstLine="0"/>
        <w:jc w:val="both"/>
        <w:rPr>
          <w:sz w:val="26"/>
          <w:szCs w:val="26"/>
        </w:rPr>
      </w:pPr>
      <w:r w:rsidDel="00000000" w:rsidR="00000000" w:rsidRPr="00000000">
        <w:rPr>
          <w:sz w:val="26"/>
          <w:szCs w:val="26"/>
          <w:rtl w:val="0"/>
        </w:rPr>
        <w:t xml:space="preserve">*"Unleash Chaos"*: On a critical hit, deal additional damage equal to half your Entropy pool. </w:t>
      </w:r>
    </w:p>
    <w:p w:rsidR="00000000" w:rsidDel="00000000" w:rsidP="00000000" w:rsidRDefault="00000000" w:rsidRPr="00000000" w14:paraId="0000090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0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0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0C">
      <w:pPr>
        <w:spacing w:line="240" w:lineRule="auto"/>
        <w:ind w:left="729" w:firstLine="0"/>
        <w:jc w:val="both"/>
        <w:rPr>
          <w:sz w:val="26"/>
          <w:szCs w:val="26"/>
        </w:rPr>
      </w:pPr>
      <w:r w:rsidDel="00000000" w:rsidR="00000000" w:rsidRPr="00000000">
        <w:rPr>
          <w:sz w:val="26"/>
          <w:szCs w:val="26"/>
          <w:rtl w:val="0"/>
        </w:rPr>
        <w:t xml:space="preserve">### **7. The Luminary**   </w:t>
      </w:r>
    </w:p>
    <w:p w:rsidR="00000000" w:rsidDel="00000000" w:rsidP="00000000" w:rsidRDefault="00000000" w:rsidRPr="00000000" w14:paraId="0000090D">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0E">
      <w:pPr>
        <w:spacing w:line="240" w:lineRule="auto"/>
        <w:ind w:left="729" w:firstLine="0"/>
        <w:jc w:val="both"/>
        <w:rPr>
          <w:sz w:val="26"/>
          <w:szCs w:val="26"/>
        </w:rPr>
      </w:pPr>
      <w:r w:rsidDel="00000000" w:rsidR="00000000" w:rsidRPr="00000000">
        <w:rPr>
          <w:sz w:val="26"/>
          <w:szCs w:val="26"/>
          <w:rtl w:val="0"/>
        </w:rPr>
        <w:t xml:space="preserve">  Luminaries are the heart of their group, providing hope and moral clarity. They inspire others to persevere through difficult times.   </w:t>
      </w:r>
    </w:p>
    <w:p w:rsidR="00000000" w:rsidDel="00000000" w:rsidP="00000000" w:rsidRDefault="00000000" w:rsidRPr="00000000" w14:paraId="0000090F">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10">
      <w:pPr>
        <w:spacing w:line="240" w:lineRule="auto"/>
        <w:ind w:left="729" w:firstLine="0"/>
        <w:jc w:val="both"/>
        <w:rPr>
          <w:sz w:val="26"/>
          <w:szCs w:val="26"/>
        </w:rPr>
      </w:pPr>
      <w:r w:rsidDel="00000000" w:rsidR="00000000" w:rsidRPr="00000000">
        <w:rPr>
          <w:sz w:val="26"/>
          <w:szCs w:val="26"/>
          <w:rtl w:val="0"/>
        </w:rPr>
        <w:t xml:space="preserve">+10% Harmonia   </w:t>
      </w:r>
    </w:p>
    <w:p w:rsidR="00000000" w:rsidDel="00000000" w:rsidP="00000000" w:rsidRDefault="00000000" w:rsidRPr="00000000" w14:paraId="00000911">
      <w:pPr>
        <w:spacing w:line="240" w:lineRule="auto"/>
        <w:ind w:left="729" w:firstLine="0"/>
        <w:jc w:val="both"/>
        <w:rPr>
          <w:sz w:val="26"/>
          <w:szCs w:val="26"/>
        </w:rPr>
      </w:pPr>
      <w:r w:rsidDel="00000000" w:rsidR="00000000" w:rsidRPr="00000000">
        <w:rPr>
          <w:sz w:val="26"/>
          <w:szCs w:val="26"/>
          <w:rtl w:val="0"/>
        </w:rPr>
        <w:t xml:space="preserve">+5% Dominion   </w:t>
      </w:r>
    </w:p>
    <w:p w:rsidR="00000000" w:rsidDel="00000000" w:rsidP="00000000" w:rsidRDefault="00000000" w:rsidRPr="00000000" w14:paraId="00000912">
      <w:pPr>
        <w:spacing w:line="240" w:lineRule="auto"/>
        <w:ind w:left="729" w:firstLine="0"/>
        <w:jc w:val="both"/>
        <w:rPr>
          <w:sz w:val="26"/>
          <w:szCs w:val="26"/>
        </w:rPr>
      </w:pPr>
      <w:r w:rsidDel="00000000" w:rsidR="00000000" w:rsidRPr="00000000">
        <w:rPr>
          <w:sz w:val="26"/>
          <w:szCs w:val="26"/>
          <w:rtl w:val="0"/>
        </w:rPr>
        <w:t xml:space="preserve">+5% Katra   </w:t>
      </w:r>
    </w:p>
    <w:p w:rsidR="00000000" w:rsidDel="00000000" w:rsidP="00000000" w:rsidRDefault="00000000" w:rsidRPr="00000000" w14:paraId="00000913">
      <w:pPr>
        <w:spacing w:line="240" w:lineRule="auto"/>
        <w:ind w:left="729" w:firstLine="0"/>
        <w:jc w:val="both"/>
        <w:rPr>
          <w:sz w:val="26"/>
          <w:szCs w:val="26"/>
        </w:rPr>
      </w:pPr>
      <w:r w:rsidDel="00000000" w:rsidR="00000000" w:rsidRPr="00000000">
        <w:rPr>
          <w:sz w:val="26"/>
          <w:szCs w:val="26"/>
          <w:rtl w:val="0"/>
        </w:rPr>
        <w:t xml:space="preserve">**Excluded Attribute:** Imperius   </w:t>
      </w:r>
    </w:p>
    <w:p w:rsidR="00000000" w:rsidDel="00000000" w:rsidP="00000000" w:rsidRDefault="00000000" w:rsidRPr="00000000" w14:paraId="00000914">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915">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16">
      <w:pPr>
        <w:spacing w:line="240" w:lineRule="auto"/>
        <w:ind w:left="729" w:firstLine="0"/>
        <w:jc w:val="both"/>
        <w:rPr>
          <w:sz w:val="26"/>
          <w:szCs w:val="26"/>
        </w:rPr>
      </w:pPr>
      <w:r w:rsidDel="00000000" w:rsidR="00000000" w:rsidRPr="00000000">
        <w:rPr>
          <w:sz w:val="26"/>
          <w:szCs w:val="26"/>
          <w:rtl w:val="0"/>
        </w:rPr>
        <w:t xml:space="preserve">*"Beacon of Hope"*: Once per session, restore 10 </w:t>
      </w:r>
    </w:p>
    <w:p w:rsidR="00000000" w:rsidDel="00000000" w:rsidP="00000000" w:rsidRDefault="00000000" w:rsidRPr="00000000" w14:paraId="00000917">
      <w:pPr>
        <w:spacing w:line="240" w:lineRule="auto"/>
        <w:ind w:left="729" w:firstLine="0"/>
        <w:jc w:val="both"/>
        <w:rPr>
          <w:sz w:val="26"/>
          <w:szCs w:val="26"/>
        </w:rPr>
      </w:pPr>
      <w:r w:rsidDel="00000000" w:rsidR="00000000" w:rsidRPr="00000000">
        <w:rPr>
          <w:sz w:val="26"/>
          <w:szCs w:val="26"/>
          <w:rtl w:val="0"/>
        </w:rPr>
        <w:t xml:space="preserve">Gnosis to an ally or grant them a +10% bonus to Sanity checks. </w:t>
      </w:r>
    </w:p>
    <w:p w:rsidR="00000000" w:rsidDel="00000000" w:rsidP="00000000" w:rsidRDefault="00000000" w:rsidRPr="00000000" w14:paraId="0000091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1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1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1B">
      <w:pPr>
        <w:spacing w:line="240" w:lineRule="auto"/>
        <w:ind w:left="729" w:firstLine="0"/>
        <w:jc w:val="both"/>
        <w:rPr>
          <w:sz w:val="26"/>
          <w:szCs w:val="26"/>
        </w:rPr>
      </w:pPr>
      <w:r w:rsidDel="00000000" w:rsidR="00000000" w:rsidRPr="00000000">
        <w:rPr>
          <w:sz w:val="26"/>
          <w:szCs w:val="26"/>
          <w:rtl w:val="0"/>
        </w:rPr>
        <w:t xml:space="preserve">### **8. The Vanguard**   </w:t>
      </w:r>
    </w:p>
    <w:p w:rsidR="00000000" w:rsidDel="00000000" w:rsidP="00000000" w:rsidRDefault="00000000" w:rsidRPr="00000000" w14:paraId="0000091C">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1D">
      <w:pPr>
        <w:spacing w:line="240" w:lineRule="auto"/>
        <w:ind w:left="729" w:firstLine="0"/>
        <w:jc w:val="both"/>
        <w:rPr>
          <w:sz w:val="26"/>
          <w:szCs w:val="26"/>
        </w:rPr>
      </w:pPr>
      <w:r w:rsidDel="00000000" w:rsidR="00000000" w:rsidRPr="00000000">
        <w:rPr>
          <w:sz w:val="26"/>
          <w:szCs w:val="26"/>
          <w:rtl w:val="0"/>
        </w:rPr>
        <w:t xml:space="preserve">  Vanguards are bold warriors and explorers, leading the charge in battle or exploration. Their courage and determination inspire others to follow.   </w:t>
      </w:r>
    </w:p>
    <w:p w:rsidR="00000000" w:rsidDel="00000000" w:rsidP="00000000" w:rsidRDefault="00000000" w:rsidRPr="00000000" w14:paraId="0000091E">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1F">
      <w:pPr>
        <w:spacing w:line="240" w:lineRule="auto"/>
        <w:ind w:left="729" w:firstLine="0"/>
        <w:jc w:val="both"/>
        <w:rPr>
          <w:sz w:val="26"/>
          <w:szCs w:val="26"/>
        </w:rPr>
      </w:pPr>
      <w:r w:rsidDel="00000000" w:rsidR="00000000" w:rsidRPr="00000000">
        <w:rPr>
          <w:sz w:val="26"/>
          <w:szCs w:val="26"/>
          <w:rtl w:val="0"/>
        </w:rPr>
        <w:t xml:space="preserve">+10% Imperius   </w:t>
      </w:r>
    </w:p>
    <w:p w:rsidR="00000000" w:rsidDel="00000000" w:rsidP="00000000" w:rsidRDefault="00000000" w:rsidRPr="00000000" w14:paraId="00000920">
      <w:pPr>
        <w:spacing w:line="240" w:lineRule="auto"/>
        <w:ind w:left="729" w:firstLine="0"/>
        <w:jc w:val="both"/>
        <w:rPr>
          <w:sz w:val="26"/>
          <w:szCs w:val="26"/>
        </w:rPr>
      </w:pPr>
      <w:r w:rsidDel="00000000" w:rsidR="00000000" w:rsidRPr="00000000">
        <w:rPr>
          <w:sz w:val="26"/>
          <w:szCs w:val="26"/>
          <w:rtl w:val="0"/>
        </w:rPr>
        <w:t xml:space="preserve">+5% Katra   </w:t>
      </w:r>
    </w:p>
    <w:p w:rsidR="00000000" w:rsidDel="00000000" w:rsidP="00000000" w:rsidRDefault="00000000" w:rsidRPr="00000000" w14:paraId="00000921">
      <w:pPr>
        <w:spacing w:line="240" w:lineRule="auto"/>
        <w:ind w:left="729" w:firstLine="0"/>
        <w:jc w:val="both"/>
        <w:rPr>
          <w:sz w:val="26"/>
          <w:szCs w:val="26"/>
        </w:rPr>
      </w:pPr>
      <w:r w:rsidDel="00000000" w:rsidR="00000000" w:rsidRPr="00000000">
        <w:rPr>
          <w:sz w:val="26"/>
          <w:szCs w:val="26"/>
          <w:rtl w:val="0"/>
        </w:rPr>
        <w:t xml:space="preserve">+5% Dominion   </w:t>
      </w:r>
    </w:p>
    <w:p w:rsidR="00000000" w:rsidDel="00000000" w:rsidP="00000000" w:rsidRDefault="00000000" w:rsidRPr="00000000" w14:paraId="00000922">
      <w:pPr>
        <w:spacing w:line="240" w:lineRule="auto"/>
        <w:ind w:left="729" w:firstLine="0"/>
        <w:jc w:val="both"/>
        <w:rPr>
          <w:sz w:val="26"/>
          <w:szCs w:val="26"/>
        </w:rPr>
      </w:pPr>
      <w:r w:rsidDel="00000000" w:rsidR="00000000" w:rsidRPr="00000000">
        <w:rPr>
          <w:sz w:val="26"/>
          <w:szCs w:val="26"/>
          <w:rtl w:val="0"/>
        </w:rPr>
        <w:t xml:space="preserve">**Excluded Attribute:** Harmonia   </w:t>
      </w:r>
    </w:p>
    <w:p w:rsidR="00000000" w:rsidDel="00000000" w:rsidP="00000000" w:rsidRDefault="00000000" w:rsidRPr="00000000" w14:paraId="00000923">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924">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25">
      <w:pPr>
        <w:spacing w:line="240" w:lineRule="auto"/>
        <w:ind w:left="729" w:firstLine="0"/>
        <w:jc w:val="both"/>
        <w:rPr>
          <w:sz w:val="26"/>
          <w:szCs w:val="26"/>
        </w:rPr>
      </w:pPr>
      <w:r w:rsidDel="00000000" w:rsidR="00000000" w:rsidRPr="00000000">
        <w:rPr>
          <w:sz w:val="26"/>
          <w:szCs w:val="26"/>
          <w:rtl w:val="0"/>
        </w:rPr>
        <w:t xml:space="preserve">*"Relentless Assault"*: Once per encounter, reroll a missed attack and add +5% to the result. </w:t>
      </w:r>
    </w:p>
    <w:p w:rsidR="00000000" w:rsidDel="00000000" w:rsidP="00000000" w:rsidRDefault="00000000" w:rsidRPr="00000000" w14:paraId="0000092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2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2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29">
      <w:pPr>
        <w:spacing w:line="240" w:lineRule="auto"/>
        <w:ind w:left="729" w:firstLine="0"/>
        <w:jc w:val="both"/>
        <w:rPr>
          <w:sz w:val="26"/>
          <w:szCs w:val="26"/>
        </w:rPr>
      </w:pPr>
      <w:r w:rsidDel="00000000" w:rsidR="00000000" w:rsidRPr="00000000">
        <w:rPr>
          <w:sz w:val="26"/>
          <w:szCs w:val="26"/>
          <w:rtl w:val="0"/>
        </w:rPr>
        <w:t xml:space="preserve">### **9. The Weaver**   </w:t>
      </w:r>
    </w:p>
    <w:p w:rsidR="00000000" w:rsidDel="00000000" w:rsidP="00000000" w:rsidRDefault="00000000" w:rsidRPr="00000000" w14:paraId="0000092A">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2B">
      <w:pPr>
        <w:spacing w:line="240" w:lineRule="auto"/>
        <w:ind w:left="729" w:firstLine="0"/>
        <w:jc w:val="both"/>
        <w:rPr>
          <w:sz w:val="26"/>
          <w:szCs w:val="26"/>
        </w:rPr>
      </w:pPr>
      <w:r w:rsidDel="00000000" w:rsidR="00000000" w:rsidRPr="00000000">
        <w:rPr>
          <w:sz w:val="26"/>
          <w:szCs w:val="26"/>
          <w:rtl w:val="0"/>
        </w:rPr>
        <w:t xml:space="preserve">  Weavers manipulate fate, subtly shaping events through diplomacy, espionage, or psionic influence. </w:t>
      </w:r>
    </w:p>
    <w:p w:rsidR="00000000" w:rsidDel="00000000" w:rsidP="00000000" w:rsidRDefault="00000000" w:rsidRPr="00000000" w14:paraId="0000092C">
      <w:pPr>
        <w:spacing w:line="240" w:lineRule="auto"/>
        <w:ind w:left="729" w:firstLine="0"/>
        <w:jc w:val="both"/>
        <w:rPr>
          <w:sz w:val="26"/>
          <w:szCs w:val="26"/>
        </w:rPr>
      </w:pPr>
      <w:r w:rsidDel="00000000" w:rsidR="00000000" w:rsidRPr="00000000">
        <w:rPr>
          <w:sz w:val="26"/>
          <w:szCs w:val="26"/>
          <w:rtl w:val="0"/>
        </w:rPr>
        <w:t xml:space="preserve">They prefer indirect methods to achieve their goals.   </w:t>
      </w:r>
    </w:p>
    <w:p w:rsidR="00000000" w:rsidDel="00000000" w:rsidP="00000000" w:rsidRDefault="00000000" w:rsidRPr="00000000" w14:paraId="0000092D">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2E">
      <w:pPr>
        <w:spacing w:line="240" w:lineRule="auto"/>
        <w:ind w:left="729" w:firstLine="0"/>
        <w:jc w:val="both"/>
        <w:rPr>
          <w:sz w:val="26"/>
          <w:szCs w:val="26"/>
        </w:rPr>
      </w:pPr>
      <w:r w:rsidDel="00000000" w:rsidR="00000000" w:rsidRPr="00000000">
        <w:rPr>
          <w:sz w:val="26"/>
          <w:szCs w:val="26"/>
          <w:rtl w:val="0"/>
        </w:rPr>
        <w:t xml:space="preserve">+10% Katra   </w:t>
      </w:r>
    </w:p>
    <w:p w:rsidR="00000000" w:rsidDel="00000000" w:rsidP="00000000" w:rsidRDefault="00000000" w:rsidRPr="00000000" w14:paraId="0000092F">
      <w:pPr>
        <w:spacing w:line="240" w:lineRule="auto"/>
        <w:ind w:left="729" w:firstLine="0"/>
        <w:jc w:val="both"/>
        <w:rPr>
          <w:sz w:val="26"/>
          <w:szCs w:val="26"/>
        </w:rPr>
      </w:pPr>
      <w:r w:rsidDel="00000000" w:rsidR="00000000" w:rsidRPr="00000000">
        <w:rPr>
          <w:sz w:val="26"/>
          <w:szCs w:val="26"/>
          <w:rtl w:val="0"/>
        </w:rPr>
        <w:t xml:space="preserve">+5% Harmonia   </w:t>
      </w:r>
    </w:p>
    <w:p w:rsidR="00000000" w:rsidDel="00000000" w:rsidP="00000000" w:rsidRDefault="00000000" w:rsidRPr="00000000" w14:paraId="00000930">
      <w:pPr>
        <w:spacing w:line="240" w:lineRule="auto"/>
        <w:ind w:left="729" w:firstLine="0"/>
        <w:jc w:val="both"/>
        <w:rPr>
          <w:sz w:val="26"/>
          <w:szCs w:val="26"/>
        </w:rPr>
      </w:pPr>
      <w:r w:rsidDel="00000000" w:rsidR="00000000" w:rsidRPr="00000000">
        <w:rPr>
          <w:sz w:val="26"/>
          <w:szCs w:val="26"/>
          <w:rtl w:val="0"/>
        </w:rPr>
        <w:t xml:space="preserve">+5% Imperius   </w:t>
      </w:r>
    </w:p>
    <w:p w:rsidR="00000000" w:rsidDel="00000000" w:rsidP="00000000" w:rsidRDefault="00000000" w:rsidRPr="00000000" w14:paraId="00000931">
      <w:pPr>
        <w:spacing w:line="240" w:lineRule="auto"/>
        <w:ind w:left="729" w:firstLine="0"/>
        <w:jc w:val="both"/>
        <w:rPr>
          <w:sz w:val="26"/>
          <w:szCs w:val="26"/>
        </w:rPr>
      </w:pPr>
      <w:r w:rsidDel="00000000" w:rsidR="00000000" w:rsidRPr="00000000">
        <w:rPr>
          <w:sz w:val="26"/>
          <w:szCs w:val="26"/>
          <w:rtl w:val="0"/>
        </w:rPr>
        <w:t xml:space="preserve">**Excluded Attribute:** Dominion   </w:t>
      </w:r>
    </w:p>
    <w:p w:rsidR="00000000" w:rsidDel="00000000" w:rsidP="00000000" w:rsidRDefault="00000000" w:rsidRPr="00000000" w14:paraId="00000932">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933">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34">
      <w:pPr>
        <w:spacing w:line="240" w:lineRule="auto"/>
        <w:ind w:left="729" w:firstLine="0"/>
        <w:jc w:val="both"/>
        <w:rPr>
          <w:sz w:val="26"/>
          <w:szCs w:val="26"/>
        </w:rPr>
      </w:pPr>
      <w:r w:rsidDel="00000000" w:rsidR="00000000" w:rsidRPr="00000000">
        <w:rPr>
          <w:sz w:val="26"/>
          <w:szCs w:val="26"/>
          <w:rtl w:val="0"/>
        </w:rPr>
        <w:t xml:space="preserve">*"Thread the Needle"*: Once per encounter, negate a critical failure for yourself or an ally. </w:t>
      </w:r>
    </w:p>
    <w:p w:rsidR="00000000" w:rsidDel="00000000" w:rsidP="00000000" w:rsidRDefault="00000000" w:rsidRPr="00000000" w14:paraId="000009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3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3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38">
      <w:pPr>
        <w:spacing w:line="240" w:lineRule="auto"/>
        <w:ind w:left="729" w:firstLine="0"/>
        <w:jc w:val="both"/>
        <w:rPr>
          <w:sz w:val="26"/>
          <w:szCs w:val="26"/>
        </w:rPr>
      </w:pPr>
      <w:r w:rsidDel="00000000" w:rsidR="00000000" w:rsidRPr="00000000">
        <w:rPr>
          <w:sz w:val="26"/>
          <w:szCs w:val="26"/>
          <w:rtl w:val="0"/>
        </w:rPr>
        <w:t xml:space="preserve">### **10. The Outcast**   </w:t>
      </w:r>
    </w:p>
    <w:p w:rsidR="00000000" w:rsidDel="00000000" w:rsidP="00000000" w:rsidRDefault="00000000" w:rsidRPr="00000000" w14:paraId="00000939">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3A">
      <w:pPr>
        <w:spacing w:line="240" w:lineRule="auto"/>
        <w:ind w:left="729" w:firstLine="0"/>
        <w:jc w:val="both"/>
        <w:rPr>
          <w:sz w:val="26"/>
          <w:szCs w:val="26"/>
        </w:rPr>
      </w:pPr>
      <w:r w:rsidDel="00000000" w:rsidR="00000000" w:rsidRPr="00000000">
        <w:rPr>
          <w:sz w:val="26"/>
          <w:szCs w:val="26"/>
          <w:rtl w:val="0"/>
        </w:rPr>
        <w:t xml:space="preserve">  Outcasts are lone survivors, carving their path in defiance of societal norms. They thrive on independence and self-reliance.   </w:t>
      </w:r>
    </w:p>
    <w:p w:rsidR="00000000" w:rsidDel="00000000" w:rsidP="00000000" w:rsidRDefault="00000000" w:rsidRPr="00000000" w14:paraId="0000093B">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3C">
      <w:pPr>
        <w:spacing w:line="240" w:lineRule="auto"/>
        <w:ind w:left="729" w:firstLine="0"/>
        <w:jc w:val="both"/>
        <w:rPr>
          <w:sz w:val="26"/>
          <w:szCs w:val="26"/>
        </w:rPr>
      </w:pPr>
      <w:r w:rsidDel="00000000" w:rsidR="00000000" w:rsidRPr="00000000">
        <w:rPr>
          <w:sz w:val="26"/>
          <w:szCs w:val="26"/>
          <w:rtl w:val="0"/>
        </w:rPr>
        <w:t xml:space="preserve">+10% Dominion   </w:t>
      </w:r>
    </w:p>
    <w:p w:rsidR="00000000" w:rsidDel="00000000" w:rsidP="00000000" w:rsidRDefault="00000000" w:rsidRPr="00000000" w14:paraId="0000093D">
      <w:pPr>
        <w:spacing w:line="240" w:lineRule="auto"/>
        <w:ind w:left="729" w:firstLine="0"/>
        <w:jc w:val="both"/>
        <w:rPr>
          <w:sz w:val="26"/>
          <w:szCs w:val="26"/>
        </w:rPr>
      </w:pPr>
      <w:r w:rsidDel="00000000" w:rsidR="00000000" w:rsidRPr="00000000">
        <w:rPr>
          <w:sz w:val="26"/>
          <w:szCs w:val="26"/>
          <w:rtl w:val="0"/>
        </w:rPr>
        <w:t xml:space="preserve">+5% Imperius   </w:t>
      </w:r>
    </w:p>
    <w:p w:rsidR="00000000" w:rsidDel="00000000" w:rsidP="00000000" w:rsidRDefault="00000000" w:rsidRPr="00000000" w14:paraId="0000093E">
      <w:pPr>
        <w:spacing w:line="240" w:lineRule="auto"/>
        <w:ind w:left="729" w:firstLine="0"/>
        <w:jc w:val="both"/>
        <w:rPr>
          <w:sz w:val="26"/>
          <w:szCs w:val="26"/>
        </w:rPr>
      </w:pPr>
      <w:r w:rsidDel="00000000" w:rsidR="00000000" w:rsidRPr="00000000">
        <w:rPr>
          <w:sz w:val="26"/>
          <w:szCs w:val="26"/>
          <w:rtl w:val="0"/>
        </w:rPr>
        <w:t xml:space="preserve">+5% Katra   </w:t>
      </w:r>
    </w:p>
    <w:p w:rsidR="00000000" w:rsidDel="00000000" w:rsidP="00000000" w:rsidRDefault="00000000" w:rsidRPr="00000000" w14:paraId="0000093F">
      <w:pPr>
        <w:spacing w:line="240" w:lineRule="auto"/>
        <w:ind w:left="729" w:firstLine="0"/>
        <w:jc w:val="both"/>
        <w:rPr>
          <w:sz w:val="26"/>
          <w:szCs w:val="26"/>
        </w:rPr>
      </w:pPr>
      <w:r w:rsidDel="00000000" w:rsidR="00000000" w:rsidRPr="00000000">
        <w:rPr>
          <w:sz w:val="26"/>
          <w:szCs w:val="26"/>
          <w:rtl w:val="0"/>
        </w:rPr>
        <w:t xml:space="preserve">**Excluded Attribute:** Harmonia   </w:t>
      </w:r>
    </w:p>
    <w:p w:rsidR="00000000" w:rsidDel="00000000" w:rsidP="00000000" w:rsidRDefault="00000000" w:rsidRPr="00000000" w14:paraId="00000940">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941">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42">
      <w:pPr>
        <w:spacing w:line="240" w:lineRule="auto"/>
        <w:ind w:left="729" w:firstLine="0"/>
        <w:jc w:val="both"/>
        <w:rPr>
          <w:sz w:val="26"/>
          <w:szCs w:val="26"/>
        </w:rPr>
      </w:pPr>
      <w:r w:rsidDel="00000000" w:rsidR="00000000" w:rsidRPr="00000000">
        <w:rPr>
          <w:sz w:val="26"/>
          <w:szCs w:val="26"/>
          <w:rtl w:val="0"/>
        </w:rPr>
        <w:t xml:space="preserve">*"Defy the Odds"*: When below half HP, gain +5% to all rolls until the end of the encounter. </w:t>
      </w:r>
    </w:p>
    <w:p w:rsidR="00000000" w:rsidDel="00000000" w:rsidP="00000000" w:rsidRDefault="00000000" w:rsidRPr="00000000" w14:paraId="000009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46">
      <w:pPr>
        <w:spacing w:line="240" w:lineRule="auto"/>
        <w:ind w:left="729" w:firstLine="0"/>
        <w:jc w:val="both"/>
        <w:rPr>
          <w:sz w:val="26"/>
          <w:szCs w:val="26"/>
        </w:rPr>
      </w:pPr>
      <w:r w:rsidDel="00000000" w:rsidR="00000000" w:rsidRPr="00000000">
        <w:rPr>
          <w:sz w:val="26"/>
          <w:szCs w:val="26"/>
          <w:rtl w:val="0"/>
        </w:rPr>
        <w:t xml:space="preserve">### **11. The Arbiter**   </w:t>
      </w:r>
    </w:p>
    <w:p w:rsidR="00000000" w:rsidDel="00000000" w:rsidP="00000000" w:rsidRDefault="00000000" w:rsidRPr="00000000" w14:paraId="00000947">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48">
      <w:pPr>
        <w:spacing w:line="240" w:lineRule="auto"/>
        <w:ind w:left="729" w:firstLine="0"/>
        <w:jc w:val="both"/>
        <w:rPr>
          <w:sz w:val="26"/>
          <w:szCs w:val="26"/>
        </w:rPr>
      </w:pPr>
      <w:r w:rsidDel="00000000" w:rsidR="00000000" w:rsidRPr="00000000">
        <w:rPr>
          <w:sz w:val="26"/>
          <w:szCs w:val="26"/>
          <w:rtl w:val="0"/>
        </w:rPr>
        <w:t xml:space="preserve">  Arbiters are champions of justice, ensuring fairness and accountability. They thrive in roles requiring decisiveness and clarity.   </w:t>
      </w:r>
    </w:p>
    <w:p w:rsidR="00000000" w:rsidDel="00000000" w:rsidP="00000000" w:rsidRDefault="00000000" w:rsidRPr="00000000" w14:paraId="00000949">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4A">
      <w:pPr>
        <w:spacing w:line="240" w:lineRule="auto"/>
        <w:ind w:left="729" w:firstLine="0"/>
        <w:jc w:val="both"/>
        <w:rPr>
          <w:sz w:val="26"/>
          <w:szCs w:val="26"/>
        </w:rPr>
      </w:pPr>
      <w:r w:rsidDel="00000000" w:rsidR="00000000" w:rsidRPr="00000000">
        <w:rPr>
          <w:sz w:val="26"/>
          <w:szCs w:val="26"/>
          <w:rtl w:val="0"/>
        </w:rPr>
        <w:t xml:space="preserve">+10% Dominion   </w:t>
      </w:r>
    </w:p>
    <w:p w:rsidR="00000000" w:rsidDel="00000000" w:rsidP="00000000" w:rsidRDefault="00000000" w:rsidRPr="00000000" w14:paraId="0000094B">
      <w:pPr>
        <w:spacing w:line="240" w:lineRule="auto"/>
        <w:ind w:left="729" w:firstLine="0"/>
        <w:jc w:val="both"/>
        <w:rPr>
          <w:sz w:val="26"/>
          <w:szCs w:val="26"/>
        </w:rPr>
      </w:pPr>
      <w:r w:rsidDel="00000000" w:rsidR="00000000" w:rsidRPr="00000000">
        <w:rPr>
          <w:sz w:val="26"/>
          <w:szCs w:val="26"/>
          <w:rtl w:val="0"/>
        </w:rPr>
        <w:t xml:space="preserve">+5% Harmonia   </w:t>
      </w:r>
    </w:p>
    <w:p w:rsidR="00000000" w:rsidDel="00000000" w:rsidP="00000000" w:rsidRDefault="00000000" w:rsidRPr="00000000" w14:paraId="0000094C">
      <w:pPr>
        <w:spacing w:line="240" w:lineRule="auto"/>
        <w:ind w:left="729" w:firstLine="0"/>
        <w:jc w:val="both"/>
        <w:rPr>
          <w:sz w:val="26"/>
          <w:szCs w:val="26"/>
        </w:rPr>
      </w:pPr>
      <w:r w:rsidDel="00000000" w:rsidR="00000000" w:rsidRPr="00000000">
        <w:rPr>
          <w:sz w:val="26"/>
          <w:szCs w:val="26"/>
          <w:rtl w:val="0"/>
        </w:rPr>
        <w:t xml:space="preserve">+5% Imperius   </w:t>
      </w:r>
    </w:p>
    <w:p w:rsidR="00000000" w:rsidDel="00000000" w:rsidP="00000000" w:rsidRDefault="00000000" w:rsidRPr="00000000" w14:paraId="0000094D">
      <w:pPr>
        <w:spacing w:line="240" w:lineRule="auto"/>
        <w:ind w:left="729" w:firstLine="0"/>
        <w:jc w:val="both"/>
        <w:rPr>
          <w:sz w:val="26"/>
          <w:szCs w:val="26"/>
        </w:rPr>
      </w:pPr>
      <w:r w:rsidDel="00000000" w:rsidR="00000000" w:rsidRPr="00000000">
        <w:rPr>
          <w:sz w:val="26"/>
          <w:szCs w:val="26"/>
          <w:rtl w:val="0"/>
        </w:rPr>
        <w:t xml:space="preserve">**Excluded Attribute:** Katra   </w:t>
      </w:r>
    </w:p>
    <w:p w:rsidR="00000000" w:rsidDel="00000000" w:rsidP="00000000" w:rsidRDefault="00000000" w:rsidRPr="00000000" w14:paraId="0000094E">
      <w:pPr>
        <w:spacing w:line="240" w:lineRule="auto"/>
        <w:ind w:left="729" w:firstLine="0"/>
        <w:jc w:val="both"/>
        <w:rPr>
          <w:sz w:val="26"/>
          <w:szCs w:val="26"/>
        </w:rPr>
      </w:pPr>
      <w:r w:rsidDel="00000000" w:rsidR="00000000" w:rsidRPr="00000000">
        <w:rPr>
          <w:sz w:val="26"/>
          <w:szCs w:val="26"/>
          <w:rtl w:val="0"/>
        </w:rPr>
        <w:t xml:space="preserve">**Entropy/Gnosis Push:** +5% Gnosis   </w:t>
      </w:r>
    </w:p>
    <w:p w:rsidR="00000000" w:rsidDel="00000000" w:rsidP="00000000" w:rsidRDefault="00000000" w:rsidRPr="00000000" w14:paraId="0000094F">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50">
      <w:pPr>
        <w:spacing w:line="240" w:lineRule="auto"/>
        <w:ind w:left="729" w:firstLine="0"/>
        <w:jc w:val="both"/>
        <w:rPr>
          <w:sz w:val="26"/>
          <w:szCs w:val="26"/>
        </w:rPr>
      </w:pPr>
      <w:r w:rsidDel="00000000" w:rsidR="00000000" w:rsidRPr="00000000">
        <w:rPr>
          <w:sz w:val="26"/>
          <w:szCs w:val="26"/>
          <w:rtl w:val="0"/>
        </w:rPr>
        <w:t xml:space="preserve">*"Balance the Scales"*: Once per session, shift an ally or enemy’s roll by up to 10% in either direction. </w:t>
      </w:r>
    </w:p>
    <w:p w:rsidR="00000000" w:rsidDel="00000000" w:rsidP="00000000" w:rsidRDefault="00000000" w:rsidRPr="00000000" w14:paraId="000009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5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5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54">
      <w:pPr>
        <w:spacing w:line="240" w:lineRule="auto"/>
        <w:ind w:left="729" w:firstLine="0"/>
        <w:jc w:val="both"/>
        <w:rPr>
          <w:sz w:val="26"/>
          <w:szCs w:val="26"/>
        </w:rPr>
      </w:pPr>
      <w:r w:rsidDel="00000000" w:rsidR="00000000" w:rsidRPr="00000000">
        <w:rPr>
          <w:sz w:val="26"/>
          <w:szCs w:val="26"/>
          <w:rtl w:val="0"/>
        </w:rPr>
        <w:t xml:space="preserve">### **12. The Revenant**   </w:t>
      </w:r>
    </w:p>
    <w:p w:rsidR="00000000" w:rsidDel="00000000" w:rsidP="00000000" w:rsidRDefault="00000000" w:rsidRPr="00000000" w14:paraId="00000955">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56">
      <w:pPr>
        <w:spacing w:line="240" w:lineRule="auto"/>
        <w:ind w:left="729" w:firstLine="0"/>
        <w:jc w:val="both"/>
        <w:rPr>
          <w:sz w:val="26"/>
          <w:szCs w:val="26"/>
        </w:rPr>
      </w:pPr>
      <w:r w:rsidDel="00000000" w:rsidR="00000000" w:rsidRPr="00000000">
        <w:rPr>
          <w:sz w:val="26"/>
          <w:szCs w:val="26"/>
          <w:rtl w:val="0"/>
        </w:rPr>
        <w:t xml:space="preserve">  Revenants are driven by unfinished business or personal tragedy, persevering through hardship with an unyielding will.   </w:t>
      </w:r>
    </w:p>
    <w:p w:rsidR="00000000" w:rsidDel="00000000" w:rsidP="00000000" w:rsidRDefault="00000000" w:rsidRPr="00000000" w14:paraId="00000957">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58">
      <w:pPr>
        <w:spacing w:line="240" w:lineRule="auto"/>
        <w:ind w:left="729" w:firstLine="0"/>
        <w:jc w:val="both"/>
        <w:rPr>
          <w:sz w:val="26"/>
          <w:szCs w:val="26"/>
        </w:rPr>
      </w:pPr>
      <w:r w:rsidDel="00000000" w:rsidR="00000000" w:rsidRPr="00000000">
        <w:rPr>
          <w:sz w:val="26"/>
          <w:szCs w:val="26"/>
          <w:rtl w:val="0"/>
        </w:rPr>
        <w:t xml:space="preserve">+10% Imperius   </w:t>
      </w:r>
    </w:p>
    <w:p w:rsidR="00000000" w:rsidDel="00000000" w:rsidP="00000000" w:rsidRDefault="00000000" w:rsidRPr="00000000" w14:paraId="00000959">
      <w:pPr>
        <w:spacing w:line="240" w:lineRule="auto"/>
        <w:ind w:left="729" w:firstLine="0"/>
        <w:jc w:val="both"/>
        <w:rPr>
          <w:sz w:val="26"/>
          <w:szCs w:val="26"/>
        </w:rPr>
      </w:pPr>
      <w:r w:rsidDel="00000000" w:rsidR="00000000" w:rsidRPr="00000000">
        <w:rPr>
          <w:sz w:val="26"/>
          <w:szCs w:val="26"/>
          <w:rtl w:val="0"/>
        </w:rPr>
        <w:t xml:space="preserve">+5% Dominion   </w:t>
      </w:r>
    </w:p>
    <w:p w:rsidR="00000000" w:rsidDel="00000000" w:rsidP="00000000" w:rsidRDefault="00000000" w:rsidRPr="00000000" w14:paraId="0000095A">
      <w:pPr>
        <w:spacing w:line="240" w:lineRule="auto"/>
        <w:ind w:left="729" w:firstLine="0"/>
        <w:jc w:val="both"/>
        <w:rPr>
          <w:sz w:val="26"/>
          <w:szCs w:val="26"/>
        </w:rPr>
      </w:pPr>
      <w:r w:rsidDel="00000000" w:rsidR="00000000" w:rsidRPr="00000000">
        <w:rPr>
          <w:sz w:val="26"/>
          <w:szCs w:val="26"/>
          <w:rtl w:val="0"/>
        </w:rPr>
        <w:t xml:space="preserve">+5% Harmonia   </w:t>
      </w:r>
    </w:p>
    <w:p w:rsidR="00000000" w:rsidDel="00000000" w:rsidP="00000000" w:rsidRDefault="00000000" w:rsidRPr="00000000" w14:paraId="0000095B">
      <w:pPr>
        <w:spacing w:line="240" w:lineRule="auto"/>
        <w:ind w:left="729" w:firstLine="0"/>
        <w:jc w:val="both"/>
        <w:rPr>
          <w:sz w:val="26"/>
          <w:szCs w:val="26"/>
        </w:rPr>
      </w:pPr>
      <w:r w:rsidDel="00000000" w:rsidR="00000000" w:rsidRPr="00000000">
        <w:rPr>
          <w:sz w:val="26"/>
          <w:szCs w:val="26"/>
          <w:rtl w:val="0"/>
        </w:rPr>
        <w:t xml:space="preserve">**Excluded Attribute:** Katra   </w:t>
      </w:r>
    </w:p>
    <w:p w:rsidR="00000000" w:rsidDel="00000000" w:rsidP="00000000" w:rsidRDefault="00000000" w:rsidRPr="00000000" w14:paraId="0000095C">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95D">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5E">
      <w:pPr>
        <w:spacing w:line="240" w:lineRule="auto"/>
        <w:ind w:left="729" w:firstLine="0"/>
        <w:jc w:val="both"/>
        <w:rPr>
          <w:sz w:val="26"/>
          <w:szCs w:val="26"/>
        </w:rPr>
      </w:pPr>
      <w:r w:rsidDel="00000000" w:rsidR="00000000" w:rsidRPr="00000000">
        <w:rPr>
          <w:sz w:val="26"/>
          <w:szCs w:val="26"/>
          <w:rtl w:val="0"/>
        </w:rPr>
        <w:t xml:space="preserve">*"Unyielding Will"*: When reduced to 0 HP, roll a d20. On 15+, regain 25% HP. </w:t>
      </w:r>
    </w:p>
    <w:p w:rsidR="00000000" w:rsidDel="00000000" w:rsidP="00000000" w:rsidRDefault="00000000" w:rsidRPr="00000000" w14:paraId="0000095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6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6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62">
      <w:pPr>
        <w:spacing w:line="240" w:lineRule="auto"/>
        <w:ind w:left="729" w:firstLine="0"/>
        <w:jc w:val="both"/>
        <w:rPr>
          <w:sz w:val="26"/>
          <w:szCs w:val="26"/>
        </w:rPr>
      </w:pPr>
      <w:r w:rsidDel="00000000" w:rsidR="00000000" w:rsidRPr="00000000">
        <w:rPr>
          <w:sz w:val="26"/>
          <w:szCs w:val="26"/>
          <w:rtl w:val="0"/>
        </w:rPr>
        <w:t xml:space="preserve">### **13. The Catalyst**   </w:t>
      </w:r>
    </w:p>
    <w:p w:rsidR="00000000" w:rsidDel="00000000" w:rsidP="00000000" w:rsidRDefault="00000000" w:rsidRPr="00000000" w14:paraId="00000963">
      <w:pPr>
        <w:spacing w:line="240" w:lineRule="auto"/>
        <w:ind w:left="729" w:firstLine="0"/>
        <w:jc w:val="both"/>
        <w:rPr>
          <w:sz w:val="26"/>
          <w:szCs w:val="26"/>
        </w:rPr>
      </w:pPr>
      <w:r w:rsidDel="00000000" w:rsidR="00000000" w:rsidRPr="00000000">
        <w:rPr>
          <w:sz w:val="26"/>
          <w:szCs w:val="26"/>
          <w:rtl w:val="0"/>
        </w:rPr>
        <w:t xml:space="preserve">**Thematic Core:**   </w:t>
      </w:r>
    </w:p>
    <w:p w:rsidR="00000000" w:rsidDel="00000000" w:rsidP="00000000" w:rsidRDefault="00000000" w:rsidRPr="00000000" w14:paraId="00000964">
      <w:pPr>
        <w:spacing w:line="240" w:lineRule="auto"/>
        <w:ind w:left="729" w:firstLine="0"/>
        <w:jc w:val="both"/>
        <w:rPr>
          <w:sz w:val="26"/>
          <w:szCs w:val="26"/>
        </w:rPr>
      </w:pPr>
      <w:r w:rsidDel="00000000" w:rsidR="00000000" w:rsidRPr="00000000">
        <w:rPr>
          <w:sz w:val="26"/>
          <w:szCs w:val="26"/>
          <w:rtl w:val="0"/>
        </w:rPr>
        <w:t xml:space="preserve">  Catalysts spark change and transformation, embodying the duality of creation and destruction.   </w:t>
      </w:r>
    </w:p>
    <w:p w:rsidR="00000000" w:rsidDel="00000000" w:rsidP="00000000" w:rsidRDefault="00000000" w:rsidRPr="00000000" w14:paraId="00000965">
      <w:pPr>
        <w:spacing w:line="240" w:lineRule="auto"/>
        <w:ind w:left="729" w:firstLine="0"/>
        <w:jc w:val="both"/>
        <w:rPr>
          <w:sz w:val="26"/>
          <w:szCs w:val="26"/>
        </w:rPr>
      </w:pPr>
      <w:r w:rsidDel="00000000" w:rsidR="00000000" w:rsidRPr="00000000">
        <w:rPr>
          <w:sz w:val="26"/>
          <w:szCs w:val="26"/>
          <w:rtl w:val="0"/>
        </w:rPr>
        <w:t xml:space="preserve">**Attribute Bonuses:**   </w:t>
      </w:r>
    </w:p>
    <w:p w:rsidR="00000000" w:rsidDel="00000000" w:rsidP="00000000" w:rsidRDefault="00000000" w:rsidRPr="00000000" w14:paraId="00000966">
      <w:pPr>
        <w:spacing w:line="240" w:lineRule="auto"/>
        <w:ind w:left="729" w:firstLine="0"/>
        <w:jc w:val="both"/>
        <w:rPr>
          <w:sz w:val="26"/>
          <w:szCs w:val="26"/>
        </w:rPr>
      </w:pPr>
      <w:r w:rsidDel="00000000" w:rsidR="00000000" w:rsidRPr="00000000">
        <w:rPr>
          <w:sz w:val="26"/>
          <w:szCs w:val="26"/>
          <w:rtl w:val="0"/>
        </w:rPr>
        <w:t xml:space="preserve">+10% Katra   </w:t>
      </w:r>
    </w:p>
    <w:p w:rsidR="00000000" w:rsidDel="00000000" w:rsidP="00000000" w:rsidRDefault="00000000" w:rsidRPr="00000000" w14:paraId="00000967">
      <w:pPr>
        <w:spacing w:line="240" w:lineRule="auto"/>
        <w:ind w:left="729" w:firstLine="0"/>
        <w:jc w:val="both"/>
        <w:rPr>
          <w:sz w:val="26"/>
          <w:szCs w:val="26"/>
        </w:rPr>
      </w:pPr>
      <w:r w:rsidDel="00000000" w:rsidR="00000000" w:rsidRPr="00000000">
        <w:rPr>
          <w:sz w:val="26"/>
          <w:szCs w:val="26"/>
          <w:rtl w:val="0"/>
        </w:rPr>
        <w:t xml:space="preserve">+5% Imperius   </w:t>
      </w:r>
    </w:p>
    <w:p w:rsidR="00000000" w:rsidDel="00000000" w:rsidP="00000000" w:rsidRDefault="00000000" w:rsidRPr="00000000" w14:paraId="00000968">
      <w:pPr>
        <w:spacing w:line="240" w:lineRule="auto"/>
        <w:ind w:left="729" w:firstLine="0"/>
        <w:jc w:val="both"/>
        <w:rPr>
          <w:sz w:val="26"/>
          <w:szCs w:val="26"/>
        </w:rPr>
      </w:pPr>
      <w:r w:rsidDel="00000000" w:rsidR="00000000" w:rsidRPr="00000000">
        <w:rPr>
          <w:sz w:val="26"/>
          <w:szCs w:val="26"/>
          <w:rtl w:val="0"/>
        </w:rPr>
        <w:t xml:space="preserve">+5% Harmonia   </w:t>
      </w:r>
    </w:p>
    <w:p w:rsidR="00000000" w:rsidDel="00000000" w:rsidP="00000000" w:rsidRDefault="00000000" w:rsidRPr="00000000" w14:paraId="00000969">
      <w:pPr>
        <w:spacing w:line="240" w:lineRule="auto"/>
        <w:ind w:left="729" w:firstLine="0"/>
        <w:jc w:val="both"/>
        <w:rPr>
          <w:sz w:val="26"/>
          <w:szCs w:val="26"/>
        </w:rPr>
      </w:pPr>
      <w:r w:rsidDel="00000000" w:rsidR="00000000" w:rsidRPr="00000000">
        <w:rPr>
          <w:sz w:val="26"/>
          <w:szCs w:val="26"/>
          <w:rtl w:val="0"/>
        </w:rPr>
        <w:t xml:space="preserve">**Excluded Attribute:** Dominion   </w:t>
      </w:r>
    </w:p>
    <w:p w:rsidR="00000000" w:rsidDel="00000000" w:rsidP="00000000" w:rsidRDefault="00000000" w:rsidRPr="00000000" w14:paraId="0000096A">
      <w:pPr>
        <w:spacing w:line="240" w:lineRule="auto"/>
        <w:ind w:left="729" w:firstLine="0"/>
        <w:jc w:val="both"/>
        <w:rPr>
          <w:sz w:val="26"/>
          <w:szCs w:val="26"/>
        </w:rPr>
      </w:pPr>
      <w:r w:rsidDel="00000000" w:rsidR="00000000" w:rsidRPr="00000000">
        <w:rPr>
          <w:sz w:val="26"/>
          <w:szCs w:val="26"/>
          <w:rtl w:val="0"/>
        </w:rPr>
        <w:t xml:space="preserve">**Entropy/Gnosis Push:** +5% Entropy   </w:t>
      </w:r>
    </w:p>
    <w:p w:rsidR="00000000" w:rsidDel="00000000" w:rsidP="00000000" w:rsidRDefault="00000000" w:rsidRPr="00000000" w14:paraId="0000096B">
      <w:pPr>
        <w:spacing w:line="240" w:lineRule="auto"/>
        <w:ind w:left="729" w:firstLine="0"/>
        <w:jc w:val="both"/>
        <w:rPr>
          <w:sz w:val="26"/>
          <w:szCs w:val="26"/>
        </w:rPr>
      </w:pPr>
      <w:r w:rsidDel="00000000" w:rsidR="00000000" w:rsidRPr="00000000">
        <w:rPr>
          <w:sz w:val="26"/>
          <w:szCs w:val="26"/>
          <w:rtl w:val="0"/>
        </w:rPr>
        <w:t xml:space="preserve">**Paragon Trait:**   </w:t>
      </w:r>
    </w:p>
    <w:p w:rsidR="00000000" w:rsidDel="00000000" w:rsidP="00000000" w:rsidRDefault="00000000" w:rsidRPr="00000000" w14:paraId="0000096C">
      <w:pPr>
        <w:spacing w:line="240" w:lineRule="auto"/>
        <w:ind w:left="729" w:firstLine="0"/>
        <w:jc w:val="both"/>
        <w:rPr>
          <w:sz w:val="26"/>
          <w:szCs w:val="26"/>
        </w:rPr>
      </w:pPr>
      <w:r w:rsidDel="00000000" w:rsidR="00000000" w:rsidRPr="00000000">
        <w:rPr>
          <w:sz w:val="26"/>
          <w:szCs w:val="26"/>
          <w:rtl w:val="0"/>
        </w:rPr>
        <w:t xml:space="preserve">*"Spark of Change"*: Once per session, force the Overseer to reroll a random event or action. </w:t>
      </w:r>
    </w:p>
    <w:p w:rsidR="00000000" w:rsidDel="00000000" w:rsidP="00000000" w:rsidRDefault="00000000" w:rsidRPr="00000000" w14:paraId="0000096D">
      <w:pPr>
        <w:spacing w:line="240" w:lineRule="auto"/>
        <w:ind w:left="729" w:firstLine="0"/>
        <w:jc w:val="both"/>
        <w:rPr>
          <w:sz w:val="26"/>
          <w:szCs w:val="26"/>
        </w:rPr>
      </w:pPr>
      <w:r w:rsidDel="00000000" w:rsidR="00000000" w:rsidRPr="00000000">
        <w:rPr>
          <w:sz w:val="26"/>
          <w:szCs w:val="26"/>
          <w:rtl w:val="0"/>
        </w:rPr>
        <w:t xml:space="preserve">Attributes </w:t>
      </w:r>
    </w:p>
    <w:p w:rsidR="00000000" w:rsidDel="00000000" w:rsidP="00000000" w:rsidRDefault="00000000" w:rsidRPr="00000000" w14:paraId="0000096E">
      <w:pPr>
        <w:spacing w:line="240" w:lineRule="auto"/>
        <w:ind w:left="729" w:firstLine="0"/>
        <w:jc w:val="both"/>
        <w:rPr>
          <w:sz w:val="26"/>
          <w:szCs w:val="26"/>
        </w:rPr>
      </w:pPr>
      <w:r w:rsidDel="00000000" w:rsidR="00000000" w:rsidRPr="00000000">
        <w:rPr>
          <w:sz w:val="26"/>
          <w:szCs w:val="26"/>
          <w:rtl w:val="0"/>
        </w:rPr>
        <w:t xml:space="preserve">Introduction to Attributes </w:t>
      </w:r>
    </w:p>
    <w:p w:rsidR="00000000" w:rsidDel="00000000" w:rsidP="00000000" w:rsidRDefault="00000000" w:rsidRPr="00000000" w14:paraId="0000096F">
      <w:pPr>
        <w:spacing w:line="240" w:lineRule="auto"/>
        <w:ind w:left="729" w:firstLine="0"/>
        <w:jc w:val="both"/>
        <w:rPr>
          <w:sz w:val="26"/>
          <w:szCs w:val="26"/>
        </w:rPr>
      </w:pPr>
      <w:r w:rsidDel="00000000" w:rsidR="00000000" w:rsidRPr="00000000">
        <w:rPr>
          <w:sz w:val="26"/>
          <w:szCs w:val="26"/>
          <w:rtl w:val="0"/>
        </w:rPr>
        <w:t xml:space="preserve">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 </w:t>
      </w:r>
    </w:p>
    <w:p w:rsidR="00000000" w:rsidDel="00000000" w:rsidP="00000000" w:rsidRDefault="00000000" w:rsidRPr="00000000" w14:paraId="00000970">
      <w:pPr>
        <w:spacing w:line="240" w:lineRule="auto"/>
        <w:ind w:left="729" w:firstLine="0"/>
        <w:jc w:val="both"/>
        <w:rPr>
          <w:sz w:val="26"/>
          <w:szCs w:val="26"/>
        </w:rPr>
      </w:pPr>
      <w:r w:rsidDel="00000000" w:rsidR="00000000" w:rsidRPr="00000000">
        <w:rPr>
          <w:sz w:val="26"/>
          <w:szCs w:val="26"/>
          <w:rtl w:val="0"/>
        </w:rPr>
        <w:t xml:space="preserve">Attributes determine: </w:t>
      </w:r>
    </w:p>
    <w:p w:rsidR="00000000" w:rsidDel="00000000" w:rsidP="00000000" w:rsidRDefault="00000000" w:rsidRPr="00000000" w14:paraId="00000971">
      <w:pPr>
        <w:spacing w:line="240" w:lineRule="auto"/>
        <w:ind w:left="729" w:firstLine="0"/>
        <w:jc w:val="both"/>
        <w:rPr>
          <w:sz w:val="26"/>
          <w:szCs w:val="26"/>
        </w:rPr>
      </w:pPr>
      <w:r w:rsidDel="00000000" w:rsidR="00000000" w:rsidRPr="00000000">
        <w:rPr>
          <w:sz w:val="26"/>
          <w:szCs w:val="26"/>
          <w:rtl w:val="0"/>
        </w:rPr>
        <w:t xml:space="preserve">Core Stats: Key values for actions and decisions. </w:t>
      </w:r>
    </w:p>
    <w:p w:rsidR="00000000" w:rsidDel="00000000" w:rsidP="00000000" w:rsidRDefault="00000000" w:rsidRPr="00000000" w14:paraId="00000972">
      <w:pPr>
        <w:spacing w:line="240" w:lineRule="auto"/>
        <w:ind w:left="729" w:firstLine="0"/>
        <w:jc w:val="both"/>
        <w:rPr>
          <w:sz w:val="26"/>
          <w:szCs w:val="26"/>
        </w:rPr>
      </w:pPr>
      <w:r w:rsidDel="00000000" w:rsidR="00000000" w:rsidRPr="00000000">
        <w:rPr>
          <w:sz w:val="26"/>
          <w:szCs w:val="26"/>
          <w:rtl w:val="0"/>
        </w:rPr>
        <w:t xml:space="preserve">Derived Stats: Secondary values such as health, thresholds, perception, and insight. </w:t>
      </w:r>
    </w:p>
    <w:p w:rsidR="00000000" w:rsidDel="00000000" w:rsidP="00000000" w:rsidRDefault="00000000" w:rsidRPr="00000000" w14:paraId="00000973">
      <w:pPr>
        <w:spacing w:line="240" w:lineRule="auto"/>
        <w:ind w:left="729" w:firstLine="0"/>
        <w:jc w:val="both"/>
        <w:rPr>
          <w:sz w:val="26"/>
          <w:szCs w:val="26"/>
        </w:rPr>
      </w:pPr>
      <w:r w:rsidDel="00000000" w:rsidR="00000000" w:rsidRPr="00000000">
        <w:rPr>
          <w:sz w:val="26"/>
          <w:szCs w:val="26"/>
          <w:rtl w:val="0"/>
        </w:rPr>
        <w:t xml:space="preserve">Spiritual Mechanics: The balance </w:t>
      </w:r>
    </w:p>
    <w:p w:rsidR="00000000" w:rsidDel="00000000" w:rsidP="00000000" w:rsidRDefault="00000000" w:rsidRPr="00000000" w14:paraId="00000974">
      <w:pPr>
        <w:spacing w:line="240" w:lineRule="auto"/>
        <w:ind w:left="729" w:firstLine="0"/>
        <w:jc w:val="both"/>
        <w:rPr>
          <w:sz w:val="26"/>
          <w:szCs w:val="26"/>
        </w:rPr>
      </w:pPr>
      <w:r w:rsidDel="00000000" w:rsidR="00000000" w:rsidRPr="00000000">
        <w:rPr>
          <w:sz w:val="26"/>
          <w:szCs w:val="26"/>
          <w:rtl w:val="0"/>
        </w:rPr>
        <w:t xml:space="preserve">between Gnosis (harmony) and Entropy (chaos), which affect alignment and other gameplay elements. </w:t>
      </w:r>
    </w:p>
    <w:p w:rsidR="00000000" w:rsidDel="00000000" w:rsidP="00000000" w:rsidRDefault="00000000" w:rsidRPr="00000000" w14:paraId="00000975">
      <w:pPr>
        <w:spacing w:line="240" w:lineRule="auto"/>
        <w:ind w:left="729" w:firstLine="0"/>
        <w:jc w:val="both"/>
        <w:rPr>
          <w:sz w:val="26"/>
          <w:szCs w:val="26"/>
        </w:rPr>
      </w:pPr>
      <w:r w:rsidDel="00000000" w:rsidR="00000000" w:rsidRPr="00000000">
        <w:rPr>
          <w:sz w:val="26"/>
          <w:szCs w:val="26"/>
          <w:rtl w:val="0"/>
        </w:rPr>
        <w:t xml:space="preserve">The Pentagram System </w:t>
      </w:r>
    </w:p>
    <w:p w:rsidR="00000000" w:rsidDel="00000000" w:rsidP="00000000" w:rsidRDefault="00000000" w:rsidRPr="00000000" w14:paraId="00000976">
      <w:pPr>
        <w:spacing w:line="240" w:lineRule="auto"/>
        <w:ind w:left="729" w:firstLine="0"/>
        <w:jc w:val="both"/>
        <w:rPr>
          <w:sz w:val="26"/>
          <w:szCs w:val="26"/>
        </w:rPr>
      </w:pPr>
      <w:r w:rsidDel="00000000" w:rsidR="00000000" w:rsidRPr="00000000">
        <w:rPr>
          <w:sz w:val="26"/>
          <w:szCs w:val="26"/>
          <w:rtl w:val="0"/>
        </w:rPr>
        <w:t xml:space="preserve">The pentagram system governs how attributes interact, ensuring dynamic balance and thematic depth. Each of the four core attributes corresponds to an elemental force and exerts a push-pull effect on its opposing attribute. </w:t>
      </w:r>
    </w:p>
    <w:p w:rsidR="00000000" w:rsidDel="00000000" w:rsidP="00000000" w:rsidRDefault="00000000" w:rsidRPr="00000000" w14:paraId="00000977">
      <w:pPr>
        <w:spacing w:line="240" w:lineRule="auto"/>
        <w:ind w:left="729" w:firstLine="0"/>
        <w:jc w:val="both"/>
        <w:rPr>
          <w:sz w:val="26"/>
          <w:szCs w:val="26"/>
        </w:rPr>
      </w:pPr>
      <w:r w:rsidDel="00000000" w:rsidR="00000000" w:rsidRPr="00000000">
        <w:rPr>
          <w:sz w:val="26"/>
          <w:szCs w:val="26"/>
          <w:rtl w:val="0"/>
        </w:rPr>
        <w:t xml:space="preserve">Attribute </w:t>
        <w:tab/>
        <w:t xml:space="preserve">Element </w:t>
        <w:tab/>
        <w:t xml:space="preserve">Opposed Attribute </w:t>
      </w:r>
    </w:p>
    <w:p w:rsidR="00000000" w:rsidDel="00000000" w:rsidP="00000000" w:rsidRDefault="00000000" w:rsidRPr="00000000" w14:paraId="00000978">
      <w:pPr>
        <w:spacing w:line="240" w:lineRule="auto"/>
        <w:ind w:left="729" w:firstLine="0"/>
        <w:jc w:val="both"/>
        <w:rPr>
          <w:sz w:val="26"/>
          <w:szCs w:val="26"/>
        </w:rPr>
      </w:pPr>
      <w:r w:rsidDel="00000000" w:rsidR="00000000" w:rsidRPr="00000000">
        <w:rPr>
          <w:sz w:val="26"/>
          <w:szCs w:val="26"/>
          <w:rtl w:val="0"/>
        </w:rPr>
        <w:t xml:space="preserve">Description </w:t>
      </w:r>
    </w:p>
    <w:p w:rsidR="00000000" w:rsidDel="00000000" w:rsidP="00000000" w:rsidRDefault="00000000" w:rsidRPr="00000000" w14:paraId="00000979">
      <w:pPr>
        <w:spacing w:line="240" w:lineRule="auto"/>
        <w:ind w:left="729" w:firstLine="0"/>
        <w:jc w:val="both"/>
        <w:rPr>
          <w:sz w:val="26"/>
          <w:szCs w:val="26"/>
        </w:rPr>
      </w:pPr>
      <w:r w:rsidDel="00000000" w:rsidR="00000000" w:rsidRPr="00000000">
        <w:rPr>
          <w:sz w:val="26"/>
          <w:szCs w:val="26"/>
          <w:rtl w:val="0"/>
        </w:rPr>
        <w:t xml:space="preserve">Katra Air </w:t>
        <w:tab/>
        <w:t xml:space="preserve">Dominion (Earth) </w:t>
        <w:tab/>
        <w:t xml:space="preserve">Willpower, adaptability, mental agility. </w:t>
      </w:r>
    </w:p>
    <w:p w:rsidR="00000000" w:rsidDel="00000000" w:rsidP="00000000" w:rsidRDefault="00000000" w:rsidRPr="00000000" w14:paraId="0000097A">
      <w:pPr>
        <w:spacing w:line="240" w:lineRule="auto"/>
        <w:ind w:left="729" w:firstLine="0"/>
        <w:jc w:val="both"/>
        <w:rPr>
          <w:sz w:val="26"/>
          <w:szCs w:val="26"/>
        </w:rPr>
      </w:pPr>
      <w:r w:rsidDel="00000000" w:rsidR="00000000" w:rsidRPr="00000000">
        <w:rPr>
          <w:sz w:val="26"/>
          <w:szCs w:val="26"/>
          <w:rtl w:val="0"/>
        </w:rPr>
        <w:t xml:space="preserve">Harmonia </w:t>
        <w:tab/>
        <w:t xml:space="preserve">Water Imperius (Fire) </w:t>
        <w:tab/>
        <w:t xml:space="preserve">Intuition, empathy, emotional flow. </w:t>
      </w:r>
    </w:p>
    <w:p w:rsidR="00000000" w:rsidDel="00000000" w:rsidP="00000000" w:rsidRDefault="00000000" w:rsidRPr="00000000" w14:paraId="0000097B">
      <w:pPr>
        <w:spacing w:line="240" w:lineRule="auto"/>
        <w:ind w:left="729" w:firstLine="0"/>
        <w:jc w:val="both"/>
        <w:rPr>
          <w:sz w:val="26"/>
          <w:szCs w:val="26"/>
        </w:rPr>
      </w:pPr>
      <w:r w:rsidDel="00000000" w:rsidR="00000000" w:rsidRPr="00000000">
        <w:rPr>
          <w:sz w:val="26"/>
          <w:szCs w:val="26"/>
          <w:rtl w:val="0"/>
        </w:rPr>
        <w:t xml:space="preserve">Dominion </w:t>
        <w:tab/>
        <w:t xml:space="preserve">Earth Katra (Air) </w:t>
        <w:tab/>
        <w:t xml:space="preserve">Strength, endurance, stability. </w:t>
      </w:r>
    </w:p>
    <w:p w:rsidR="00000000" w:rsidDel="00000000" w:rsidP="00000000" w:rsidRDefault="00000000" w:rsidRPr="00000000" w14:paraId="0000097C">
      <w:pPr>
        <w:spacing w:line="240" w:lineRule="auto"/>
        <w:ind w:left="729" w:firstLine="0"/>
        <w:jc w:val="both"/>
        <w:rPr>
          <w:sz w:val="26"/>
          <w:szCs w:val="26"/>
        </w:rPr>
      </w:pPr>
      <w:r w:rsidDel="00000000" w:rsidR="00000000" w:rsidRPr="00000000">
        <w:rPr>
          <w:sz w:val="26"/>
          <w:szCs w:val="26"/>
          <w:rtl w:val="0"/>
        </w:rPr>
        <w:t xml:space="preserve">Imperius </w:t>
        <w:tab/>
        <w:t xml:space="preserve">Fire </w:t>
        <w:tab/>
        <w:t xml:space="preserve">Harmonia (Water) </w:t>
        <w:tab/>
        <w:t xml:space="preserve">Ambition, aggression, primal energy. </w:t>
      </w:r>
    </w:p>
    <w:p w:rsidR="00000000" w:rsidDel="00000000" w:rsidP="00000000" w:rsidRDefault="00000000" w:rsidRPr="00000000" w14:paraId="0000097D">
      <w:pPr>
        <w:spacing w:line="240" w:lineRule="auto"/>
        <w:ind w:left="729" w:firstLine="0"/>
        <w:jc w:val="both"/>
        <w:rPr>
          <w:sz w:val="26"/>
          <w:szCs w:val="26"/>
        </w:rPr>
      </w:pPr>
      <w:r w:rsidDel="00000000" w:rsidR="00000000" w:rsidRPr="00000000">
        <w:rPr>
          <w:sz w:val="26"/>
          <w:szCs w:val="26"/>
          <w:rtl w:val="0"/>
        </w:rPr>
        <w:t xml:space="preserve">Push-Pull Dynamics </w:t>
      </w:r>
    </w:p>
    <w:p w:rsidR="00000000" w:rsidDel="00000000" w:rsidP="00000000" w:rsidRDefault="00000000" w:rsidRPr="00000000" w14:paraId="0000097E">
      <w:pPr>
        <w:spacing w:line="240" w:lineRule="auto"/>
        <w:ind w:left="729" w:firstLine="0"/>
        <w:jc w:val="both"/>
        <w:rPr>
          <w:sz w:val="26"/>
          <w:szCs w:val="26"/>
        </w:rPr>
      </w:pPr>
      <w:r w:rsidDel="00000000" w:rsidR="00000000" w:rsidRPr="00000000">
        <w:rPr>
          <w:sz w:val="26"/>
          <w:szCs w:val="26"/>
          <w:rtl w:val="0"/>
        </w:rPr>
        <w:t xml:space="preserve">Increasing one attribute naturally reduces its opposite, maintaining balance within the pentagram system. For example: </w:t>
      </w:r>
    </w:p>
    <w:p w:rsidR="00000000" w:rsidDel="00000000" w:rsidP="00000000" w:rsidRDefault="00000000" w:rsidRPr="00000000" w14:paraId="0000097F">
      <w:pPr>
        <w:spacing w:line="240" w:lineRule="auto"/>
        <w:ind w:left="729" w:firstLine="0"/>
        <w:jc w:val="both"/>
        <w:rPr>
          <w:sz w:val="26"/>
          <w:szCs w:val="26"/>
        </w:rPr>
      </w:pPr>
      <w:r w:rsidDel="00000000" w:rsidR="00000000" w:rsidRPr="00000000">
        <w:rPr>
          <w:sz w:val="26"/>
          <w:szCs w:val="26"/>
          <w:rtl w:val="0"/>
        </w:rPr>
        <w:t xml:space="preserve">Increasing Katra enhances </w:t>
      </w:r>
    </w:p>
    <w:p w:rsidR="00000000" w:rsidDel="00000000" w:rsidP="00000000" w:rsidRDefault="00000000" w:rsidRPr="00000000" w14:paraId="00000980">
      <w:pPr>
        <w:spacing w:line="240" w:lineRule="auto"/>
        <w:ind w:left="729" w:firstLine="0"/>
        <w:jc w:val="both"/>
        <w:rPr>
          <w:sz w:val="26"/>
          <w:szCs w:val="26"/>
        </w:rPr>
      </w:pPr>
      <w:r w:rsidDel="00000000" w:rsidR="00000000" w:rsidRPr="00000000">
        <w:rPr>
          <w:sz w:val="26"/>
          <w:szCs w:val="26"/>
          <w:rtl w:val="0"/>
        </w:rPr>
        <w:t xml:space="preserve">adaptability and mental agility but weakens physical stability (Dominion). </w:t>
      </w:r>
    </w:p>
    <w:p w:rsidR="00000000" w:rsidDel="00000000" w:rsidP="00000000" w:rsidRDefault="00000000" w:rsidRPr="00000000" w14:paraId="00000981">
      <w:pPr>
        <w:spacing w:line="240" w:lineRule="auto"/>
        <w:ind w:left="729" w:firstLine="0"/>
        <w:jc w:val="both"/>
        <w:rPr>
          <w:sz w:val="26"/>
          <w:szCs w:val="26"/>
        </w:rPr>
      </w:pPr>
      <w:r w:rsidDel="00000000" w:rsidR="00000000" w:rsidRPr="00000000">
        <w:rPr>
          <w:sz w:val="26"/>
          <w:szCs w:val="26"/>
          <w:rtl w:val="0"/>
        </w:rPr>
        <w:t xml:space="preserve">Increasing Imperius strengthens </w:t>
      </w:r>
    </w:p>
    <w:p w:rsidR="00000000" w:rsidDel="00000000" w:rsidP="00000000" w:rsidRDefault="00000000" w:rsidRPr="00000000" w14:paraId="00000982">
      <w:pPr>
        <w:spacing w:line="240" w:lineRule="auto"/>
        <w:ind w:left="729" w:firstLine="0"/>
        <w:jc w:val="both"/>
        <w:rPr>
          <w:sz w:val="26"/>
          <w:szCs w:val="26"/>
        </w:rPr>
      </w:pPr>
      <w:r w:rsidDel="00000000" w:rsidR="00000000" w:rsidRPr="00000000">
        <w:rPr>
          <w:sz w:val="26"/>
          <w:szCs w:val="26"/>
          <w:rtl w:val="0"/>
        </w:rPr>
        <w:t xml:space="preserve">ambition and aggression but reduces emotional harmony (Harmonia). </w:t>
      </w:r>
    </w:p>
    <w:p w:rsidR="00000000" w:rsidDel="00000000" w:rsidP="00000000" w:rsidRDefault="00000000" w:rsidRPr="00000000" w14:paraId="00000983">
      <w:pPr>
        <w:spacing w:line="240" w:lineRule="auto"/>
        <w:ind w:left="729" w:firstLine="0"/>
        <w:jc w:val="both"/>
        <w:rPr>
          <w:sz w:val="26"/>
          <w:szCs w:val="26"/>
        </w:rPr>
      </w:pPr>
      <w:r w:rsidDel="00000000" w:rsidR="00000000" w:rsidRPr="00000000">
        <w:rPr>
          <w:sz w:val="26"/>
          <w:szCs w:val="26"/>
          <w:rtl w:val="0"/>
        </w:rPr>
        <w:t xml:space="preserve">This interplay ensures that character strengths come with natural trade-offs. </w:t>
      </w:r>
    </w:p>
    <w:p w:rsidR="00000000" w:rsidDel="00000000" w:rsidP="00000000" w:rsidRDefault="00000000" w:rsidRPr="00000000" w14:paraId="00000984">
      <w:pPr>
        <w:spacing w:line="240" w:lineRule="auto"/>
        <w:ind w:left="729" w:firstLine="0"/>
        <w:jc w:val="both"/>
        <w:rPr>
          <w:sz w:val="26"/>
          <w:szCs w:val="26"/>
        </w:rPr>
      </w:pPr>
      <w:r w:rsidDel="00000000" w:rsidR="00000000" w:rsidRPr="00000000">
        <w:rPr>
          <w:sz w:val="26"/>
          <w:szCs w:val="26"/>
          <w:rtl w:val="0"/>
        </w:rPr>
        <w:t xml:space="preserve">Attributes and the Pentagram System</w:t>
      </w:r>
    </w:p>
    <w:p w:rsidR="00000000" w:rsidDel="00000000" w:rsidP="00000000" w:rsidRDefault="00000000" w:rsidRPr="00000000" w14:paraId="00000985">
      <w:pPr>
        <w:spacing w:line="240" w:lineRule="auto"/>
        <w:ind w:left="729" w:firstLine="0"/>
        <w:jc w:val="both"/>
        <w:rPr>
          <w:sz w:val="26"/>
          <w:szCs w:val="26"/>
        </w:rPr>
      </w:pPr>
      <w:r w:rsidDel="00000000" w:rsidR="00000000" w:rsidRPr="00000000">
        <w:rPr>
          <w:sz w:val="26"/>
          <w:szCs w:val="26"/>
          <w:rtl w:val="0"/>
        </w:rPr>
        <w:t xml:space="preserve">At the heart of every being in the Palladial Universe lies a delicate balance between the physical, mental, and spiritual, all governed by the omnipresent cosmic forces of Gnosis and Entropy. These aspects are represented by the four core attributes that define a character’s strengths, weaknesses, and approach to the world. The attributes—Katra, Dominion, Imperius, and Harmonia—are each anchored to one point of the ancient Pentagram System, a symbolic structure that reveals their deeper elemental and spiritual associations.</w:t>
      </w:r>
    </w:p>
    <w:p w:rsidR="00000000" w:rsidDel="00000000" w:rsidP="00000000" w:rsidRDefault="00000000" w:rsidRPr="00000000" w14:paraId="00000986">
      <w:pPr>
        <w:spacing w:line="240" w:lineRule="auto"/>
        <w:ind w:left="729" w:firstLine="0"/>
        <w:jc w:val="both"/>
        <w:rPr>
          <w:sz w:val="26"/>
          <w:szCs w:val="26"/>
        </w:rPr>
      </w:pPr>
      <w:r w:rsidDel="00000000" w:rsidR="00000000" w:rsidRPr="00000000">
        <w:rPr>
          <w:sz w:val="26"/>
          <w:szCs w:val="26"/>
          <w:rtl w:val="0"/>
        </w:rPr>
        <w:t xml:space="preserve">Each attribute reflects three fundamental dimensions of existence:</w:t>
      </w:r>
    </w:p>
    <w:p w:rsidR="00000000" w:rsidDel="00000000" w:rsidP="00000000" w:rsidRDefault="00000000" w:rsidRPr="00000000" w14:paraId="00000987">
      <w:pPr>
        <w:spacing w:line="240" w:lineRule="auto"/>
        <w:ind w:left="729" w:firstLine="0"/>
        <w:jc w:val="both"/>
        <w:rPr>
          <w:sz w:val="26"/>
          <w:szCs w:val="26"/>
        </w:rPr>
      </w:pPr>
      <w:r w:rsidDel="00000000" w:rsidR="00000000" w:rsidRPr="00000000">
        <w:rPr>
          <w:sz w:val="26"/>
          <w:szCs w:val="26"/>
          <w:rtl w:val="0"/>
        </w:rPr>
        <w:t xml:space="preserve">• Physical: The tangible, action-based applications (e.g., strength, endurance, dexterity).</w:t>
      </w:r>
    </w:p>
    <w:p w:rsidR="00000000" w:rsidDel="00000000" w:rsidP="00000000" w:rsidRDefault="00000000" w:rsidRPr="00000000" w14:paraId="00000988">
      <w:pPr>
        <w:spacing w:line="240" w:lineRule="auto"/>
        <w:ind w:left="729" w:firstLine="0"/>
        <w:jc w:val="both"/>
        <w:rPr>
          <w:sz w:val="26"/>
          <w:szCs w:val="26"/>
        </w:rPr>
      </w:pPr>
      <w:r w:rsidDel="00000000" w:rsidR="00000000" w:rsidRPr="00000000">
        <w:rPr>
          <w:sz w:val="26"/>
          <w:szCs w:val="26"/>
          <w:rtl w:val="0"/>
        </w:rPr>
        <w:t xml:space="preserve">• Mental: The cognitive and strategic aspects (e.g., intelligence, perception, calculation).</w:t>
      </w:r>
    </w:p>
    <w:p w:rsidR="00000000" w:rsidDel="00000000" w:rsidP="00000000" w:rsidRDefault="00000000" w:rsidRPr="00000000" w14:paraId="00000989">
      <w:pPr>
        <w:spacing w:line="240" w:lineRule="auto"/>
        <w:ind w:left="729" w:firstLine="0"/>
        <w:jc w:val="both"/>
        <w:rPr>
          <w:sz w:val="26"/>
          <w:szCs w:val="26"/>
        </w:rPr>
      </w:pPr>
      <w:r w:rsidDel="00000000" w:rsidR="00000000" w:rsidRPr="00000000">
        <w:rPr>
          <w:sz w:val="26"/>
          <w:szCs w:val="26"/>
          <w:rtl w:val="0"/>
        </w:rPr>
        <w:t xml:space="preserve">• Spiritual: The connection to cosmic forces and the unseen threads that bind reality (e.g., intuition, willpower, resonance).</w:t>
      </w:r>
    </w:p>
    <w:p w:rsidR="00000000" w:rsidDel="00000000" w:rsidP="00000000" w:rsidRDefault="00000000" w:rsidRPr="00000000" w14:paraId="0000098A">
      <w:pPr>
        <w:spacing w:line="240" w:lineRule="auto"/>
        <w:ind w:left="729" w:firstLine="0"/>
        <w:jc w:val="both"/>
        <w:rPr>
          <w:sz w:val="26"/>
          <w:szCs w:val="26"/>
        </w:rPr>
      </w:pPr>
      <w:r w:rsidDel="00000000" w:rsidR="00000000" w:rsidRPr="00000000">
        <w:rPr>
          <w:sz w:val="26"/>
          <w:szCs w:val="26"/>
          <w:rtl w:val="0"/>
        </w:rPr>
        <w:t xml:space="preserve">The Pentagram System not only categorizes these attributes but also establishes their elemental ties and relationships, offering a roadmap for understanding how they interact within the greater universe.</w:t>
      </w:r>
    </w:p>
    <w:p w:rsidR="00000000" w:rsidDel="00000000" w:rsidP="00000000" w:rsidRDefault="00000000" w:rsidRPr="00000000" w14:paraId="0000098B">
      <w:pPr>
        <w:spacing w:line="240" w:lineRule="auto"/>
        <w:ind w:left="729" w:firstLine="0"/>
        <w:jc w:val="both"/>
        <w:rPr>
          <w:sz w:val="26"/>
          <w:szCs w:val="26"/>
        </w:rPr>
      </w:pPr>
      <w:r w:rsidDel="00000000" w:rsidR="00000000" w:rsidRPr="00000000">
        <w:rPr>
          <w:sz w:val="26"/>
          <w:szCs w:val="26"/>
          <w:rtl w:val="0"/>
        </w:rPr>
        <w:t xml:space="preserve">The Five Points of the Pentagram and Their Attributes</w:t>
      </w:r>
    </w:p>
    <w:p w:rsidR="00000000" w:rsidDel="00000000" w:rsidP="00000000" w:rsidRDefault="00000000" w:rsidRPr="00000000" w14:paraId="0000098C">
      <w:pPr>
        <w:spacing w:line="240" w:lineRule="auto"/>
        <w:ind w:left="729" w:firstLine="0"/>
        <w:jc w:val="both"/>
        <w:rPr>
          <w:sz w:val="26"/>
          <w:szCs w:val="26"/>
        </w:rPr>
      </w:pPr>
      <w:r w:rsidDel="00000000" w:rsidR="00000000" w:rsidRPr="00000000">
        <w:rPr>
          <w:sz w:val="26"/>
          <w:szCs w:val="26"/>
          <w:rtl w:val="0"/>
        </w:rPr>
        <w:t xml:space="preserve">The Pentagram serves as a symbolic guide, with each point representing an elemental force and its corresponding attribute. By understanding this framework, players can visualize how their proficiencies, alignments, and abilities interconnect.</w:t>
      </w:r>
    </w:p>
    <w:p w:rsidR="00000000" w:rsidDel="00000000" w:rsidP="00000000" w:rsidRDefault="00000000" w:rsidRPr="00000000" w14:paraId="0000098D">
      <w:pPr>
        <w:spacing w:line="240" w:lineRule="auto"/>
        <w:ind w:left="729" w:firstLine="0"/>
        <w:jc w:val="both"/>
        <w:rPr>
          <w:sz w:val="26"/>
          <w:szCs w:val="26"/>
        </w:rPr>
      </w:pPr>
      <w:r w:rsidDel="00000000" w:rsidR="00000000" w:rsidRPr="00000000">
        <w:rPr>
          <w:sz w:val="26"/>
          <w:szCs w:val="26"/>
          <w:rtl w:val="0"/>
        </w:rPr>
        <w:t xml:space="preserve">1. Katra (Air – Precision, Agility, Intellect)</w:t>
      </w:r>
    </w:p>
    <w:p w:rsidR="00000000" w:rsidDel="00000000" w:rsidP="00000000" w:rsidRDefault="00000000" w:rsidRPr="00000000" w14:paraId="0000098E">
      <w:pPr>
        <w:spacing w:line="240" w:lineRule="auto"/>
        <w:ind w:left="729" w:firstLine="0"/>
        <w:jc w:val="both"/>
        <w:rPr>
          <w:sz w:val="26"/>
          <w:szCs w:val="26"/>
        </w:rPr>
      </w:pPr>
      <w:r w:rsidDel="00000000" w:rsidR="00000000" w:rsidRPr="00000000">
        <w:rPr>
          <w:sz w:val="26"/>
          <w:szCs w:val="26"/>
          <w:rtl w:val="0"/>
        </w:rPr>
        <w:t xml:space="preserve">• Governs quickness of body and mind, problem-solving, and strategic execution.</w:t>
      </w:r>
    </w:p>
    <w:p w:rsidR="00000000" w:rsidDel="00000000" w:rsidP="00000000" w:rsidRDefault="00000000" w:rsidRPr="00000000" w14:paraId="0000098F">
      <w:pPr>
        <w:spacing w:line="240" w:lineRule="auto"/>
        <w:ind w:left="729" w:firstLine="0"/>
        <w:jc w:val="both"/>
        <w:rPr>
          <w:sz w:val="26"/>
          <w:szCs w:val="26"/>
        </w:rPr>
      </w:pPr>
      <w:r w:rsidDel="00000000" w:rsidR="00000000" w:rsidRPr="00000000">
        <w:rPr>
          <w:sz w:val="26"/>
          <w:szCs w:val="26"/>
          <w:rtl w:val="0"/>
        </w:rPr>
        <w:t xml:space="preserve">• Proficiencies include: Marksman, Stealth, Navigation.</w:t>
      </w:r>
    </w:p>
    <w:p w:rsidR="00000000" w:rsidDel="00000000" w:rsidP="00000000" w:rsidRDefault="00000000" w:rsidRPr="00000000" w14:paraId="00000990">
      <w:pPr>
        <w:spacing w:line="240" w:lineRule="auto"/>
        <w:ind w:left="729" w:firstLine="0"/>
        <w:jc w:val="both"/>
        <w:rPr>
          <w:sz w:val="26"/>
          <w:szCs w:val="26"/>
        </w:rPr>
      </w:pPr>
      <w:r w:rsidDel="00000000" w:rsidR="00000000" w:rsidRPr="00000000">
        <w:rPr>
          <w:sz w:val="26"/>
          <w:szCs w:val="26"/>
          <w:rtl w:val="0"/>
        </w:rPr>
        <w:t xml:space="preserve">• When aligned with Entropy: Encourages impulsive, instinct-driven action.</w:t>
      </w:r>
    </w:p>
    <w:p w:rsidR="00000000" w:rsidDel="00000000" w:rsidP="00000000" w:rsidRDefault="00000000" w:rsidRPr="00000000" w14:paraId="00000991">
      <w:pPr>
        <w:spacing w:line="240" w:lineRule="auto"/>
        <w:ind w:left="729" w:firstLine="0"/>
        <w:jc w:val="both"/>
        <w:rPr>
          <w:sz w:val="26"/>
          <w:szCs w:val="26"/>
        </w:rPr>
      </w:pPr>
      <w:r w:rsidDel="00000000" w:rsidR="00000000" w:rsidRPr="00000000">
        <w:rPr>
          <w:sz w:val="26"/>
          <w:szCs w:val="26"/>
          <w:rtl w:val="0"/>
        </w:rPr>
        <w:t xml:space="preserve">• When aligned with Gnosis: Encourages calculated precision and deliberate action.</w:t>
      </w:r>
    </w:p>
    <w:p w:rsidR="00000000" w:rsidDel="00000000" w:rsidP="00000000" w:rsidRDefault="00000000" w:rsidRPr="00000000" w14:paraId="00000992">
      <w:pPr>
        <w:spacing w:line="240" w:lineRule="auto"/>
        <w:ind w:left="729" w:firstLine="0"/>
        <w:jc w:val="both"/>
        <w:rPr>
          <w:sz w:val="26"/>
          <w:szCs w:val="26"/>
        </w:rPr>
      </w:pPr>
      <w:r w:rsidDel="00000000" w:rsidR="00000000" w:rsidRPr="00000000">
        <w:rPr>
          <w:sz w:val="26"/>
          <w:szCs w:val="26"/>
          <w:rtl w:val="0"/>
        </w:rPr>
        <w:t xml:space="preserve">2. Dominion (Earth – Strength, Endurance, Stability)</w:t>
      </w:r>
    </w:p>
    <w:p w:rsidR="00000000" w:rsidDel="00000000" w:rsidP="00000000" w:rsidRDefault="00000000" w:rsidRPr="00000000" w14:paraId="00000993">
      <w:pPr>
        <w:spacing w:line="240" w:lineRule="auto"/>
        <w:ind w:left="729" w:firstLine="0"/>
        <w:jc w:val="both"/>
        <w:rPr>
          <w:sz w:val="26"/>
          <w:szCs w:val="26"/>
        </w:rPr>
      </w:pPr>
      <w:r w:rsidDel="00000000" w:rsidR="00000000" w:rsidRPr="00000000">
        <w:rPr>
          <w:sz w:val="26"/>
          <w:szCs w:val="26"/>
          <w:rtl w:val="0"/>
        </w:rPr>
        <w:t xml:space="preserve">• Represents physical power, resilience, and control over the environment.</w:t>
      </w:r>
    </w:p>
    <w:p w:rsidR="00000000" w:rsidDel="00000000" w:rsidP="00000000" w:rsidRDefault="00000000" w:rsidRPr="00000000" w14:paraId="00000994">
      <w:pPr>
        <w:spacing w:line="240" w:lineRule="auto"/>
        <w:ind w:left="729" w:firstLine="0"/>
        <w:jc w:val="both"/>
        <w:rPr>
          <w:sz w:val="26"/>
          <w:szCs w:val="26"/>
        </w:rPr>
      </w:pPr>
      <w:r w:rsidDel="00000000" w:rsidR="00000000" w:rsidRPr="00000000">
        <w:rPr>
          <w:sz w:val="26"/>
          <w:szCs w:val="26"/>
          <w:rtl w:val="0"/>
        </w:rPr>
        <w:t xml:space="preserve">• Proficiencies include: Survival, Toughness, Heavy Weapons.</w:t>
      </w:r>
    </w:p>
    <w:p w:rsidR="00000000" w:rsidDel="00000000" w:rsidP="00000000" w:rsidRDefault="00000000" w:rsidRPr="00000000" w14:paraId="00000995">
      <w:pPr>
        <w:spacing w:line="240" w:lineRule="auto"/>
        <w:ind w:left="729" w:firstLine="0"/>
        <w:jc w:val="both"/>
        <w:rPr>
          <w:sz w:val="26"/>
          <w:szCs w:val="26"/>
        </w:rPr>
      </w:pPr>
      <w:r w:rsidDel="00000000" w:rsidR="00000000" w:rsidRPr="00000000">
        <w:rPr>
          <w:sz w:val="26"/>
          <w:szCs w:val="26"/>
          <w:rtl w:val="0"/>
        </w:rPr>
        <w:t xml:space="preserve">• When aligned with Entropy: Leads to brute-force solutions and chaotic perseverance.</w:t>
      </w:r>
    </w:p>
    <w:p w:rsidR="00000000" w:rsidDel="00000000" w:rsidP="00000000" w:rsidRDefault="00000000" w:rsidRPr="00000000" w14:paraId="00000996">
      <w:pPr>
        <w:spacing w:line="240" w:lineRule="auto"/>
        <w:ind w:left="729" w:firstLine="0"/>
        <w:jc w:val="both"/>
        <w:rPr>
          <w:sz w:val="26"/>
          <w:szCs w:val="26"/>
        </w:rPr>
      </w:pPr>
      <w:r w:rsidDel="00000000" w:rsidR="00000000" w:rsidRPr="00000000">
        <w:rPr>
          <w:sz w:val="26"/>
          <w:szCs w:val="26"/>
          <w:rtl w:val="0"/>
        </w:rPr>
        <w:t xml:space="preserve">• When aligned with Gnosis: Results in methodical endurance and tactical application.</w:t>
      </w:r>
    </w:p>
    <w:p w:rsidR="00000000" w:rsidDel="00000000" w:rsidP="00000000" w:rsidRDefault="00000000" w:rsidRPr="00000000" w14:paraId="00000997">
      <w:pPr>
        <w:spacing w:line="240" w:lineRule="auto"/>
        <w:ind w:left="729" w:firstLine="0"/>
        <w:jc w:val="both"/>
        <w:rPr>
          <w:sz w:val="26"/>
          <w:szCs w:val="26"/>
        </w:rPr>
      </w:pPr>
      <w:r w:rsidDel="00000000" w:rsidR="00000000" w:rsidRPr="00000000">
        <w:rPr>
          <w:sz w:val="26"/>
          <w:szCs w:val="26"/>
          <w:rtl w:val="0"/>
        </w:rPr>
        <w:t xml:space="preserve">3. Imperius (Fire – Command, Willpower, Aggression)</w:t>
      </w:r>
    </w:p>
    <w:p w:rsidR="00000000" w:rsidDel="00000000" w:rsidP="00000000" w:rsidRDefault="00000000" w:rsidRPr="00000000" w14:paraId="00000998">
      <w:pPr>
        <w:spacing w:line="240" w:lineRule="auto"/>
        <w:ind w:left="729" w:firstLine="0"/>
        <w:jc w:val="both"/>
        <w:rPr>
          <w:sz w:val="26"/>
          <w:szCs w:val="26"/>
        </w:rPr>
      </w:pPr>
      <w:r w:rsidDel="00000000" w:rsidR="00000000" w:rsidRPr="00000000">
        <w:rPr>
          <w:sz w:val="26"/>
          <w:szCs w:val="26"/>
          <w:rtl w:val="0"/>
        </w:rPr>
        <w:t xml:space="preserve">• Embodies leadership, dominance, and force of personality.</w:t>
      </w:r>
    </w:p>
    <w:p w:rsidR="00000000" w:rsidDel="00000000" w:rsidP="00000000" w:rsidRDefault="00000000" w:rsidRPr="00000000" w14:paraId="00000999">
      <w:pPr>
        <w:spacing w:line="240" w:lineRule="auto"/>
        <w:ind w:left="729" w:firstLine="0"/>
        <w:jc w:val="both"/>
        <w:rPr>
          <w:sz w:val="26"/>
          <w:szCs w:val="26"/>
        </w:rPr>
      </w:pPr>
      <w:r w:rsidDel="00000000" w:rsidR="00000000" w:rsidRPr="00000000">
        <w:rPr>
          <w:sz w:val="26"/>
          <w:szCs w:val="26"/>
          <w:rtl w:val="0"/>
        </w:rPr>
        <w:t xml:space="preserve">• Proficiencies include: Intimidation, Command, Demolitions.</w:t>
      </w:r>
    </w:p>
    <w:p w:rsidR="00000000" w:rsidDel="00000000" w:rsidP="00000000" w:rsidRDefault="00000000" w:rsidRPr="00000000" w14:paraId="0000099A">
      <w:pPr>
        <w:spacing w:line="240" w:lineRule="auto"/>
        <w:ind w:left="729" w:firstLine="0"/>
        <w:jc w:val="both"/>
        <w:rPr>
          <w:sz w:val="26"/>
          <w:szCs w:val="26"/>
        </w:rPr>
      </w:pPr>
      <w:r w:rsidDel="00000000" w:rsidR="00000000" w:rsidRPr="00000000">
        <w:rPr>
          <w:sz w:val="26"/>
          <w:szCs w:val="26"/>
          <w:rtl w:val="0"/>
        </w:rPr>
        <w:t xml:space="preserve">• When aligned with Entropy: Focuses on intimidation and aggressive leadership.</w:t>
      </w:r>
    </w:p>
    <w:p w:rsidR="00000000" w:rsidDel="00000000" w:rsidP="00000000" w:rsidRDefault="00000000" w:rsidRPr="00000000" w14:paraId="0000099B">
      <w:pPr>
        <w:spacing w:line="240" w:lineRule="auto"/>
        <w:ind w:left="729" w:firstLine="0"/>
        <w:jc w:val="both"/>
        <w:rPr>
          <w:sz w:val="26"/>
          <w:szCs w:val="26"/>
        </w:rPr>
      </w:pPr>
      <w:r w:rsidDel="00000000" w:rsidR="00000000" w:rsidRPr="00000000">
        <w:rPr>
          <w:sz w:val="26"/>
          <w:szCs w:val="26"/>
          <w:rtl w:val="0"/>
        </w:rPr>
        <w:t xml:space="preserve">• When aligned with Gnosis: Promotes structured leadership and calculated control.</w:t>
      </w:r>
    </w:p>
    <w:p w:rsidR="00000000" w:rsidDel="00000000" w:rsidP="00000000" w:rsidRDefault="00000000" w:rsidRPr="00000000" w14:paraId="0000099C">
      <w:pPr>
        <w:spacing w:line="240" w:lineRule="auto"/>
        <w:ind w:left="729" w:firstLine="0"/>
        <w:jc w:val="both"/>
        <w:rPr>
          <w:sz w:val="26"/>
          <w:szCs w:val="26"/>
        </w:rPr>
      </w:pPr>
      <w:r w:rsidDel="00000000" w:rsidR="00000000" w:rsidRPr="00000000">
        <w:rPr>
          <w:sz w:val="26"/>
          <w:szCs w:val="26"/>
          <w:rtl w:val="0"/>
        </w:rPr>
        <w:t xml:space="preserve">4. Harmonia (Water – Emotion, Healing, Diplomacy)</w:t>
      </w:r>
    </w:p>
    <w:p w:rsidR="00000000" w:rsidDel="00000000" w:rsidP="00000000" w:rsidRDefault="00000000" w:rsidRPr="00000000" w14:paraId="0000099D">
      <w:pPr>
        <w:spacing w:line="240" w:lineRule="auto"/>
        <w:ind w:left="729" w:firstLine="0"/>
        <w:jc w:val="both"/>
        <w:rPr>
          <w:sz w:val="26"/>
          <w:szCs w:val="26"/>
        </w:rPr>
      </w:pPr>
      <w:r w:rsidDel="00000000" w:rsidR="00000000" w:rsidRPr="00000000">
        <w:rPr>
          <w:sz w:val="26"/>
          <w:szCs w:val="26"/>
          <w:rtl w:val="0"/>
        </w:rPr>
        <w:t xml:space="preserve">• Ties into emotional intelligence, empathy, and equilibrium in social and spiritual interactions.</w:t>
      </w:r>
    </w:p>
    <w:p w:rsidR="00000000" w:rsidDel="00000000" w:rsidP="00000000" w:rsidRDefault="00000000" w:rsidRPr="00000000" w14:paraId="0000099E">
      <w:pPr>
        <w:spacing w:line="240" w:lineRule="auto"/>
        <w:ind w:left="729" w:firstLine="0"/>
        <w:jc w:val="both"/>
        <w:rPr>
          <w:sz w:val="26"/>
          <w:szCs w:val="26"/>
        </w:rPr>
      </w:pPr>
      <w:r w:rsidDel="00000000" w:rsidR="00000000" w:rsidRPr="00000000">
        <w:rPr>
          <w:sz w:val="26"/>
          <w:szCs w:val="26"/>
          <w:rtl w:val="0"/>
        </w:rPr>
        <w:t xml:space="preserve">• Proficiencies include: Healing, Diplomacy, Meditation.</w:t>
      </w:r>
    </w:p>
    <w:p w:rsidR="00000000" w:rsidDel="00000000" w:rsidP="00000000" w:rsidRDefault="00000000" w:rsidRPr="00000000" w14:paraId="0000099F">
      <w:pPr>
        <w:spacing w:line="240" w:lineRule="auto"/>
        <w:ind w:left="729" w:firstLine="0"/>
        <w:jc w:val="both"/>
        <w:rPr>
          <w:sz w:val="26"/>
          <w:szCs w:val="26"/>
        </w:rPr>
      </w:pPr>
      <w:r w:rsidDel="00000000" w:rsidR="00000000" w:rsidRPr="00000000">
        <w:rPr>
          <w:sz w:val="26"/>
          <w:szCs w:val="26"/>
          <w:rtl w:val="0"/>
        </w:rPr>
        <w:t xml:space="preserve">• When aligned with Entropy: Encourages instinctive emotional responses and manipulation.</w:t>
      </w:r>
    </w:p>
    <w:p w:rsidR="00000000" w:rsidDel="00000000" w:rsidP="00000000" w:rsidRDefault="00000000" w:rsidRPr="00000000" w14:paraId="000009A0">
      <w:pPr>
        <w:spacing w:line="240" w:lineRule="auto"/>
        <w:ind w:left="729" w:firstLine="0"/>
        <w:jc w:val="both"/>
        <w:rPr>
          <w:sz w:val="26"/>
          <w:szCs w:val="26"/>
        </w:rPr>
      </w:pPr>
      <w:r w:rsidDel="00000000" w:rsidR="00000000" w:rsidRPr="00000000">
        <w:rPr>
          <w:sz w:val="26"/>
          <w:szCs w:val="26"/>
          <w:rtl w:val="0"/>
        </w:rPr>
        <w:t xml:space="preserve">• When aligned with Gnosis: Fosters deep introspection and healing through structure.</w:t>
      </w:r>
    </w:p>
    <w:p w:rsidR="00000000" w:rsidDel="00000000" w:rsidP="00000000" w:rsidRDefault="00000000" w:rsidRPr="00000000" w14:paraId="000009A1">
      <w:pPr>
        <w:spacing w:line="240" w:lineRule="auto"/>
        <w:ind w:left="729" w:firstLine="0"/>
        <w:jc w:val="both"/>
        <w:rPr>
          <w:sz w:val="26"/>
          <w:szCs w:val="26"/>
        </w:rPr>
      </w:pPr>
      <w:r w:rsidDel="00000000" w:rsidR="00000000" w:rsidRPr="00000000">
        <w:rPr>
          <w:sz w:val="26"/>
          <w:szCs w:val="26"/>
          <w:rtl w:val="0"/>
        </w:rPr>
        <w:t xml:space="preserve">5. Gnosis/Entropy (Spirit – Knowledge, Chaos, Order)</w:t>
      </w:r>
    </w:p>
    <w:p w:rsidR="00000000" w:rsidDel="00000000" w:rsidP="00000000" w:rsidRDefault="00000000" w:rsidRPr="00000000" w14:paraId="000009A2">
      <w:pPr>
        <w:spacing w:line="240" w:lineRule="auto"/>
        <w:ind w:left="729" w:firstLine="0"/>
        <w:jc w:val="both"/>
        <w:rPr>
          <w:sz w:val="26"/>
          <w:szCs w:val="26"/>
        </w:rPr>
      </w:pPr>
      <w:r w:rsidDel="00000000" w:rsidR="00000000" w:rsidRPr="00000000">
        <w:rPr>
          <w:sz w:val="26"/>
          <w:szCs w:val="26"/>
          <w:rtl w:val="0"/>
        </w:rPr>
        <w:t xml:space="preserve">• Gnosis represents structure, foresight, and understanding, while Entropy represents adaptability, destruction, and change.</w:t>
      </w:r>
    </w:p>
    <w:p w:rsidR="00000000" w:rsidDel="00000000" w:rsidP="00000000" w:rsidRDefault="00000000" w:rsidRPr="00000000" w14:paraId="000009A3">
      <w:pPr>
        <w:spacing w:line="240" w:lineRule="auto"/>
        <w:ind w:left="729" w:firstLine="0"/>
        <w:jc w:val="both"/>
        <w:rPr>
          <w:sz w:val="26"/>
          <w:szCs w:val="26"/>
        </w:rPr>
      </w:pPr>
      <w:r w:rsidDel="00000000" w:rsidR="00000000" w:rsidRPr="00000000">
        <w:rPr>
          <w:sz w:val="26"/>
          <w:szCs w:val="26"/>
          <w:rtl w:val="0"/>
        </w:rPr>
        <w:t xml:space="preserve">• While not an attribute in itself, every character is naturally inclined toward one of these cosmic forces.</w:t>
      </w:r>
    </w:p>
    <w:p w:rsidR="00000000" w:rsidDel="00000000" w:rsidP="00000000" w:rsidRDefault="00000000" w:rsidRPr="00000000" w14:paraId="000009A4">
      <w:pPr>
        <w:spacing w:line="240" w:lineRule="auto"/>
        <w:ind w:left="729" w:firstLine="0"/>
        <w:jc w:val="both"/>
        <w:rPr>
          <w:sz w:val="26"/>
          <w:szCs w:val="26"/>
        </w:rPr>
      </w:pPr>
      <w:r w:rsidDel="00000000" w:rsidR="00000000" w:rsidRPr="00000000">
        <w:rPr>
          <w:sz w:val="26"/>
          <w:szCs w:val="26"/>
          <w:rtl w:val="0"/>
        </w:rPr>
        <w:t xml:space="preserve">• This alignment influences how all other proficiencies are applied.</w:t>
      </w:r>
    </w:p>
    <w:p w:rsidR="00000000" w:rsidDel="00000000" w:rsidP="00000000" w:rsidRDefault="00000000" w:rsidRPr="00000000" w14:paraId="000009A5">
      <w:pPr>
        <w:spacing w:line="240" w:lineRule="auto"/>
        <w:ind w:left="729" w:firstLine="0"/>
        <w:jc w:val="both"/>
        <w:rPr>
          <w:sz w:val="26"/>
          <w:szCs w:val="26"/>
        </w:rPr>
      </w:pPr>
      <w:r w:rsidDel="00000000" w:rsidR="00000000" w:rsidRPr="00000000">
        <w:rPr>
          <w:sz w:val="26"/>
          <w:szCs w:val="26"/>
          <w:rtl w:val="0"/>
        </w:rPr>
        <w:t xml:space="preserve">Associating Attributes, Proficiencies, and Alignments</w:t>
      </w:r>
    </w:p>
    <w:p w:rsidR="00000000" w:rsidDel="00000000" w:rsidP="00000000" w:rsidRDefault="00000000" w:rsidRPr="00000000" w14:paraId="000009A6">
      <w:pPr>
        <w:spacing w:line="240" w:lineRule="auto"/>
        <w:ind w:left="729" w:firstLine="0"/>
        <w:jc w:val="both"/>
        <w:rPr>
          <w:sz w:val="26"/>
          <w:szCs w:val="26"/>
        </w:rPr>
      </w:pPr>
      <w:r w:rsidDel="00000000" w:rsidR="00000000" w:rsidRPr="00000000">
        <w:rPr>
          <w:sz w:val="26"/>
          <w:szCs w:val="26"/>
          <w:rtl w:val="0"/>
        </w:rPr>
        <w:t xml:space="preserve">Once a character understands where their attributes align within the Pentagram, it becomes easier to determine their affinity with certain alignments and elements. For instance, a character heavy in Imperius with an Entropy focus may lean toward chaotic leadership styles, while a Harmonia-aligned Gnosis character might become a beacon of balance and wisdom. This interconnected system allows for rich roleplay opportunities, as characters evolve in response to their alignment, spiritual force, and personal growth.</w:t>
      </w:r>
    </w:p>
    <w:p w:rsidR="00000000" w:rsidDel="00000000" w:rsidP="00000000" w:rsidRDefault="00000000" w:rsidRPr="00000000" w14:paraId="000009A7">
      <w:pPr>
        <w:spacing w:line="240" w:lineRule="auto"/>
        <w:ind w:left="729" w:firstLine="0"/>
        <w:jc w:val="both"/>
        <w:rPr>
          <w:sz w:val="26"/>
          <w:szCs w:val="26"/>
        </w:rPr>
      </w:pPr>
      <w:r w:rsidDel="00000000" w:rsidR="00000000" w:rsidRPr="00000000">
        <w:rPr>
          <w:sz w:val="26"/>
          <w:szCs w:val="26"/>
          <w:rtl w:val="0"/>
        </w:rPr>
        <w:t xml:space="preserve">By using the Pentagram System as a guide, players can naturally infer how their attributes, proficiencies, and alignments shape their path—offering a structured yet flexible framework for personal development and strategic decision-making.</w:t>
      </w:r>
    </w:p>
    <w:p w:rsidR="00000000" w:rsidDel="00000000" w:rsidP="00000000" w:rsidRDefault="00000000" w:rsidRPr="00000000" w14:paraId="000009A8">
      <w:pPr>
        <w:spacing w:line="240" w:lineRule="auto"/>
        <w:ind w:left="729" w:firstLine="0"/>
        <w:jc w:val="both"/>
        <w:rPr>
          <w:sz w:val="26"/>
          <w:szCs w:val="26"/>
        </w:rPr>
      </w:pPr>
      <w:r w:rsidDel="00000000" w:rsidR="00000000" w:rsidRPr="00000000">
        <w:rPr>
          <w:sz w:val="26"/>
          <w:szCs w:val="26"/>
          <w:rtl w:val="0"/>
        </w:rPr>
        <w:t xml:space="preserve">How’s this feeling so far? Should we add more specific examples of how these interactions might play out in-game?</w:t>
      </w:r>
    </w:p>
    <w:p w:rsidR="00000000" w:rsidDel="00000000" w:rsidP="00000000" w:rsidRDefault="00000000" w:rsidRPr="00000000" w14:paraId="000009A9">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9AA">
      <w:pPr>
        <w:spacing w:line="240" w:lineRule="auto"/>
        <w:ind w:left="729" w:firstLine="0"/>
        <w:jc w:val="both"/>
        <w:rPr>
          <w:sz w:val="26"/>
          <w:szCs w:val="26"/>
        </w:rPr>
      </w:pPr>
      <w:r w:rsidDel="00000000" w:rsidR="00000000" w:rsidRPr="00000000">
        <w:rPr>
          <w:sz w:val="26"/>
          <w:szCs w:val="26"/>
          <w:rtl w:val="0"/>
        </w:rPr>
        <w:t xml:space="preserve">Assigning Attributes </w:t>
      </w:r>
    </w:p>
    <w:p w:rsidR="00000000" w:rsidDel="00000000" w:rsidP="00000000" w:rsidRDefault="00000000" w:rsidRPr="00000000" w14:paraId="000009AB">
      <w:pPr>
        <w:spacing w:line="240" w:lineRule="auto"/>
        <w:ind w:left="729" w:firstLine="0"/>
        <w:jc w:val="both"/>
        <w:rPr>
          <w:sz w:val="26"/>
          <w:szCs w:val="26"/>
        </w:rPr>
      </w:pPr>
      <w:r w:rsidDel="00000000" w:rsidR="00000000" w:rsidRPr="00000000">
        <w:rPr>
          <w:sz w:val="26"/>
          <w:szCs w:val="26"/>
          <w:rtl w:val="0"/>
        </w:rPr>
        <w:t xml:space="preserve">Step 1: Roll Base Scores </w:t>
      </w:r>
    </w:p>
    <w:p w:rsidR="00000000" w:rsidDel="00000000" w:rsidP="00000000" w:rsidRDefault="00000000" w:rsidRPr="00000000" w14:paraId="000009AC">
      <w:pPr>
        <w:spacing w:line="240" w:lineRule="auto"/>
        <w:ind w:left="729" w:firstLine="0"/>
        <w:jc w:val="both"/>
        <w:rPr>
          <w:sz w:val="26"/>
          <w:szCs w:val="26"/>
        </w:rPr>
      </w:pPr>
      <w:r w:rsidDel="00000000" w:rsidR="00000000" w:rsidRPr="00000000">
        <w:rPr>
          <w:sz w:val="26"/>
          <w:szCs w:val="26"/>
          <w:rtl w:val="0"/>
        </w:rPr>
        <w:t xml:space="preserve">Each attribute begins with a roll to determine its base score. </w:t>
      </w:r>
    </w:p>
    <w:p w:rsidR="00000000" w:rsidDel="00000000" w:rsidP="00000000" w:rsidRDefault="00000000" w:rsidRPr="00000000" w14:paraId="000009AD">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Roll 1d100 divided by 2 for each attribute. </w:t>
      </w:r>
    </w:p>
    <w:p w:rsidR="00000000" w:rsidDel="00000000" w:rsidP="00000000" w:rsidRDefault="00000000" w:rsidRPr="00000000" w14:paraId="000009AE">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Example: Roll 84 </w:t>
      </w:r>
      <w:sdt>
        <w:sdtPr>
          <w:id w:val="568892563"/>
          <w:tag w:val="goog_rdk_38"/>
        </w:sdtPr>
        <w:sdtContent>
          <w:r w:rsidDel="00000000" w:rsidR="00000000" w:rsidRPr="00000000">
            <w:rPr>
              <w:rFonts w:ascii="Nova Mono" w:cs="Nova Mono" w:eastAsia="Nova Mono" w:hAnsi="Nova Mono"/>
              <w:sz w:val="26"/>
              <w:szCs w:val="26"/>
              <w:rtl w:val="0"/>
            </w:rPr>
            <w:t xml:space="preserve">→ Base Score = 42. </w:t>
          </w:r>
        </w:sdtContent>
      </w:sdt>
    </w:p>
    <w:p w:rsidR="00000000" w:rsidDel="00000000" w:rsidP="00000000" w:rsidRDefault="00000000" w:rsidRPr="00000000" w14:paraId="000009AF">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Apply lineage bonuses (assumed as </w:t>
      </w:r>
    </w:p>
    <w:p w:rsidR="00000000" w:rsidDel="00000000" w:rsidP="00000000" w:rsidRDefault="00000000" w:rsidRPr="00000000" w14:paraId="000009B0">
      <w:pPr>
        <w:spacing w:line="240" w:lineRule="auto"/>
        <w:ind w:left="729" w:firstLine="0"/>
        <w:jc w:val="both"/>
        <w:rPr>
          <w:sz w:val="26"/>
          <w:szCs w:val="26"/>
        </w:rPr>
      </w:pPr>
      <w:r w:rsidDel="00000000" w:rsidR="00000000" w:rsidRPr="00000000">
        <w:rPr>
          <w:sz w:val="26"/>
          <w:szCs w:val="26"/>
          <w:rtl w:val="0"/>
        </w:rPr>
        <w:t xml:space="preserve">+15% to all attributes for this document). Lineage-specific bonuses may provide additional adjustments when relevant. </w:t>
      </w:r>
    </w:p>
    <w:p w:rsidR="00000000" w:rsidDel="00000000" w:rsidP="00000000" w:rsidRDefault="00000000" w:rsidRPr="00000000" w14:paraId="000009B1">
      <w:pPr>
        <w:spacing w:line="240" w:lineRule="auto"/>
        <w:ind w:left="729" w:firstLine="0"/>
        <w:jc w:val="both"/>
        <w:rPr>
          <w:sz w:val="26"/>
          <w:szCs w:val="26"/>
        </w:rPr>
      </w:pPr>
      <w:r w:rsidDel="00000000" w:rsidR="00000000" w:rsidRPr="00000000">
        <w:rPr>
          <w:sz w:val="26"/>
          <w:szCs w:val="26"/>
          <w:rtl w:val="0"/>
        </w:rPr>
        <w:t xml:space="preserve">Step 2: Assign Modifier Dice </w:t>
      </w:r>
    </w:p>
    <w:p w:rsidR="00000000" w:rsidDel="00000000" w:rsidP="00000000" w:rsidRDefault="00000000" w:rsidRPr="00000000" w14:paraId="000009B2">
      <w:pPr>
        <w:spacing w:line="240" w:lineRule="auto"/>
        <w:ind w:left="729" w:firstLine="0"/>
        <w:jc w:val="both"/>
        <w:rPr>
          <w:sz w:val="26"/>
          <w:szCs w:val="26"/>
        </w:rPr>
      </w:pPr>
      <w:r w:rsidDel="00000000" w:rsidR="00000000" w:rsidRPr="00000000">
        <w:rPr>
          <w:sz w:val="26"/>
          <w:szCs w:val="26"/>
          <w:rtl w:val="0"/>
        </w:rPr>
        <w:t xml:space="preserve">After establishing base scores, assign a modifier die to each attribute. This die represents the attribute’s potential for improvement and determines the limits for proficiency tiers tied to that attribute. </w:t>
      </w:r>
    </w:p>
    <w:p w:rsidR="00000000" w:rsidDel="00000000" w:rsidP="00000000" w:rsidRDefault="00000000" w:rsidRPr="00000000" w14:paraId="000009B3">
      <w:pPr>
        <w:spacing w:line="240" w:lineRule="auto"/>
        <w:ind w:left="729" w:firstLine="0"/>
        <w:jc w:val="both"/>
        <w:rPr>
          <w:sz w:val="26"/>
          <w:szCs w:val="26"/>
        </w:rPr>
      </w:pPr>
      <w:r w:rsidDel="00000000" w:rsidR="00000000" w:rsidRPr="00000000">
        <w:rPr>
          <w:sz w:val="26"/>
          <w:szCs w:val="26"/>
          <w:rtl w:val="0"/>
        </w:rPr>
        <w:t xml:space="preserve">Available Dice: d6, d8, d10, d12. </w:t>
      </w:r>
    </w:p>
    <w:p w:rsidR="00000000" w:rsidDel="00000000" w:rsidP="00000000" w:rsidRDefault="00000000" w:rsidRPr="00000000" w14:paraId="000009B4">
      <w:pPr>
        <w:spacing w:line="240" w:lineRule="auto"/>
        <w:ind w:left="729" w:firstLine="0"/>
        <w:jc w:val="both"/>
        <w:rPr>
          <w:sz w:val="26"/>
          <w:szCs w:val="26"/>
        </w:rPr>
      </w:pPr>
      <w:r w:rsidDel="00000000" w:rsidR="00000000" w:rsidRPr="00000000">
        <w:rPr>
          <w:sz w:val="26"/>
          <w:szCs w:val="26"/>
          <w:rtl w:val="0"/>
        </w:rPr>
        <w:t xml:space="preserve">Larger Dice = Greater Potential: A d12 </w:t>
      </w:r>
    </w:p>
    <w:p w:rsidR="00000000" w:rsidDel="00000000" w:rsidP="00000000" w:rsidRDefault="00000000" w:rsidRPr="00000000" w14:paraId="000009B5">
      <w:pPr>
        <w:spacing w:line="240" w:lineRule="auto"/>
        <w:ind w:left="729" w:firstLine="0"/>
        <w:jc w:val="both"/>
        <w:rPr>
          <w:sz w:val="26"/>
          <w:szCs w:val="26"/>
        </w:rPr>
      </w:pPr>
      <w:r w:rsidDel="00000000" w:rsidR="00000000" w:rsidRPr="00000000">
        <w:rPr>
          <w:sz w:val="26"/>
          <w:szCs w:val="26"/>
          <w:rtl w:val="0"/>
        </w:rPr>
        <w:t xml:space="preserve">indicates significant growth potential, while a d6 reflects modest improvement. </w:t>
      </w:r>
    </w:p>
    <w:p w:rsidR="00000000" w:rsidDel="00000000" w:rsidP="00000000" w:rsidRDefault="00000000" w:rsidRPr="00000000" w14:paraId="000009B6">
      <w:pPr>
        <w:spacing w:line="240" w:lineRule="auto"/>
        <w:ind w:left="729" w:firstLine="0"/>
        <w:jc w:val="both"/>
        <w:rPr>
          <w:sz w:val="26"/>
          <w:szCs w:val="26"/>
        </w:rPr>
      </w:pPr>
      <w:r w:rsidDel="00000000" w:rsidR="00000000" w:rsidRPr="00000000">
        <w:rPr>
          <w:sz w:val="26"/>
          <w:szCs w:val="26"/>
          <w:rtl w:val="0"/>
        </w:rPr>
        <w:t xml:space="preserve">Step 3: Calculate Final Scores </w:t>
      </w:r>
    </w:p>
    <w:p w:rsidR="00000000" w:rsidDel="00000000" w:rsidP="00000000" w:rsidRDefault="00000000" w:rsidRPr="00000000" w14:paraId="000009B7">
      <w:pPr>
        <w:spacing w:line="240" w:lineRule="auto"/>
        <w:ind w:left="729" w:firstLine="0"/>
        <w:jc w:val="both"/>
        <w:rPr>
          <w:sz w:val="26"/>
          <w:szCs w:val="26"/>
        </w:rPr>
      </w:pPr>
      <w:r w:rsidDel="00000000" w:rsidR="00000000" w:rsidRPr="00000000">
        <w:rPr>
          <w:sz w:val="26"/>
          <w:szCs w:val="26"/>
          <w:rtl w:val="0"/>
        </w:rPr>
        <w:t xml:space="preserve">Roll the assigned modifier die twice for each attribute and add the results to the base score. </w:t>
      </w:r>
    </w:p>
    <w:p w:rsidR="00000000" w:rsidDel="00000000" w:rsidP="00000000" w:rsidRDefault="00000000" w:rsidRPr="00000000" w14:paraId="000009B8">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9B9">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9BA">
      <w:pPr>
        <w:spacing w:line="240" w:lineRule="auto"/>
        <w:ind w:left="729" w:firstLine="0"/>
        <w:jc w:val="both"/>
        <w:rPr>
          <w:sz w:val="26"/>
          <w:szCs w:val="26"/>
        </w:rPr>
      </w:pPr>
      <w:r w:rsidDel="00000000" w:rsidR="00000000" w:rsidRPr="00000000">
        <w:rPr>
          <w:sz w:val="26"/>
          <w:szCs w:val="26"/>
          <w:rtl w:val="0"/>
        </w:rPr>
        <w:t xml:space="preserve">Base Score = 42. </w:t>
      </w:r>
    </w:p>
    <w:p w:rsidR="00000000" w:rsidDel="00000000" w:rsidP="00000000" w:rsidRDefault="00000000" w:rsidRPr="00000000" w14:paraId="000009BB">
      <w:pPr>
        <w:spacing w:line="240" w:lineRule="auto"/>
        <w:ind w:left="729" w:firstLine="0"/>
        <w:jc w:val="both"/>
        <w:rPr>
          <w:sz w:val="26"/>
          <w:szCs w:val="26"/>
        </w:rPr>
      </w:pPr>
      <w:r w:rsidDel="00000000" w:rsidR="00000000" w:rsidRPr="00000000">
        <w:rPr>
          <w:sz w:val="26"/>
          <w:szCs w:val="26"/>
          <w:rtl w:val="0"/>
        </w:rPr>
        <w:t xml:space="preserve">Modifier Die = d10. </w:t>
      </w:r>
    </w:p>
    <w:p w:rsidR="00000000" w:rsidDel="00000000" w:rsidP="00000000" w:rsidRDefault="00000000" w:rsidRPr="00000000" w14:paraId="000009BC">
      <w:pPr>
        <w:spacing w:line="240" w:lineRule="auto"/>
        <w:ind w:left="729" w:firstLine="0"/>
        <w:jc w:val="both"/>
        <w:rPr>
          <w:sz w:val="26"/>
          <w:szCs w:val="26"/>
        </w:rPr>
      </w:pPr>
      <w:sdt>
        <w:sdtPr>
          <w:id w:val="-262995396"/>
          <w:tag w:val="goog_rdk_39"/>
        </w:sdtPr>
        <w:sdtContent>
          <w:r w:rsidDel="00000000" w:rsidR="00000000" w:rsidRPr="00000000">
            <w:rPr>
              <w:rFonts w:ascii="Nova Mono" w:cs="Nova Mono" w:eastAsia="Nova Mono" w:hAnsi="Nova Mono"/>
              <w:sz w:val="26"/>
              <w:szCs w:val="26"/>
              <w:rtl w:val="0"/>
            </w:rPr>
            <w:t xml:space="preserve">Rolls: 7 and 4 → Final Attribute = . </w:t>
          </w:r>
        </w:sdtContent>
      </w:sdt>
    </w:p>
    <w:p w:rsidR="00000000" w:rsidDel="00000000" w:rsidP="00000000" w:rsidRDefault="00000000" w:rsidRPr="00000000" w14:paraId="000009BD">
      <w:pPr>
        <w:spacing w:line="240" w:lineRule="auto"/>
        <w:ind w:left="729" w:firstLine="0"/>
        <w:jc w:val="both"/>
        <w:rPr>
          <w:sz w:val="26"/>
          <w:szCs w:val="26"/>
        </w:rPr>
      </w:pPr>
      <w:r w:rsidDel="00000000" w:rsidR="00000000" w:rsidRPr="00000000">
        <w:rPr>
          <w:sz w:val="26"/>
          <w:szCs w:val="26"/>
          <w:rtl w:val="0"/>
        </w:rPr>
        <w:t xml:space="preserve">Step 4: Apply Push-Pull Adjustments </w:t>
      </w:r>
    </w:p>
    <w:p w:rsidR="00000000" w:rsidDel="00000000" w:rsidP="00000000" w:rsidRDefault="00000000" w:rsidRPr="00000000" w14:paraId="000009BE">
      <w:pPr>
        <w:spacing w:line="240" w:lineRule="auto"/>
        <w:ind w:left="729" w:firstLine="0"/>
        <w:jc w:val="both"/>
        <w:rPr>
          <w:sz w:val="26"/>
          <w:szCs w:val="26"/>
        </w:rPr>
      </w:pPr>
      <w:r w:rsidDel="00000000" w:rsidR="00000000" w:rsidRPr="00000000">
        <w:rPr>
          <w:sz w:val="26"/>
          <w:szCs w:val="26"/>
          <w:rtl w:val="0"/>
        </w:rPr>
        <w:t xml:space="preserve">Once final scores are determined, apply the push-pull adjustments: </w:t>
      </w:r>
    </w:p>
    <w:p w:rsidR="00000000" w:rsidDel="00000000" w:rsidP="00000000" w:rsidRDefault="00000000" w:rsidRPr="00000000" w14:paraId="000009BF">
      <w:pPr>
        <w:spacing w:line="240" w:lineRule="auto"/>
        <w:ind w:left="729" w:firstLine="0"/>
        <w:jc w:val="both"/>
        <w:rPr>
          <w:sz w:val="26"/>
          <w:szCs w:val="26"/>
        </w:rPr>
      </w:pPr>
      <w:r w:rsidDel="00000000" w:rsidR="00000000" w:rsidRPr="00000000">
        <w:rPr>
          <w:sz w:val="26"/>
          <w:szCs w:val="26"/>
          <w:rtl w:val="0"/>
        </w:rPr>
        <w:t xml:space="preserve">Each attribute’s increase </w:t>
      </w:r>
    </w:p>
    <w:p w:rsidR="00000000" w:rsidDel="00000000" w:rsidP="00000000" w:rsidRDefault="00000000" w:rsidRPr="00000000" w14:paraId="000009C0">
      <w:pPr>
        <w:spacing w:line="240" w:lineRule="auto"/>
        <w:ind w:left="729" w:firstLine="0"/>
        <w:jc w:val="both"/>
        <w:rPr>
          <w:sz w:val="26"/>
          <w:szCs w:val="26"/>
        </w:rPr>
      </w:pPr>
      <w:r w:rsidDel="00000000" w:rsidR="00000000" w:rsidRPr="00000000">
        <w:rPr>
          <w:sz w:val="26"/>
          <w:szCs w:val="26"/>
          <w:rtl w:val="0"/>
        </w:rPr>
        <w:t xml:space="preserve">proportionally reduces its opposing attribute. </w:t>
      </w:r>
    </w:p>
    <w:p w:rsidR="00000000" w:rsidDel="00000000" w:rsidP="00000000" w:rsidRDefault="00000000" w:rsidRPr="00000000" w14:paraId="000009C1">
      <w:pPr>
        <w:spacing w:line="240" w:lineRule="auto"/>
        <w:ind w:left="729" w:firstLine="0"/>
        <w:jc w:val="both"/>
        <w:rPr>
          <w:sz w:val="26"/>
          <w:szCs w:val="26"/>
        </w:rPr>
      </w:pPr>
      <w:r w:rsidDel="00000000" w:rsidR="00000000" w:rsidRPr="00000000">
        <w:rPr>
          <w:sz w:val="26"/>
          <w:szCs w:val="26"/>
          <w:rtl w:val="0"/>
        </w:rPr>
        <w:t xml:space="preserve">The Overseer or player calculates reductions dynamically to ensure balance. </w:t>
      </w:r>
    </w:p>
    <w:p w:rsidR="00000000" w:rsidDel="00000000" w:rsidP="00000000" w:rsidRDefault="00000000" w:rsidRPr="00000000" w14:paraId="000009C2">
      <w:pPr>
        <w:spacing w:line="240" w:lineRule="auto"/>
        <w:ind w:left="729" w:firstLine="0"/>
        <w:jc w:val="both"/>
        <w:rPr>
          <w:sz w:val="26"/>
          <w:szCs w:val="26"/>
        </w:rPr>
      </w:pPr>
      <w:r w:rsidDel="00000000" w:rsidR="00000000" w:rsidRPr="00000000">
        <w:rPr>
          <w:sz w:val="26"/>
          <w:szCs w:val="26"/>
          <w:rtl w:val="0"/>
        </w:rPr>
        <w:t xml:space="preserve">Derived Stats </w:t>
      </w:r>
    </w:p>
    <w:p w:rsidR="00000000" w:rsidDel="00000000" w:rsidP="00000000" w:rsidRDefault="00000000" w:rsidRPr="00000000" w14:paraId="000009C3">
      <w:pPr>
        <w:spacing w:line="240" w:lineRule="auto"/>
        <w:ind w:left="729" w:firstLine="0"/>
        <w:jc w:val="both"/>
        <w:rPr>
          <w:sz w:val="26"/>
          <w:szCs w:val="26"/>
        </w:rPr>
      </w:pPr>
      <w:r w:rsidDel="00000000" w:rsidR="00000000" w:rsidRPr="00000000">
        <w:rPr>
          <w:sz w:val="26"/>
          <w:szCs w:val="26"/>
          <w:rtl w:val="0"/>
        </w:rPr>
        <w:t xml:space="preserve">Derived stats are calculated from core attributes and represent specific aspects of gameplay, such as health, defense, and perception. </w:t>
      </w:r>
    </w:p>
    <w:p w:rsidR="00000000" w:rsidDel="00000000" w:rsidP="00000000" w:rsidRDefault="00000000" w:rsidRPr="00000000" w14:paraId="000009C4">
      <w:pPr>
        <w:spacing w:line="240" w:lineRule="auto"/>
        <w:ind w:left="729" w:firstLine="0"/>
        <w:jc w:val="both"/>
        <w:rPr>
          <w:sz w:val="26"/>
          <w:szCs w:val="26"/>
        </w:rPr>
      </w:pPr>
      <w:r w:rsidDel="00000000" w:rsidR="00000000" w:rsidRPr="00000000">
        <w:rPr>
          <w:sz w:val="26"/>
          <w:szCs w:val="26"/>
          <w:rtl w:val="0"/>
        </w:rPr>
        <w:t xml:space="preserve">Stat </w:t>
        <w:tab/>
        <w:t xml:space="preserve">Formula </w:t>
        <w:tab/>
        <w:t xml:space="preserve">Description </w:t>
      </w:r>
    </w:p>
    <w:p w:rsidR="00000000" w:rsidDel="00000000" w:rsidP="00000000" w:rsidRDefault="00000000" w:rsidRPr="00000000" w14:paraId="000009C5">
      <w:pPr>
        <w:spacing w:line="240" w:lineRule="auto"/>
        <w:ind w:left="729" w:firstLine="0"/>
        <w:jc w:val="both"/>
        <w:rPr>
          <w:sz w:val="26"/>
          <w:szCs w:val="26"/>
        </w:rPr>
      </w:pPr>
      <w:r w:rsidDel="00000000" w:rsidR="00000000" w:rsidRPr="00000000">
        <w:rPr>
          <w:sz w:val="26"/>
          <w:szCs w:val="26"/>
          <w:rtl w:val="0"/>
        </w:rPr>
        <w:t xml:space="preserve">Hit Points (HP) </w:t>
        <w:tab/>
        <w:t xml:space="preserve"> </w:t>
        <w:tab/>
        <w:t xml:space="preserve">Physical durability and health. </w:t>
      </w:r>
    </w:p>
    <w:p w:rsidR="00000000" w:rsidDel="00000000" w:rsidP="00000000" w:rsidRDefault="00000000" w:rsidRPr="00000000" w14:paraId="000009C6">
      <w:pPr>
        <w:spacing w:line="240" w:lineRule="auto"/>
        <w:ind w:left="729" w:firstLine="0"/>
        <w:jc w:val="both"/>
        <w:rPr>
          <w:sz w:val="26"/>
          <w:szCs w:val="26"/>
        </w:rPr>
      </w:pPr>
      <w:r w:rsidDel="00000000" w:rsidR="00000000" w:rsidRPr="00000000">
        <w:rPr>
          <w:sz w:val="26"/>
          <w:szCs w:val="26"/>
          <w:rtl w:val="0"/>
        </w:rPr>
        <w:t xml:space="preserve">Sanity/Morale (SAN/MOR)  </w:t>
        <w:tab/>
        <w:t xml:space="preserve">Mental stability or emotional cohesion. </w:t>
      </w:r>
    </w:p>
    <w:p w:rsidR="00000000" w:rsidDel="00000000" w:rsidP="00000000" w:rsidRDefault="00000000" w:rsidRPr="00000000" w14:paraId="000009C7">
      <w:pPr>
        <w:spacing w:line="240" w:lineRule="auto"/>
        <w:ind w:left="729" w:firstLine="0"/>
        <w:jc w:val="both"/>
        <w:rPr>
          <w:sz w:val="26"/>
          <w:szCs w:val="26"/>
        </w:rPr>
      </w:pPr>
      <w:r w:rsidDel="00000000" w:rsidR="00000000" w:rsidRPr="00000000">
        <w:rPr>
          <w:sz w:val="26"/>
          <w:szCs w:val="26"/>
          <w:rtl w:val="0"/>
        </w:rPr>
        <w:t xml:space="preserve">Offensive Threshold (OT)  </w:t>
        <w:tab/>
        <w:t xml:space="preserve">Target number for attack rolls. </w:t>
      </w:r>
    </w:p>
    <w:p w:rsidR="00000000" w:rsidDel="00000000" w:rsidP="00000000" w:rsidRDefault="00000000" w:rsidRPr="00000000" w14:paraId="000009C8">
      <w:pPr>
        <w:spacing w:line="240" w:lineRule="auto"/>
        <w:ind w:left="729" w:firstLine="0"/>
        <w:jc w:val="both"/>
        <w:rPr>
          <w:sz w:val="26"/>
          <w:szCs w:val="26"/>
        </w:rPr>
      </w:pPr>
      <w:r w:rsidDel="00000000" w:rsidR="00000000" w:rsidRPr="00000000">
        <w:rPr>
          <w:sz w:val="26"/>
          <w:szCs w:val="26"/>
          <w:rtl w:val="0"/>
        </w:rPr>
        <w:t xml:space="preserve">Defensive Threshold (DT)  </w:t>
        <w:tab/>
        <w:t xml:space="preserve">Target number for avoiding hits. </w:t>
      </w:r>
    </w:p>
    <w:p w:rsidR="00000000" w:rsidDel="00000000" w:rsidP="00000000" w:rsidRDefault="00000000" w:rsidRPr="00000000" w14:paraId="000009C9">
      <w:pPr>
        <w:spacing w:line="240" w:lineRule="auto"/>
        <w:ind w:left="729" w:firstLine="0"/>
        <w:jc w:val="both"/>
        <w:rPr>
          <w:sz w:val="26"/>
          <w:szCs w:val="26"/>
        </w:rPr>
      </w:pPr>
      <w:r w:rsidDel="00000000" w:rsidR="00000000" w:rsidRPr="00000000">
        <w:rPr>
          <w:sz w:val="26"/>
          <w:szCs w:val="26"/>
          <w:rtl w:val="0"/>
        </w:rPr>
        <w:t xml:space="preserve">Perception </w:t>
        <w:tab/>
        <w:t xml:space="preserve"> </w:t>
        <w:tab/>
        <w:t xml:space="preserve">Awareness of surroundings. </w:t>
      </w:r>
    </w:p>
    <w:p w:rsidR="00000000" w:rsidDel="00000000" w:rsidP="00000000" w:rsidRDefault="00000000" w:rsidRPr="00000000" w14:paraId="000009CA">
      <w:pPr>
        <w:spacing w:line="240" w:lineRule="auto"/>
        <w:ind w:left="729" w:firstLine="0"/>
        <w:jc w:val="both"/>
        <w:rPr>
          <w:sz w:val="26"/>
          <w:szCs w:val="26"/>
        </w:rPr>
      </w:pPr>
      <w:r w:rsidDel="00000000" w:rsidR="00000000" w:rsidRPr="00000000">
        <w:rPr>
          <w:sz w:val="26"/>
          <w:szCs w:val="26"/>
          <w:rtl w:val="0"/>
        </w:rPr>
        <w:t xml:space="preserve">Insight </w:t>
        <w:tab/>
        <w:t xml:space="preserve"> </w:t>
        <w:tab/>
        <w:t xml:space="preserve">Deductive reasoning and emotional intelligence. </w:t>
      </w:r>
    </w:p>
    <w:p w:rsidR="00000000" w:rsidDel="00000000" w:rsidP="00000000" w:rsidRDefault="00000000" w:rsidRPr="00000000" w14:paraId="000009CB">
      <w:pPr>
        <w:spacing w:line="240" w:lineRule="auto"/>
        <w:ind w:left="729" w:firstLine="0"/>
        <w:jc w:val="both"/>
        <w:rPr>
          <w:sz w:val="26"/>
          <w:szCs w:val="26"/>
        </w:rPr>
      </w:pPr>
      <w:r w:rsidDel="00000000" w:rsidR="00000000" w:rsidRPr="00000000">
        <w:rPr>
          <w:sz w:val="26"/>
          <w:szCs w:val="26"/>
          <w:rtl w:val="0"/>
        </w:rPr>
        <w:t xml:space="preserve">Gnosis and Entropy </w:t>
      </w:r>
    </w:p>
    <w:p w:rsidR="00000000" w:rsidDel="00000000" w:rsidP="00000000" w:rsidRDefault="00000000" w:rsidRPr="00000000" w14:paraId="000009CC">
      <w:pPr>
        <w:spacing w:line="240" w:lineRule="auto"/>
        <w:ind w:left="729" w:firstLine="0"/>
        <w:jc w:val="both"/>
        <w:rPr>
          <w:sz w:val="26"/>
          <w:szCs w:val="26"/>
        </w:rPr>
      </w:pPr>
      <w:r w:rsidDel="00000000" w:rsidR="00000000" w:rsidRPr="00000000">
        <w:rPr>
          <w:sz w:val="26"/>
          <w:szCs w:val="26"/>
          <w:rtl w:val="0"/>
        </w:rPr>
        <w:t xml:space="preserve">What Are Gnosis and Entropy? </w:t>
      </w:r>
    </w:p>
    <w:p w:rsidR="00000000" w:rsidDel="00000000" w:rsidP="00000000" w:rsidRDefault="00000000" w:rsidRPr="00000000" w14:paraId="000009CD">
      <w:pPr>
        <w:spacing w:line="240" w:lineRule="auto"/>
        <w:ind w:left="729" w:firstLine="0"/>
        <w:jc w:val="both"/>
        <w:rPr>
          <w:sz w:val="26"/>
          <w:szCs w:val="26"/>
        </w:rPr>
      </w:pPr>
      <w:r w:rsidDel="00000000" w:rsidR="00000000" w:rsidRPr="00000000">
        <w:rPr>
          <w:sz w:val="26"/>
          <w:szCs w:val="26"/>
          <w:rtl w:val="0"/>
        </w:rPr>
        <w:t xml:space="preserve">Gnosis and Entropy represent your character’s spiritual balance. These derived stats influence alignment, spiritual resources, and gameplay events. </w:t>
      </w:r>
    </w:p>
    <w:p w:rsidR="00000000" w:rsidDel="00000000" w:rsidP="00000000" w:rsidRDefault="00000000" w:rsidRPr="00000000" w14:paraId="000009CE">
      <w:pPr>
        <w:spacing w:line="240" w:lineRule="auto"/>
        <w:ind w:left="729" w:firstLine="0"/>
        <w:jc w:val="both"/>
        <w:rPr>
          <w:sz w:val="26"/>
          <w:szCs w:val="26"/>
        </w:rPr>
      </w:pPr>
      <w:r w:rsidDel="00000000" w:rsidR="00000000" w:rsidRPr="00000000">
        <w:rPr>
          <w:sz w:val="26"/>
          <w:szCs w:val="26"/>
          <w:rtl w:val="0"/>
        </w:rPr>
        <w:t xml:space="preserve">Stat </w:t>
        <w:tab/>
        <w:t xml:space="preserve">Formula </w:t>
      </w:r>
    </w:p>
    <w:p w:rsidR="00000000" w:rsidDel="00000000" w:rsidP="00000000" w:rsidRDefault="00000000" w:rsidRPr="00000000" w14:paraId="000009CF">
      <w:pPr>
        <w:spacing w:line="240" w:lineRule="auto"/>
        <w:ind w:left="729" w:firstLine="0"/>
        <w:jc w:val="both"/>
        <w:rPr>
          <w:sz w:val="26"/>
          <w:szCs w:val="26"/>
        </w:rPr>
      </w:pPr>
      <w:r w:rsidDel="00000000" w:rsidR="00000000" w:rsidRPr="00000000">
        <w:rPr>
          <w:sz w:val="26"/>
          <w:szCs w:val="26"/>
          <w:rtl w:val="0"/>
        </w:rPr>
        <w:t xml:space="preserve">Gnosis </w:t>
        <w:tab/>
        <w:t xml:space="preserve"> </w:t>
      </w:r>
    </w:p>
    <w:p w:rsidR="00000000" w:rsidDel="00000000" w:rsidP="00000000" w:rsidRDefault="00000000" w:rsidRPr="00000000" w14:paraId="000009D0">
      <w:pPr>
        <w:spacing w:line="240" w:lineRule="auto"/>
        <w:ind w:left="729" w:firstLine="0"/>
        <w:jc w:val="both"/>
        <w:rPr>
          <w:sz w:val="26"/>
          <w:szCs w:val="26"/>
        </w:rPr>
      </w:pPr>
      <w:r w:rsidDel="00000000" w:rsidR="00000000" w:rsidRPr="00000000">
        <w:rPr>
          <w:sz w:val="26"/>
          <w:szCs w:val="26"/>
          <w:rtl w:val="0"/>
        </w:rPr>
        <w:t xml:space="preserve">Entropy </w:t>
        <w:tab/>
        <w:t xml:space="preserve"> </w:t>
      </w:r>
    </w:p>
    <w:p w:rsidR="00000000" w:rsidDel="00000000" w:rsidP="00000000" w:rsidRDefault="00000000" w:rsidRPr="00000000" w14:paraId="000009D1">
      <w:pPr>
        <w:spacing w:line="240" w:lineRule="auto"/>
        <w:ind w:left="729" w:firstLine="0"/>
        <w:jc w:val="both"/>
        <w:rPr>
          <w:sz w:val="26"/>
          <w:szCs w:val="26"/>
        </w:rPr>
      </w:pPr>
      <w:r w:rsidDel="00000000" w:rsidR="00000000" w:rsidRPr="00000000">
        <w:rPr>
          <w:sz w:val="26"/>
          <w:szCs w:val="26"/>
          <w:rtl w:val="0"/>
        </w:rPr>
        <w:t xml:space="preserve">Thresholds and Dice Mechanics </w:t>
      </w:r>
    </w:p>
    <w:p w:rsidR="00000000" w:rsidDel="00000000" w:rsidP="00000000" w:rsidRDefault="00000000" w:rsidRPr="00000000" w14:paraId="000009D2">
      <w:pPr>
        <w:spacing w:line="240" w:lineRule="auto"/>
        <w:ind w:left="729" w:firstLine="0"/>
        <w:jc w:val="both"/>
        <w:rPr>
          <w:sz w:val="26"/>
          <w:szCs w:val="26"/>
        </w:rPr>
      </w:pPr>
      <w:r w:rsidDel="00000000" w:rsidR="00000000" w:rsidRPr="00000000">
        <w:rPr>
          <w:sz w:val="26"/>
          <w:szCs w:val="26"/>
          <w:rtl w:val="0"/>
        </w:rPr>
        <w:t xml:space="preserve">Thresholds </w:t>
      </w:r>
    </w:p>
    <w:p w:rsidR="00000000" w:rsidDel="00000000" w:rsidP="00000000" w:rsidRDefault="00000000" w:rsidRPr="00000000" w14:paraId="000009D3">
      <w:pPr>
        <w:spacing w:line="240" w:lineRule="auto"/>
        <w:ind w:left="729" w:firstLine="0"/>
        <w:jc w:val="both"/>
        <w:rPr>
          <w:sz w:val="26"/>
          <w:szCs w:val="26"/>
        </w:rPr>
      </w:pPr>
      <w:r w:rsidDel="00000000" w:rsidR="00000000" w:rsidRPr="00000000">
        <w:rPr>
          <w:sz w:val="26"/>
          <w:szCs w:val="26"/>
          <w:rtl w:val="0"/>
        </w:rPr>
        <w:t xml:space="preserve">Thresholds are derived values that determine success or failure during gameplay: </w:t>
      </w:r>
    </w:p>
    <w:p w:rsidR="00000000" w:rsidDel="00000000" w:rsidP="00000000" w:rsidRDefault="00000000" w:rsidRPr="00000000" w14:paraId="000009D4">
      <w:pPr>
        <w:spacing w:line="240" w:lineRule="auto"/>
        <w:ind w:left="729" w:firstLine="0"/>
        <w:jc w:val="both"/>
        <w:rPr>
          <w:sz w:val="26"/>
          <w:szCs w:val="26"/>
        </w:rPr>
      </w:pPr>
      <w:r w:rsidDel="00000000" w:rsidR="00000000" w:rsidRPr="00000000">
        <w:rPr>
          <w:sz w:val="26"/>
          <w:szCs w:val="26"/>
          <w:rtl w:val="0"/>
        </w:rPr>
        <w:t xml:space="preserve">Offensive Threshold (OT): The base target number for attack rolls. </w:t>
      </w:r>
    </w:p>
    <w:p w:rsidR="00000000" w:rsidDel="00000000" w:rsidP="00000000" w:rsidRDefault="00000000" w:rsidRPr="00000000" w14:paraId="000009D5">
      <w:pPr>
        <w:spacing w:line="240" w:lineRule="auto"/>
        <w:ind w:left="729" w:firstLine="0"/>
        <w:jc w:val="both"/>
        <w:rPr>
          <w:sz w:val="26"/>
          <w:szCs w:val="26"/>
        </w:rPr>
      </w:pPr>
      <w:r w:rsidDel="00000000" w:rsidR="00000000" w:rsidRPr="00000000">
        <w:rPr>
          <w:sz w:val="26"/>
          <w:szCs w:val="26"/>
          <w:rtl w:val="0"/>
        </w:rPr>
        <w:t xml:space="preserve">Defensive Threshold (DT): The </w:t>
      </w:r>
    </w:p>
    <w:p w:rsidR="00000000" w:rsidDel="00000000" w:rsidP="00000000" w:rsidRDefault="00000000" w:rsidRPr="00000000" w14:paraId="000009D6">
      <w:pPr>
        <w:spacing w:line="240" w:lineRule="auto"/>
        <w:ind w:left="729" w:firstLine="0"/>
        <w:jc w:val="both"/>
        <w:rPr>
          <w:sz w:val="26"/>
          <w:szCs w:val="26"/>
        </w:rPr>
      </w:pPr>
      <w:r w:rsidDel="00000000" w:rsidR="00000000" w:rsidRPr="00000000">
        <w:rPr>
          <w:sz w:val="26"/>
          <w:szCs w:val="26"/>
          <w:rtl w:val="0"/>
        </w:rPr>
        <w:t xml:space="preserve">number opponents must roll under to hit you. How Thresholds Work </w:t>
      </w:r>
    </w:p>
    <w:p w:rsidR="00000000" w:rsidDel="00000000" w:rsidP="00000000" w:rsidRDefault="00000000" w:rsidRPr="00000000" w14:paraId="000009D7">
      <w:pPr>
        <w:spacing w:line="240" w:lineRule="auto"/>
        <w:ind w:left="729" w:firstLine="0"/>
        <w:jc w:val="both"/>
        <w:rPr>
          <w:sz w:val="26"/>
          <w:szCs w:val="26"/>
        </w:rPr>
      </w:pPr>
      <w:r w:rsidDel="00000000" w:rsidR="00000000" w:rsidRPr="00000000">
        <w:rPr>
          <w:sz w:val="26"/>
          <w:szCs w:val="26"/>
          <w:rtl w:val="0"/>
        </w:rPr>
        <w:t xml:space="preserve">Players roll 1d100 for actions involving thresholds. </w:t>
      </w:r>
    </w:p>
    <w:p w:rsidR="00000000" w:rsidDel="00000000" w:rsidP="00000000" w:rsidRDefault="00000000" w:rsidRPr="00000000" w14:paraId="000009D8">
      <w:pPr>
        <w:spacing w:line="240" w:lineRule="auto"/>
        <w:ind w:left="729" w:firstLine="0"/>
        <w:jc w:val="both"/>
        <w:rPr>
          <w:sz w:val="26"/>
          <w:szCs w:val="26"/>
        </w:rPr>
      </w:pPr>
      <w:r w:rsidDel="00000000" w:rsidR="00000000" w:rsidRPr="00000000">
        <w:rPr>
          <w:sz w:val="26"/>
          <w:szCs w:val="26"/>
          <w:rtl w:val="0"/>
        </w:rPr>
        <w:t xml:space="preserve">Rolls below the threshold succeed, while rolls above fail. </w:t>
      </w:r>
    </w:p>
    <w:p w:rsidR="00000000" w:rsidDel="00000000" w:rsidP="00000000" w:rsidRDefault="00000000" w:rsidRPr="00000000" w14:paraId="000009D9">
      <w:pPr>
        <w:spacing w:line="240" w:lineRule="auto"/>
        <w:ind w:left="729" w:firstLine="0"/>
        <w:jc w:val="both"/>
        <w:rPr>
          <w:sz w:val="26"/>
          <w:szCs w:val="26"/>
        </w:rPr>
      </w:pPr>
      <w:r w:rsidDel="00000000" w:rsidR="00000000" w:rsidRPr="00000000">
        <w:rPr>
          <w:sz w:val="26"/>
          <w:szCs w:val="26"/>
          <w:rtl w:val="0"/>
        </w:rPr>
        <w:t xml:space="preserve">Flip Mechanics </w:t>
      </w:r>
    </w:p>
    <w:p w:rsidR="00000000" w:rsidDel="00000000" w:rsidP="00000000" w:rsidRDefault="00000000" w:rsidRPr="00000000" w14:paraId="000009DA">
      <w:pPr>
        <w:spacing w:line="240" w:lineRule="auto"/>
        <w:ind w:left="729" w:firstLine="0"/>
        <w:jc w:val="both"/>
        <w:rPr>
          <w:sz w:val="26"/>
          <w:szCs w:val="26"/>
        </w:rPr>
      </w:pPr>
      <w:r w:rsidDel="00000000" w:rsidR="00000000" w:rsidRPr="00000000">
        <w:rPr>
          <w:sz w:val="26"/>
          <w:szCs w:val="26"/>
          <w:rtl w:val="0"/>
        </w:rPr>
        <w:t xml:space="preserve">What Are Flip Rolls? </w:t>
      </w:r>
    </w:p>
    <w:p w:rsidR="00000000" w:rsidDel="00000000" w:rsidP="00000000" w:rsidRDefault="00000000" w:rsidRPr="00000000" w14:paraId="000009DB">
      <w:pPr>
        <w:spacing w:line="240" w:lineRule="auto"/>
        <w:ind w:left="729" w:firstLine="0"/>
        <w:jc w:val="both"/>
        <w:rPr>
          <w:sz w:val="26"/>
          <w:szCs w:val="26"/>
        </w:rPr>
      </w:pPr>
      <w:sdt>
        <w:sdtPr>
          <w:id w:val="821345419"/>
          <w:tag w:val="goog_rdk_40"/>
        </w:sdtPr>
        <w:sdtContent>
          <w:r w:rsidDel="00000000" w:rsidR="00000000" w:rsidRPr="00000000">
            <w:rPr>
              <w:rFonts w:ascii="Nova Mono" w:cs="Nova Mono" w:eastAsia="Nova Mono" w:hAnsi="Nova Mono"/>
              <w:sz w:val="26"/>
              <w:szCs w:val="26"/>
              <w:rtl w:val="0"/>
            </w:rPr>
            <w:t xml:space="preserve">Flip rolls reverse the dice results (e.g., 34 → 43) to represent chaotic or fortuitous outcomes. </w:t>
          </w:r>
        </w:sdtContent>
      </w:sdt>
    </w:p>
    <w:p w:rsidR="00000000" w:rsidDel="00000000" w:rsidP="00000000" w:rsidRDefault="00000000" w:rsidRPr="00000000" w14:paraId="000009DC">
      <w:pPr>
        <w:spacing w:line="240" w:lineRule="auto"/>
        <w:ind w:left="729" w:firstLine="0"/>
        <w:jc w:val="both"/>
        <w:rPr>
          <w:sz w:val="26"/>
          <w:szCs w:val="26"/>
        </w:rPr>
      </w:pPr>
      <w:r w:rsidDel="00000000" w:rsidR="00000000" w:rsidRPr="00000000">
        <w:rPr>
          <w:sz w:val="26"/>
          <w:szCs w:val="26"/>
          <w:rtl w:val="0"/>
        </w:rPr>
        <w:t xml:space="preserve">When Do Flips Occur? </w:t>
      </w:r>
    </w:p>
    <w:p w:rsidR="00000000" w:rsidDel="00000000" w:rsidP="00000000" w:rsidRDefault="00000000" w:rsidRPr="00000000" w14:paraId="000009DD">
      <w:pPr>
        <w:spacing w:line="240" w:lineRule="auto"/>
        <w:ind w:left="729" w:firstLine="0"/>
        <w:jc w:val="both"/>
        <w:rPr>
          <w:sz w:val="26"/>
          <w:szCs w:val="26"/>
        </w:rPr>
      </w:pPr>
      <w:r w:rsidDel="00000000" w:rsidR="00000000" w:rsidRPr="00000000">
        <w:rPr>
          <w:sz w:val="26"/>
          <w:szCs w:val="26"/>
          <w:rtl w:val="0"/>
        </w:rPr>
        <w:t xml:space="preserve">Negative Flips: Triggered by Entropy or environmental chaos. </w:t>
      </w:r>
    </w:p>
    <w:p w:rsidR="00000000" w:rsidDel="00000000" w:rsidP="00000000" w:rsidRDefault="00000000" w:rsidRPr="00000000" w14:paraId="000009DE">
      <w:pPr>
        <w:spacing w:line="240" w:lineRule="auto"/>
        <w:ind w:left="729" w:firstLine="0"/>
        <w:jc w:val="both"/>
        <w:rPr>
          <w:sz w:val="26"/>
          <w:szCs w:val="26"/>
        </w:rPr>
      </w:pPr>
      <w:r w:rsidDel="00000000" w:rsidR="00000000" w:rsidRPr="00000000">
        <w:rPr>
          <w:sz w:val="26"/>
          <w:szCs w:val="26"/>
          <w:rtl w:val="0"/>
        </w:rPr>
        <w:t xml:space="preserve">Positive Flips: Triggered by Gnosis or situational advantages. Criticals and Doubles </w:t>
      </w:r>
    </w:p>
    <w:p w:rsidR="00000000" w:rsidDel="00000000" w:rsidP="00000000" w:rsidRDefault="00000000" w:rsidRPr="00000000" w14:paraId="000009DF">
      <w:pPr>
        <w:spacing w:line="240" w:lineRule="auto"/>
        <w:ind w:left="729" w:firstLine="0"/>
        <w:jc w:val="both"/>
        <w:rPr>
          <w:sz w:val="26"/>
          <w:szCs w:val="26"/>
        </w:rPr>
      </w:pPr>
      <w:r w:rsidDel="00000000" w:rsidR="00000000" w:rsidRPr="00000000">
        <w:rPr>
          <w:sz w:val="26"/>
          <w:szCs w:val="26"/>
          <w:rtl w:val="0"/>
        </w:rPr>
        <w:t xml:space="preserve">Critical Successes </w:t>
      </w:r>
    </w:p>
    <w:p w:rsidR="00000000" w:rsidDel="00000000" w:rsidP="00000000" w:rsidRDefault="00000000" w:rsidRPr="00000000" w14:paraId="000009E0">
      <w:pPr>
        <w:spacing w:line="240" w:lineRule="auto"/>
        <w:ind w:left="729" w:firstLine="0"/>
        <w:jc w:val="both"/>
        <w:rPr>
          <w:sz w:val="26"/>
          <w:szCs w:val="26"/>
        </w:rPr>
      </w:pPr>
      <w:r w:rsidDel="00000000" w:rsidR="00000000" w:rsidRPr="00000000">
        <w:rPr>
          <w:sz w:val="26"/>
          <w:szCs w:val="26"/>
          <w:rtl w:val="0"/>
        </w:rPr>
        <w:t xml:space="preserve">Rolling doubles (e.g., 11, 22) within the success range (1-6) triggers a critical success. </w:t>
      </w:r>
    </w:p>
    <w:p w:rsidR="00000000" w:rsidDel="00000000" w:rsidP="00000000" w:rsidRDefault="00000000" w:rsidRPr="00000000" w14:paraId="000009E1">
      <w:pPr>
        <w:spacing w:line="240" w:lineRule="auto"/>
        <w:ind w:left="729" w:firstLine="0"/>
        <w:jc w:val="both"/>
        <w:rPr>
          <w:sz w:val="26"/>
          <w:szCs w:val="26"/>
        </w:rPr>
      </w:pPr>
      <w:r w:rsidDel="00000000" w:rsidR="00000000" w:rsidRPr="00000000">
        <w:rPr>
          <w:sz w:val="26"/>
          <w:szCs w:val="26"/>
          <w:rtl w:val="0"/>
        </w:rPr>
        <w:t xml:space="preserve">On damage rolls, doubles are added to the damage total. </w:t>
      </w:r>
    </w:p>
    <w:p w:rsidR="00000000" w:rsidDel="00000000" w:rsidP="00000000" w:rsidRDefault="00000000" w:rsidRPr="00000000" w14:paraId="000009E2">
      <w:pPr>
        <w:spacing w:line="240" w:lineRule="auto"/>
        <w:ind w:left="729" w:firstLine="0"/>
        <w:jc w:val="both"/>
        <w:rPr>
          <w:sz w:val="26"/>
          <w:szCs w:val="26"/>
        </w:rPr>
      </w:pPr>
      <w:r w:rsidDel="00000000" w:rsidR="00000000" w:rsidRPr="00000000">
        <w:rPr>
          <w:sz w:val="26"/>
          <w:szCs w:val="26"/>
          <w:rtl w:val="0"/>
        </w:rPr>
        <w:t xml:space="preserve">Critical Failures </w:t>
      </w:r>
    </w:p>
    <w:p w:rsidR="00000000" w:rsidDel="00000000" w:rsidP="00000000" w:rsidRDefault="00000000" w:rsidRPr="00000000" w14:paraId="000009E3">
      <w:pPr>
        <w:spacing w:line="240" w:lineRule="auto"/>
        <w:ind w:left="729" w:firstLine="0"/>
        <w:jc w:val="both"/>
        <w:rPr>
          <w:sz w:val="26"/>
          <w:szCs w:val="26"/>
        </w:rPr>
      </w:pPr>
      <w:r w:rsidDel="00000000" w:rsidR="00000000" w:rsidRPr="00000000">
        <w:rPr>
          <w:sz w:val="26"/>
          <w:szCs w:val="26"/>
          <w:rtl w:val="0"/>
        </w:rPr>
        <w:t xml:space="preserve">Rolling doubles (e.g., 99, 88) within </w:t>
      </w:r>
    </w:p>
    <w:p w:rsidR="00000000" w:rsidDel="00000000" w:rsidP="00000000" w:rsidRDefault="00000000" w:rsidRPr="00000000" w14:paraId="000009E4">
      <w:pPr>
        <w:spacing w:line="240" w:lineRule="auto"/>
        <w:ind w:left="729" w:firstLine="0"/>
        <w:jc w:val="both"/>
        <w:rPr>
          <w:sz w:val="26"/>
          <w:szCs w:val="26"/>
        </w:rPr>
      </w:pPr>
      <w:r w:rsidDel="00000000" w:rsidR="00000000" w:rsidRPr="00000000">
        <w:rPr>
          <w:sz w:val="26"/>
          <w:szCs w:val="26"/>
          <w:rtl w:val="0"/>
        </w:rPr>
        <w:t xml:space="preserve">the failure range (95-100) triggers a critical failure. </w:t>
      </w:r>
    </w:p>
    <w:p w:rsidR="00000000" w:rsidDel="00000000" w:rsidP="00000000" w:rsidRDefault="00000000" w:rsidRPr="00000000" w14:paraId="000009E5">
      <w:pPr>
        <w:spacing w:line="240" w:lineRule="auto"/>
        <w:ind w:left="729" w:firstLine="0"/>
        <w:jc w:val="both"/>
        <w:rPr>
          <w:sz w:val="26"/>
          <w:szCs w:val="26"/>
        </w:rPr>
      </w:pPr>
      <w:r w:rsidDel="00000000" w:rsidR="00000000" w:rsidRPr="00000000">
        <w:rPr>
          <w:sz w:val="26"/>
          <w:szCs w:val="26"/>
          <w:rtl w:val="0"/>
        </w:rPr>
        <w:t xml:space="preserve">Critical failures can result in fumbles or unintended consequences.. </w:t>
      </w:r>
    </w:p>
    <w:p w:rsidR="00000000" w:rsidDel="00000000" w:rsidP="00000000" w:rsidRDefault="00000000" w:rsidRPr="00000000" w14:paraId="000009E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E7">
      <w:pPr>
        <w:spacing w:line="240" w:lineRule="auto"/>
        <w:ind w:left="729" w:firstLine="0"/>
        <w:jc w:val="both"/>
        <w:rPr>
          <w:sz w:val="26"/>
          <w:szCs w:val="26"/>
        </w:rPr>
      </w:pPr>
      <w:r w:rsidDel="00000000" w:rsidR="00000000" w:rsidRPr="00000000">
        <w:rPr>
          <w:sz w:val="26"/>
          <w:szCs w:val="26"/>
          <w:rtl w:val="0"/>
        </w:rPr>
        <w:t xml:space="preserve">## **Derived Stats in the Palladial Universe** </w:t>
      </w:r>
    </w:p>
    <w:p w:rsidR="00000000" w:rsidDel="00000000" w:rsidP="00000000" w:rsidRDefault="00000000" w:rsidRPr="00000000" w14:paraId="000009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E9">
      <w:pPr>
        <w:spacing w:line="240" w:lineRule="auto"/>
        <w:ind w:left="729" w:firstLine="0"/>
        <w:jc w:val="both"/>
        <w:rPr>
          <w:sz w:val="26"/>
          <w:szCs w:val="26"/>
        </w:rPr>
      </w:pPr>
      <w:r w:rsidDel="00000000" w:rsidR="00000000" w:rsidRPr="00000000">
        <w:rPr>
          <w:sz w:val="26"/>
          <w:szCs w:val="26"/>
          <w:rtl w:val="0"/>
        </w:rPr>
        <w:t xml:space="preserve">Derived stats represent secondary characteristics calculated from core Attributes. These stats govern specific aspects of gameplay, including combat performance, movement, health, and mental resilience. They reflect how a character’s Attributes manifest in the physical, mental, and psionic realms of the Palladial Universe. </w:t>
      </w:r>
    </w:p>
    <w:p w:rsidR="00000000" w:rsidDel="00000000" w:rsidP="00000000" w:rsidRDefault="00000000" w:rsidRPr="00000000" w14:paraId="000009E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E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ED">
      <w:pPr>
        <w:spacing w:line="240" w:lineRule="auto"/>
        <w:ind w:left="729" w:firstLine="0"/>
        <w:jc w:val="both"/>
        <w:rPr>
          <w:sz w:val="26"/>
          <w:szCs w:val="26"/>
        </w:rPr>
      </w:pPr>
      <w:r w:rsidDel="00000000" w:rsidR="00000000" w:rsidRPr="00000000">
        <w:rPr>
          <w:sz w:val="26"/>
          <w:szCs w:val="26"/>
          <w:rtl w:val="0"/>
        </w:rPr>
        <w:t xml:space="preserve">### **Derived Stats Overview** </w:t>
      </w:r>
    </w:p>
    <w:p w:rsidR="00000000" w:rsidDel="00000000" w:rsidP="00000000" w:rsidRDefault="00000000" w:rsidRPr="00000000" w14:paraId="000009E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EF">
      <w:pPr>
        <w:spacing w:line="240" w:lineRule="auto"/>
        <w:ind w:left="729" w:firstLine="0"/>
        <w:jc w:val="both"/>
        <w:rPr>
          <w:sz w:val="26"/>
          <w:szCs w:val="26"/>
        </w:rPr>
      </w:pPr>
      <w:r w:rsidDel="00000000" w:rsidR="00000000" w:rsidRPr="00000000">
        <w:rPr>
          <w:sz w:val="26"/>
          <w:szCs w:val="26"/>
          <w:rtl w:val="0"/>
        </w:rPr>
        <w:t xml:space="preserve">1. **Offensive Threshold (OT)**   </w:t>
      </w:r>
    </w:p>
    <w:p w:rsidR="00000000" w:rsidDel="00000000" w:rsidP="00000000" w:rsidRDefault="00000000" w:rsidRPr="00000000" w14:paraId="000009F0">
      <w:pPr>
        <w:spacing w:line="240" w:lineRule="auto"/>
        <w:ind w:left="729" w:firstLine="0"/>
        <w:jc w:val="both"/>
        <w:rPr>
          <w:sz w:val="26"/>
          <w:szCs w:val="26"/>
        </w:rPr>
      </w:pPr>
      <w:r w:rsidDel="00000000" w:rsidR="00000000" w:rsidRPr="00000000">
        <w:rPr>
          <w:sz w:val="26"/>
          <w:szCs w:val="26"/>
          <w:rtl w:val="0"/>
        </w:rPr>
        <w:t xml:space="preserve">A measure of a character’s ability to land successful attacks in combat.   </w:t>
      </w:r>
    </w:p>
    <w:p w:rsidR="00000000" w:rsidDel="00000000" w:rsidP="00000000" w:rsidRDefault="00000000" w:rsidRPr="00000000" w14:paraId="000009F1">
      <w:pPr>
        <w:spacing w:line="240" w:lineRule="auto"/>
        <w:ind w:left="729" w:firstLine="0"/>
        <w:jc w:val="both"/>
        <w:rPr>
          <w:sz w:val="26"/>
          <w:szCs w:val="26"/>
        </w:rPr>
      </w:pPr>
      <w:r w:rsidDel="00000000" w:rsidR="00000000" w:rsidRPr="00000000">
        <w:rPr>
          <w:sz w:val="26"/>
          <w:szCs w:val="26"/>
          <w:rtl w:val="0"/>
        </w:rPr>
        <w:t xml:space="preserve">Represents precision, accuracy, and effectiveness in offensive maneuvers.   </w:t>
      </w:r>
    </w:p>
    <w:p w:rsidR="00000000" w:rsidDel="00000000" w:rsidP="00000000" w:rsidRDefault="00000000" w:rsidRPr="00000000" w14:paraId="000009F2">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9F3">
      <w:pPr>
        <w:spacing w:line="240" w:lineRule="auto"/>
        <w:ind w:left="729" w:firstLine="0"/>
        <w:jc w:val="both"/>
        <w:rPr>
          <w:sz w:val="26"/>
          <w:szCs w:val="26"/>
        </w:rPr>
      </w:pPr>
      <w:r w:rsidDel="00000000" w:rsidR="00000000" w:rsidRPr="00000000">
        <w:rPr>
          <w:sz w:val="26"/>
          <w:szCs w:val="26"/>
          <w:rtl w:val="0"/>
        </w:rPr>
        <w:t xml:space="preserve">**Melee OT** = **Dominion + Proficiency Bonuses + Equipment Bonuses**   </w:t>
      </w:r>
    </w:p>
    <w:p w:rsidR="00000000" w:rsidDel="00000000" w:rsidP="00000000" w:rsidRDefault="00000000" w:rsidRPr="00000000" w14:paraId="000009F4">
      <w:pPr>
        <w:spacing w:line="240" w:lineRule="auto"/>
        <w:ind w:left="729" w:firstLine="0"/>
        <w:jc w:val="both"/>
        <w:rPr>
          <w:sz w:val="26"/>
          <w:szCs w:val="26"/>
        </w:rPr>
      </w:pPr>
      <w:r w:rsidDel="00000000" w:rsidR="00000000" w:rsidRPr="00000000">
        <w:rPr>
          <w:sz w:val="26"/>
          <w:szCs w:val="26"/>
          <w:rtl w:val="0"/>
        </w:rPr>
        <w:t xml:space="preserve">**Ranged OT** = **Katra + Proficiency Bonuses + Equipment Bonuses**      - **Mechanics**:   </w:t>
      </w:r>
    </w:p>
    <w:p w:rsidR="00000000" w:rsidDel="00000000" w:rsidP="00000000" w:rsidRDefault="00000000" w:rsidRPr="00000000" w14:paraId="000009F5">
      <w:pPr>
        <w:spacing w:line="240" w:lineRule="auto"/>
        <w:ind w:left="729" w:firstLine="0"/>
        <w:jc w:val="both"/>
        <w:rPr>
          <w:sz w:val="26"/>
          <w:szCs w:val="26"/>
        </w:rPr>
      </w:pPr>
      <w:r w:rsidDel="00000000" w:rsidR="00000000" w:rsidRPr="00000000">
        <w:rPr>
          <w:sz w:val="26"/>
          <w:szCs w:val="26"/>
          <w:rtl w:val="0"/>
        </w:rPr>
        <w:t xml:space="preserve">Roll **D100**; success occurs if the roll is **equal to or below the OT**.   </w:t>
      </w:r>
    </w:p>
    <w:p w:rsidR="00000000" w:rsidDel="00000000" w:rsidP="00000000" w:rsidRDefault="00000000" w:rsidRPr="00000000" w14:paraId="000009F6">
      <w:pPr>
        <w:spacing w:line="240" w:lineRule="auto"/>
        <w:ind w:left="729" w:firstLine="0"/>
        <w:jc w:val="both"/>
        <w:rPr>
          <w:sz w:val="26"/>
          <w:szCs w:val="26"/>
        </w:rPr>
      </w:pPr>
      <w:r w:rsidDel="00000000" w:rsidR="00000000" w:rsidRPr="00000000">
        <w:rPr>
          <w:sz w:val="26"/>
          <w:szCs w:val="26"/>
          <w:rtl w:val="0"/>
        </w:rPr>
        <w:t xml:space="preserve">Doubles in the success range (e.g., 22, 33) add to damage.   </w:t>
      </w:r>
    </w:p>
    <w:p w:rsidR="00000000" w:rsidDel="00000000" w:rsidP="00000000" w:rsidRDefault="00000000" w:rsidRPr="00000000" w14:paraId="000009F7">
      <w:pPr>
        <w:spacing w:line="240" w:lineRule="auto"/>
        <w:ind w:left="729" w:firstLine="0"/>
        <w:jc w:val="both"/>
        <w:rPr>
          <w:sz w:val="26"/>
          <w:szCs w:val="26"/>
        </w:rPr>
      </w:pPr>
      <w:r w:rsidDel="00000000" w:rsidR="00000000" w:rsidRPr="00000000">
        <w:rPr>
          <w:sz w:val="26"/>
          <w:szCs w:val="26"/>
          <w:rtl w:val="0"/>
        </w:rPr>
        <w:t xml:space="preserve">Critical successes (01–05%) bypass defensive thresholds entirely.   </w:t>
      </w:r>
    </w:p>
    <w:p w:rsidR="00000000" w:rsidDel="00000000" w:rsidP="00000000" w:rsidRDefault="00000000" w:rsidRPr="00000000" w14:paraId="000009F8">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09F9">
      <w:pPr>
        <w:spacing w:line="240" w:lineRule="auto"/>
        <w:ind w:left="729" w:firstLine="0"/>
        <w:jc w:val="both"/>
        <w:rPr>
          <w:sz w:val="26"/>
          <w:szCs w:val="26"/>
        </w:rPr>
      </w:pPr>
      <w:r w:rsidDel="00000000" w:rsidR="00000000" w:rsidRPr="00000000">
        <w:rPr>
          <w:sz w:val="26"/>
          <w:szCs w:val="26"/>
          <w:rtl w:val="0"/>
        </w:rPr>
        <w:t xml:space="preserve">A Nephilim’s engineered precision gives them an edge in melee OT.   </w:t>
      </w:r>
    </w:p>
    <w:p w:rsidR="00000000" w:rsidDel="00000000" w:rsidP="00000000" w:rsidRDefault="00000000" w:rsidRPr="00000000" w14:paraId="000009FA">
      <w:pPr>
        <w:spacing w:line="240" w:lineRule="auto"/>
        <w:ind w:left="729" w:firstLine="0"/>
        <w:jc w:val="both"/>
        <w:rPr>
          <w:sz w:val="26"/>
          <w:szCs w:val="26"/>
        </w:rPr>
      </w:pPr>
      <w:r w:rsidDel="00000000" w:rsidR="00000000" w:rsidRPr="00000000">
        <w:rPr>
          <w:sz w:val="26"/>
          <w:szCs w:val="26"/>
          <w:rtl w:val="0"/>
        </w:rPr>
        <w:t xml:space="preserve">A Rakashan’s feline agility enhances their ranged OT with bow-like energy weapons. </w:t>
      </w:r>
    </w:p>
    <w:p w:rsidR="00000000" w:rsidDel="00000000" w:rsidP="00000000" w:rsidRDefault="00000000" w:rsidRPr="00000000" w14:paraId="000009F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F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F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9FE">
      <w:pPr>
        <w:spacing w:line="240" w:lineRule="auto"/>
        <w:ind w:left="729" w:firstLine="0"/>
        <w:jc w:val="both"/>
        <w:rPr>
          <w:sz w:val="26"/>
          <w:szCs w:val="26"/>
        </w:rPr>
      </w:pPr>
      <w:r w:rsidDel="00000000" w:rsidR="00000000" w:rsidRPr="00000000">
        <w:rPr>
          <w:sz w:val="26"/>
          <w:szCs w:val="26"/>
          <w:rtl w:val="0"/>
        </w:rPr>
        <w:t xml:space="preserve">2. **Defensive Threshold (DT)**   </w:t>
      </w:r>
    </w:p>
    <w:p w:rsidR="00000000" w:rsidDel="00000000" w:rsidP="00000000" w:rsidRDefault="00000000" w:rsidRPr="00000000" w14:paraId="000009FF">
      <w:pPr>
        <w:spacing w:line="240" w:lineRule="auto"/>
        <w:ind w:left="729" w:firstLine="0"/>
        <w:jc w:val="both"/>
        <w:rPr>
          <w:sz w:val="26"/>
          <w:szCs w:val="26"/>
        </w:rPr>
      </w:pPr>
      <w:r w:rsidDel="00000000" w:rsidR="00000000" w:rsidRPr="00000000">
        <w:rPr>
          <w:sz w:val="26"/>
          <w:szCs w:val="26"/>
          <w:rtl w:val="0"/>
        </w:rPr>
        <w:t xml:space="preserve">Represents a character’s ability to avoid or mitigate incoming attacks.   </w:t>
      </w:r>
    </w:p>
    <w:p w:rsidR="00000000" w:rsidDel="00000000" w:rsidP="00000000" w:rsidRDefault="00000000" w:rsidRPr="00000000" w14:paraId="00000A00">
      <w:pPr>
        <w:spacing w:line="240" w:lineRule="auto"/>
        <w:ind w:left="729" w:firstLine="0"/>
        <w:jc w:val="both"/>
        <w:rPr>
          <w:sz w:val="26"/>
          <w:szCs w:val="26"/>
        </w:rPr>
      </w:pPr>
      <w:r w:rsidDel="00000000" w:rsidR="00000000" w:rsidRPr="00000000">
        <w:rPr>
          <w:sz w:val="26"/>
          <w:szCs w:val="26"/>
          <w:rtl w:val="0"/>
        </w:rPr>
        <w:t xml:space="preserve">Reflects agility (for evasion) or physical toughness (for resistance).      - **Formula**:   </w:t>
      </w:r>
    </w:p>
    <w:p w:rsidR="00000000" w:rsidDel="00000000" w:rsidP="00000000" w:rsidRDefault="00000000" w:rsidRPr="00000000" w14:paraId="00000A01">
      <w:pPr>
        <w:spacing w:line="240" w:lineRule="auto"/>
        <w:ind w:left="729" w:firstLine="0"/>
        <w:jc w:val="both"/>
        <w:rPr>
          <w:sz w:val="26"/>
          <w:szCs w:val="26"/>
        </w:rPr>
      </w:pPr>
      <w:r w:rsidDel="00000000" w:rsidR="00000000" w:rsidRPr="00000000">
        <w:rPr>
          <w:sz w:val="26"/>
          <w:szCs w:val="26"/>
          <w:rtl w:val="0"/>
        </w:rPr>
        <w:t xml:space="preserve">**Evasion DT** = **Katra ÷ 10 + Proficiency Bonuses + Equipment Bonuses**   </w:t>
      </w:r>
    </w:p>
    <w:p w:rsidR="00000000" w:rsidDel="00000000" w:rsidP="00000000" w:rsidRDefault="00000000" w:rsidRPr="00000000" w14:paraId="00000A02">
      <w:pPr>
        <w:spacing w:line="240" w:lineRule="auto"/>
        <w:ind w:left="729" w:firstLine="0"/>
        <w:jc w:val="both"/>
        <w:rPr>
          <w:sz w:val="26"/>
          <w:szCs w:val="26"/>
        </w:rPr>
      </w:pPr>
      <w:r w:rsidDel="00000000" w:rsidR="00000000" w:rsidRPr="00000000">
        <w:rPr>
          <w:sz w:val="26"/>
          <w:szCs w:val="26"/>
          <w:rtl w:val="0"/>
        </w:rPr>
        <w:t xml:space="preserve">**Physical DT** = **Dominion ÷ 10 + Proficiency Bonuses + Armor Bonuses**   </w:t>
      </w:r>
    </w:p>
    <w:p w:rsidR="00000000" w:rsidDel="00000000" w:rsidP="00000000" w:rsidRDefault="00000000" w:rsidRPr="00000000" w14:paraId="00000A03">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0A04">
      <w:pPr>
        <w:spacing w:line="240" w:lineRule="auto"/>
        <w:ind w:left="729" w:firstLine="0"/>
        <w:jc w:val="both"/>
        <w:rPr>
          <w:sz w:val="26"/>
          <w:szCs w:val="26"/>
        </w:rPr>
      </w:pPr>
      <w:r w:rsidDel="00000000" w:rsidR="00000000" w:rsidRPr="00000000">
        <w:rPr>
          <w:sz w:val="26"/>
          <w:szCs w:val="26"/>
          <w:rtl w:val="0"/>
        </w:rPr>
        <w:t xml:space="preserve">Enemies must roll **above** a character’s DT to successfully land an attack.   </w:t>
      </w:r>
    </w:p>
    <w:p w:rsidR="00000000" w:rsidDel="00000000" w:rsidP="00000000" w:rsidRDefault="00000000" w:rsidRPr="00000000" w14:paraId="00000A05">
      <w:pPr>
        <w:spacing w:line="240" w:lineRule="auto"/>
        <w:ind w:left="729" w:firstLine="0"/>
        <w:jc w:val="both"/>
        <w:rPr>
          <w:sz w:val="26"/>
          <w:szCs w:val="26"/>
        </w:rPr>
      </w:pPr>
      <w:r w:rsidDel="00000000" w:rsidR="00000000" w:rsidRPr="00000000">
        <w:rPr>
          <w:sz w:val="26"/>
          <w:szCs w:val="26"/>
          <w:rtl w:val="0"/>
        </w:rPr>
        <w:t xml:space="preserve">Successful evasion (Katra-based DT) allows characters to avoid damage entirely.      - **Thematic Context**:   </w:t>
      </w:r>
    </w:p>
    <w:p w:rsidR="00000000" w:rsidDel="00000000" w:rsidP="00000000" w:rsidRDefault="00000000" w:rsidRPr="00000000" w14:paraId="00000A06">
      <w:pPr>
        <w:spacing w:line="240" w:lineRule="auto"/>
        <w:ind w:left="729" w:firstLine="0"/>
        <w:jc w:val="both"/>
        <w:rPr>
          <w:sz w:val="26"/>
          <w:szCs w:val="26"/>
        </w:rPr>
      </w:pPr>
      <w:r w:rsidDel="00000000" w:rsidR="00000000" w:rsidRPr="00000000">
        <w:rPr>
          <w:sz w:val="26"/>
          <w:szCs w:val="26"/>
          <w:rtl w:val="0"/>
        </w:rPr>
        <w:t xml:space="preserve">A Taurenith’s massive bulk boosts their physical DT, making them a tank on the battlefield.   </w:t>
      </w:r>
    </w:p>
    <w:p w:rsidR="00000000" w:rsidDel="00000000" w:rsidP="00000000" w:rsidRDefault="00000000" w:rsidRPr="00000000" w14:paraId="00000A07">
      <w:pPr>
        <w:spacing w:line="240" w:lineRule="auto"/>
        <w:ind w:left="729" w:firstLine="0"/>
        <w:jc w:val="both"/>
        <w:rPr>
          <w:sz w:val="26"/>
          <w:szCs w:val="26"/>
        </w:rPr>
      </w:pPr>
      <w:r w:rsidDel="00000000" w:rsidR="00000000" w:rsidRPr="00000000">
        <w:rPr>
          <w:sz w:val="26"/>
          <w:szCs w:val="26"/>
          <w:rtl w:val="0"/>
        </w:rPr>
        <w:t xml:space="preserve">A Synth with advanced reflex programming excels at evasion-based DT.   </w:t>
      </w:r>
    </w:p>
    <w:p w:rsidR="00000000" w:rsidDel="00000000" w:rsidP="00000000" w:rsidRDefault="00000000" w:rsidRPr="00000000" w14:paraId="00000A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0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0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0B">
      <w:pPr>
        <w:spacing w:line="240" w:lineRule="auto"/>
        <w:ind w:left="729" w:firstLine="0"/>
        <w:jc w:val="both"/>
        <w:rPr>
          <w:sz w:val="26"/>
          <w:szCs w:val="26"/>
        </w:rPr>
      </w:pPr>
      <w:r w:rsidDel="00000000" w:rsidR="00000000" w:rsidRPr="00000000">
        <w:rPr>
          <w:sz w:val="26"/>
          <w:szCs w:val="26"/>
          <w:rtl w:val="0"/>
        </w:rPr>
        <w:t xml:space="preserve">3. **Perception**   </w:t>
      </w:r>
    </w:p>
    <w:p w:rsidR="00000000" w:rsidDel="00000000" w:rsidP="00000000" w:rsidRDefault="00000000" w:rsidRPr="00000000" w14:paraId="00000A0C">
      <w:pPr>
        <w:spacing w:line="240" w:lineRule="auto"/>
        <w:ind w:left="729" w:firstLine="0"/>
        <w:jc w:val="both"/>
        <w:rPr>
          <w:sz w:val="26"/>
          <w:szCs w:val="26"/>
        </w:rPr>
      </w:pPr>
      <w:r w:rsidDel="00000000" w:rsidR="00000000" w:rsidRPr="00000000">
        <w:rPr>
          <w:sz w:val="26"/>
          <w:szCs w:val="26"/>
          <w:rtl w:val="0"/>
        </w:rPr>
        <w:t xml:space="preserve">Determines a character’s ability to notice details in their environment, including hidden objects, enemies, and traps.   </w:t>
      </w:r>
    </w:p>
    <w:p w:rsidR="00000000" w:rsidDel="00000000" w:rsidP="00000000" w:rsidRDefault="00000000" w:rsidRPr="00000000" w14:paraId="00000A0D">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A0E">
      <w:pPr>
        <w:spacing w:line="240" w:lineRule="auto"/>
        <w:ind w:left="729" w:firstLine="0"/>
        <w:jc w:val="both"/>
        <w:rPr>
          <w:sz w:val="26"/>
          <w:szCs w:val="26"/>
        </w:rPr>
      </w:pPr>
      <w:r w:rsidDel="00000000" w:rsidR="00000000" w:rsidRPr="00000000">
        <w:rPr>
          <w:sz w:val="26"/>
          <w:szCs w:val="26"/>
          <w:rtl w:val="0"/>
        </w:rPr>
        <w:t xml:space="preserve">**Perception** = **Katra + Proficiency Bonuses + Equipment Bonuses**      - **Mechanics**:   </w:t>
      </w:r>
    </w:p>
    <w:p w:rsidR="00000000" w:rsidDel="00000000" w:rsidP="00000000" w:rsidRDefault="00000000" w:rsidRPr="00000000" w14:paraId="00000A0F">
      <w:pPr>
        <w:spacing w:line="240" w:lineRule="auto"/>
        <w:ind w:left="729" w:firstLine="0"/>
        <w:jc w:val="both"/>
        <w:rPr>
          <w:sz w:val="26"/>
          <w:szCs w:val="26"/>
        </w:rPr>
      </w:pPr>
      <w:r w:rsidDel="00000000" w:rsidR="00000000" w:rsidRPr="00000000">
        <w:rPr>
          <w:sz w:val="26"/>
          <w:szCs w:val="26"/>
          <w:rtl w:val="0"/>
        </w:rPr>
        <w:t xml:space="preserve">Roll **D100** against the Perception stat to succeed in identifying a detail or detecting hidden elements.   </w:t>
      </w:r>
    </w:p>
    <w:p w:rsidR="00000000" w:rsidDel="00000000" w:rsidP="00000000" w:rsidRDefault="00000000" w:rsidRPr="00000000" w14:paraId="00000A10">
      <w:pPr>
        <w:spacing w:line="240" w:lineRule="auto"/>
        <w:ind w:left="729" w:firstLine="0"/>
        <w:jc w:val="both"/>
        <w:rPr>
          <w:sz w:val="26"/>
          <w:szCs w:val="26"/>
        </w:rPr>
      </w:pPr>
      <w:r w:rsidDel="00000000" w:rsidR="00000000" w:rsidRPr="00000000">
        <w:rPr>
          <w:sz w:val="26"/>
          <w:szCs w:val="26"/>
          <w:rtl w:val="0"/>
        </w:rPr>
        <w:t xml:space="preserve">Critical Perception rolls (01–05%) may reveal additional information beyond the immediate focus.   </w:t>
      </w:r>
    </w:p>
    <w:p w:rsidR="00000000" w:rsidDel="00000000" w:rsidP="00000000" w:rsidRDefault="00000000" w:rsidRPr="00000000" w14:paraId="00000A11">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0A12">
      <w:pPr>
        <w:spacing w:line="240" w:lineRule="auto"/>
        <w:ind w:left="729" w:firstLine="0"/>
        <w:jc w:val="both"/>
        <w:rPr>
          <w:sz w:val="26"/>
          <w:szCs w:val="26"/>
        </w:rPr>
      </w:pPr>
      <w:r w:rsidDel="00000000" w:rsidR="00000000" w:rsidRPr="00000000">
        <w:rPr>
          <w:sz w:val="26"/>
          <w:szCs w:val="26"/>
          <w:rtl w:val="0"/>
        </w:rPr>
        <w:t xml:space="preserve">A Velocarans’ eagle-sharp senses make them experts at spotting distant enemies in aerial combat.   </w:t>
      </w:r>
    </w:p>
    <w:p w:rsidR="00000000" w:rsidDel="00000000" w:rsidP="00000000" w:rsidRDefault="00000000" w:rsidRPr="00000000" w14:paraId="00000A13">
      <w:pPr>
        <w:spacing w:line="240" w:lineRule="auto"/>
        <w:ind w:left="729" w:firstLine="0"/>
        <w:jc w:val="both"/>
        <w:rPr>
          <w:sz w:val="26"/>
          <w:szCs w:val="26"/>
        </w:rPr>
      </w:pPr>
      <w:r w:rsidDel="00000000" w:rsidR="00000000" w:rsidRPr="00000000">
        <w:rPr>
          <w:sz w:val="26"/>
          <w:szCs w:val="26"/>
          <w:rtl w:val="0"/>
        </w:rPr>
        <w:t xml:space="preserve">A Kaltoran’s survivor instincts enable them to detect ambushes in ruined cities. </w:t>
      </w:r>
    </w:p>
    <w:p w:rsidR="00000000" w:rsidDel="00000000" w:rsidP="00000000" w:rsidRDefault="00000000" w:rsidRPr="00000000" w14:paraId="00000A1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1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1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17">
      <w:pPr>
        <w:spacing w:line="240" w:lineRule="auto"/>
        <w:ind w:left="729" w:firstLine="0"/>
        <w:jc w:val="both"/>
        <w:rPr>
          <w:sz w:val="26"/>
          <w:szCs w:val="26"/>
        </w:rPr>
      </w:pPr>
      <w:r w:rsidDel="00000000" w:rsidR="00000000" w:rsidRPr="00000000">
        <w:rPr>
          <w:sz w:val="26"/>
          <w:szCs w:val="26"/>
          <w:rtl w:val="0"/>
        </w:rPr>
        <w:t xml:space="preserve">4. **Insight**   </w:t>
      </w:r>
    </w:p>
    <w:p w:rsidR="00000000" w:rsidDel="00000000" w:rsidP="00000000" w:rsidRDefault="00000000" w:rsidRPr="00000000" w14:paraId="00000A18">
      <w:pPr>
        <w:spacing w:line="240" w:lineRule="auto"/>
        <w:ind w:left="729" w:firstLine="0"/>
        <w:jc w:val="both"/>
        <w:rPr>
          <w:sz w:val="26"/>
          <w:szCs w:val="26"/>
        </w:rPr>
      </w:pPr>
      <w:r w:rsidDel="00000000" w:rsidR="00000000" w:rsidRPr="00000000">
        <w:rPr>
          <w:sz w:val="26"/>
          <w:szCs w:val="26"/>
          <w:rtl w:val="0"/>
        </w:rPr>
        <w:t xml:space="preserve">Represents a character’s intuition, empathy, and ability to read the intentions of others.   </w:t>
      </w:r>
    </w:p>
    <w:p w:rsidR="00000000" w:rsidDel="00000000" w:rsidP="00000000" w:rsidRDefault="00000000" w:rsidRPr="00000000" w14:paraId="00000A19">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A1A">
      <w:pPr>
        <w:spacing w:line="240" w:lineRule="auto"/>
        <w:ind w:left="729" w:firstLine="0"/>
        <w:jc w:val="both"/>
        <w:rPr>
          <w:sz w:val="26"/>
          <w:szCs w:val="26"/>
        </w:rPr>
      </w:pPr>
      <w:r w:rsidDel="00000000" w:rsidR="00000000" w:rsidRPr="00000000">
        <w:rPr>
          <w:sz w:val="26"/>
          <w:szCs w:val="26"/>
          <w:rtl w:val="0"/>
        </w:rPr>
        <w:t xml:space="preserve">**Insight** = **Harmonia + Proficiency Bonuses + Equipment Bonuses**      - **Mechanics**:   </w:t>
      </w:r>
    </w:p>
    <w:p w:rsidR="00000000" w:rsidDel="00000000" w:rsidP="00000000" w:rsidRDefault="00000000" w:rsidRPr="00000000" w14:paraId="00000A1B">
      <w:pPr>
        <w:spacing w:line="240" w:lineRule="auto"/>
        <w:ind w:left="729" w:firstLine="0"/>
        <w:jc w:val="both"/>
        <w:rPr>
          <w:sz w:val="26"/>
          <w:szCs w:val="26"/>
        </w:rPr>
      </w:pPr>
      <w:r w:rsidDel="00000000" w:rsidR="00000000" w:rsidRPr="00000000">
        <w:rPr>
          <w:sz w:val="26"/>
          <w:szCs w:val="26"/>
          <w:rtl w:val="0"/>
        </w:rPr>
        <w:t xml:space="preserve">Roll **D100** against the Insight stat to detect lies, uncover hidden motives, or intuitively understand a situation.   </w:t>
      </w:r>
    </w:p>
    <w:p w:rsidR="00000000" w:rsidDel="00000000" w:rsidP="00000000" w:rsidRDefault="00000000" w:rsidRPr="00000000" w14:paraId="00000A1C">
      <w:pPr>
        <w:spacing w:line="240" w:lineRule="auto"/>
        <w:ind w:left="729" w:firstLine="0"/>
        <w:jc w:val="both"/>
        <w:rPr>
          <w:sz w:val="26"/>
          <w:szCs w:val="26"/>
        </w:rPr>
      </w:pPr>
      <w:r w:rsidDel="00000000" w:rsidR="00000000" w:rsidRPr="00000000">
        <w:rPr>
          <w:sz w:val="26"/>
          <w:szCs w:val="26"/>
          <w:rtl w:val="0"/>
        </w:rPr>
        <w:t xml:space="preserve">Critical Insight rolls (01–05%) may reveal deeper truths or hidden emotional states.   </w:t>
      </w:r>
    </w:p>
    <w:p w:rsidR="00000000" w:rsidDel="00000000" w:rsidP="00000000" w:rsidRDefault="00000000" w:rsidRPr="00000000" w14:paraId="00000A1D">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0A1E">
      <w:pPr>
        <w:spacing w:line="240" w:lineRule="auto"/>
        <w:ind w:left="729" w:firstLine="0"/>
        <w:jc w:val="both"/>
        <w:rPr>
          <w:sz w:val="26"/>
          <w:szCs w:val="26"/>
        </w:rPr>
      </w:pPr>
      <w:r w:rsidDel="00000000" w:rsidR="00000000" w:rsidRPr="00000000">
        <w:rPr>
          <w:sz w:val="26"/>
          <w:szCs w:val="26"/>
          <w:rtl w:val="0"/>
        </w:rPr>
        <w:t xml:space="preserve">Ævarii, as psionic empaths, excel at Insight, discerning the emotional undercurrents of negotiations.   </w:t>
      </w:r>
    </w:p>
    <w:p w:rsidR="00000000" w:rsidDel="00000000" w:rsidP="00000000" w:rsidRDefault="00000000" w:rsidRPr="00000000" w14:paraId="00000A1F">
      <w:pPr>
        <w:spacing w:line="240" w:lineRule="auto"/>
        <w:ind w:left="729" w:firstLine="0"/>
        <w:jc w:val="both"/>
        <w:rPr>
          <w:sz w:val="26"/>
          <w:szCs w:val="26"/>
        </w:rPr>
      </w:pPr>
      <w:r w:rsidDel="00000000" w:rsidR="00000000" w:rsidRPr="00000000">
        <w:rPr>
          <w:sz w:val="26"/>
          <w:szCs w:val="26"/>
          <w:rtl w:val="0"/>
        </w:rPr>
        <w:t xml:space="preserve">Zhulik traders use their cunning to interpret falsehoods in hostile diplomacy.   </w:t>
      </w:r>
    </w:p>
    <w:p w:rsidR="00000000" w:rsidDel="00000000" w:rsidP="00000000" w:rsidRDefault="00000000" w:rsidRPr="00000000" w14:paraId="00000A2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2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2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23">
      <w:pPr>
        <w:spacing w:line="240" w:lineRule="auto"/>
        <w:ind w:left="729" w:firstLine="0"/>
        <w:jc w:val="both"/>
        <w:rPr>
          <w:sz w:val="26"/>
          <w:szCs w:val="26"/>
        </w:rPr>
      </w:pPr>
      <w:r w:rsidDel="00000000" w:rsidR="00000000" w:rsidRPr="00000000">
        <w:rPr>
          <w:sz w:val="26"/>
          <w:szCs w:val="26"/>
          <w:rtl w:val="0"/>
        </w:rPr>
        <w:t xml:space="preserve">5. **Movement**   </w:t>
      </w:r>
    </w:p>
    <w:p w:rsidR="00000000" w:rsidDel="00000000" w:rsidP="00000000" w:rsidRDefault="00000000" w:rsidRPr="00000000" w14:paraId="00000A24">
      <w:pPr>
        <w:spacing w:line="240" w:lineRule="auto"/>
        <w:ind w:left="729" w:firstLine="0"/>
        <w:jc w:val="both"/>
        <w:rPr>
          <w:sz w:val="26"/>
          <w:szCs w:val="26"/>
        </w:rPr>
      </w:pPr>
      <w:r w:rsidDel="00000000" w:rsidR="00000000" w:rsidRPr="00000000">
        <w:rPr>
          <w:sz w:val="26"/>
          <w:szCs w:val="26"/>
          <w:rtl w:val="0"/>
        </w:rPr>
        <w:t xml:space="preserve">Defines how far a character can move during combat or exploration.   </w:t>
      </w:r>
    </w:p>
    <w:p w:rsidR="00000000" w:rsidDel="00000000" w:rsidP="00000000" w:rsidRDefault="00000000" w:rsidRPr="00000000" w14:paraId="00000A25">
      <w:pPr>
        <w:spacing w:line="240" w:lineRule="auto"/>
        <w:ind w:left="729" w:firstLine="0"/>
        <w:jc w:val="both"/>
        <w:rPr>
          <w:sz w:val="26"/>
          <w:szCs w:val="26"/>
        </w:rPr>
      </w:pPr>
      <w:r w:rsidDel="00000000" w:rsidR="00000000" w:rsidRPr="00000000">
        <w:rPr>
          <w:sz w:val="26"/>
          <w:szCs w:val="26"/>
          <w:rtl w:val="0"/>
        </w:rPr>
        <w:t xml:space="preserve">**Base Movement**: 10 meters per action.   </w:t>
      </w:r>
    </w:p>
    <w:p w:rsidR="00000000" w:rsidDel="00000000" w:rsidP="00000000" w:rsidRDefault="00000000" w:rsidRPr="00000000" w14:paraId="00000A26">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A27">
      <w:pPr>
        <w:spacing w:line="240" w:lineRule="auto"/>
        <w:ind w:left="729" w:firstLine="0"/>
        <w:jc w:val="both"/>
        <w:rPr>
          <w:sz w:val="26"/>
          <w:szCs w:val="26"/>
        </w:rPr>
      </w:pPr>
      <w:r w:rsidDel="00000000" w:rsidR="00000000" w:rsidRPr="00000000">
        <w:rPr>
          <w:sz w:val="26"/>
          <w:szCs w:val="26"/>
          <w:rtl w:val="0"/>
        </w:rPr>
        <w:t xml:space="preserve">**Movement Rate** = **Base 10m + (Katra ÷ 20)**      - **Mechanics**:   </w:t>
      </w:r>
    </w:p>
    <w:p w:rsidR="00000000" w:rsidDel="00000000" w:rsidP="00000000" w:rsidRDefault="00000000" w:rsidRPr="00000000" w14:paraId="00000A28">
      <w:pPr>
        <w:spacing w:line="240" w:lineRule="auto"/>
        <w:ind w:left="729" w:firstLine="0"/>
        <w:jc w:val="both"/>
        <w:rPr>
          <w:sz w:val="26"/>
          <w:szCs w:val="26"/>
        </w:rPr>
      </w:pPr>
      <w:r w:rsidDel="00000000" w:rsidR="00000000" w:rsidRPr="00000000">
        <w:rPr>
          <w:sz w:val="26"/>
          <w:szCs w:val="26"/>
          <w:rtl w:val="0"/>
        </w:rPr>
        <w:t xml:space="preserve">Movement is measured in meters per action.   </w:t>
      </w:r>
    </w:p>
    <w:p w:rsidR="00000000" w:rsidDel="00000000" w:rsidP="00000000" w:rsidRDefault="00000000" w:rsidRPr="00000000" w14:paraId="00000A29">
      <w:pPr>
        <w:spacing w:line="240" w:lineRule="auto"/>
        <w:ind w:left="729" w:firstLine="0"/>
        <w:jc w:val="both"/>
        <w:rPr>
          <w:sz w:val="26"/>
          <w:szCs w:val="26"/>
        </w:rPr>
      </w:pPr>
      <w:r w:rsidDel="00000000" w:rsidR="00000000" w:rsidRPr="00000000">
        <w:rPr>
          <w:sz w:val="26"/>
          <w:szCs w:val="26"/>
          <w:rtl w:val="0"/>
        </w:rPr>
        <w:t xml:space="preserve">Characters may dash, doubling their movement rate, but this consumes all actions for the turn.   </w:t>
      </w:r>
    </w:p>
    <w:p w:rsidR="00000000" w:rsidDel="00000000" w:rsidP="00000000" w:rsidRDefault="00000000" w:rsidRPr="00000000" w14:paraId="00000A2A">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0A2B">
      <w:pPr>
        <w:spacing w:line="240" w:lineRule="auto"/>
        <w:ind w:left="729" w:firstLine="0"/>
        <w:jc w:val="both"/>
        <w:rPr>
          <w:sz w:val="26"/>
          <w:szCs w:val="26"/>
        </w:rPr>
      </w:pPr>
      <w:r w:rsidDel="00000000" w:rsidR="00000000" w:rsidRPr="00000000">
        <w:rPr>
          <w:sz w:val="26"/>
          <w:szCs w:val="26"/>
          <w:rtl w:val="0"/>
        </w:rPr>
        <w:t xml:space="preserve">Rakashans have unparalleled speed, giving them a tactical advantage in repositioning during combat.   </w:t>
      </w:r>
    </w:p>
    <w:p w:rsidR="00000000" w:rsidDel="00000000" w:rsidP="00000000" w:rsidRDefault="00000000" w:rsidRPr="00000000" w14:paraId="00000A2C">
      <w:pPr>
        <w:spacing w:line="240" w:lineRule="auto"/>
        <w:ind w:left="729" w:firstLine="0"/>
        <w:jc w:val="both"/>
        <w:rPr>
          <w:sz w:val="26"/>
          <w:szCs w:val="26"/>
        </w:rPr>
      </w:pPr>
      <w:r w:rsidDel="00000000" w:rsidR="00000000" w:rsidRPr="00000000">
        <w:rPr>
          <w:sz w:val="26"/>
          <w:szCs w:val="26"/>
          <w:rtl w:val="0"/>
        </w:rPr>
        <w:t xml:space="preserve">Drevlans, with their hive-like instincts, excel at coordinated group movement. </w:t>
      </w:r>
    </w:p>
    <w:p w:rsidR="00000000" w:rsidDel="00000000" w:rsidP="00000000" w:rsidRDefault="00000000" w:rsidRPr="00000000" w14:paraId="00000A2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2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2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30">
      <w:pPr>
        <w:spacing w:line="240" w:lineRule="auto"/>
        <w:ind w:left="729" w:firstLine="0"/>
        <w:jc w:val="both"/>
        <w:rPr>
          <w:sz w:val="26"/>
          <w:szCs w:val="26"/>
        </w:rPr>
      </w:pPr>
      <w:r w:rsidDel="00000000" w:rsidR="00000000" w:rsidRPr="00000000">
        <w:rPr>
          <w:sz w:val="26"/>
          <w:szCs w:val="26"/>
          <w:rtl w:val="0"/>
        </w:rPr>
        <w:t xml:space="preserve">6. **Initiative**   </w:t>
      </w:r>
    </w:p>
    <w:p w:rsidR="00000000" w:rsidDel="00000000" w:rsidP="00000000" w:rsidRDefault="00000000" w:rsidRPr="00000000" w14:paraId="00000A31">
      <w:pPr>
        <w:spacing w:line="240" w:lineRule="auto"/>
        <w:ind w:left="729" w:firstLine="0"/>
        <w:jc w:val="both"/>
        <w:rPr>
          <w:sz w:val="26"/>
          <w:szCs w:val="26"/>
        </w:rPr>
      </w:pPr>
      <w:r w:rsidDel="00000000" w:rsidR="00000000" w:rsidRPr="00000000">
        <w:rPr>
          <w:sz w:val="26"/>
          <w:szCs w:val="26"/>
          <w:rtl w:val="0"/>
        </w:rPr>
        <w:t xml:space="preserve">Determines the order of actions in combat.   </w:t>
      </w:r>
    </w:p>
    <w:p w:rsidR="00000000" w:rsidDel="00000000" w:rsidP="00000000" w:rsidRDefault="00000000" w:rsidRPr="00000000" w14:paraId="00000A32">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A33">
      <w:pPr>
        <w:spacing w:line="240" w:lineRule="auto"/>
        <w:ind w:left="729" w:firstLine="0"/>
        <w:jc w:val="both"/>
        <w:rPr>
          <w:sz w:val="26"/>
          <w:szCs w:val="26"/>
        </w:rPr>
      </w:pPr>
      <w:r w:rsidDel="00000000" w:rsidR="00000000" w:rsidRPr="00000000">
        <w:rPr>
          <w:sz w:val="26"/>
          <w:szCs w:val="26"/>
          <w:rtl w:val="0"/>
        </w:rPr>
        <w:t xml:space="preserve">**Initiative Roll** = **D100 + Katra Modifier + Equipment Bonuses**   </w:t>
      </w:r>
    </w:p>
    <w:p w:rsidR="00000000" w:rsidDel="00000000" w:rsidP="00000000" w:rsidRDefault="00000000" w:rsidRPr="00000000" w14:paraId="00000A34">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0A35">
      <w:pPr>
        <w:spacing w:line="240" w:lineRule="auto"/>
        <w:ind w:left="729" w:firstLine="0"/>
        <w:jc w:val="both"/>
        <w:rPr>
          <w:sz w:val="26"/>
          <w:szCs w:val="26"/>
        </w:rPr>
      </w:pPr>
      <w:r w:rsidDel="00000000" w:rsidR="00000000" w:rsidRPr="00000000">
        <w:rPr>
          <w:sz w:val="26"/>
          <w:szCs w:val="26"/>
          <w:rtl w:val="0"/>
        </w:rPr>
        <w:t xml:space="preserve">Roll **D100**; the highest roll acts first.   </w:t>
      </w:r>
    </w:p>
    <w:p w:rsidR="00000000" w:rsidDel="00000000" w:rsidP="00000000" w:rsidRDefault="00000000" w:rsidRPr="00000000" w14:paraId="00000A36">
      <w:pPr>
        <w:spacing w:line="240" w:lineRule="auto"/>
        <w:ind w:left="729" w:firstLine="0"/>
        <w:jc w:val="both"/>
        <w:rPr>
          <w:sz w:val="26"/>
          <w:szCs w:val="26"/>
        </w:rPr>
      </w:pPr>
      <w:r w:rsidDel="00000000" w:rsidR="00000000" w:rsidRPr="00000000">
        <w:rPr>
          <w:sz w:val="26"/>
          <w:szCs w:val="26"/>
          <w:rtl w:val="0"/>
        </w:rPr>
        <w:t xml:space="preserve">Ties are broken by the highest Katra score.   </w:t>
      </w:r>
    </w:p>
    <w:p w:rsidR="00000000" w:rsidDel="00000000" w:rsidP="00000000" w:rsidRDefault="00000000" w:rsidRPr="00000000" w14:paraId="00000A37">
      <w:pPr>
        <w:spacing w:line="240" w:lineRule="auto"/>
        <w:ind w:left="729" w:firstLine="0"/>
        <w:jc w:val="both"/>
        <w:rPr>
          <w:sz w:val="26"/>
          <w:szCs w:val="26"/>
        </w:rPr>
      </w:pPr>
      <w:r w:rsidDel="00000000" w:rsidR="00000000" w:rsidRPr="00000000">
        <w:rPr>
          <w:sz w:val="26"/>
          <w:szCs w:val="26"/>
          <w:rtl w:val="0"/>
        </w:rPr>
        <w:t xml:space="preserve">Advantage on Initiative allows rolling two D100s and taking the better result.      - **Thematic Context**:   </w:t>
      </w:r>
    </w:p>
    <w:p w:rsidR="00000000" w:rsidDel="00000000" w:rsidP="00000000" w:rsidRDefault="00000000" w:rsidRPr="00000000" w14:paraId="00000A38">
      <w:pPr>
        <w:spacing w:line="240" w:lineRule="auto"/>
        <w:ind w:left="729" w:firstLine="0"/>
        <w:jc w:val="both"/>
        <w:rPr>
          <w:sz w:val="26"/>
          <w:szCs w:val="26"/>
        </w:rPr>
      </w:pPr>
      <w:r w:rsidDel="00000000" w:rsidR="00000000" w:rsidRPr="00000000">
        <w:rPr>
          <w:sz w:val="26"/>
          <w:szCs w:val="26"/>
          <w:rtl w:val="0"/>
        </w:rPr>
        <w:t xml:space="preserve">A Shadow’s training in stealth and assassination makes them lightning-fast to react.   </w:t>
      </w:r>
    </w:p>
    <w:p w:rsidR="00000000" w:rsidDel="00000000" w:rsidP="00000000" w:rsidRDefault="00000000" w:rsidRPr="00000000" w14:paraId="00000A39">
      <w:pPr>
        <w:spacing w:line="240" w:lineRule="auto"/>
        <w:ind w:left="729" w:firstLine="0"/>
        <w:jc w:val="both"/>
        <w:rPr>
          <w:sz w:val="26"/>
          <w:szCs w:val="26"/>
        </w:rPr>
      </w:pPr>
      <w:r w:rsidDel="00000000" w:rsidR="00000000" w:rsidRPr="00000000">
        <w:rPr>
          <w:sz w:val="26"/>
          <w:szCs w:val="26"/>
          <w:rtl w:val="0"/>
        </w:rPr>
        <w:t xml:space="preserve">Grathulians may act slower but remain implacable once they engage. </w:t>
      </w:r>
    </w:p>
    <w:p w:rsidR="00000000" w:rsidDel="00000000" w:rsidP="00000000" w:rsidRDefault="00000000" w:rsidRPr="00000000" w14:paraId="00000A3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3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3D">
      <w:pPr>
        <w:spacing w:line="240" w:lineRule="auto"/>
        <w:ind w:left="729" w:firstLine="0"/>
        <w:jc w:val="both"/>
        <w:rPr>
          <w:sz w:val="26"/>
          <w:szCs w:val="26"/>
        </w:rPr>
      </w:pPr>
      <w:r w:rsidDel="00000000" w:rsidR="00000000" w:rsidRPr="00000000">
        <w:rPr>
          <w:sz w:val="26"/>
          <w:szCs w:val="26"/>
          <w:rtl w:val="0"/>
        </w:rPr>
        <w:t xml:space="preserve">7. **Health Points (HP)**   </w:t>
      </w:r>
    </w:p>
    <w:p w:rsidR="00000000" w:rsidDel="00000000" w:rsidP="00000000" w:rsidRDefault="00000000" w:rsidRPr="00000000" w14:paraId="00000A3E">
      <w:pPr>
        <w:spacing w:line="240" w:lineRule="auto"/>
        <w:ind w:left="729" w:firstLine="0"/>
        <w:jc w:val="both"/>
        <w:rPr>
          <w:sz w:val="26"/>
          <w:szCs w:val="26"/>
        </w:rPr>
      </w:pPr>
      <w:r w:rsidDel="00000000" w:rsidR="00000000" w:rsidRPr="00000000">
        <w:rPr>
          <w:sz w:val="26"/>
          <w:szCs w:val="26"/>
          <w:rtl w:val="0"/>
        </w:rPr>
        <w:t xml:space="preserve">Represents a character’s physical durability and capacity to sustain damage.      - **Formula**:   </w:t>
      </w:r>
    </w:p>
    <w:p w:rsidR="00000000" w:rsidDel="00000000" w:rsidP="00000000" w:rsidRDefault="00000000" w:rsidRPr="00000000" w14:paraId="00000A3F">
      <w:pPr>
        <w:spacing w:line="240" w:lineRule="auto"/>
        <w:ind w:left="729" w:firstLine="0"/>
        <w:jc w:val="both"/>
        <w:rPr>
          <w:sz w:val="26"/>
          <w:szCs w:val="26"/>
        </w:rPr>
      </w:pPr>
      <w:r w:rsidDel="00000000" w:rsidR="00000000" w:rsidRPr="00000000">
        <w:rPr>
          <w:sz w:val="26"/>
          <w:szCs w:val="26"/>
          <w:rtl w:val="0"/>
        </w:rPr>
        <w:t xml:space="preserve">**HP** = **Dominion × 2 + Proficiency Bonuses + Armor Bonuses**   </w:t>
      </w:r>
    </w:p>
    <w:p w:rsidR="00000000" w:rsidDel="00000000" w:rsidP="00000000" w:rsidRDefault="00000000" w:rsidRPr="00000000" w14:paraId="00000A40">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0A41">
      <w:pPr>
        <w:spacing w:line="240" w:lineRule="auto"/>
        <w:ind w:left="729" w:firstLine="0"/>
        <w:jc w:val="both"/>
        <w:rPr>
          <w:sz w:val="26"/>
          <w:szCs w:val="26"/>
        </w:rPr>
      </w:pPr>
      <w:r w:rsidDel="00000000" w:rsidR="00000000" w:rsidRPr="00000000">
        <w:rPr>
          <w:sz w:val="26"/>
          <w:szCs w:val="26"/>
          <w:rtl w:val="0"/>
        </w:rPr>
        <w:t xml:space="preserve">Characters lose HP when struck in combat or exposed to hazards.   </w:t>
      </w:r>
    </w:p>
    <w:p w:rsidR="00000000" w:rsidDel="00000000" w:rsidP="00000000" w:rsidRDefault="00000000" w:rsidRPr="00000000" w14:paraId="00000A42">
      <w:pPr>
        <w:spacing w:line="240" w:lineRule="auto"/>
        <w:ind w:left="729" w:firstLine="0"/>
        <w:jc w:val="both"/>
        <w:rPr>
          <w:sz w:val="26"/>
          <w:szCs w:val="26"/>
        </w:rPr>
      </w:pPr>
      <w:r w:rsidDel="00000000" w:rsidR="00000000" w:rsidRPr="00000000">
        <w:rPr>
          <w:sz w:val="26"/>
          <w:szCs w:val="26"/>
          <w:rtl w:val="0"/>
        </w:rPr>
        <w:t xml:space="preserve">At **0 HP**, characters are incapacitated; at **negative HP equal to half their max HP**, they die.   </w:t>
      </w:r>
    </w:p>
    <w:p w:rsidR="00000000" w:rsidDel="00000000" w:rsidP="00000000" w:rsidRDefault="00000000" w:rsidRPr="00000000" w14:paraId="00000A43">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0A44">
      <w:pPr>
        <w:spacing w:line="240" w:lineRule="auto"/>
        <w:ind w:left="729" w:firstLine="0"/>
        <w:jc w:val="both"/>
        <w:rPr>
          <w:sz w:val="26"/>
          <w:szCs w:val="26"/>
        </w:rPr>
      </w:pPr>
      <w:r w:rsidDel="00000000" w:rsidR="00000000" w:rsidRPr="00000000">
        <w:rPr>
          <w:sz w:val="26"/>
          <w:szCs w:val="26"/>
          <w:rtl w:val="0"/>
        </w:rPr>
        <w:t xml:space="preserve">Nephilim endure massive amounts of damage due to their engineered resilience.   </w:t>
      </w:r>
    </w:p>
    <w:p w:rsidR="00000000" w:rsidDel="00000000" w:rsidP="00000000" w:rsidRDefault="00000000" w:rsidRPr="00000000" w14:paraId="00000A45">
      <w:pPr>
        <w:spacing w:line="240" w:lineRule="auto"/>
        <w:ind w:left="729" w:firstLine="0"/>
        <w:jc w:val="both"/>
        <w:rPr>
          <w:sz w:val="26"/>
          <w:szCs w:val="26"/>
        </w:rPr>
      </w:pPr>
      <w:r w:rsidDel="00000000" w:rsidR="00000000" w:rsidRPr="00000000">
        <w:rPr>
          <w:sz w:val="26"/>
          <w:szCs w:val="26"/>
          <w:rtl w:val="0"/>
        </w:rPr>
        <w:t xml:space="preserve">Palladians rely on strategic use of armor to supplement their moderate HP. </w:t>
      </w:r>
    </w:p>
    <w:p w:rsidR="00000000" w:rsidDel="00000000" w:rsidP="00000000" w:rsidRDefault="00000000" w:rsidRPr="00000000" w14:paraId="00000A4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4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49">
      <w:pPr>
        <w:spacing w:line="240" w:lineRule="auto"/>
        <w:ind w:left="729" w:firstLine="0"/>
        <w:jc w:val="both"/>
        <w:rPr>
          <w:sz w:val="26"/>
          <w:szCs w:val="26"/>
        </w:rPr>
      </w:pPr>
      <w:r w:rsidDel="00000000" w:rsidR="00000000" w:rsidRPr="00000000">
        <w:rPr>
          <w:sz w:val="26"/>
          <w:szCs w:val="26"/>
          <w:rtl w:val="0"/>
        </w:rPr>
        <w:t xml:space="preserve">8. **Sanity/Morale**   </w:t>
      </w:r>
    </w:p>
    <w:p w:rsidR="00000000" w:rsidDel="00000000" w:rsidP="00000000" w:rsidRDefault="00000000" w:rsidRPr="00000000" w14:paraId="00000A4A">
      <w:pPr>
        <w:spacing w:line="240" w:lineRule="auto"/>
        <w:ind w:left="729" w:firstLine="0"/>
        <w:jc w:val="both"/>
        <w:rPr>
          <w:sz w:val="26"/>
          <w:szCs w:val="26"/>
        </w:rPr>
      </w:pPr>
      <w:r w:rsidDel="00000000" w:rsidR="00000000" w:rsidRPr="00000000">
        <w:rPr>
          <w:sz w:val="26"/>
          <w:szCs w:val="26"/>
          <w:rtl w:val="0"/>
        </w:rPr>
        <w:t xml:space="preserve">A dual-purpose stat representing mental stability and emotional resilience.   </w:t>
      </w:r>
    </w:p>
    <w:p w:rsidR="00000000" w:rsidDel="00000000" w:rsidP="00000000" w:rsidRDefault="00000000" w:rsidRPr="00000000" w14:paraId="00000A4B">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A4C">
      <w:pPr>
        <w:spacing w:line="240" w:lineRule="auto"/>
        <w:ind w:left="729" w:firstLine="0"/>
        <w:jc w:val="both"/>
        <w:rPr>
          <w:sz w:val="26"/>
          <w:szCs w:val="26"/>
        </w:rPr>
      </w:pPr>
      <w:r w:rsidDel="00000000" w:rsidR="00000000" w:rsidRPr="00000000">
        <w:rPr>
          <w:sz w:val="26"/>
          <w:szCs w:val="26"/>
          <w:rtl w:val="0"/>
        </w:rPr>
        <w:t xml:space="preserve">**Sanity/Morale** = **Harmonia × 2 + Proficiency Bonuses + Equipment Bonuses**      - **Mechanics**:   </w:t>
      </w:r>
    </w:p>
    <w:p w:rsidR="00000000" w:rsidDel="00000000" w:rsidP="00000000" w:rsidRDefault="00000000" w:rsidRPr="00000000" w14:paraId="00000A4D">
      <w:pPr>
        <w:spacing w:line="240" w:lineRule="auto"/>
        <w:ind w:left="729" w:firstLine="0"/>
        <w:jc w:val="both"/>
        <w:rPr>
          <w:sz w:val="26"/>
          <w:szCs w:val="26"/>
        </w:rPr>
      </w:pPr>
      <w:r w:rsidDel="00000000" w:rsidR="00000000" w:rsidRPr="00000000">
        <w:rPr>
          <w:sz w:val="26"/>
          <w:szCs w:val="26"/>
          <w:rtl w:val="0"/>
        </w:rPr>
        <w:t xml:space="preserve">**Morale Checks**:   </w:t>
      </w:r>
    </w:p>
    <w:p w:rsidR="00000000" w:rsidDel="00000000" w:rsidP="00000000" w:rsidRDefault="00000000" w:rsidRPr="00000000" w14:paraId="00000A4E">
      <w:pPr>
        <w:spacing w:line="240" w:lineRule="auto"/>
        <w:ind w:left="729" w:firstLine="0"/>
        <w:jc w:val="both"/>
        <w:rPr>
          <w:sz w:val="26"/>
          <w:szCs w:val="26"/>
        </w:rPr>
      </w:pPr>
      <w:r w:rsidDel="00000000" w:rsidR="00000000" w:rsidRPr="00000000">
        <w:rPr>
          <w:sz w:val="26"/>
          <w:szCs w:val="26"/>
          <w:rtl w:val="0"/>
        </w:rPr>
        <w:t xml:space="preserve">Roll **D100** against the Morale stat when facing fear, overwhelming odds, or critical injuries.   </w:t>
      </w:r>
    </w:p>
    <w:p w:rsidR="00000000" w:rsidDel="00000000" w:rsidP="00000000" w:rsidRDefault="00000000" w:rsidRPr="00000000" w14:paraId="00000A4F">
      <w:pPr>
        <w:spacing w:line="240" w:lineRule="auto"/>
        <w:ind w:left="729" w:firstLine="0"/>
        <w:jc w:val="both"/>
        <w:rPr>
          <w:sz w:val="26"/>
          <w:szCs w:val="26"/>
        </w:rPr>
      </w:pPr>
      <w:r w:rsidDel="00000000" w:rsidR="00000000" w:rsidRPr="00000000">
        <w:rPr>
          <w:sz w:val="26"/>
          <w:szCs w:val="26"/>
          <w:rtl w:val="0"/>
        </w:rPr>
        <w:t xml:space="preserve">Failure may cause penalties to rolls, movement, or other stats.   </w:t>
      </w:r>
    </w:p>
    <w:p w:rsidR="00000000" w:rsidDel="00000000" w:rsidP="00000000" w:rsidRDefault="00000000" w:rsidRPr="00000000" w14:paraId="00000A50">
      <w:pPr>
        <w:spacing w:line="240" w:lineRule="auto"/>
        <w:ind w:left="729" w:firstLine="0"/>
        <w:jc w:val="both"/>
        <w:rPr>
          <w:sz w:val="26"/>
          <w:szCs w:val="26"/>
        </w:rPr>
      </w:pPr>
      <w:r w:rsidDel="00000000" w:rsidR="00000000" w:rsidRPr="00000000">
        <w:rPr>
          <w:sz w:val="26"/>
          <w:szCs w:val="26"/>
          <w:rtl w:val="0"/>
        </w:rPr>
        <w:t xml:space="preserve">**Sanity Checks**:   </w:t>
      </w:r>
    </w:p>
    <w:p w:rsidR="00000000" w:rsidDel="00000000" w:rsidP="00000000" w:rsidRDefault="00000000" w:rsidRPr="00000000" w14:paraId="00000A51">
      <w:pPr>
        <w:spacing w:line="240" w:lineRule="auto"/>
        <w:ind w:left="729" w:firstLine="0"/>
        <w:jc w:val="both"/>
        <w:rPr>
          <w:sz w:val="26"/>
          <w:szCs w:val="26"/>
        </w:rPr>
      </w:pPr>
      <w:r w:rsidDel="00000000" w:rsidR="00000000" w:rsidRPr="00000000">
        <w:rPr>
          <w:sz w:val="26"/>
          <w:szCs w:val="26"/>
          <w:rtl w:val="0"/>
        </w:rPr>
        <w:t xml:space="preserve">Roll **D100** against the Sanity stat when exposed to psionic trauma, cosmic horrors, or mental stress.   </w:t>
      </w:r>
    </w:p>
    <w:p w:rsidR="00000000" w:rsidDel="00000000" w:rsidP="00000000" w:rsidRDefault="00000000" w:rsidRPr="00000000" w14:paraId="00000A52">
      <w:pPr>
        <w:spacing w:line="240" w:lineRule="auto"/>
        <w:ind w:left="729" w:firstLine="0"/>
        <w:jc w:val="both"/>
        <w:rPr>
          <w:sz w:val="26"/>
          <w:szCs w:val="26"/>
        </w:rPr>
      </w:pPr>
      <w:r w:rsidDel="00000000" w:rsidR="00000000" w:rsidRPr="00000000">
        <w:rPr>
          <w:sz w:val="26"/>
          <w:szCs w:val="26"/>
          <w:rtl w:val="0"/>
        </w:rPr>
        <w:t xml:space="preserve">Failure causes temporary or permanent mental conditions.   </w:t>
      </w:r>
    </w:p>
    <w:p w:rsidR="00000000" w:rsidDel="00000000" w:rsidP="00000000" w:rsidRDefault="00000000" w:rsidRPr="00000000" w14:paraId="00000A53">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0A54">
      <w:pPr>
        <w:spacing w:line="240" w:lineRule="auto"/>
        <w:ind w:left="729" w:firstLine="0"/>
        <w:jc w:val="both"/>
        <w:rPr>
          <w:sz w:val="26"/>
          <w:szCs w:val="26"/>
        </w:rPr>
      </w:pPr>
      <w:r w:rsidDel="00000000" w:rsidR="00000000" w:rsidRPr="00000000">
        <w:rPr>
          <w:sz w:val="26"/>
          <w:szCs w:val="26"/>
          <w:rtl w:val="0"/>
        </w:rPr>
        <w:t xml:space="preserve">Ævarii’s natural connection to the Tapestry grants them psionic resilience, aiding sanity checks.   </w:t>
      </w:r>
    </w:p>
    <w:p w:rsidR="00000000" w:rsidDel="00000000" w:rsidP="00000000" w:rsidRDefault="00000000" w:rsidRPr="00000000" w14:paraId="00000A55">
      <w:pPr>
        <w:spacing w:line="240" w:lineRule="auto"/>
        <w:ind w:left="729" w:firstLine="0"/>
        <w:jc w:val="both"/>
        <w:rPr>
          <w:sz w:val="26"/>
          <w:szCs w:val="26"/>
        </w:rPr>
      </w:pPr>
      <w:r w:rsidDel="00000000" w:rsidR="00000000" w:rsidRPr="00000000">
        <w:rPr>
          <w:sz w:val="26"/>
          <w:szCs w:val="26"/>
          <w:rtl w:val="0"/>
        </w:rPr>
        <w:t xml:space="preserve">Zhulik traders’ ruthless cunning helps them maintain morale in high-stakes situations. </w:t>
      </w:r>
    </w:p>
    <w:p w:rsidR="00000000" w:rsidDel="00000000" w:rsidP="00000000" w:rsidRDefault="00000000" w:rsidRPr="00000000" w14:paraId="00000A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57">
      <w:pPr>
        <w:spacing w:line="240" w:lineRule="auto"/>
        <w:ind w:left="729" w:firstLine="0"/>
        <w:jc w:val="both"/>
        <w:rPr>
          <w:sz w:val="26"/>
          <w:szCs w:val="26"/>
        </w:rPr>
      </w:pPr>
      <w:r w:rsidDel="00000000" w:rsidR="00000000" w:rsidRPr="00000000">
        <w:rPr>
          <w:sz w:val="26"/>
          <w:szCs w:val="26"/>
          <w:rtl w:val="0"/>
        </w:rPr>
        <w:t xml:space="preserve">Numeric Representation of the Push-Pull System </w:t>
      </w:r>
    </w:p>
    <w:p w:rsidR="00000000" w:rsidDel="00000000" w:rsidP="00000000" w:rsidRDefault="00000000" w:rsidRPr="00000000" w14:paraId="00000A58">
      <w:pPr>
        <w:spacing w:line="240" w:lineRule="auto"/>
        <w:ind w:left="729" w:firstLine="0"/>
        <w:jc w:val="both"/>
        <w:rPr>
          <w:sz w:val="26"/>
          <w:szCs w:val="26"/>
        </w:rPr>
      </w:pPr>
      <w:r w:rsidDel="00000000" w:rsidR="00000000" w:rsidRPr="00000000">
        <w:rPr>
          <w:sz w:val="26"/>
          <w:szCs w:val="26"/>
          <w:rtl w:val="0"/>
        </w:rPr>
        <w:t xml:space="preserve">The push-pull system is a core mechanic tied to the pentagram framework. It numerically balances attribute increases by reducing the opposing attribute on the pentagram. </w:t>
      </w:r>
    </w:p>
    <w:p w:rsidR="00000000" w:rsidDel="00000000" w:rsidP="00000000" w:rsidRDefault="00000000" w:rsidRPr="00000000" w14:paraId="00000A59">
      <w:pPr>
        <w:spacing w:line="240" w:lineRule="auto"/>
        <w:ind w:left="729" w:firstLine="0"/>
        <w:jc w:val="both"/>
        <w:rPr>
          <w:sz w:val="26"/>
          <w:szCs w:val="26"/>
        </w:rPr>
      </w:pPr>
      <w:r w:rsidDel="00000000" w:rsidR="00000000" w:rsidRPr="00000000">
        <w:rPr>
          <w:sz w:val="26"/>
          <w:szCs w:val="26"/>
          <w:rtl w:val="0"/>
        </w:rPr>
        <w:t xml:space="preserve">How It Works: </w:t>
      </w:r>
    </w:p>
    <w:p w:rsidR="00000000" w:rsidDel="00000000" w:rsidP="00000000" w:rsidRDefault="00000000" w:rsidRPr="00000000" w14:paraId="00000A5A">
      <w:pPr>
        <w:spacing w:line="240" w:lineRule="auto"/>
        <w:ind w:left="729" w:firstLine="0"/>
        <w:jc w:val="both"/>
        <w:rPr>
          <w:sz w:val="26"/>
          <w:szCs w:val="26"/>
        </w:rPr>
      </w:pPr>
      <w:r w:rsidDel="00000000" w:rsidR="00000000" w:rsidRPr="00000000">
        <w:rPr>
          <w:sz w:val="26"/>
          <w:szCs w:val="26"/>
          <w:rtl w:val="0"/>
        </w:rPr>
        <w:t xml:space="preserve">When one attribute is increased (e.g., Katra), </w:t>
      </w:r>
    </w:p>
    <w:p w:rsidR="00000000" w:rsidDel="00000000" w:rsidP="00000000" w:rsidRDefault="00000000" w:rsidRPr="00000000" w14:paraId="00000A5B">
      <w:pPr>
        <w:spacing w:line="240" w:lineRule="auto"/>
        <w:ind w:left="729" w:firstLine="0"/>
        <w:jc w:val="both"/>
        <w:rPr>
          <w:sz w:val="26"/>
          <w:szCs w:val="26"/>
        </w:rPr>
      </w:pPr>
      <w:r w:rsidDel="00000000" w:rsidR="00000000" w:rsidRPr="00000000">
        <w:rPr>
          <w:sz w:val="26"/>
          <w:szCs w:val="26"/>
          <w:rtl w:val="0"/>
        </w:rPr>
        <w:t xml:space="preserve">its opposing attribute (e.g., Dominion) is reduced proportionally. </w:t>
      </w:r>
    </w:p>
    <w:p w:rsidR="00000000" w:rsidDel="00000000" w:rsidP="00000000" w:rsidRDefault="00000000" w:rsidRPr="00000000" w14:paraId="00000A5C">
      <w:pPr>
        <w:spacing w:line="240" w:lineRule="auto"/>
        <w:ind w:left="729" w:firstLine="0"/>
        <w:jc w:val="both"/>
        <w:rPr>
          <w:sz w:val="26"/>
          <w:szCs w:val="26"/>
        </w:rPr>
      </w:pPr>
      <w:r w:rsidDel="00000000" w:rsidR="00000000" w:rsidRPr="00000000">
        <w:rPr>
          <w:sz w:val="26"/>
          <w:szCs w:val="26"/>
          <w:rtl w:val="0"/>
        </w:rPr>
        <w:t xml:space="preserve">The amount of reduction is expressed as a percentage of the increase, ensuring fairness and balance. </w:t>
      </w:r>
    </w:p>
    <w:p w:rsidR="00000000" w:rsidDel="00000000" w:rsidP="00000000" w:rsidRDefault="00000000" w:rsidRPr="00000000" w14:paraId="00000A5D">
      <w:pPr>
        <w:spacing w:line="240" w:lineRule="auto"/>
        <w:ind w:left="729" w:firstLine="0"/>
        <w:jc w:val="both"/>
        <w:rPr>
          <w:sz w:val="26"/>
          <w:szCs w:val="26"/>
        </w:rPr>
      </w:pPr>
      <w:r w:rsidDel="00000000" w:rsidR="00000000" w:rsidRPr="00000000">
        <w:rPr>
          <w:sz w:val="26"/>
          <w:szCs w:val="26"/>
          <w:rtl w:val="0"/>
        </w:rPr>
        <w:t xml:space="preserve">Push-Pull Calculation: </w:t>
      </w:r>
    </w:p>
    <w:p w:rsidR="00000000" w:rsidDel="00000000" w:rsidP="00000000" w:rsidRDefault="00000000" w:rsidRPr="00000000" w14:paraId="00000A5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Base Trade-off: Increasing one attribute reduces its opposite by 50% of the increase. </w:t>
      </w:r>
    </w:p>
    <w:p w:rsidR="00000000" w:rsidDel="00000000" w:rsidP="00000000" w:rsidRDefault="00000000" w:rsidRPr="00000000" w14:paraId="00000A5F">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A60">
      <w:pPr>
        <w:spacing w:line="240" w:lineRule="auto"/>
        <w:ind w:left="729" w:firstLine="0"/>
        <w:jc w:val="both"/>
        <w:rPr>
          <w:sz w:val="26"/>
          <w:szCs w:val="26"/>
        </w:rPr>
      </w:pPr>
      <w:sdt>
        <w:sdtPr>
          <w:id w:val="788926128"/>
          <w:tag w:val="goog_rdk_41"/>
        </w:sdtPr>
        <w:sdtContent>
          <w:r w:rsidDel="00000000" w:rsidR="00000000" w:rsidRPr="00000000">
            <w:rPr>
              <w:rFonts w:ascii="Nova Mono" w:cs="Nova Mono" w:eastAsia="Nova Mono" w:hAnsi="Nova Mono"/>
              <w:sz w:val="26"/>
              <w:szCs w:val="26"/>
              <w:rtl w:val="0"/>
            </w:rPr>
            <w:t xml:space="preserve">+10% Katra → -5% Dominion. </w:t>
          </w:r>
        </w:sdtContent>
      </w:sdt>
    </w:p>
    <w:p w:rsidR="00000000" w:rsidDel="00000000" w:rsidP="00000000" w:rsidRDefault="00000000" w:rsidRPr="00000000" w14:paraId="00000A61">
      <w:pPr>
        <w:spacing w:line="240" w:lineRule="auto"/>
        <w:ind w:left="729" w:firstLine="0"/>
        <w:jc w:val="both"/>
        <w:rPr>
          <w:sz w:val="26"/>
          <w:szCs w:val="26"/>
        </w:rPr>
      </w:pPr>
      <w:r w:rsidDel="00000000" w:rsidR="00000000" w:rsidRPr="00000000">
        <w:rPr>
          <w:sz w:val="26"/>
          <w:szCs w:val="26"/>
          <w:rtl w:val="0"/>
        </w:rPr>
        <w:t xml:space="preserve">This reflects a gradual weakening without over-penalizing the player. </w:t>
      </w:r>
    </w:p>
    <w:p w:rsidR="00000000" w:rsidDel="00000000" w:rsidP="00000000" w:rsidRDefault="00000000" w:rsidRPr="00000000" w14:paraId="00000A62">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Critical Adjustments: Situations may occur </w:t>
      </w:r>
    </w:p>
    <w:p w:rsidR="00000000" w:rsidDel="00000000" w:rsidP="00000000" w:rsidRDefault="00000000" w:rsidRPr="00000000" w14:paraId="00000A63">
      <w:pPr>
        <w:spacing w:line="240" w:lineRule="auto"/>
        <w:ind w:left="729" w:firstLine="0"/>
        <w:jc w:val="both"/>
        <w:rPr>
          <w:sz w:val="26"/>
          <w:szCs w:val="26"/>
        </w:rPr>
      </w:pPr>
      <w:r w:rsidDel="00000000" w:rsidR="00000000" w:rsidRPr="00000000">
        <w:rPr>
          <w:sz w:val="26"/>
          <w:szCs w:val="26"/>
          <w:rtl w:val="0"/>
        </w:rPr>
        <w:t xml:space="preserve">where increases or reductions are amplified due to mechanics such as proficiencies, archetypes, or narrative choices. In such cases: </w:t>
      </w:r>
    </w:p>
    <w:p w:rsidR="00000000" w:rsidDel="00000000" w:rsidP="00000000" w:rsidRDefault="00000000" w:rsidRPr="00000000" w14:paraId="00000A64">
      <w:pPr>
        <w:spacing w:line="240" w:lineRule="auto"/>
        <w:ind w:left="729" w:firstLine="0"/>
        <w:jc w:val="both"/>
        <w:rPr>
          <w:sz w:val="26"/>
          <w:szCs w:val="26"/>
        </w:rPr>
      </w:pPr>
      <w:r w:rsidDel="00000000" w:rsidR="00000000" w:rsidRPr="00000000">
        <w:rPr>
          <w:sz w:val="26"/>
          <w:szCs w:val="26"/>
          <w:rtl w:val="0"/>
        </w:rPr>
        <w:t xml:space="preserve">Amplified Push: A 100% reduction may apply </w:t>
      </w:r>
    </w:p>
    <w:p w:rsidR="00000000" w:rsidDel="00000000" w:rsidP="00000000" w:rsidRDefault="00000000" w:rsidRPr="00000000" w14:paraId="00000A65">
      <w:pPr>
        <w:spacing w:line="240" w:lineRule="auto"/>
        <w:ind w:left="729" w:firstLine="0"/>
        <w:jc w:val="both"/>
        <w:rPr>
          <w:sz w:val="26"/>
          <w:szCs w:val="26"/>
        </w:rPr>
      </w:pPr>
      <w:r w:rsidDel="00000000" w:rsidR="00000000" w:rsidRPr="00000000">
        <w:rPr>
          <w:sz w:val="26"/>
          <w:szCs w:val="26"/>
          <w:rtl w:val="0"/>
        </w:rPr>
        <w:t xml:space="preserve">(1:1 ratio). </w:t>
      </w:r>
    </w:p>
    <w:p w:rsidR="00000000" w:rsidDel="00000000" w:rsidP="00000000" w:rsidRDefault="00000000" w:rsidRPr="00000000" w14:paraId="00000A66">
      <w:pPr>
        <w:spacing w:line="240" w:lineRule="auto"/>
        <w:ind w:left="729" w:firstLine="0"/>
        <w:jc w:val="both"/>
        <w:rPr>
          <w:sz w:val="26"/>
          <w:szCs w:val="26"/>
        </w:rPr>
      </w:pPr>
      <w:r w:rsidDel="00000000" w:rsidR="00000000" w:rsidRPr="00000000">
        <w:rPr>
          <w:sz w:val="26"/>
          <w:szCs w:val="26"/>
          <w:rtl w:val="0"/>
        </w:rPr>
        <w:t xml:space="preserve">Diminished Pull: Special traits or effects might lower the penalty to 25%. </w:t>
      </w:r>
    </w:p>
    <w:p w:rsidR="00000000" w:rsidDel="00000000" w:rsidP="00000000" w:rsidRDefault="00000000" w:rsidRPr="00000000" w14:paraId="00000A67">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Caps on Adjustments: </w:t>
      </w:r>
    </w:p>
    <w:p w:rsidR="00000000" w:rsidDel="00000000" w:rsidP="00000000" w:rsidRDefault="00000000" w:rsidRPr="00000000" w14:paraId="00000A68">
      <w:pPr>
        <w:spacing w:line="240" w:lineRule="auto"/>
        <w:ind w:left="729" w:firstLine="0"/>
        <w:jc w:val="both"/>
        <w:rPr>
          <w:sz w:val="26"/>
          <w:szCs w:val="26"/>
        </w:rPr>
      </w:pPr>
      <w:r w:rsidDel="00000000" w:rsidR="00000000" w:rsidRPr="00000000">
        <w:rPr>
          <w:sz w:val="26"/>
          <w:szCs w:val="26"/>
          <w:rtl w:val="0"/>
        </w:rPr>
        <w:t xml:space="preserve">No attribute can drop below its starting value </w:t>
      </w:r>
    </w:p>
    <w:p w:rsidR="00000000" w:rsidDel="00000000" w:rsidP="00000000" w:rsidRDefault="00000000" w:rsidRPr="00000000" w14:paraId="00000A69">
      <w:pPr>
        <w:spacing w:line="240" w:lineRule="auto"/>
        <w:ind w:left="729" w:firstLine="0"/>
        <w:jc w:val="both"/>
        <w:rPr>
          <w:sz w:val="26"/>
          <w:szCs w:val="26"/>
        </w:rPr>
      </w:pPr>
      <w:r w:rsidDel="00000000" w:rsidR="00000000" w:rsidRPr="00000000">
        <w:rPr>
          <w:sz w:val="26"/>
          <w:szCs w:val="26"/>
          <w:rtl w:val="0"/>
        </w:rPr>
        <w:t xml:space="preserve">due to push-pull adjustments. This ensures characters maintain baseline competency in all areas. </w:t>
      </w:r>
    </w:p>
    <w:p w:rsidR="00000000" w:rsidDel="00000000" w:rsidP="00000000" w:rsidRDefault="00000000" w:rsidRPr="00000000" w14:paraId="00000A6A">
      <w:pPr>
        <w:spacing w:line="240" w:lineRule="auto"/>
        <w:ind w:left="729" w:firstLine="0"/>
        <w:jc w:val="both"/>
        <w:rPr>
          <w:sz w:val="26"/>
          <w:szCs w:val="26"/>
        </w:rPr>
      </w:pPr>
      <w:r w:rsidDel="00000000" w:rsidR="00000000" w:rsidRPr="00000000">
        <w:rPr>
          <w:sz w:val="26"/>
          <w:szCs w:val="26"/>
          <w:rtl w:val="0"/>
        </w:rPr>
        <w:t xml:space="preserve">Example Push-Pull in Action: </w:t>
      </w:r>
    </w:p>
    <w:p w:rsidR="00000000" w:rsidDel="00000000" w:rsidP="00000000" w:rsidRDefault="00000000" w:rsidRPr="00000000" w14:paraId="00000A6B">
      <w:pPr>
        <w:spacing w:line="240" w:lineRule="auto"/>
        <w:ind w:left="729" w:firstLine="0"/>
        <w:jc w:val="both"/>
        <w:rPr>
          <w:sz w:val="26"/>
          <w:szCs w:val="26"/>
        </w:rPr>
      </w:pPr>
      <w:r w:rsidDel="00000000" w:rsidR="00000000" w:rsidRPr="00000000">
        <w:rPr>
          <w:sz w:val="26"/>
          <w:szCs w:val="26"/>
          <w:rtl w:val="0"/>
        </w:rPr>
        <w:t xml:space="preserve">A player increases Imperius by +20% through a modifier or lineage bonus. </w:t>
      </w:r>
    </w:p>
    <w:p w:rsidR="00000000" w:rsidDel="00000000" w:rsidP="00000000" w:rsidRDefault="00000000" w:rsidRPr="00000000" w14:paraId="00000A6C">
      <w:pPr>
        <w:spacing w:line="240" w:lineRule="auto"/>
        <w:ind w:left="729" w:firstLine="0"/>
        <w:jc w:val="both"/>
        <w:rPr>
          <w:sz w:val="26"/>
          <w:szCs w:val="26"/>
        </w:rPr>
      </w:pPr>
      <w:r w:rsidDel="00000000" w:rsidR="00000000" w:rsidRPr="00000000">
        <w:rPr>
          <w:sz w:val="26"/>
          <w:szCs w:val="26"/>
          <w:rtl w:val="0"/>
        </w:rPr>
        <w:t xml:space="preserve">Harmonia (its opposing attribute) is reduced by -10%. </w:t>
      </w:r>
    </w:p>
    <w:p w:rsidR="00000000" w:rsidDel="00000000" w:rsidP="00000000" w:rsidRDefault="00000000" w:rsidRPr="00000000" w14:paraId="00000A6D">
      <w:pPr>
        <w:spacing w:line="240" w:lineRule="auto"/>
        <w:ind w:left="729" w:firstLine="0"/>
        <w:jc w:val="both"/>
        <w:rPr>
          <w:sz w:val="26"/>
          <w:szCs w:val="26"/>
        </w:rPr>
      </w:pPr>
      <w:r w:rsidDel="00000000" w:rsidR="00000000" w:rsidRPr="00000000">
        <w:rPr>
          <w:sz w:val="26"/>
          <w:szCs w:val="26"/>
          <w:rtl w:val="0"/>
        </w:rPr>
        <w:t xml:space="preserve">Final Result: </w:t>
      </w:r>
    </w:p>
    <w:p w:rsidR="00000000" w:rsidDel="00000000" w:rsidP="00000000" w:rsidRDefault="00000000" w:rsidRPr="00000000" w14:paraId="00000A6E">
      <w:pPr>
        <w:spacing w:line="240" w:lineRule="auto"/>
        <w:ind w:left="729" w:firstLine="0"/>
        <w:jc w:val="both"/>
        <w:rPr>
          <w:sz w:val="26"/>
          <w:szCs w:val="26"/>
        </w:rPr>
      </w:pPr>
      <w:sdt>
        <w:sdtPr>
          <w:id w:val="1953010308"/>
          <w:tag w:val="goog_rdk_42"/>
        </w:sdtPr>
        <w:sdtContent>
          <w:r w:rsidDel="00000000" w:rsidR="00000000" w:rsidRPr="00000000">
            <w:rPr>
              <w:rFonts w:ascii="Nova Mono" w:cs="Nova Mono" w:eastAsia="Nova Mono" w:hAnsi="Nova Mono"/>
              <w:sz w:val="26"/>
              <w:szCs w:val="26"/>
              <w:rtl w:val="0"/>
            </w:rPr>
            <w:t xml:space="preserve">Imperius: 70 → 84. </w:t>
          </w:r>
        </w:sdtContent>
      </w:sdt>
    </w:p>
    <w:p w:rsidR="00000000" w:rsidDel="00000000" w:rsidP="00000000" w:rsidRDefault="00000000" w:rsidRPr="00000000" w14:paraId="00000A6F">
      <w:pPr>
        <w:spacing w:line="240" w:lineRule="auto"/>
        <w:ind w:left="729" w:firstLine="0"/>
        <w:jc w:val="both"/>
        <w:rPr>
          <w:sz w:val="26"/>
          <w:szCs w:val="26"/>
        </w:rPr>
      </w:pPr>
      <w:sdt>
        <w:sdtPr>
          <w:id w:val="-63279870"/>
          <w:tag w:val="goog_rdk_43"/>
        </w:sdtPr>
        <w:sdtContent>
          <w:r w:rsidDel="00000000" w:rsidR="00000000" w:rsidRPr="00000000">
            <w:rPr>
              <w:rFonts w:ascii="Nova Mono" w:cs="Nova Mono" w:eastAsia="Nova Mono" w:hAnsi="Nova Mono"/>
              <w:sz w:val="26"/>
              <w:szCs w:val="26"/>
              <w:rtl w:val="0"/>
            </w:rPr>
            <w:t xml:space="preserve">Harmonia: 55 → 49.5 (rounded to 50 for simplicity). </w:t>
          </w:r>
        </w:sdtContent>
      </w:sdt>
    </w:p>
    <w:p w:rsidR="00000000" w:rsidDel="00000000" w:rsidP="00000000" w:rsidRDefault="00000000" w:rsidRPr="00000000" w14:paraId="00000A70">
      <w:pPr>
        <w:spacing w:line="240" w:lineRule="auto"/>
        <w:ind w:left="729" w:firstLine="0"/>
        <w:jc w:val="both"/>
        <w:rPr>
          <w:sz w:val="26"/>
          <w:szCs w:val="26"/>
        </w:rPr>
      </w:pPr>
      <w:r w:rsidDel="00000000" w:rsidR="00000000" w:rsidRPr="00000000">
        <w:rPr>
          <w:sz w:val="26"/>
          <w:szCs w:val="26"/>
          <w:rtl w:val="0"/>
        </w:rPr>
        <w:t xml:space="preserve">When Do Die Flips Apply? </w:t>
      </w:r>
    </w:p>
    <w:p w:rsidR="00000000" w:rsidDel="00000000" w:rsidP="00000000" w:rsidRDefault="00000000" w:rsidRPr="00000000" w14:paraId="00000A71">
      <w:pPr>
        <w:spacing w:line="240" w:lineRule="auto"/>
        <w:ind w:left="729" w:firstLine="0"/>
        <w:jc w:val="both"/>
        <w:rPr>
          <w:sz w:val="26"/>
          <w:szCs w:val="26"/>
        </w:rPr>
      </w:pPr>
      <w:r w:rsidDel="00000000" w:rsidR="00000000" w:rsidRPr="00000000">
        <w:rPr>
          <w:sz w:val="26"/>
          <w:szCs w:val="26"/>
          <w:rtl w:val="0"/>
        </w:rPr>
        <w:t xml:space="preserve">Die flips introduce narrative chaos or clarity by reversing the outcome of a d100 roll. Their application depends on mechanical triggers tied to attributes, Gnosis/Entropy, or situational factors. </w:t>
      </w:r>
    </w:p>
    <w:p w:rsidR="00000000" w:rsidDel="00000000" w:rsidP="00000000" w:rsidRDefault="00000000" w:rsidRPr="00000000" w14:paraId="00000A72">
      <w:pPr>
        <w:spacing w:line="240" w:lineRule="auto"/>
        <w:ind w:left="729" w:firstLine="0"/>
        <w:jc w:val="both"/>
        <w:rPr>
          <w:sz w:val="26"/>
          <w:szCs w:val="26"/>
        </w:rPr>
      </w:pPr>
      <w:r w:rsidDel="00000000" w:rsidR="00000000" w:rsidRPr="00000000">
        <w:rPr>
          <w:sz w:val="26"/>
          <w:szCs w:val="26"/>
          <w:rtl w:val="0"/>
        </w:rPr>
        <w:t xml:space="preserve">Flips are triggered in the following scenarios: </w:t>
      </w:r>
    </w:p>
    <w:p w:rsidR="00000000" w:rsidDel="00000000" w:rsidP="00000000" w:rsidRDefault="00000000" w:rsidRPr="00000000" w14:paraId="00000A73">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Triggered by Gnosis/Entropy: </w:t>
      </w:r>
    </w:p>
    <w:p w:rsidR="00000000" w:rsidDel="00000000" w:rsidP="00000000" w:rsidRDefault="00000000" w:rsidRPr="00000000" w14:paraId="00000A74">
      <w:pPr>
        <w:spacing w:line="240" w:lineRule="auto"/>
        <w:ind w:left="729" w:firstLine="0"/>
        <w:jc w:val="both"/>
        <w:rPr>
          <w:sz w:val="26"/>
          <w:szCs w:val="26"/>
        </w:rPr>
      </w:pPr>
      <w:r w:rsidDel="00000000" w:rsidR="00000000" w:rsidRPr="00000000">
        <w:rPr>
          <w:sz w:val="26"/>
          <w:szCs w:val="26"/>
          <w:rtl w:val="0"/>
        </w:rPr>
        <w:t xml:space="preserve">Positive Flip (Reverse in Favor): Triggered by Gnosis or circumstances of harmony and clarity. </w:t>
      </w:r>
    </w:p>
    <w:p w:rsidR="00000000" w:rsidDel="00000000" w:rsidP="00000000" w:rsidRDefault="00000000" w:rsidRPr="00000000" w14:paraId="00000A75">
      <w:pPr>
        <w:spacing w:line="240" w:lineRule="auto"/>
        <w:ind w:left="729" w:firstLine="0"/>
        <w:jc w:val="both"/>
        <w:rPr>
          <w:sz w:val="26"/>
          <w:szCs w:val="26"/>
        </w:rPr>
      </w:pPr>
      <w:r w:rsidDel="00000000" w:rsidR="00000000" w:rsidRPr="00000000">
        <w:rPr>
          <w:sz w:val="26"/>
          <w:szCs w:val="26"/>
          <w:rtl w:val="0"/>
        </w:rPr>
        <w:t xml:space="preserve">Example: A roll of 67 becomes 76, increasing the likelihood of success. </w:t>
      </w:r>
    </w:p>
    <w:p w:rsidR="00000000" w:rsidDel="00000000" w:rsidP="00000000" w:rsidRDefault="00000000" w:rsidRPr="00000000" w14:paraId="00000A76">
      <w:pPr>
        <w:spacing w:line="240" w:lineRule="auto"/>
        <w:ind w:left="729" w:firstLine="0"/>
        <w:jc w:val="both"/>
        <w:rPr>
          <w:sz w:val="26"/>
          <w:szCs w:val="26"/>
        </w:rPr>
      </w:pPr>
      <w:r w:rsidDel="00000000" w:rsidR="00000000" w:rsidRPr="00000000">
        <w:rPr>
          <w:sz w:val="26"/>
          <w:szCs w:val="26"/>
          <w:rtl w:val="0"/>
        </w:rPr>
        <w:t xml:space="preserve">Negative Flip (Reverse Against): Triggered by </w:t>
      </w:r>
    </w:p>
    <w:p w:rsidR="00000000" w:rsidDel="00000000" w:rsidP="00000000" w:rsidRDefault="00000000" w:rsidRPr="00000000" w14:paraId="00000A77">
      <w:pPr>
        <w:spacing w:line="240" w:lineRule="auto"/>
        <w:ind w:left="729" w:firstLine="0"/>
        <w:jc w:val="both"/>
        <w:rPr>
          <w:sz w:val="26"/>
          <w:szCs w:val="26"/>
        </w:rPr>
      </w:pPr>
      <w:r w:rsidDel="00000000" w:rsidR="00000000" w:rsidRPr="00000000">
        <w:rPr>
          <w:sz w:val="26"/>
          <w:szCs w:val="26"/>
          <w:rtl w:val="0"/>
        </w:rPr>
        <w:t xml:space="preserve">Entropy or chaotic situations. </w:t>
      </w:r>
    </w:p>
    <w:p w:rsidR="00000000" w:rsidDel="00000000" w:rsidP="00000000" w:rsidRDefault="00000000" w:rsidRPr="00000000" w14:paraId="00000A78">
      <w:pPr>
        <w:spacing w:line="240" w:lineRule="auto"/>
        <w:ind w:left="729" w:firstLine="0"/>
        <w:jc w:val="both"/>
        <w:rPr>
          <w:sz w:val="26"/>
          <w:szCs w:val="26"/>
        </w:rPr>
      </w:pPr>
      <w:r w:rsidDel="00000000" w:rsidR="00000000" w:rsidRPr="00000000">
        <w:rPr>
          <w:sz w:val="26"/>
          <w:szCs w:val="26"/>
          <w:rtl w:val="0"/>
        </w:rPr>
        <w:t xml:space="preserve">Example: A roll of 12 becomes 21, increasing the likelihood of failure. </w:t>
      </w:r>
    </w:p>
    <w:p w:rsidR="00000000" w:rsidDel="00000000" w:rsidP="00000000" w:rsidRDefault="00000000" w:rsidRPr="00000000" w14:paraId="00000A79">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Triggered by Critical Conditions: </w:t>
      </w:r>
    </w:p>
    <w:p w:rsidR="00000000" w:rsidDel="00000000" w:rsidP="00000000" w:rsidRDefault="00000000" w:rsidRPr="00000000" w14:paraId="00000A7A">
      <w:pPr>
        <w:spacing w:line="240" w:lineRule="auto"/>
        <w:ind w:left="729" w:firstLine="0"/>
        <w:jc w:val="both"/>
        <w:rPr>
          <w:sz w:val="26"/>
          <w:szCs w:val="26"/>
        </w:rPr>
      </w:pPr>
      <w:r w:rsidDel="00000000" w:rsidR="00000000" w:rsidRPr="00000000">
        <w:rPr>
          <w:sz w:val="26"/>
          <w:szCs w:val="26"/>
          <w:rtl w:val="0"/>
        </w:rPr>
        <w:t xml:space="preserve">Narrative Influence: Environmental factors, archetype abilities, or story elements might introduce flips. </w:t>
      </w:r>
    </w:p>
    <w:p w:rsidR="00000000" w:rsidDel="00000000" w:rsidP="00000000" w:rsidRDefault="00000000" w:rsidRPr="00000000" w14:paraId="00000A7B">
      <w:pPr>
        <w:spacing w:line="240" w:lineRule="auto"/>
        <w:ind w:left="729" w:firstLine="0"/>
        <w:jc w:val="both"/>
        <w:rPr>
          <w:sz w:val="26"/>
          <w:szCs w:val="26"/>
        </w:rPr>
      </w:pPr>
      <w:r w:rsidDel="00000000" w:rsidR="00000000" w:rsidRPr="00000000">
        <w:rPr>
          <w:sz w:val="26"/>
          <w:szCs w:val="26"/>
          <w:rtl w:val="0"/>
        </w:rPr>
        <w:t xml:space="preserve">Example: A Harbinger’s Paragon Trait could allow a forced flip for chaos during a critical moment. </w:t>
      </w:r>
    </w:p>
    <w:p w:rsidR="00000000" w:rsidDel="00000000" w:rsidP="00000000" w:rsidRDefault="00000000" w:rsidRPr="00000000" w14:paraId="00000A7C">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Triggered by Doubles: </w:t>
      </w:r>
    </w:p>
    <w:p w:rsidR="00000000" w:rsidDel="00000000" w:rsidP="00000000" w:rsidRDefault="00000000" w:rsidRPr="00000000" w14:paraId="00000A7D">
      <w:pPr>
        <w:spacing w:line="240" w:lineRule="auto"/>
        <w:ind w:left="729" w:firstLine="0"/>
        <w:jc w:val="both"/>
        <w:rPr>
          <w:sz w:val="26"/>
          <w:szCs w:val="26"/>
        </w:rPr>
      </w:pPr>
      <w:r w:rsidDel="00000000" w:rsidR="00000000" w:rsidRPr="00000000">
        <w:rPr>
          <w:sz w:val="26"/>
          <w:szCs w:val="26"/>
          <w:rtl w:val="0"/>
        </w:rPr>
        <w:t xml:space="preserve">Critical Success/Failure: Doubles can result in immediate flips under specific conditions: </w:t>
      </w:r>
    </w:p>
    <w:p w:rsidR="00000000" w:rsidDel="00000000" w:rsidP="00000000" w:rsidRDefault="00000000" w:rsidRPr="00000000" w14:paraId="00000A7E">
      <w:pPr>
        <w:spacing w:line="240" w:lineRule="auto"/>
        <w:ind w:left="729" w:firstLine="0"/>
        <w:jc w:val="both"/>
        <w:rPr>
          <w:sz w:val="26"/>
          <w:szCs w:val="26"/>
        </w:rPr>
      </w:pPr>
      <w:r w:rsidDel="00000000" w:rsidR="00000000" w:rsidRPr="00000000">
        <w:rPr>
          <w:sz w:val="26"/>
          <w:szCs w:val="26"/>
          <w:rtl w:val="0"/>
        </w:rPr>
        <w:t xml:space="preserve">Success doubles (e.g., 22) might allow a player to force a flip in their favor. </w:t>
      </w:r>
    </w:p>
    <w:p w:rsidR="00000000" w:rsidDel="00000000" w:rsidP="00000000" w:rsidRDefault="00000000" w:rsidRPr="00000000" w14:paraId="00000A7F">
      <w:pPr>
        <w:spacing w:line="240" w:lineRule="auto"/>
        <w:ind w:left="729" w:firstLine="0"/>
        <w:jc w:val="both"/>
        <w:rPr>
          <w:sz w:val="26"/>
          <w:szCs w:val="26"/>
        </w:rPr>
      </w:pPr>
      <w:r w:rsidDel="00000000" w:rsidR="00000000" w:rsidRPr="00000000">
        <w:rPr>
          <w:sz w:val="26"/>
          <w:szCs w:val="26"/>
          <w:rtl w:val="0"/>
        </w:rPr>
        <w:t xml:space="preserve">Failure doubles (e.g., 99) could trigger a narrative-based negative flip. </w:t>
      </w:r>
    </w:p>
    <w:p w:rsidR="00000000" w:rsidDel="00000000" w:rsidP="00000000" w:rsidRDefault="00000000" w:rsidRPr="00000000" w14:paraId="00000A80">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Triggered by Combat or Opposed Rolls: </w:t>
      </w:r>
    </w:p>
    <w:p w:rsidR="00000000" w:rsidDel="00000000" w:rsidP="00000000" w:rsidRDefault="00000000" w:rsidRPr="00000000" w14:paraId="00000A81">
      <w:pPr>
        <w:spacing w:line="240" w:lineRule="auto"/>
        <w:ind w:left="729" w:firstLine="0"/>
        <w:jc w:val="both"/>
        <w:rPr>
          <w:sz w:val="26"/>
          <w:szCs w:val="26"/>
        </w:rPr>
      </w:pPr>
      <w:r w:rsidDel="00000000" w:rsidR="00000000" w:rsidRPr="00000000">
        <w:rPr>
          <w:sz w:val="26"/>
          <w:szCs w:val="26"/>
          <w:rtl w:val="0"/>
        </w:rPr>
        <w:t xml:space="preserve">Flips could be used to intensify the stakes of opposed rolls (e.g., Offensive vs. Defensive Thresholds). </w:t>
      </w:r>
    </w:p>
    <w:p w:rsidR="00000000" w:rsidDel="00000000" w:rsidP="00000000" w:rsidRDefault="00000000" w:rsidRPr="00000000" w14:paraId="00000A82">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A83">
      <w:pPr>
        <w:spacing w:line="240" w:lineRule="auto"/>
        <w:ind w:left="729" w:firstLine="0"/>
        <w:jc w:val="both"/>
        <w:rPr>
          <w:sz w:val="26"/>
          <w:szCs w:val="26"/>
        </w:rPr>
      </w:pPr>
      <w:r w:rsidDel="00000000" w:rsidR="00000000" w:rsidRPr="00000000">
        <w:rPr>
          <w:sz w:val="26"/>
          <w:szCs w:val="26"/>
          <w:rtl w:val="0"/>
        </w:rPr>
        <w:t xml:space="preserve">Player rolls 34 for an attack, but due to </w:t>
      </w:r>
    </w:p>
    <w:p w:rsidR="00000000" w:rsidDel="00000000" w:rsidP="00000000" w:rsidRDefault="00000000" w:rsidRPr="00000000" w14:paraId="00000A84">
      <w:pPr>
        <w:spacing w:line="240" w:lineRule="auto"/>
        <w:ind w:left="729" w:firstLine="0"/>
        <w:jc w:val="both"/>
        <w:rPr>
          <w:sz w:val="26"/>
          <w:szCs w:val="26"/>
        </w:rPr>
      </w:pPr>
      <w:r w:rsidDel="00000000" w:rsidR="00000000" w:rsidRPr="00000000">
        <w:rPr>
          <w:sz w:val="26"/>
          <w:szCs w:val="26"/>
          <w:rtl w:val="0"/>
        </w:rPr>
        <w:t xml:space="preserve">Entropy, it flips to 43, missing the target’s Defensive Threshold. </w:t>
      </w:r>
    </w:p>
    <w:p w:rsidR="00000000" w:rsidDel="00000000" w:rsidP="00000000" w:rsidRDefault="00000000" w:rsidRPr="00000000" w14:paraId="00000A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8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88">
      <w:pPr>
        <w:spacing w:line="240" w:lineRule="auto"/>
        <w:ind w:left="729" w:firstLine="0"/>
        <w:jc w:val="both"/>
        <w:rPr>
          <w:sz w:val="26"/>
          <w:szCs w:val="26"/>
        </w:rPr>
      </w:pPr>
      <w:r w:rsidDel="00000000" w:rsidR="00000000" w:rsidRPr="00000000">
        <w:rPr>
          <w:sz w:val="26"/>
          <w:szCs w:val="26"/>
          <w:rtl w:val="0"/>
        </w:rPr>
        <w:t xml:space="preserve">### **Critical Success and Failure Mechanics for Derived Stats** </w:t>
      </w:r>
    </w:p>
    <w:p w:rsidR="00000000" w:rsidDel="00000000" w:rsidP="00000000" w:rsidRDefault="00000000" w:rsidRPr="00000000" w14:paraId="00000A8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8A">
      <w:pPr>
        <w:spacing w:line="240" w:lineRule="auto"/>
        <w:ind w:left="729" w:firstLine="0"/>
        <w:jc w:val="both"/>
        <w:rPr>
          <w:sz w:val="26"/>
          <w:szCs w:val="26"/>
        </w:rPr>
      </w:pPr>
      <w:r w:rsidDel="00000000" w:rsidR="00000000" w:rsidRPr="00000000">
        <w:rPr>
          <w:sz w:val="26"/>
          <w:szCs w:val="26"/>
          <w:rtl w:val="0"/>
        </w:rPr>
        <w:t xml:space="preserve">1. **Critical Success (01–05%)**:   </w:t>
      </w:r>
    </w:p>
    <w:p w:rsidR="00000000" w:rsidDel="00000000" w:rsidP="00000000" w:rsidRDefault="00000000" w:rsidRPr="00000000" w14:paraId="00000A8B">
      <w:pPr>
        <w:spacing w:line="240" w:lineRule="auto"/>
        <w:ind w:left="729" w:firstLine="0"/>
        <w:jc w:val="both"/>
        <w:rPr>
          <w:sz w:val="26"/>
          <w:szCs w:val="26"/>
        </w:rPr>
      </w:pPr>
      <w:r w:rsidDel="00000000" w:rsidR="00000000" w:rsidRPr="00000000">
        <w:rPr>
          <w:sz w:val="26"/>
          <w:szCs w:val="26"/>
          <w:rtl w:val="0"/>
        </w:rPr>
        <w:t xml:space="preserve">Offensive Threshold: Automatic critical hit.   </w:t>
      </w:r>
    </w:p>
    <w:p w:rsidR="00000000" w:rsidDel="00000000" w:rsidP="00000000" w:rsidRDefault="00000000" w:rsidRPr="00000000" w14:paraId="00000A8C">
      <w:pPr>
        <w:spacing w:line="240" w:lineRule="auto"/>
        <w:ind w:left="729" w:firstLine="0"/>
        <w:jc w:val="both"/>
        <w:rPr>
          <w:sz w:val="26"/>
          <w:szCs w:val="26"/>
        </w:rPr>
      </w:pPr>
      <w:r w:rsidDel="00000000" w:rsidR="00000000" w:rsidRPr="00000000">
        <w:rPr>
          <w:sz w:val="26"/>
          <w:szCs w:val="26"/>
          <w:rtl w:val="0"/>
        </w:rPr>
        <w:t xml:space="preserve">Defensive Threshold: Automatically evade or resist.   </w:t>
      </w:r>
    </w:p>
    <w:p w:rsidR="00000000" w:rsidDel="00000000" w:rsidP="00000000" w:rsidRDefault="00000000" w:rsidRPr="00000000" w14:paraId="00000A8D">
      <w:pPr>
        <w:spacing w:line="240" w:lineRule="auto"/>
        <w:ind w:left="729" w:firstLine="0"/>
        <w:jc w:val="both"/>
        <w:rPr>
          <w:sz w:val="26"/>
          <w:szCs w:val="26"/>
        </w:rPr>
      </w:pPr>
      <w:r w:rsidDel="00000000" w:rsidR="00000000" w:rsidRPr="00000000">
        <w:rPr>
          <w:sz w:val="26"/>
          <w:szCs w:val="26"/>
          <w:rtl w:val="0"/>
        </w:rPr>
        <w:t xml:space="preserve">Perception/Insight: Gain additional or hidden information.   </w:t>
      </w:r>
    </w:p>
    <w:p w:rsidR="00000000" w:rsidDel="00000000" w:rsidP="00000000" w:rsidRDefault="00000000" w:rsidRPr="00000000" w14:paraId="00000A8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8F">
      <w:pPr>
        <w:spacing w:line="240" w:lineRule="auto"/>
        <w:ind w:left="729" w:firstLine="0"/>
        <w:jc w:val="both"/>
        <w:rPr>
          <w:sz w:val="26"/>
          <w:szCs w:val="26"/>
        </w:rPr>
      </w:pPr>
      <w:r w:rsidDel="00000000" w:rsidR="00000000" w:rsidRPr="00000000">
        <w:rPr>
          <w:sz w:val="26"/>
          <w:szCs w:val="26"/>
          <w:rtl w:val="0"/>
        </w:rPr>
        <w:t xml:space="preserve">2. **Critical Failure (96–100%)**:   </w:t>
      </w:r>
    </w:p>
    <w:p w:rsidR="00000000" w:rsidDel="00000000" w:rsidP="00000000" w:rsidRDefault="00000000" w:rsidRPr="00000000" w14:paraId="00000A90">
      <w:pPr>
        <w:spacing w:line="240" w:lineRule="auto"/>
        <w:ind w:left="729" w:firstLine="0"/>
        <w:jc w:val="both"/>
        <w:rPr>
          <w:sz w:val="26"/>
          <w:szCs w:val="26"/>
        </w:rPr>
      </w:pPr>
      <w:r w:rsidDel="00000000" w:rsidR="00000000" w:rsidRPr="00000000">
        <w:rPr>
          <w:sz w:val="26"/>
          <w:szCs w:val="26"/>
          <w:rtl w:val="0"/>
        </w:rPr>
        <w:t xml:space="preserve">Offensive Threshold: Attack misses or causes collateral damage.   </w:t>
      </w:r>
    </w:p>
    <w:p w:rsidR="00000000" w:rsidDel="00000000" w:rsidP="00000000" w:rsidRDefault="00000000" w:rsidRPr="00000000" w14:paraId="00000A91">
      <w:pPr>
        <w:spacing w:line="240" w:lineRule="auto"/>
        <w:ind w:left="729" w:firstLine="0"/>
        <w:jc w:val="both"/>
        <w:rPr>
          <w:sz w:val="26"/>
          <w:szCs w:val="26"/>
        </w:rPr>
      </w:pPr>
      <w:r w:rsidDel="00000000" w:rsidR="00000000" w:rsidRPr="00000000">
        <w:rPr>
          <w:sz w:val="26"/>
          <w:szCs w:val="26"/>
          <w:rtl w:val="0"/>
        </w:rPr>
        <w:t xml:space="preserve">Defensive Threshold: Resistance fails catastrophically, taking additional damage.   </w:t>
      </w:r>
    </w:p>
    <w:p w:rsidR="00000000" w:rsidDel="00000000" w:rsidP="00000000" w:rsidRDefault="00000000" w:rsidRPr="00000000" w14:paraId="00000A92">
      <w:pPr>
        <w:spacing w:line="240" w:lineRule="auto"/>
        <w:ind w:left="729" w:firstLine="0"/>
        <w:jc w:val="both"/>
        <w:rPr>
          <w:sz w:val="26"/>
          <w:szCs w:val="26"/>
        </w:rPr>
      </w:pPr>
      <w:r w:rsidDel="00000000" w:rsidR="00000000" w:rsidRPr="00000000">
        <w:rPr>
          <w:sz w:val="26"/>
          <w:szCs w:val="26"/>
          <w:rtl w:val="0"/>
        </w:rPr>
        <w:t xml:space="preserve">Perception/Insight: Misinterpret vital clues or cause unintended consequences. </w:t>
      </w:r>
    </w:p>
    <w:p w:rsidR="00000000" w:rsidDel="00000000" w:rsidP="00000000" w:rsidRDefault="00000000" w:rsidRPr="00000000" w14:paraId="00000A9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4">
      <w:pPr>
        <w:spacing w:line="240" w:lineRule="auto"/>
        <w:ind w:left="729" w:firstLine="0"/>
        <w:jc w:val="both"/>
        <w:rPr>
          <w:sz w:val="26"/>
          <w:szCs w:val="26"/>
        </w:rPr>
      </w:pPr>
      <w:r w:rsidDel="00000000" w:rsidR="00000000" w:rsidRPr="00000000">
        <w:rPr>
          <w:sz w:val="26"/>
          <w:szCs w:val="26"/>
          <w:rtl w:val="0"/>
        </w:rPr>
        <w:t xml:space="preserve">### **Integrated Dice Mechanics** </w:t>
      </w:r>
    </w:p>
    <w:p w:rsidR="00000000" w:rsidDel="00000000" w:rsidP="00000000" w:rsidRDefault="00000000" w:rsidRPr="00000000" w14:paraId="00000A9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6">
      <w:pPr>
        <w:spacing w:line="240" w:lineRule="auto"/>
        <w:ind w:left="729" w:firstLine="0"/>
        <w:jc w:val="both"/>
        <w:rPr>
          <w:sz w:val="26"/>
          <w:szCs w:val="26"/>
        </w:rPr>
      </w:pPr>
      <w:r w:rsidDel="00000000" w:rsidR="00000000" w:rsidRPr="00000000">
        <w:rPr>
          <w:sz w:val="26"/>
          <w:szCs w:val="26"/>
          <w:rtl w:val="0"/>
        </w:rPr>
        <w:t xml:space="preserve">**Advantage/Disadvantage**: Flip mechanics allow rerolls of derived stat checks, selecting the better (advantage) or worse (disadvantage) result.   </w:t>
      </w:r>
    </w:p>
    <w:p w:rsidR="00000000" w:rsidDel="00000000" w:rsidP="00000000" w:rsidRDefault="00000000" w:rsidRPr="00000000" w14:paraId="00000A97">
      <w:pPr>
        <w:spacing w:line="240" w:lineRule="auto"/>
        <w:ind w:left="729" w:firstLine="0"/>
        <w:jc w:val="both"/>
        <w:rPr>
          <w:sz w:val="26"/>
          <w:szCs w:val="26"/>
        </w:rPr>
      </w:pPr>
      <w:r w:rsidDel="00000000" w:rsidR="00000000" w:rsidRPr="00000000">
        <w:rPr>
          <w:sz w:val="26"/>
          <w:szCs w:val="26"/>
          <w:rtl w:val="0"/>
        </w:rPr>
        <w:t xml:space="preserve">**Scaling Modifiers**: Derived stats improve with Attribute growth, equipment upgrades, and proficiency advancements. </w:t>
      </w:r>
    </w:p>
    <w:p w:rsidR="00000000" w:rsidDel="00000000" w:rsidP="00000000" w:rsidRDefault="00000000" w:rsidRPr="00000000" w14:paraId="00000A9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9">
      <w:pPr>
        <w:spacing w:line="240" w:lineRule="auto"/>
        <w:ind w:left="729" w:firstLine="0"/>
        <w:jc w:val="both"/>
        <w:rPr>
          <w:sz w:val="26"/>
          <w:szCs w:val="26"/>
        </w:rPr>
      </w:pPr>
      <w:r w:rsidDel="00000000" w:rsidR="00000000" w:rsidRPr="00000000">
        <w:rPr>
          <w:sz w:val="26"/>
          <w:szCs w:val="26"/>
          <w:rtl w:val="0"/>
        </w:rPr>
        <w:t xml:space="preserve">## **Attributes in the Palladial Universe** </w:t>
      </w:r>
    </w:p>
    <w:p w:rsidR="00000000" w:rsidDel="00000000" w:rsidP="00000000" w:rsidRDefault="00000000" w:rsidRPr="00000000" w14:paraId="00000A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B">
      <w:pPr>
        <w:spacing w:line="240" w:lineRule="auto"/>
        <w:ind w:left="729" w:firstLine="0"/>
        <w:jc w:val="both"/>
        <w:rPr>
          <w:sz w:val="26"/>
          <w:szCs w:val="26"/>
        </w:rPr>
      </w:pPr>
      <w:r w:rsidDel="00000000" w:rsidR="00000000" w:rsidRPr="00000000">
        <w:rPr>
          <w:sz w:val="26"/>
          <w:szCs w:val="26"/>
          <w:rtl w:val="0"/>
        </w:rPr>
        <w:t xml:space="preserve">Attributes represent the core physical, mental, and spiritual capabilities of characters. They form the foundation of a character’s potential, influencing rolls, actions, and interactions within the universe. Each Attribute directly ties to specific gameplay mechanics, proficiencies, and Paragon Powers. </w:t>
      </w:r>
    </w:p>
    <w:p w:rsidR="00000000" w:rsidDel="00000000" w:rsidP="00000000" w:rsidRDefault="00000000" w:rsidRPr="00000000" w14:paraId="00000A9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9F">
      <w:pPr>
        <w:spacing w:line="240" w:lineRule="auto"/>
        <w:ind w:left="729" w:firstLine="0"/>
        <w:jc w:val="both"/>
        <w:rPr>
          <w:sz w:val="26"/>
          <w:szCs w:val="26"/>
        </w:rPr>
      </w:pPr>
      <w:r w:rsidDel="00000000" w:rsidR="00000000" w:rsidRPr="00000000">
        <w:rPr>
          <w:sz w:val="26"/>
          <w:szCs w:val="26"/>
          <w:rtl w:val="0"/>
        </w:rPr>
        <w:t xml:space="preserve">### **The Six Core Attributes** </w:t>
      </w:r>
    </w:p>
    <w:p w:rsidR="00000000" w:rsidDel="00000000" w:rsidP="00000000" w:rsidRDefault="00000000" w:rsidRPr="00000000" w14:paraId="00000AA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A1">
      <w:pPr>
        <w:spacing w:line="240" w:lineRule="auto"/>
        <w:ind w:left="729" w:firstLine="0"/>
        <w:jc w:val="both"/>
        <w:rPr>
          <w:sz w:val="26"/>
          <w:szCs w:val="26"/>
        </w:rPr>
      </w:pPr>
      <w:r w:rsidDel="00000000" w:rsidR="00000000" w:rsidRPr="00000000">
        <w:rPr>
          <w:sz w:val="26"/>
          <w:szCs w:val="26"/>
          <w:rtl w:val="0"/>
        </w:rPr>
        <w:t xml:space="preserve">1. **Dominion**   </w:t>
      </w:r>
    </w:p>
    <w:p w:rsidR="00000000" w:rsidDel="00000000" w:rsidP="00000000" w:rsidRDefault="00000000" w:rsidRPr="00000000" w14:paraId="00000AA2">
      <w:pPr>
        <w:spacing w:line="240" w:lineRule="auto"/>
        <w:ind w:left="729" w:firstLine="0"/>
        <w:jc w:val="both"/>
        <w:rPr>
          <w:sz w:val="26"/>
          <w:szCs w:val="26"/>
        </w:rPr>
      </w:pPr>
      <w:r w:rsidDel="00000000" w:rsidR="00000000" w:rsidRPr="00000000">
        <w:rPr>
          <w:sz w:val="26"/>
          <w:szCs w:val="26"/>
          <w:rtl w:val="0"/>
        </w:rPr>
        <w:t xml:space="preserve">Represents raw physical power, endurance, and durability. Characters with high Dominion excel in melee combat, lifting heavy objects, and enduring physical strain.   </w:t>
      </w:r>
    </w:p>
    <w:p w:rsidR="00000000" w:rsidDel="00000000" w:rsidP="00000000" w:rsidRDefault="00000000" w:rsidRPr="00000000" w14:paraId="00000AA3">
      <w:pPr>
        <w:spacing w:line="240" w:lineRule="auto"/>
        <w:ind w:left="729" w:firstLine="0"/>
        <w:jc w:val="both"/>
        <w:rPr>
          <w:sz w:val="26"/>
          <w:szCs w:val="26"/>
        </w:rPr>
      </w:pPr>
      <w:r w:rsidDel="00000000" w:rsidR="00000000" w:rsidRPr="00000000">
        <w:rPr>
          <w:sz w:val="26"/>
          <w:szCs w:val="26"/>
          <w:rtl w:val="0"/>
        </w:rPr>
        <w:t xml:space="preserve">**Primary Uses**:   </w:t>
      </w:r>
    </w:p>
    <w:p w:rsidR="00000000" w:rsidDel="00000000" w:rsidP="00000000" w:rsidRDefault="00000000" w:rsidRPr="00000000" w14:paraId="00000AA4">
      <w:pPr>
        <w:spacing w:line="240" w:lineRule="auto"/>
        <w:ind w:left="729" w:firstLine="0"/>
        <w:jc w:val="both"/>
        <w:rPr>
          <w:sz w:val="26"/>
          <w:szCs w:val="26"/>
        </w:rPr>
      </w:pPr>
      <w:r w:rsidDel="00000000" w:rsidR="00000000" w:rsidRPr="00000000">
        <w:rPr>
          <w:sz w:val="26"/>
          <w:szCs w:val="26"/>
          <w:rtl w:val="0"/>
        </w:rPr>
        <w:t xml:space="preserve">**Melee Damage**: Dominion directly contributes to the damage dealt in close combat.   </w:t>
      </w:r>
    </w:p>
    <w:p w:rsidR="00000000" w:rsidDel="00000000" w:rsidP="00000000" w:rsidRDefault="00000000" w:rsidRPr="00000000" w14:paraId="00000AA5">
      <w:pPr>
        <w:spacing w:line="240" w:lineRule="auto"/>
        <w:ind w:left="729" w:firstLine="0"/>
        <w:jc w:val="both"/>
        <w:rPr>
          <w:sz w:val="26"/>
          <w:szCs w:val="26"/>
        </w:rPr>
      </w:pPr>
      <w:r w:rsidDel="00000000" w:rsidR="00000000" w:rsidRPr="00000000">
        <w:rPr>
          <w:sz w:val="26"/>
          <w:szCs w:val="26"/>
          <w:rtl w:val="0"/>
        </w:rPr>
        <w:t xml:space="preserve">**Defensive Threshold**: Enhances resistance to physical damage.   </w:t>
      </w:r>
    </w:p>
    <w:p w:rsidR="00000000" w:rsidDel="00000000" w:rsidP="00000000" w:rsidRDefault="00000000" w:rsidRPr="00000000" w14:paraId="00000AA6">
      <w:pPr>
        <w:spacing w:line="240" w:lineRule="auto"/>
        <w:ind w:left="729" w:firstLine="0"/>
        <w:jc w:val="both"/>
        <w:rPr>
          <w:sz w:val="26"/>
          <w:szCs w:val="26"/>
        </w:rPr>
      </w:pPr>
      <w:r w:rsidDel="00000000" w:rsidR="00000000" w:rsidRPr="00000000">
        <w:rPr>
          <w:sz w:val="26"/>
          <w:szCs w:val="26"/>
          <w:rtl w:val="0"/>
        </w:rPr>
        <w:t xml:space="preserve">**Proficiencies**: Heavy Weapons, Defensive Tactics, Engineering.   </w:t>
      </w:r>
    </w:p>
    <w:p w:rsidR="00000000" w:rsidDel="00000000" w:rsidP="00000000" w:rsidRDefault="00000000" w:rsidRPr="00000000" w14:paraId="00000AA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A8">
      <w:pPr>
        <w:spacing w:line="240" w:lineRule="auto"/>
        <w:ind w:left="729" w:firstLine="0"/>
        <w:jc w:val="both"/>
        <w:rPr>
          <w:sz w:val="26"/>
          <w:szCs w:val="26"/>
        </w:rPr>
      </w:pPr>
      <w:r w:rsidDel="00000000" w:rsidR="00000000" w:rsidRPr="00000000">
        <w:rPr>
          <w:sz w:val="26"/>
          <w:szCs w:val="26"/>
          <w:rtl w:val="0"/>
        </w:rPr>
        <w:t xml:space="preserve">2. **Katra**   </w:t>
      </w:r>
    </w:p>
    <w:p w:rsidR="00000000" w:rsidDel="00000000" w:rsidP="00000000" w:rsidRDefault="00000000" w:rsidRPr="00000000" w14:paraId="00000AA9">
      <w:pPr>
        <w:spacing w:line="240" w:lineRule="auto"/>
        <w:ind w:left="729" w:firstLine="0"/>
        <w:jc w:val="both"/>
        <w:rPr>
          <w:sz w:val="26"/>
          <w:szCs w:val="26"/>
        </w:rPr>
      </w:pPr>
      <w:r w:rsidDel="00000000" w:rsidR="00000000" w:rsidRPr="00000000">
        <w:rPr>
          <w:sz w:val="26"/>
          <w:szCs w:val="26"/>
          <w:rtl w:val="0"/>
        </w:rPr>
        <w:t xml:space="preserve">Reflects agility, reflexes, and precision. High Katra characters excel in ranged combat, stealth, and evasion.   </w:t>
      </w:r>
    </w:p>
    <w:p w:rsidR="00000000" w:rsidDel="00000000" w:rsidP="00000000" w:rsidRDefault="00000000" w:rsidRPr="00000000" w14:paraId="00000AAA">
      <w:pPr>
        <w:spacing w:line="240" w:lineRule="auto"/>
        <w:ind w:left="729" w:firstLine="0"/>
        <w:jc w:val="both"/>
        <w:rPr>
          <w:sz w:val="26"/>
          <w:szCs w:val="26"/>
        </w:rPr>
      </w:pPr>
      <w:r w:rsidDel="00000000" w:rsidR="00000000" w:rsidRPr="00000000">
        <w:rPr>
          <w:sz w:val="26"/>
          <w:szCs w:val="26"/>
          <w:rtl w:val="0"/>
        </w:rPr>
        <w:t xml:space="preserve">**Primary Uses**:   </w:t>
      </w:r>
    </w:p>
    <w:p w:rsidR="00000000" w:rsidDel="00000000" w:rsidP="00000000" w:rsidRDefault="00000000" w:rsidRPr="00000000" w14:paraId="00000AAB">
      <w:pPr>
        <w:spacing w:line="240" w:lineRule="auto"/>
        <w:ind w:left="729" w:firstLine="0"/>
        <w:jc w:val="both"/>
        <w:rPr>
          <w:sz w:val="26"/>
          <w:szCs w:val="26"/>
        </w:rPr>
      </w:pPr>
      <w:r w:rsidDel="00000000" w:rsidR="00000000" w:rsidRPr="00000000">
        <w:rPr>
          <w:sz w:val="26"/>
          <w:szCs w:val="26"/>
          <w:rtl w:val="0"/>
        </w:rPr>
        <w:t xml:space="preserve">**Initiative**: Determines who acts first in combat.   </w:t>
      </w:r>
    </w:p>
    <w:p w:rsidR="00000000" w:rsidDel="00000000" w:rsidP="00000000" w:rsidRDefault="00000000" w:rsidRPr="00000000" w14:paraId="00000AAC">
      <w:pPr>
        <w:spacing w:line="240" w:lineRule="auto"/>
        <w:ind w:left="729" w:firstLine="0"/>
        <w:jc w:val="both"/>
        <w:rPr>
          <w:sz w:val="26"/>
          <w:szCs w:val="26"/>
        </w:rPr>
      </w:pPr>
      <w:r w:rsidDel="00000000" w:rsidR="00000000" w:rsidRPr="00000000">
        <w:rPr>
          <w:sz w:val="26"/>
          <w:szCs w:val="26"/>
          <w:rtl w:val="0"/>
        </w:rPr>
        <w:t xml:space="preserve">**Evasion Rolls**: Used to avoid attacks or environmental hazards.   </w:t>
      </w:r>
    </w:p>
    <w:p w:rsidR="00000000" w:rsidDel="00000000" w:rsidP="00000000" w:rsidRDefault="00000000" w:rsidRPr="00000000" w14:paraId="00000AAD">
      <w:pPr>
        <w:spacing w:line="240" w:lineRule="auto"/>
        <w:ind w:left="729" w:firstLine="0"/>
        <w:jc w:val="both"/>
        <w:rPr>
          <w:sz w:val="26"/>
          <w:szCs w:val="26"/>
        </w:rPr>
      </w:pPr>
      <w:r w:rsidDel="00000000" w:rsidR="00000000" w:rsidRPr="00000000">
        <w:rPr>
          <w:sz w:val="26"/>
          <w:szCs w:val="26"/>
          <w:rtl w:val="0"/>
        </w:rPr>
        <w:t xml:space="preserve">**Proficiencies**: Stealth, Piloting, Perception.   </w:t>
      </w:r>
    </w:p>
    <w:p w:rsidR="00000000" w:rsidDel="00000000" w:rsidP="00000000" w:rsidRDefault="00000000" w:rsidRPr="00000000" w14:paraId="00000A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AF">
      <w:pPr>
        <w:spacing w:line="240" w:lineRule="auto"/>
        <w:ind w:left="729" w:firstLine="0"/>
        <w:jc w:val="both"/>
        <w:rPr>
          <w:sz w:val="26"/>
          <w:szCs w:val="26"/>
        </w:rPr>
      </w:pPr>
      <w:r w:rsidDel="00000000" w:rsidR="00000000" w:rsidRPr="00000000">
        <w:rPr>
          <w:sz w:val="26"/>
          <w:szCs w:val="26"/>
          <w:rtl w:val="0"/>
        </w:rPr>
        <w:t xml:space="preserve">3. **Gnosis**   </w:t>
      </w:r>
    </w:p>
    <w:p w:rsidR="00000000" w:rsidDel="00000000" w:rsidP="00000000" w:rsidRDefault="00000000" w:rsidRPr="00000000" w14:paraId="00000AB0">
      <w:pPr>
        <w:spacing w:line="240" w:lineRule="auto"/>
        <w:ind w:left="729" w:firstLine="0"/>
        <w:jc w:val="both"/>
        <w:rPr>
          <w:sz w:val="26"/>
          <w:szCs w:val="26"/>
        </w:rPr>
      </w:pPr>
      <w:r w:rsidDel="00000000" w:rsidR="00000000" w:rsidRPr="00000000">
        <w:rPr>
          <w:sz w:val="26"/>
          <w:szCs w:val="26"/>
          <w:rtl w:val="0"/>
        </w:rPr>
        <w:t xml:space="preserve">Measures psionic power, mental acuity, and connection to the Tapestry of the Void. Characters with high Gnosis excel in psionic abilities and supernatural interactions.   </w:t>
      </w:r>
    </w:p>
    <w:p w:rsidR="00000000" w:rsidDel="00000000" w:rsidP="00000000" w:rsidRDefault="00000000" w:rsidRPr="00000000" w14:paraId="00000AB1">
      <w:pPr>
        <w:spacing w:line="240" w:lineRule="auto"/>
        <w:ind w:left="729" w:firstLine="0"/>
        <w:jc w:val="both"/>
        <w:rPr>
          <w:sz w:val="26"/>
          <w:szCs w:val="26"/>
        </w:rPr>
      </w:pPr>
      <w:r w:rsidDel="00000000" w:rsidR="00000000" w:rsidRPr="00000000">
        <w:rPr>
          <w:sz w:val="26"/>
          <w:szCs w:val="26"/>
          <w:rtl w:val="0"/>
        </w:rPr>
        <w:t xml:space="preserve">**Primary Uses**:   </w:t>
      </w:r>
    </w:p>
    <w:p w:rsidR="00000000" w:rsidDel="00000000" w:rsidP="00000000" w:rsidRDefault="00000000" w:rsidRPr="00000000" w14:paraId="00000AB2">
      <w:pPr>
        <w:spacing w:line="240" w:lineRule="auto"/>
        <w:ind w:left="729" w:firstLine="0"/>
        <w:jc w:val="both"/>
        <w:rPr>
          <w:sz w:val="26"/>
          <w:szCs w:val="26"/>
        </w:rPr>
      </w:pPr>
      <w:r w:rsidDel="00000000" w:rsidR="00000000" w:rsidRPr="00000000">
        <w:rPr>
          <w:sz w:val="26"/>
          <w:szCs w:val="26"/>
          <w:rtl w:val="0"/>
        </w:rPr>
        <w:t xml:space="preserve">**Psionic Resonance**: Determines success in psionic powers and abilities.   </w:t>
      </w:r>
    </w:p>
    <w:p w:rsidR="00000000" w:rsidDel="00000000" w:rsidP="00000000" w:rsidRDefault="00000000" w:rsidRPr="00000000" w14:paraId="00000AB3">
      <w:pPr>
        <w:spacing w:line="240" w:lineRule="auto"/>
        <w:ind w:left="729" w:firstLine="0"/>
        <w:jc w:val="both"/>
        <w:rPr>
          <w:sz w:val="26"/>
          <w:szCs w:val="26"/>
        </w:rPr>
      </w:pPr>
      <w:r w:rsidDel="00000000" w:rsidR="00000000" w:rsidRPr="00000000">
        <w:rPr>
          <w:sz w:val="26"/>
          <w:szCs w:val="26"/>
          <w:rtl w:val="0"/>
        </w:rPr>
        <w:t xml:space="preserve">**Proficiencies**: Resonance, Research, Scientific Experimentation.   </w:t>
      </w:r>
    </w:p>
    <w:p w:rsidR="00000000" w:rsidDel="00000000" w:rsidP="00000000" w:rsidRDefault="00000000" w:rsidRPr="00000000" w14:paraId="00000AB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B5">
      <w:pPr>
        <w:spacing w:line="240" w:lineRule="auto"/>
        <w:ind w:left="729" w:firstLine="0"/>
        <w:jc w:val="both"/>
        <w:rPr>
          <w:sz w:val="26"/>
          <w:szCs w:val="26"/>
        </w:rPr>
      </w:pPr>
      <w:r w:rsidDel="00000000" w:rsidR="00000000" w:rsidRPr="00000000">
        <w:rPr>
          <w:sz w:val="26"/>
          <w:szCs w:val="26"/>
          <w:rtl w:val="0"/>
        </w:rPr>
        <w:t xml:space="preserve">4. **Harmonia**   </w:t>
      </w:r>
    </w:p>
    <w:p w:rsidR="00000000" w:rsidDel="00000000" w:rsidP="00000000" w:rsidRDefault="00000000" w:rsidRPr="00000000" w14:paraId="00000AB6">
      <w:pPr>
        <w:spacing w:line="240" w:lineRule="auto"/>
        <w:ind w:left="729" w:firstLine="0"/>
        <w:jc w:val="both"/>
        <w:rPr>
          <w:sz w:val="26"/>
          <w:szCs w:val="26"/>
        </w:rPr>
      </w:pPr>
      <w:r w:rsidDel="00000000" w:rsidR="00000000" w:rsidRPr="00000000">
        <w:rPr>
          <w:sz w:val="26"/>
          <w:szCs w:val="26"/>
          <w:rtl w:val="0"/>
        </w:rPr>
        <w:t xml:space="preserve">Represents empathy, charisma, and the ability to form connections with others. Characters with high Harmonia excel in social interactions and morale management.   </w:t>
      </w:r>
    </w:p>
    <w:p w:rsidR="00000000" w:rsidDel="00000000" w:rsidP="00000000" w:rsidRDefault="00000000" w:rsidRPr="00000000" w14:paraId="00000AB7">
      <w:pPr>
        <w:spacing w:line="240" w:lineRule="auto"/>
        <w:ind w:left="729" w:firstLine="0"/>
        <w:jc w:val="both"/>
        <w:rPr>
          <w:sz w:val="26"/>
          <w:szCs w:val="26"/>
        </w:rPr>
      </w:pPr>
      <w:r w:rsidDel="00000000" w:rsidR="00000000" w:rsidRPr="00000000">
        <w:rPr>
          <w:sz w:val="26"/>
          <w:szCs w:val="26"/>
          <w:rtl w:val="0"/>
        </w:rPr>
        <w:t xml:space="preserve">**Primary Uses**:   </w:t>
      </w:r>
    </w:p>
    <w:p w:rsidR="00000000" w:rsidDel="00000000" w:rsidP="00000000" w:rsidRDefault="00000000" w:rsidRPr="00000000" w14:paraId="00000AB8">
      <w:pPr>
        <w:spacing w:line="240" w:lineRule="auto"/>
        <w:ind w:left="729" w:firstLine="0"/>
        <w:jc w:val="both"/>
        <w:rPr>
          <w:sz w:val="26"/>
          <w:szCs w:val="26"/>
        </w:rPr>
      </w:pPr>
      <w:r w:rsidDel="00000000" w:rsidR="00000000" w:rsidRPr="00000000">
        <w:rPr>
          <w:sz w:val="26"/>
          <w:szCs w:val="26"/>
          <w:rtl w:val="0"/>
        </w:rPr>
        <w:t xml:space="preserve">**Diplomacy**: Negotiating with NPCs and forming alliances.   </w:t>
      </w:r>
    </w:p>
    <w:p w:rsidR="00000000" w:rsidDel="00000000" w:rsidP="00000000" w:rsidRDefault="00000000" w:rsidRPr="00000000" w14:paraId="00000AB9">
      <w:pPr>
        <w:spacing w:line="240" w:lineRule="auto"/>
        <w:ind w:left="729" w:firstLine="0"/>
        <w:jc w:val="both"/>
        <w:rPr>
          <w:sz w:val="26"/>
          <w:szCs w:val="26"/>
        </w:rPr>
      </w:pPr>
      <w:r w:rsidDel="00000000" w:rsidR="00000000" w:rsidRPr="00000000">
        <w:rPr>
          <w:sz w:val="26"/>
          <w:szCs w:val="26"/>
          <w:rtl w:val="0"/>
        </w:rPr>
        <w:t xml:space="preserve">**Morale Management**: Influences ally and enemy morale during combat.   </w:t>
      </w:r>
    </w:p>
    <w:p w:rsidR="00000000" w:rsidDel="00000000" w:rsidP="00000000" w:rsidRDefault="00000000" w:rsidRPr="00000000" w14:paraId="00000ABA">
      <w:pPr>
        <w:spacing w:line="240" w:lineRule="auto"/>
        <w:ind w:left="729" w:firstLine="0"/>
        <w:jc w:val="both"/>
        <w:rPr>
          <w:sz w:val="26"/>
          <w:szCs w:val="26"/>
        </w:rPr>
      </w:pPr>
      <w:r w:rsidDel="00000000" w:rsidR="00000000" w:rsidRPr="00000000">
        <w:rPr>
          <w:sz w:val="26"/>
          <w:szCs w:val="26"/>
          <w:rtl w:val="0"/>
        </w:rPr>
        <w:t xml:space="preserve">**Proficiencies**: Diplomacy, Leadership, Insight.   </w:t>
      </w:r>
    </w:p>
    <w:p w:rsidR="00000000" w:rsidDel="00000000" w:rsidP="00000000" w:rsidRDefault="00000000" w:rsidRPr="00000000" w14:paraId="00000AB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BC">
      <w:pPr>
        <w:spacing w:line="240" w:lineRule="auto"/>
        <w:ind w:left="729" w:firstLine="0"/>
        <w:jc w:val="both"/>
        <w:rPr>
          <w:sz w:val="26"/>
          <w:szCs w:val="26"/>
        </w:rPr>
      </w:pPr>
      <w:r w:rsidDel="00000000" w:rsidR="00000000" w:rsidRPr="00000000">
        <w:rPr>
          <w:sz w:val="26"/>
          <w:szCs w:val="26"/>
          <w:rtl w:val="0"/>
        </w:rPr>
        <w:t xml:space="preserve">5. **Imperius**   </w:t>
      </w:r>
    </w:p>
    <w:p w:rsidR="00000000" w:rsidDel="00000000" w:rsidP="00000000" w:rsidRDefault="00000000" w:rsidRPr="00000000" w14:paraId="00000ABD">
      <w:pPr>
        <w:spacing w:line="240" w:lineRule="auto"/>
        <w:ind w:left="729" w:firstLine="0"/>
        <w:jc w:val="both"/>
        <w:rPr>
          <w:sz w:val="26"/>
          <w:szCs w:val="26"/>
        </w:rPr>
      </w:pPr>
      <w:r w:rsidDel="00000000" w:rsidR="00000000" w:rsidRPr="00000000">
        <w:rPr>
          <w:sz w:val="26"/>
          <w:szCs w:val="26"/>
          <w:rtl w:val="0"/>
        </w:rPr>
        <w:t xml:space="preserve">Reflects presence, command, and the ability to inspire or intimidate. High Imperius characters are natural leaders who thrive in commanding roles.   </w:t>
      </w:r>
    </w:p>
    <w:p w:rsidR="00000000" w:rsidDel="00000000" w:rsidP="00000000" w:rsidRDefault="00000000" w:rsidRPr="00000000" w14:paraId="00000ABE">
      <w:pPr>
        <w:spacing w:line="240" w:lineRule="auto"/>
        <w:ind w:left="729" w:firstLine="0"/>
        <w:jc w:val="both"/>
        <w:rPr>
          <w:sz w:val="26"/>
          <w:szCs w:val="26"/>
        </w:rPr>
      </w:pPr>
      <w:r w:rsidDel="00000000" w:rsidR="00000000" w:rsidRPr="00000000">
        <w:rPr>
          <w:sz w:val="26"/>
          <w:szCs w:val="26"/>
          <w:rtl w:val="0"/>
        </w:rPr>
        <w:t xml:space="preserve">**Primary Uses**:   </w:t>
      </w:r>
    </w:p>
    <w:p w:rsidR="00000000" w:rsidDel="00000000" w:rsidP="00000000" w:rsidRDefault="00000000" w:rsidRPr="00000000" w14:paraId="00000ABF">
      <w:pPr>
        <w:spacing w:line="240" w:lineRule="auto"/>
        <w:ind w:left="729" w:firstLine="0"/>
        <w:jc w:val="both"/>
        <w:rPr>
          <w:sz w:val="26"/>
          <w:szCs w:val="26"/>
        </w:rPr>
      </w:pPr>
      <w:r w:rsidDel="00000000" w:rsidR="00000000" w:rsidRPr="00000000">
        <w:rPr>
          <w:sz w:val="26"/>
          <w:szCs w:val="26"/>
          <w:rtl w:val="0"/>
        </w:rPr>
        <w:t xml:space="preserve">**Command Rolls**: Direct allies or NPCs during combat and strategic situations.   </w:t>
      </w:r>
    </w:p>
    <w:p w:rsidR="00000000" w:rsidDel="00000000" w:rsidP="00000000" w:rsidRDefault="00000000" w:rsidRPr="00000000" w14:paraId="00000AC0">
      <w:pPr>
        <w:spacing w:line="240" w:lineRule="auto"/>
        <w:ind w:left="729" w:firstLine="0"/>
        <w:jc w:val="both"/>
        <w:rPr>
          <w:sz w:val="26"/>
          <w:szCs w:val="26"/>
        </w:rPr>
      </w:pPr>
      <w:r w:rsidDel="00000000" w:rsidR="00000000" w:rsidRPr="00000000">
        <w:rPr>
          <w:sz w:val="26"/>
          <w:szCs w:val="26"/>
          <w:rtl w:val="0"/>
        </w:rPr>
        <w:t xml:space="preserve">**Proficiencies**: Leadership, Command, Intimidation.   </w:t>
      </w:r>
    </w:p>
    <w:p w:rsidR="00000000" w:rsidDel="00000000" w:rsidP="00000000" w:rsidRDefault="00000000" w:rsidRPr="00000000" w14:paraId="00000AC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C2">
      <w:pPr>
        <w:spacing w:line="240" w:lineRule="auto"/>
        <w:ind w:left="729" w:firstLine="0"/>
        <w:jc w:val="both"/>
        <w:rPr>
          <w:sz w:val="26"/>
          <w:szCs w:val="26"/>
        </w:rPr>
      </w:pPr>
      <w:r w:rsidDel="00000000" w:rsidR="00000000" w:rsidRPr="00000000">
        <w:rPr>
          <w:sz w:val="26"/>
          <w:szCs w:val="26"/>
          <w:rtl w:val="0"/>
        </w:rPr>
        <w:t xml:space="preserve">6. **Entropy**   </w:t>
      </w:r>
    </w:p>
    <w:p w:rsidR="00000000" w:rsidDel="00000000" w:rsidP="00000000" w:rsidRDefault="00000000" w:rsidRPr="00000000" w14:paraId="00000AC3">
      <w:pPr>
        <w:spacing w:line="240" w:lineRule="auto"/>
        <w:ind w:left="729" w:firstLine="0"/>
        <w:jc w:val="both"/>
        <w:rPr>
          <w:sz w:val="26"/>
          <w:szCs w:val="26"/>
        </w:rPr>
      </w:pPr>
      <w:r w:rsidDel="00000000" w:rsidR="00000000" w:rsidRPr="00000000">
        <w:rPr>
          <w:sz w:val="26"/>
          <w:szCs w:val="26"/>
          <w:rtl w:val="0"/>
        </w:rPr>
        <w:t xml:space="preserve">Represents creativity, adaptability, and chaos. Characters with high Entropy excel in improvisation, crafting, and handling unpredictable situations.   </w:t>
      </w:r>
    </w:p>
    <w:p w:rsidR="00000000" w:rsidDel="00000000" w:rsidP="00000000" w:rsidRDefault="00000000" w:rsidRPr="00000000" w14:paraId="00000AC4">
      <w:pPr>
        <w:spacing w:line="240" w:lineRule="auto"/>
        <w:ind w:left="729" w:firstLine="0"/>
        <w:jc w:val="both"/>
        <w:rPr>
          <w:sz w:val="26"/>
          <w:szCs w:val="26"/>
        </w:rPr>
      </w:pPr>
      <w:r w:rsidDel="00000000" w:rsidR="00000000" w:rsidRPr="00000000">
        <w:rPr>
          <w:sz w:val="26"/>
          <w:szCs w:val="26"/>
          <w:rtl w:val="0"/>
        </w:rPr>
        <w:t xml:space="preserve">**Primary Uses**:   </w:t>
      </w:r>
    </w:p>
    <w:p w:rsidR="00000000" w:rsidDel="00000000" w:rsidP="00000000" w:rsidRDefault="00000000" w:rsidRPr="00000000" w14:paraId="00000AC5">
      <w:pPr>
        <w:spacing w:line="240" w:lineRule="auto"/>
        <w:ind w:left="729" w:firstLine="0"/>
        <w:jc w:val="both"/>
        <w:rPr>
          <w:sz w:val="26"/>
          <w:szCs w:val="26"/>
        </w:rPr>
      </w:pPr>
      <w:r w:rsidDel="00000000" w:rsidR="00000000" w:rsidRPr="00000000">
        <w:rPr>
          <w:sz w:val="26"/>
          <w:szCs w:val="26"/>
          <w:rtl w:val="0"/>
        </w:rPr>
        <w:t xml:space="preserve">**Improvisation**: Creative solutions in unpredictable scenarios.   </w:t>
      </w:r>
    </w:p>
    <w:p w:rsidR="00000000" w:rsidDel="00000000" w:rsidP="00000000" w:rsidRDefault="00000000" w:rsidRPr="00000000" w14:paraId="00000AC6">
      <w:pPr>
        <w:spacing w:line="240" w:lineRule="auto"/>
        <w:ind w:left="729" w:firstLine="0"/>
        <w:jc w:val="both"/>
        <w:rPr>
          <w:sz w:val="26"/>
          <w:szCs w:val="26"/>
        </w:rPr>
      </w:pPr>
      <w:r w:rsidDel="00000000" w:rsidR="00000000" w:rsidRPr="00000000">
        <w:rPr>
          <w:sz w:val="26"/>
          <w:szCs w:val="26"/>
          <w:rtl w:val="0"/>
        </w:rPr>
        <w:t xml:space="preserve">**Crafting**: Designing and repairing tools, weapons, or devices.   </w:t>
      </w:r>
    </w:p>
    <w:p w:rsidR="00000000" w:rsidDel="00000000" w:rsidP="00000000" w:rsidRDefault="00000000" w:rsidRPr="00000000" w14:paraId="00000AC7">
      <w:pPr>
        <w:spacing w:line="240" w:lineRule="auto"/>
        <w:ind w:left="729" w:firstLine="0"/>
        <w:jc w:val="both"/>
        <w:rPr>
          <w:sz w:val="26"/>
          <w:szCs w:val="26"/>
        </w:rPr>
      </w:pPr>
      <w:r w:rsidDel="00000000" w:rsidR="00000000" w:rsidRPr="00000000">
        <w:rPr>
          <w:sz w:val="26"/>
          <w:szCs w:val="26"/>
          <w:rtl w:val="0"/>
        </w:rPr>
        <w:t xml:space="preserve">**Proficiencies**: Improvisation, Hacking, Explosives.   </w:t>
      </w:r>
    </w:p>
    <w:p w:rsidR="00000000" w:rsidDel="00000000" w:rsidP="00000000" w:rsidRDefault="00000000" w:rsidRPr="00000000" w14:paraId="00000AC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C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C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CB">
      <w:pPr>
        <w:spacing w:line="240" w:lineRule="auto"/>
        <w:ind w:left="729" w:firstLine="0"/>
        <w:jc w:val="both"/>
        <w:rPr>
          <w:sz w:val="26"/>
          <w:szCs w:val="26"/>
        </w:rPr>
      </w:pPr>
      <w:r w:rsidDel="00000000" w:rsidR="00000000" w:rsidRPr="00000000">
        <w:rPr>
          <w:sz w:val="26"/>
          <w:szCs w:val="26"/>
          <w:rtl w:val="0"/>
        </w:rPr>
        <w:t xml:space="preserve">### **Attribute Mechanics** </w:t>
      </w:r>
    </w:p>
    <w:p w:rsidR="00000000" w:rsidDel="00000000" w:rsidP="00000000" w:rsidRDefault="00000000" w:rsidRPr="00000000" w14:paraId="00000AC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CD">
      <w:pPr>
        <w:spacing w:line="240" w:lineRule="auto"/>
        <w:ind w:left="729" w:firstLine="0"/>
        <w:jc w:val="both"/>
        <w:rPr>
          <w:sz w:val="26"/>
          <w:szCs w:val="26"/>
        </w:rPr>
      </w:pPr>
      <w:r w:rsidDel="00000000" w:rsidR="00000000" w:rsidRPr="00000000">
        <w:rPr>
          <w:sz w:val="26"/>
          <w:szCs w:val="26"/>
          <w:rtl w:val="0"/>
        </w:rPr>
        <w:t xml:space="preserve">1. **Baseline Attribute Percentages**:   </w:t>
      </w:r>
    </w:p>
    <w:p w:rsidR="00000000" w:rsidDel="00000000" w:rsidP="00000000" w:rsidRDefault="00000000" w:rsidRPr="00000000" w14:paraId="00000ACE">
      <w:pPr>
        <w:spacing w:line="240" w:lineRule="auto"/>
        <w:ind w:left="729" w:firstLine="0"/>
        <w:jc w:val="both"/>
        <w:rPr>
          <w:sz w:val="26"/>
          <w:szCs w:val="26"/>
        </w:rPr>
      </w:pPr>
      <w:r w:rsidDel="00000000" w:rsidR="00000000" w:rsidRPr="00000000">
        <w:rPr>
          <w:sz w:val="26"/>
          <w:szCs w:val="26"/>
          <w:rtl w:val="0"/>
        </w:rPr>
        <w:t xml:space="preserve">Each character’s Attributes begin with a **baseline value determined by their lineage**.   </w:t>
      </w:r>
    </w:p>
    <w:p w:rsidR="00000000" w:rsidDel="00000000" w:rsidP="00000000" w:rsidRDefault="00000000" w:rsidRPr="00000000" w14:paraId="00000ACF">
      <w:pPr>
        <w:spacing w:line="240" w:lineRule="auto"/>
        <w:ind w:left="729" w:firstLine="0"/>
        <w:jc w:val="both"/>
        <w:rPr>
          <w:sz w:val="26"/>
          <w:szCs w:val="26"/>
        </w:rPr>
      </w:pPr>
      <w:r w:rsidDel="00000000" w:rsidR="00000000" w:rsidRPr="00000000">
        <w:rPr>
          <w:sz w:val="26"/>
          <w:szCs w:val="26"/>
          <w:rtl w:val="0"/>
        </w:rPr>
        <w:t xml:space="preserve">Example: A **Nephilim** starts with **Dominion: 40%, Katra: 30%, Harmonia: 15%, Gnosis: 15%**.   </w:t>
      </w:r>
    </w:p>
    <w:p w:rsidR="00000000" w:rsidDel="00000000" w:rsidP="00000000" w:rsidRDefault="00000000" w:rsidRPr="00000000" w14:paraId="00000AD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D1">
      <w:pPr>
        <w:spacing w:line="240" w:lineRule="auto"/>
        <w:ind w:left="729" w:firstLine="0"/>
        <w:jc w:val="both"/>
        <w:rPr>
          <w:sz w:val="26"/>
          <w:szCs w:val="26"/>
        </w:rPr>
      </w:pPr>
      <w:r w:rsidDel="00000000" w:rsidR="00000000" w:rsidRPr="00000000">
        <w:rPr>
          <w:sz w:val="26"/>
          <w:szCs w:val="26"/>
          <w:rtl w:val="0"/>
        </w:rPr>
        <w:t xml:space="preserve">2. **Attribute Growth**:   </w:t>
      </w:r>
    </w:p>
    <w:p w:rsidR="00000000" w:rsidDel="00000000" w:rsidP="00000000" w:rsidRDefault="00000000" w:rsidRPr="00000000" w14:paraId="00000AD2">
      <w:pPr>
        <w:spacing w:line="240" w:lineRule="auto"/>
        <w:ind w:left="729" w:firstLine="0"/>
        <w:jc w:val="both"/>
        <w:rPr>
          <w:sz w:val="26"/>
          <w:szCs w:val="26"/>
        </w:rPr>
      </w:pPr>
      <w:r w:rsidDel="00000000" w:rsidR="00000000" w:rsidRPr="00000000">
        <w:rPr>
          <w:sz w:val="26"/>
          <w:szCs w:val="26"/>
          <w:rtl w:val="0"/>
        </w:rPr>
        <w:t xml:space="preserve">At **odd levels**, characters may roll to attempt an Attribute increase: </w:t>
      </w:r>
    </w:p>
    <w:p w:rsidR="00000000" w:rsidDel="00000000" w:rsidP="00000000" w:rsidRDefault="00000000" w:rsidRPr="00000000" w14:paraId="00000AD3">
      <w:pPr>
        <w:spacing w:line="240" w:lineRule="auto"/>
        <w:ind w:left="729" w:firstLine="0"/>
        <w:jc w:val="both"/>
        <w:rPr>
          <w:sz w:val="26"/>
          <w:szCs w:val="26"/>
        </w:rPr>
      </w:pPr>
      <w:r w:rsidDel="00000000" w:rsidR="00000000" w:rsidRPr="00000000">
        <w:rPr>
          <w:sz w:val="26"/>
          <w:szCs w:val="26"/>
          <w:rtl w:val="0"/>
        </w:rPr>
        <w:t xml:space="preserve">Roll **D100**. If the result is above the current Attribute percentage, increase it by **1D10**.   </w:t>
      </w:r>
    </w:p>
    <w:p w:rsidR="00000000" w:rsidDel="00000000" w:rsidP="00000000" w:rsidRDefault="00000000" w:rsidRPr="00000000" w14:paraId="00000AD4">
      <w:pPr>
        <w:spacing w:line="240" w:lineRule="auto"/>
        <w:ind w:left="729" w:firstLine="0"/>
        <w:jc w:val="both"/>
        <w:rPr>
          <w:sz w:val="26"/>
          <w:szCs w:val="26"/>
        </w:rPr>
      </w:pPr>
      <w:r w:rsidDel="00000000" w:rsidR="00000000" w:rsidRPr="00000000">
        <w:rPr>
          <w:sz w:val="26"/>
          <w:szCs w:val="26"/>
          <w:rtl w:val="0"/>
        </w:rPr>
        <w:t xml:space="preserve">Attributes cannot exceed **100%**.   </w:t>
      </w:r>
    </w:p>
    <w:p w:rsidR="00000000" w:rsidDel="00000000" w:rsidP="00000000" w:rsidRDefault="00000000" w:rsidRPr="00000000" w14:paraId="00000AD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D6">
      <w:pPr>
        <w:spacing w:line="240" w:lineRule="auto"/>
        <w:ind w:left="729" w:firstLine="0"/>
        <w:jc w:val="both"/>
        <w:rPr>
          <w:sz w:val="26"/>
          <w:szCs w:val="26"/>
        </w:rPr>
      </w:pPr>
      <w:r w:rsidDel="00000000" w:rsidR="00000000" w:rsidRPr="00000000">
        <w:rPr>
          <w:sz w:val="26"/>
          <w:szCs w:val="26"/>
          <w:rtl w:val="0"/>
        </w:rPr>
        <w:t xml:space="preserve">3. **Modifiers and Bonuses**:   </w:t>
      </w:r>
    </w:p>
    <w:p w:rsidR="00000000" w:rsidDel="00000000" w:rsidP="00000000" w:rsidRDefault="00000000" w:rsidRPr="00000000" w14:paraId="00000AD7">
      <w:pPr>
        <w:spacing w:line="240" w:lineRule="auto"/>
        <w:ind w:left="729" w:firstLine="0"/>
        <w:jc w:val="both"/>
        <w:rPr>
          <w:sz w:val="26"/>
          <w:szCs w:val="26"/>
        </w:rPr>
      </w:pPr>
      <w:r w:rsidDel="00000000" w:rsidR="00000000" w:rsidRPr="00000000">
        <w:rPr>
          <w:sz w:val="26"/>
          <w:szCs w:val="26"/>
          <w:rtl w:val="0"/>
        </w:rPr>
        <w:t xml:space="preserve">Proficiencies, Paragon Powers, and equipment provide temporary or permanent bonuses to Attribute-based rolls.   </w:t>
      </w:r>
    </w:p>
    <w:p w:rsidR="00000000" w:rsidDel="00000000" w:rsidP="00000000" w:rsidRDefault="00000000" w:rsidRPr="00000000" w14:paraId="00000AD8">
      <w:pPr>
        <w:spacing w:line="240" w:lineRule="auto"/>
        <w:ind w:left="729" w:firstLine="0"/>
        <w:jc w:val="both"/>
        <w:rPr>
          <w:sz w:val="26"/>
          <w:szCs w:val="26"/>
        </w:rPr>
      </w:pPr>
      <w:r w:rsidDel="00000000" w:rsidR="00000000" w:rsidRPr="00000000">
        <w:rPr>
          <w:sz w:val="26"/>
          <w:szCs w:val="26"/>
          <w:rtl w:val="0"/>
        </w:rPr>
        <w:t xml:space="preserve">Example: A **Gnosis-enhancing device** may grant +5% to psionic rolls.   </w:t>
      </w:r>
    </w:p>
    <w:p w:rsidR="00000000" w:rsidDel="00000000" w:rsidP="00000000" w:rsidRDefault="00000000" w:rsidRPr="00000000" w14:paraId="00000A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DA">
      <w:pPr>
        <w:spacing w:line="240" w:lineRule="auto"/>
        <w:ind w:left="729" w:firstLine="0"/>
        <w:jc w:val="both"/>
        <w:rPr>
          <w:sz w:val="26"/>
          <w:szCs w:val="26"/>
        </w:rPr>
      </w:pPr>
      <w:r w:rsidDel="00000000" w:rsidR="00000000" w:rsidRPr="00000000">
        <w:rPr>
          <w:sz w:val="26"/>
          <w:szCs w:val="26"/>
          <w:rtl w:val="0"/>
        </w:rPr>
        <w:t xml:space="preserve">4. **Critical Thresholds**:   </w:t>
      </w:r>
    </w:p>
    <w:p w:rsidR="00000000" w:rsidDel="00000000" w:rsidP="00000000" w:rsidRDefault="00000000" w:rsidRPr="00000000" w14:paraId="00000ADB">
      <w:pPr>
        <w:spacing w:line="240" w:lineRule="auto"/>
        <w:ind w:left="729" w:firstLine="0"/>
        <w:jc w:val="both"/>
        <w:rPr>
          <w:sz w:val="26"/>
          <w:szCs w:val="26"/>
        </w:rPr>
      </w:pPr>
      <w:r w:rsidDel="00000000" w:rsidR="00000000" w:rsidRPr="00000000">
        <w:rPr>
          <w:sz w:val="26"/>
          <w:szCs w:val="26"/>
          <w:rtl w:val="0"/>
        </w:rPr>
        <w:t xml:space="preserve">Rolls of **01–05%** are always critical successes for Attributes.   </w:t>
      </w:r>
    </w:p>
    <w:p w:rsidR="00000000" w:rsidDel="00000000" w:rsidP="00000000" w:rsidRDefault="00000000" w:rsidRPr="00000000" w14:paraId="00000ADC">
      <w:pPr>
        <w:spacing w:line="240" w:lineRule="auto"/>
        <w:ind w:left="729" w:firstLine="0"/>
        <w:jc w:val="both"/>
        <w:rPr>
          <w:sz w:val="26"/>
          <w:szCs w:val="26"/>
        </w:rPr>
      </w:pPr>
      <w:r w:rsidDel="00000000" w:rsidR="00000000" w:rsidRPr="00000000">
        <w:rPr>
          <w:sz w:val="26"/>
          <w:szCs w:val="26"/>
          <w:rtl w:val="0"/>
        </w:rPr>
        <w:t xml:space="preserve">Rolls of **96–100%** are always critical failures.   </w:t>
      </w:r>
    </w:p>
    <w:p w:rsidR="00000000" w:rsidDel="00000000" w:rsidP="00000000" w:rsidRDefault="00000000" w:rsidRPr="00000000" w14:paraId="00000AD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D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D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0">
      <w:pPr>
        <w:spacing w:line="240" w:lineRule="auto"/>
        <w:ind w:left="729" w:firstLine="0"/>
        <w:jc w:val="both"/>
        <w:rPr>
          <w:sz w:val="26"/>
          <w:szCs w:val="26"/>
        </w:rPr>
      </w:pPr>
      <w:r w:rsidDel="00000000" w:rsidR="00000000" w:rsidRPr="00000000">
        <w:rPr>
          <w:sz w:val="26"/>
          <w:szCs w:val="26"/>
          <w:rtl w:val="0"/>
        </w:rPr>
        <w:t xml:space="preserve">### **Attribute Checks** </w:t>
      </w:r>
    </w:p>
    <w:p w:rsidR="00000000" w:rsidDel="00000000" w:rsidP="00000000" w:rsidRDefault="00000000" w:rsidRPr="00000000" w14:paraId="00000AE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2">
      <w:pPr>
        <w:spacing w:line="240" w:lineRule="auto"/>
        <w:ind w:left="729" w:firstLine="0"/>
        <w:jc w:val="both"/>
        <w:rPr>
          <w:sz w:val="26"/>
          <w:szCs w:val="26"/>
        </w:rPr>
      </w:pPr>
      <w:r w:rsidDel="00000000" w:rsidR="00000000" w:rsidRPr="00000000">
        <w:rPr>
          <w:sz w:val="26"/>
          <w:szCs w:val="26"/>
          <w:rtl w:val="0"/>
        </w:rPr>
        <w:t xml:space="preserve">1. **Standard Checks**:   </w:t>
      </w:r>
    </w:p>
    <w:p w:rsidR="00000000" w:rsidDel="00000000" w:rsidP="00000000" w:rsidRDefault="00000000" w:rsidRPr="00000000" w14:paraId="00000AE3">
      <w:pPr>
        <w:spacing w:line="240" w:lineRule="auto"/>
        <w:ind w:left="729" w:firstLine="0"/>
        <w:jc w:val="both"/>
        <w:rPr>
          <w:sz w:val="26"/>
          <w:szCs w:val="26"/>
        </w:rPr>
      </w:pPr>
      <w:r w:rsidDel="00000000" w:rsidR="00000000" w:rsidRPr="00000000">
        <w:rPr>
          <w:sz w:val="26"/>
          <w:szCs w:val="26"/>
          <w:rtl w:val="0"/>
        </w:rPr>
        <w:t xml:space="preserve">   - Roll **D100** and compare to the relevant Attribute percentage. A result **equal to or below** the Attribute succeeds.   </w:t>
      </w:r>
    </w:p>
    <w:p w:rsidR="00000000" w:rsidDel="00000000" w:rsidP="00000000" w:rsidRDefault="00000000" w:rsidRPr="00000000" w14:paraId="00000A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5">
      <w:pPr>
        <w:spacing w:line="240" w:lineRule="auto"/>
        <w:ind w:left="729" w:firstLine="0"/>
        <w:jc w:val="both"/>
        <w:rPr>
          <w:sz w:val="26"/>
          <w:szCs w:val="26"/>
        </w:rPr>
      </w:pPr>
      <w:r w:rsidDel="00000000" w:rsidR="00000000" w:rsidRPr="00000000">
        <w:rPr>
          <w:sz w:val="26"/>
          <w:szCs w:val="26"/>
          <w:rtl w:val="0"/>
        </w:rPr>
        <w:t xml:space="preserve">2. **Opposed Checks**:   </w:t>
      </w:r>
    </w:p>
    <w:p w:rsidR="00000000" w:rsidDel="00000000" w:rsidP="00000000" w:rsidRDefault="00000000" w:rsidRPr="00000000" w14:paraId="00000AE6">
      <w:pPr>
        <w:spacing w:line="240" w:lineRule="auto"/>
        <w:ind w:left="729" w:firstLine="0"/>
        <w:jc w:val="both"/>
        <w:rPr>
          <w:sz w:val="26"/>
          <w:szCs w:val="26"/>
        </w:rPr>
      </w:pPr>
      <w:r w:rsidDel="00000000" w:rsidR="00000000" w:rsidRPr="00000000">
        <w:rPr>
          <w:sz w:val="26"/>
          <w:szCs w:val="26"/>
          <w:rtl w:val="0"/>
        </w:rPr>
        <w:t xml:space="preserve">Each participant rolls against their relevant Attribute.   </w:t>
      </w:r>
    </w:p>
    <w:p w:rsidR="00000000" w:rsidDel="00000000" w:rsidP="00000000" w:rsidRDefault="00000000" w:rsidRPr="00000000" w14:paraId="00000AE7">
      <w:pPr>
        <w:spacing w:line="240" w:lineRule="auto"/>
        <w:ind w:left="729" w:firstLine="0"/>
        <w:jc w:val="both"/>
        <w:rPr>
          <w:sz w:val="26"/>
          <w:szCs w:val="26"/>
        </w:rPr>
      </w:pPr>
      <w:r w:rsidDel="00000000" w:rsidR="00000000" w:rsidRPr="00000000">
        <w:rPr>
          <w:sz w:val="26"/>
          <w:szCs w:val="26"/>
          <w:rtl w:val="0"/>
        </w:rPr>
        <w:t xml:space="preserve">The highest successful roll (closest to the target number) wins.   </w:t>
      </w:r>
    </w:p>
    <w:p w:rsidR="00000000" w:rsidDel="00000000" w:rsidP="00000000" w:rsidRDefault="00000000" w:rsidRPr="00000000" w14:paraId="00000A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9">
      <w:pPr>
        <w:spacing w:line="240" w:lineRule="auto"/>
        <w:ind w:left="729" w:firstLine="0"/>
        <w:jc w:val="both"/>
        <w:rPr>
          <w:sz w:val="26"/>
          <w:szCs w:val="26"/>
        </w:rPr>
      </w:pPr>
      <w:r w:rsidDel="00000000" w:rsidR="00000000" w:rsidRPr="00000000">
        <w:rPr>
          <w:sz w:val="26"/>
          <w:szCs w:val="26"/>
          <w:rtl w:val="0"/>
        </w:rPr>
        <w:t xml:space="preserve">3. **Modifiers**:   </w:t>
      </w:r>
    </w:p>
    <w:p w:rsidR="00000000" w:rsidDel="00000000" w:rsidP="00000000" w:rsidRDefault="00000000" w:rsidRPr="00000000" w14:paraId="00000AEA">
      <w:pPr>
        <w:spacing w:line="240" w:lineRule="auto"/>
        <w:ind w:left="729" w:firstLine="0"/>
        <w:jc w:val="both"/>
        <w:rPr>
          <w:sz w:val="26"/>
          <w:szCs w:val="26"/>
        </w:rPr>
      </w:pPr>
      <w:r w:rsidDel="00000000" w:rsidR="00000000" w:rsidRPr="00000000">
        <w:rPr>
          <w:sz w:val="26"/>
          <w:szCs w:val="26"/>
          <w:rtl w:val="0"/>
        </w:rPr>
        <w:t xml:space="preserve">Positive modifiers **add to the target number**, increasing the chance of success.   </w:t>
      </w:r>
    </w:p>
    <w:p w:rsidR="00000000" w:rsidDel="00000000" w:rsidP="00000000" w:rsidRDefault="00000000" w:rsidRPr="00000000" w14:paraId="00000AEB">
      <w:pPr>
        <w:spacing w:line="240" w:lineRule="auto"/>
        <w:ind w:left="729" w:firstLine="0"/>
        <w:jc w:val="both"/>
        <w:rPr>
          <w:sz w:val="26"/>
          <w:szCs w:val="26"/>
        </w:rPr>
      </w:pPr>
      <w:r w:rsidDel="00000000" w:rsidR="00000000" w:rsidRPr="00000000">
        <w:rPr>
          <w:sz w:val="26"/>
          <w:szCs w:val="26"/>
          <w:rtl w:val="0"/>
        </w:rPr>
        <w:t xml:space="preserve">Negative modifiers **subtract from the target number**, making success more difficult.   </w:t>
      </w:r>
    </w:p>
    <w:p w:rsidR="00000000" w:rsidDel="00000000" w:rsidP="00000000" w:rsidRDefault="00000000" w:rsidRPr="00000000" w14:paraId="00000A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EF">
      <w:pPr>
        <w:spacing w:line="240" w:lineRule="auto"/>
        <w:ind w:left="729" w:firstLine="0"/>
        <w:jc w:val="both"/>
        <w:rPr>
          <w:sz w:val="26"/>
          <w:szCs w:val="26"/>
        </w:rPr>
      </w:pPr>
      <w:r w:rsidDel="00000000" w:rsidR="00000000" w:rsidRPr="00000000">
        <w:rPr>
          <w:sz w:val="26"/>
          <w:szCs w:val="26"/>
          <w:rtl w:val="0"/>
        </w:rPr>
        <w:t xml:space="preserve">### **Derived Mechanics** </w:t>
      </w:r>
    </w:p>
    <w:p w:rsidR="00000000" w:rsidDel="00000000" w:rsidP="00000000" w:rsidRDefault="00000000" w:rsidRPr="00000000" w14:paraId="00000AF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F1">
      <w:pPr>
        <w:spacing w:line="240" w:lineRule="auto"/>
        <w:ind w:left="729" w:firstLine="0"/>
        <w:jc w:val="both"/>
        <w:rPr>
          <w:sz w:val="26"/>
          <w:szCs w:val="26"/>
        </w:rPr>
      </w:pPr>
      <w:r w:rsidDel="00000000" w:rsidR="00000000" w:rsidRPr="00000000">
        <w:rPr>
          <w:sz w:val="26"/>
          <w:szCs w:val="26"/>
          <w:rtl w:val="0"/>
        </w:rPr>
        <w:t xml:space="preserve">Certain mechanics are directly tied to Attributes, enhancing gameplay depth and character customization. </w:t>
      </w:r>
    </w:p>
    <w:p w:rsidR="00000000" w:rsidDel="00000000" w:rsidP="00000000" w:rsidRDefault="00000000" w:rsidRPr="00000000" w14:paraId="00000A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F3">
      <w:pPr>
        <w:spacing w:line="240" w:lineRule="auto"/>
        <w:ind w:left="729" w:firstLine="0"/>
        <w:jc w:val="both"/>
        <w:rPr>
          <w:sz w:val="26"/>
          <w:szCs w:val="26"/>
        </w:rPr>
      </w:pPr>
      <w:r w:rsidDel="00000000" w:rsidR="00000000" w:rsidRPr="00000000">
        <w:rPr>
          <w:sz w:val="26"/>
          <w:szCs w:val="26"/>
          <w:rtl w:val="0"/>
        </w:rPr>
        <w:t xml:space="preserve">#### **Defensive Threshold** </w:t>
      </w:r>
    </w:p>
    <w:p w:rsidR="00000000" w:rsidDel="00000000" w:rsidP="00000000" w:rsidRDefault="00000000" w:rsidRPr="00000000" w14:paraId="00000AF4">
      <w:pPr>
        <w:spacing w:line="240" w:lineRule="auto"/>
        <w:ind w:left="729" w:firstLine="0"/>
        <w:jc w:val="both"/>
        <w:rPr>
          <w:sz w:val="26"/>
          <w:szCs w:val="26"/>
        </w:rPr>
      </w:pPr>
      <w:r w:rsidDel="00000000" w:rsidR="00000000" w:rsidRPr="00000000">
        <w:rPr>
          <w:sz w:val="26"/>
          <w:szCs w:val="26"/>
          <w:rtl w:val="0"/>
        </w:rPr>
        <w:t xml:space="preserve">Defensive Threshold is a derived value based on **Dominion** or **Katra**, depending on the character’s role.   </w:t>
      </w:r>
    </w:p>
    <w:p w:rsidR="00000000" w:rsidDel="00000000" w:rsidP="00000000" w:rsidRDefault="00000000" w:rsidRPr="00000000" w14:paraId="00000AF5">
      <w:pPr>
        <w:spacing w:line="240" w:lineRule="auto"/>
        <w:ind w:left="729" w:firstLine="0"/>
        <w:jc w:val="both"/>
        <w:rPr>
          <w:sz w:val="26"/>
          <w:szCs w:val="26"/>
        </w:rPr>
      </w:pPr>
      <w:r w:rsidDel="00000000" w:rsidR="00000000" w:rsidRPr="00000000">
        <w:rPr>
          <w:sz w:val="26"/>
          <w:szCs w:val="26"/>
          <w:rtl w:val="0"/>
        </w:rPr>
        <w:t xml:space="preserve">**Formula**: Defensive Threshold = 10% of Dominion (for physical resistance) or 10% of Katra (for evasion).   </w:t>
      </w:r>
    </w:p>
    <w:p w:rsidR="00000000" w:rsidDel="00000000" w:rsidP="00000000" w:rsidRDefault="00000000" w:rsidRPr="00000000" w14:paraId="00000AF6">
      <w:pPr>
        <w:spacing w:line="240" w:lineRule="auto"/>
        <w:ind w:left="729" w:firstLine="0"/>
        <w:jc w:val="both"/>
        <w:rPr>
          <w:sz w:val="26"/>
          <w:szCs w:val="26"/>
        </w:rPr>
      </w:pPr>
      <w:r w:rsidDel="00000000" w:rsidR="00000000" w:rsidRPr="00000000">
        <w:rPr>
          <w:sz w:val="26"/>
          <w:szCs w:val="26"/>
          <w:rtl w:val="0"/>
        </w:rPr>
        <w:t xml:space="preserve">Example: A character with **Dominion: 70%** has a **Defensive Threshold** of 7%. </w:t>
      </w:r>
    </w:p>
    <w:p w:rsidR="00000000" w:rsidDel="00000000" w:rsidP="00000000" w:rsidRDefault="00000000" w:rsidRPr="00000000" w14:paraId="00000AF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F8">
      <w:pPr>
        <w:spacing w:line="240" w:lineRule="auto"/>
        <w:ind w:left="729" w:firstLine="0"/>
        <w:jc w:val="both"/>
        <w:rPr>
          <w:sz w:val="26"/>
          <w:szCs w:val="26"/>
        </w:rPr>
      </w:pPr>
      <w:r w:rsidDel="00000000" w:rsidR="00000000" w:rsidRPr="00000000">
        <w:rPr>
          <w:sz w:val="26"/>
          <w:szCs w:val="26"/>
          <w:rtl w:val="0"/>
        </w:rPr>
        <w:t xml:space="preserve">#### **Psionic Resonance** </w:t>
      </w:r>
    </w:p>
    <w:p w:rsidR="00000000" w:rsidDel="00000000" w:rsidP="00000000" w:rsidRDefault="00000000" w:rsidRPr="00000000" w14:paraId="00000AF9">
      <w:pPr>
        <w:spacing w:line="240" w:lineRule="auto"/>
        <w:ind w:left="729" w:firstLine="0"/>
        <w:jc w:val="both"/>
        <w:rPr>
          <w:sz w:val="26"/>
          <w:szCs w:val="26"/>
        </w:rPr>
      </w:pPr>
      <w:r w:rsidDel="00000000" w:rsidR="00000000" w:rsidRPr="00000000">
        <w:rPr>
          <w:sz w:val="26"/>
          <w:szCs w:val="26"/>
          <w:rtl w:val="0"/>
        </w:rPr>
        <w:t xml:space="preserve">Resonance checks are tied to **Gnosis** and used for all psionic powers.   </w:t>
      </w:r>
    </w:p>
    <w:p w:rsidR="00000000" w:rsidDel="00000000" w:rsidP="00000000" w:rsidRDefault="00000000" w:rsidRPr="00000000" w14:paraId="00000AFA">
      <w:pPr>
        <w:spacing w:line="240" w:lineRule="auto"/>
        <w:ind w:left="729" w:firstLine="0"/>
        <w:jc w:val="both"/>
        <w:rPr>
          <w:sz w:val="26"/>
          <w:szCs w:val="26"/>
        </w:rPr>
      </w:pPr>
      <w:r w:rsidDel="00000000" w:rsidR="00000000" w:rsidRPr="00000000">
        <w:rPr>
          <w:sz w:val="26"/>
          <w:szCs w:val="26"/>
          <w:rtl w:val="0"/>
        </w:rPr>
        <w:t xml:space="preserve">**Formula**: Base Psionic Roll = Gnosis + Proficiency Bonuses + Equipment.   </w:t>
      </w:r>
    </w:p>
    <w:p w:rsidR="00000000" w:rsidDel="00000000" w:rsidP="00000000" w:rsidRDefault="00000000" w:rsidRPr="00000000" w14:paraId="00000AF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AFC">
      <w:pPr>
        <w:spacing w:line="240" w:lineRule="auto"/>
        <w:ind w:left="729" w:firstLine="0"/>
        <w:jc w:val="both"/>
        <w:rPr>
          <w:sz w:val="26"/>
          <w:szCs w:val="26"/>
        </w:rPr>
      </w:pPr>
      <w:r w:rsidDel="00000000" w:rsidR="00000000" w:rsidRPr="00000000">
        <w:rPr>
          <w:sz w:val="26"/>
          <w:szCs w:val="26"/>
          <w:rtl w:val="0"/>
        </w:rPr>
        <w:t xml:space="preserve">#### **Initiative** </w:t>
      </w:r>
    </w:p>
    <w:p w:rsidR="00000000" w:rsidDel="00000000" w:rsidP="00000000" w:rsidRDefault="00000000" w:rsidRPr="00000000" w14:paraId="00000AFD">
      <w:pPr>
        <w:spacing w:line="240" w:lineRule="auto"/>
        <w:ind w:left="729" w:firstLine="0"/>
        <w:jc w:val="both"/>
        <w:rPr>
          <w:sz w:val="26"/>
          <w:szCs w:val="26"/>
        </w:rPr>
      </w:pPr>
      <w:r w:rsidDel="00000000" w:rsidR="00000000" w:rsidRPr="00000000">
        <w:rPr>
          <w:sz w:val="26"/>
          <w:szCs w:val="26"/>
          <w:rtl w:val="0"/>
        </w:rPr>
        <w:t xml:space="preserve">Initiative is primarily tied to **Katra** but influenced by gear and situational factors.   </w:t>
      </w:r>
    </w:p>
    <w:p w:rsidR="00000000" w:rsidDel="00000000" w:rsidP="00000000" w:rsidRDefault="00000000" w:rsidRPr="00000000" w14:paraId="00000AFE">
      <w:pPr>
        <w:spacing w:line="240" w:lineRule="auto"/>
        <w:ind w:left="729" w:firstLine="0"/>
        <w:jc w:val="both"/>
        <w:rPr>
          <w:sz w:val="26"/>
          <w:szCs w:val="26"/>
        </w:rPr>
      </w:pPr>
      <w:r w:rsidDel="00000000" w:rsidR="00000000" w:rsidRPr="00000000">
        <w:rPr>
          <w:sz w:val="26"/>
          <w:szCs w:val="26"/>
          <w:rtl w:val="0"/>
        </w:rPr>
        <w:t xml:space="preserve">Roll **D100**, aiming to roll **above** a baseline Initiative value of 50%. Bonuses apply directly to this roll. </w:t>
      </w:r>
    </w:p>
    <w:p w:rsidR="00000000" w:rsidDel="00000000" w:rsidP="00000000" w:rsidRDefault="00000000" w:rsidRPr="00000000" w14:paraId="00000AF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00">
      <w:pPr>
        <w:spacing w:line="240" w:lineRule="auto"/>
        <w:ind w:left="729" w:firstLine="0"/>
        <w:jc w:val="both"/>
        <w:rPr>
          <w:sz w:val="26"/>
          <w:szCs w:val="26"/>
        </w:rPr>
      </w:pPr>
      <w:r w:rsidDel="00000000" w:rsidR="00000000" w:rsidRPr="00000000">
        <w:rPr>
          <w:sz w:val="26"/>
          <w:szCs w:val="26"/>
          <w:rtl w:val="0"/>
        </w:rPr>
        <w:t xml:space="preserve">#### **Morale** </w:t>
      </w:r>
    </w:p>
    <w:p w:rsidR="00000000" w:rsidDel="00000000" w:rsidP="00000000" w:rsidRDefault="00000000" w:rsidRPr="00000000" w14:paraId="00000B01">
      <w:pPr>
        <w:spacing w:line="240" w:lineRule="auto"/>
        <w:ind w:left="729" w:firstLine="0"/>
        <w:jc w:val="both"/>
        <w:rPr>
          <w:sz w:val="26"/>
          <w:szCs w:val="26"/>
        </w:rPr>
      </w:pPr>
      <w:r w:rsidDel="00000000" w:rsidR="00000000" w:rsidRPr="00000000">
        <w:rPr>
          <w:sz w:val="26"/>
          <w:szCs w:val="26"/>
          <w:rtl w:val="0"/>
        </w:rPr>
        <w:t xml:space="preserve">Morale rolls are influenced by **Harmonia** and **Imperius**, depending on whether the action inspires allies or intimidates enemies.   </w:t>
      </w:r>
    </w:p>
    <w:p w:rsidR="00000000" w:rsidDel="00000000" w:rsidP="00000000" w:rsidRDefault="00000000" w:rsidRPr="00000000" w14:paraId="00000B02">
      <w:pPr>
        <w:spacing w:line="240" w:lineRule="auto"/>
        <w:ind w:left="729" w:firstLine="0"/>
        <w:jc w:val="both"/>
        <w:rPr>
          <w:sz w:val="26"/>
          <w:szCs w:val="26"/>
        </w:rPr>
      </w:pPr>
      <w:r w:rsidDel="00000000" w:rsidR="00000000" w:rsidRPr="00000000">
        <w:rPr>
          <w:sz w:val="26"/>
          <w:szCs w:val="26"/>
          <w:rtl w:val="0"/>
        </w:rPr>
        <w:t xml:space="preserve">Successful Morale checks boost ally performance or weaken enemy resolve. </w:t>
      </w:r>
    </w:p>
    <w:p w:rsidR="00000000" w:rsidDel="00000000" w:rsidP="00000000" w:rsidRDefault="00000000" w:rsidRPr="00000000" w14:paraId="00000B0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0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05">
      <w:pPr>
        <w:spacing w:line="240" w:lineRule="auto"/>
        <w:ind w:left="729" w:firstLine="0"/>
        <w:jc w:val="both"/>
        <w:rPr>
          <w:sz w:val="26"/>
          <w:szCs w:val="26"/>
        </w:rPr>
        <w:sectPr>
          <w:type w:val="continuous"/>
          <w:pgSz w:h="15840" w:w="12240" w:orient="portrait"/>
          <w:pgMar w:bottom="826" w:top="2078" w:left="201" w:right="191" w:header="720" w:footer="720"/>
          <w:cols w:equalWidth="0" w:num="2">
            <w:col w:space="1445" w:w="5201.500000000001"/>
            <w:col w:space="0" w:w="5201.500000000001"/>
          </w:cols>
        </w:sectPr>
      </w:pPr>
      <w:r w:rsidDel="00000000" w:rsidR="00000000" w:rsidRPr="00000000">
        <w:rPr>
          <w:sz w:val="26"/>
          <w:szCs w:val="26"/>
          <w:rtl w:val="0"/>
        </w:rPr>
        <w:t xml:space="preserve"> </w:t>
      </w:r>
    </w:p>
    <w:p w:rsidR="00000000" w:rsidDel="00000000" w:rsidP="00000000" w:rsidRDefault="00000000" w:rsidRPr="00000000" w14:paraId="00000B06">
      <w:pPr>
        <w:spacing w:line="240" w:lineRule="auto"/>
        <w:ind w:left="729" w:firstLine="0"/>
        <w:jc w:val="both"/>
        <w:rPr>
          <w:sz w:val="26"/>
          <w:szCs w:val="26"/>
        </w:rPr>
      </w:pPr>
      <w:r w:rsidDel="00000000" w:rsidR="00000000" w:rsidRPr="00000000">
        <w:rPr>
          <w:sz w:val="26"/>
          <w:szCs w:val="26"/>
          <w:rtl w:val="0"/>
        </w:rPr>
        <w:t xml:space="preserve">### **Examples of Attribute Applications** </w:t>
      </w:r>
    </w:p>
    <w:p w:rsidR="00000000" w:rsidDel="00000000" w:rsidP="00000000" w:rsidRDefault="00000000" w:rsidRPr="00000000" w14:paraId="00000B07">
      <w:pPr>
        <w:spacing w:line="240" w:lineRule="auto"/>
        <w:ind w:left="729" w:firstLine="0"/>
        <w:jc w:val="both"/>
        <w:rPr>
          <w:sz w:val="26"/>
          <w:szCs w:val="26"/>
        </w:rPr>
      </w:pPr>
      <w:r w:rsidDel="00000000" w:rsidR="00000000" w:rsidRPr="00000000">
        <w:rPr>
          <w:sz w:val="26"/>
          <w:szCs w:val="26"/>
          <w:rtl w:val="0"/>
        </w:rPr>
        <w:t xml:space="preserve">### **Critical Success and Failure in Attributes** </w:t>
      </w:r>
    </w:p>
    <w:p w:rsidR="00000000" w:rsidDel="00000000" w:rsidP="00000000" w:rsidRDefault="00000000" w:rsidRPr="00000000" w14:paraId="00000B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09">
      <w:pPr>
        <w:spacing w:line="240" w:lineRule="auto"/>
        <w:ind w:left="729" w:firstLine="0"/>
        <w:jc w:val="both"/>
        <w:rPr>
          <w:sz w:val="26"/>
          <w:szCs w:val="26"/>
        </w:rPr>
      </w:pPr>
      <w:r w:rsidDel="00000000" w:rsidR="00000000" w:rsidRPr="00000000">
        <w:rPr>
          <w:sz w:val="26"/>
          <w:szCs w:val="26"/>
          <w:rtl w:val="0"/>
        </w:rPr>
        <w:t xml:space="preserve">#### **Combat**: </w:t>
      </w:r>
    </w:p>
    <w:p w:rsidR="00000000" w:rsidDel="00000000" w:rsidP="00000000" w:rsidRDefault="00000000" w:rsidRPr="00000000" w14:paraId="00000B0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0B">
      <w:pPr>
        <w:spacing w:line="240" w:lineRule="auto"/>
        <w:ind w:left="729" w:firstLine="0"/>
        <w:jc w:val="both"/>
        <w:rPr>
          <w:sz w:val="26"/>
          <w:szCs w:val="26"/>
        </w:rPr>
      </w:pPr>
      <w:r w:rsidDel="00000000" w:rsidR="00000000" w:rsidRPr="00000000">
        <w:rPr>
          <w:sz w:val="26"/>
          <w:szCs w:val="26"/>
          <w:rtl w:val="0"/>
        </w:rPr>
        <w:t xml:space="preserve">A Nephilim uses **Dominion** to overpower a </w:t>
      </w:r>
    </w:p>
    <w:p w:rsidR="00000000" w:rsidDel="00000000" w:rsidP="00000000" w:rsidRDefault="00000000" w:rsidRPr="00000000" w14:paraId="00000B0C">
      <w:pPr>
        <w:spacing w:line="240" w:lineRule="auto"/>
        <w:ind w:left="729" w:firstLine="0"/>
        <w:jc w:val="both"/>
        <w:rPr>
          <w:sz w:val="26"/>
          <w:szCs w:val="26"/>
        </w:rPr>
      </w:pPr>
      <w:r w:rsidDel="00000000" w:rsidR="00000000" w:rsidRPr="00000000">
        <w:rPr>
          <w:sz w:val="26"/>
          <w:szCs w:val="26"/>
          <w:rtl w:val="0"/>
        </w:rPr>
        <w:t xml:space="preserve">1. **Critical Success**: foe in melee combat, rolling D100 against their </w:t>
      </w:r>
    </w:p>
    <w:p w:rsidR="00000000" w:rsidDel="00000000" w:rsidP="00000000" w:rsidRDefault="00000000" w:rsidRPr="00000000" w14:paraId="00000B0D">
      <w:pPr>
        <w:spacing w:line="240" w:lineRule="auto"/>
        <w:ind w:left="729" w:firstLine="0"/>
        <w:jc w:val="both"/>
        <w:rPr>
          <w:sz w:val="26"/>
          <w:szCs w:val="26"/>
        </w:rPr>
      </w:pPr>
      <w:r w:rsidDel="00000000" w:rsidR="00000000" w:rsidRPr="00000000">
        <w:rPr>
          <w:sz w:val="26"/>
          <w:szCs w:val="26"/>
          <w:rtl w:val="0"/>
        </w:rPr>
        <w:t xml:space="preserve">Dominion percentage.   </w:t>
        <w:tab/>
        <w:t xml:space="preserve">   - Rolls between **01–05%** automatically </w:t>
      </w:r>
    </w:p>
    <w:p w:rsidR="00000000" w:rsidDel="00000000" w:rsidP="00000000" w:rsidRDefault="00000000" w:rsidRPr="00000000" w14:paraId="00000B0E">
      <w:pPr>
        <w:spacing w:line="240" w:lineRule="auto"/>
        <w:ind w:left="729" w:firstLine="0"/>
        <w:jc w:val="both"/>
        <w:rPr>
          <w:sz w:val="26"/>
          <w:szCs w:val="26"/>
        </w:rPr>
      </w:pPr>
      <w:r w:rsidDel="00000000" w:rsidR="00000000" w:rsidRPr="00000000">
        <w:rPr>
          <w:sz w:val="26"/>
          <w:szCs w:val="26"/>
          <w:rtl w:val="0"/>
        </w:rPr>
        <w:t xml:space="preserve">succeed and trigger extraordinary effects.   </w:t>
      </w:r>
    </w:p>
    <w:p w:rsidR="00000000" w:rsidDel="00000000" w:rsidP="00000000" w:rsidRDefault="00000000" w:rsidRPr="00000000" w14:paraId="00000B0F">
      <w:pPr>
        <w:spacing w:line="240" w:lineRule="auto"/>
        <w:ind w:left="729" w:firstLine="0"/>
        <w:jc w:val="both"/>
        <w:rPr>
          <w:sz w:val="26"/>
          <w:szCs w:val="26"/>
        </w:rPr>
      </w:pPr>
      <w:r w:rsidDel="00000000" w:rsidR="00000000" w:rsidRPr="00000000">
        <w:rPr>
          <w:sz w:val="26"/>
          <w:szCs w:val="26"/>
          <w:rtl w:val="0"/>
        </w:rPr>
        <w:t xml:space="preserve">A Rakashan rolls **Katra** to evade an enemy’s </w:t>
      </w:r>
    </w:p>
    <w:p w:rsidR="00000000" w:rsidDel="00000000" w:rsidP="00000000" w:rsidRDefault="00000000" w:rsidRPr="00000000" w14:paraId="00000B10">
      <w:pPr>
        <w:spacing w:line="240" w:lineRule="auto"/>
        <w:ind w:left="729" w:firstLine="0"/>
        <w:jc w:val="both"/>
        <w:rPr>
          <w:sz w:val="26"/>
          <w:szCs w:val="26"/>
        </w:rPr>
      </w:pPr>
      <w:r w:rsidDel="00000000" w:rsidR="00000000" w:rsidRPr="00000000">
        <w:rPr>
          <w:sz w:val="26"/>
          <w:szCs w:val="26"/>
          <w:rtl w:val="0"/>
        </w:rPr>
        <w:t xml:space="preserve">attack, using their agility to escape harm. </w:t>
        <w:tab/>
        <w:t xml:space="preserve">   - Example: A Dominion-based melee attack critical might deal double damage or disarm the </w:t>
      </w:r>
    </w:p>
    <w:p w:rsidR="00000000" w:rsidDel="00000000" w:rsidP="00000000" w:rsidRDefault="00000000" w:rsidRPr="00000000" w14:paraId="00000B1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12">
      <w:pPr>
        <w:spacing w:line="240" w:lineRule="auto"/>
        <w:ind w:left="729" w:firstLine="0"/>
        <w:jc w:val="both"/>
        <w:rPr>
          <w:sz w:val="26"/>
          <w:szCs w:val="26"/>
        </w:rPr>
      </w:pPr>
      <w:r w:rsidDel="00000000" w:rsidR="00000000" w:rsidRPr="00000000">
        <w:rPr>
          <w:sz w:val="26"/>
          <w:szCs w:val="26"/>
          <w:rtl w:val="0"/>
        </w:rPr>
        <w:t xml:space="preserve">enemy. </w:t>
      </w:r>
    </w:p>
    <w:p w:rsidR="00000000" w:rsidDel="00000000" w:rsidP="00000000" w:rsidRDefault="00000000" w:rsidRPr="00000000" w14:paraId="00000B13">
      <w:pPr>
        <w:spacing w:line="240" w:lineRule="auto"/>
        <w:ind w:left="729" w:firstLine="0"/>
        <w:jc w:val="both"/>
        <w:rPr>
          <w:sz w:val="26"/>
          <w:szCs w:val="26"/>
        </w:rPr>
      </w:pPr>
      <w:r w:rsidDel="00000000" w:rsidR="00000000" w:rsidRPr="00000000">
        <w:rPr>
          <w:sz w:val="26"/>
          <w:szCs w:val="26"/>
          <w:rtl w:val="0"/>
        </w:rPr>
        <w:t xml:space="preserve">#### **Social**: </w:t>
      </w:r>
    </w:p>
    <w:p w:rsidR="00000000" w:rsidDel="00000000" w:rsidP="00000000" w:rsidRDefault="00000000" w:rsidRPr="00000000" w14:paraId="00000B1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15">
      <w:pPr>
        <w:spacing w:line="240" w:lineRule="auto"/>
        <w:ind w:left="729" w:firstLine="0"/>
        <w:jc w:val="both"/>
        <w:rPr>
          <w:sz w:val="26"/>
          <w:szCs w:val="26"/>
        </w:rPr>
      </w:pPr>
      <w:r w:rsidDel="00000000" w:rsidR="00000000" w:rsidRPr="00000000">
        <w:rPr>
          <w:sz w:val="26"/>
          <w:szCs w:val="26"/>
          <w:rtl w:val="0"/>
        </w:rPr>
        <w:t xml:space="preserve">A Diplomat uses **Harmonia** to calm tensions </w:t>
      </w:r>
    </w:p>
    <w:p w:rsidR="00000000" w:rsidDel="00000000" w:rsidP="00000000" w:rsidRDefault="00000000" w:rsidRPr="00000000" w14:paraId="00000B16">
      <w:pPr>
        <w:spacing w:line="240" w:lineRule="auto"/>
        <w:ind w:left="729" w:firstLine="0"/>
        <w:jc w:val="both"/>
        <w:rPr>
          <w:sz w:val="26"/>
          <w:szCs w:val="26"/>
        </w:rPr>
      </w:pPr>
      <w:r w:rsidDel="00000000" w:rsidR="00000000" w:rsidRPr="00000000">
        <w:rPr>
          <w:sz w:val="26"/>
          <w:szCs w:val="26"/>
          <w:rtl w:val="0"/>
        </w:rPr>
        <w:t xml:space="preserve">**Critical Failure**: during a negotiation.   </w:t>
      </w:r>
    </w:p>
    <w:p w:rsidR="00000000" w:rsidDel="00000000" w:rsidP="00000000" w:rsidRDefault="00000000" w:rsidRPr="00000000" w14:paraId="00000B17">
      <w:pPr>
        <w:spacing w:line="240" w:lineRule="auto"/>
        <w:ind w:left="729" w:firstLine="0"/>
        <w:jc w:val="both"/>
        <w:rPr>
          <w:sz w:val="26"/>
          <w:szCs w:val="26"/>
        </w:rPr>
      </w:pPr>
      <w:r w:rsidDel="00000000" w:rsidR="00000000" w:rsidRPr="00000000">
        <w:rPr>
          <w:sz w:val="26"/>
          <w:szCs w:val="26"/>
          <w:rtl w:val="0"/>
        </w:rPr>
        <w:t xml:space="preserve">   - Rolls between **96–100%** automatically fail, </w:t>
      </w:r>
    </w:p>
    <w:p w:rsidR="00000000" w:rsidDel="00000000" w:rsidP="00000000" w:rsidRDefault="00000000" w:rsidRPr="00000000" w14:paraId="00000B18">
      <w:pPr>
        <w:spacing w:line="240" w:lineRule="auto"/>
        <w:ind w:left="729" w:firstLine="0"/>
        <w:jc w:val="both"/>
        <w:rPr>
          <w:sz w:val="26"/>
          <w:szCs w:val="26"/>
        </w:rPr>
      </w:pPr>
      <w:r w:rsidDel="00000000" w:rsidR="00000000" w:rsidRPr="00000000">
        <w:rPr>
          <w:sz w:val="26"/>
          <w:szCs w:val="26"/>
          <w:rtl w:val="0"/>
        </w:rPr>
        <w:t xml:space="preserve">2. A Synth rolls **Imperius** to command a group often with significant drawbacks.   of workers to follow precise orders. </w:t>
      </w:r>
    </w:p>
    <w:p w:rsidR="00000000" w:rsidDel="00000000" w:rsidP="00000000" w:rsidRDefault="00000000" w:rsidRPr="00000000" w14:paraId="00000B19">
      <w:pPr>
        <w:spacing w:line="240" w:lineRule="auto"/>
        <w:ind w:left="729" w:firstLine="0"/>
        <w:jc w:val="both"/>
        <w:rPr>
          <w:sz w:val="26"/>
          <w:szCs w:val="26"/>
        </w:rPr>
      </w:pPr>
      <w:r w:rsidDel="00000000" w:rsidR="00000000" w:rsidRPr="00000000">
        <w:rPr>
          <w:sz w:val="26"/>
          <w:szCs w:val="26"/>
          <w:rtl w:val="0"/>
        </w:rPr>
        <w:t xml:space="preserve">   - Example: A failed Gnosis roll while activating a </w:t>
      </w:r>
    </w:p>
    <w:p w:rsidR="00000000" w:rsidDel="00000000" w:rsidP="00000000" w:rsidRDefault="00000000" w:rsidRPr="00000000" w14:paraId="00000B1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1B">
      <w:pPr>
        <w:spacing w:line="240" w:lineRule="auto"/>
        <w:ind w:left="729" w:firstLine="0"/>
        <w:jc w:val="both"/>
        <w:rPr>
          <w:sz w:val="26"/>
          <w:szCs w:val="26"/>
        </w:rPr>
      </w:pPr>
      <w:r w:rsidDel="00000000" w:rsidR="00000000" w:rsidRPr="00000000">
        <w:rPr>
          <w:sz w:val="26"/>
          <w:szCs w:val="26"/>
          <w:rtl w:val="0"/>
        </w:rPr>
        <w:t xml:space="preserve">psionic power may cause backlash damage. </w:t>
      </w:r>
    </w:p>
    <w:p w:rsidR="00000000" w:rsidDel="00000000" w:rsidP="00000000" w:rsidRDefault="00000000" w:rsidRPr="00000000" w14:paraId="00000B1C">
      <w:pPr>
        <w:spacing w:line="240" w:lineRule="auto"/>
        <w:ind w:left="729" w:firstLine="0"/>
        <w:jc w:val="both"/>
        <w:rPr>
          <w:sz w:val="26"/>
          <w:szCs w:val="26"/>
        </w:rPr>
      </w:pPr>
      <w:r w:rsidDel="00000000" w:rsidR="00000000" w:rsidRPr="00000000">
        <w:rPr>
          <w:sz w:val="26"/>
          <w:szCs w:val="26"/>
          <w:rtl w:val="0"/>
        </w:rPr>
        <w:t xml:space="preserve">#### **Exploration**: </w:t>
      </w:r>
    </w:p>
    <w:p w:rsidR="00000000" w:rsidDel="00000000" w:rsidP="00000000" w:rsidRDefault="00000000" w:rsidRPr="00000000" w14:paraId="00000B1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1E">
      <w:pPr>
        <w:spacing w:line="240" w:lineRule="auto"/>
        <w:ind w:left="729" w:firstLine="0"/>
        <w:jc w:val="both"/>
        <w:rPr>
          <w:sz w:val="26"/>
          <w:szCs w:val="26"/>
        </w:rPr>
      </w:pPr>
      <w:r w:rsidDel="00000000" w:rsidR="00000000" w:rsidRPr="00000000">
        <w:rPr>
          <w:sz w:val="26"/>
          <w:szCs w:val="26"/>
          <w:rtl w:val="0"/>
        </w:rPr>
        <w:t xml:space="preserve">An Engineer rolls **Entropy** to craft an </w:t>
      </w:r>
    </w:p>
    <w:p w:rsidR="00000000" w:rsidDel="00000000" w:rsidP="00000000" w:rsidRDefault="00000000" w:rsidRPr="00000000" w14:paraId="00000B1F">
      <w:pPr>
        <w:spacing w:line="240" w:lineRule="auto"/>
        <w:ind w:left="729" w:firstLine="0"/>
        <w:jc w:val="both"/>
        <w:rPr>
          <w:sz w:val="26"/>
          <w:szCs w:val="26"/>
        </w:rPr>
      </w:pPr>
      <w:r w:rsidDel="00000000" w:rsidR="00000000" w:rsidRPr="00000000">
        <w:rPr>
          <w:sz w:val="26"/>
          <w:szCs w:val="26"/>
          <w:rtl w:val="0"/>
        </w:rPr>
        <w:t xml:space="preserve">--- improvised tool in a survival scenario.   </w:t>
      </w:r>
    </w:p>
    <w:p w:rsidR="00000000" w:rsidDel="00000000" w:rsidP="00000000" w:rsidRDefault="00000000" w:rsidRPr="00000000" w14:paraId="00000B2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21">
      <w:pPr>
        <w:spacing w:line="240" w:lineRule="auto"/>
        <w:ind w:left="729" w:firstLine="0"/>
        <w:jc w:val="both"/>
        <w:rPr>
          <w:sz w:val="26"/>
          <w:szCs w:val="26"/>
        </w:rPr>
      </w:pPr>
      <w:r w:rsidDel="00000000" w:rsidR="00000000" w:rsidRPr="00000000">
        <w:rPr>
          <w:sz w:val="26"/>
          <w:szCs w:val="26"/>
          <w:rtl w:val="0"/>
        </w:rPr>
        <w:t xml:space="preserve">A Mystic uses **Gnosis** to sense a hidden </w:t>
      </w:r>
    </w:p>
    <w:p w:rsidR="00000000" w:rsidDel="00000000" w:rsidP="00000000" w:rsidRDefault="00000000" w:rsidRPr="00000000" w14:paraId="00000B22">
      <w:pPr>
        <w:spacing w:line="240" w:lineRule="auto"/>
        <w:ind w:left="729" w:firstLine="0"/>
        <w:jc w:val="both"/>
        <w:rPr>
          <w:sz w:val="26"/>
          <w:szCs w:val="26"/>
        </w:rPr>
      </w:pPr>
      <w:r w:rsidDel="00000000" w:rsidR="00000000" w:rsidRPr="00000000">
        <w:rPr>
          <w:sz w:val="26"/>
          <w:szCs w:val="26"/>
          <w:rtl w:val="0"/>
        </w:rPr>
        <w:t xml:space="preserve">psionic anomaly. </w:t>
        <w:tab/>
        <w:t xml:space="preserve">### **Environmental Modifiers** </w:t>
      </w:r>
    </w:p>
    <w:p w:rsidR="00000000" w:rsidDel="00000000" w:rsidP="00000000" w:rsidRDefault="00000000" w:rsidRPr="00000000" w14:paraId="00000B23">
      <w:pPr>
        <w:spacing w:line="240" w:lineRule="auto"/>
        <w:ind w:left="729" w:firstLine="0"/>
        <w:jc w:val="both"/>
        <w:rPr>
          <w:sz w:val="26"/>
          <w:szCs w:val="26"/>
        </w:rPr>
      </w:pPr>
      <w:r w:rsidDel="00000000" w:rsidR="00000000" w:rsidRPr="00000000">
        <w:rPr>
          <w:sz w:val="26"/>
          <w:szCs w:val="26"/>
          <w:rtl w:val="0"/>
        </w:rPr>
        <w:t xml:space="preserve"> </w:t>
        <w:tab/>
        <w:t xml:space="preserve">Environmental conditions directly influence </w:t>
      </w:r>
    </w:p>
    <w:p w:rsidR="00000000" w:rsidDel="00000000" w:rsidP="00000000" w:rsidRDefault="00000000" w:rsidRPr="00000000" w14:paraId="00000B24">
      <w:pPr>
        <w:spacing w:line="240" w:lineRule="auto"/>
        <w:ind w:left="729" w:firstLine="0"/>
        <w:jc w:val="both"/>
        <w:rPr>
          <w:sz w:val="26"/>
          <w:szCs w:val="26"/>
        </w:rPr>
      </w:pPr>
      <w:r w:rsidDel="00000000" w:rsidR="00000000" w:rsidRPr="00000000">
        <w:rPr>
          <w:sz w:val="26"/>
          <w:szCs w:val="26"/>
          <w:rtl w:val="0"/>
        </w:rPr>
        <w:t xml:space="preserve">Attribute rolls: </w:t>
      </w:r>
    </w:p>
    <w:p w:rsidR="00000000" w:rsidDel="00000000" w:rsidP="00000000" w:rsidRDefault="00000000" w:rsidRPr="00000000" w14:paraId="00000B2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26">
      <w:pPr>
        <w:spacing w:line="240" w:lineRule="auto"/>
        <w:ind w:left="729" w:firstLine="0"/>
        <w:jc w:val="both"/>
        <w:rPr>
          <w:sz w:val="26"/>
          <w:szCs w:val="26"/>
        </w:rPr>
      </w:pPr>
      <w:r w:rsidDel="00000000" w:rsidR="00000000" w:rsidRPr="00000000">
        <w:rPr>
          <w:sz w:val="26"/>
          <w:szCs w:val="26"/>
          <w:rtl w:val="0"/>
        </w:rPr>
        <w:t xml:space="preserve">**Favorable Conditions**: Add +5% to +20% to the </w:t>
      </w:r>
    </w:p>
    <w:p w:rsidR="00000000" w:rsidDel="00000000" w:rsidP="00000000" w:rsidRDefault="00000000" w:rsidRPr="00000000" w14:paraId="00000B27">
      <w:pPr>
        <w:spacing w:line="240" w:lineRule="auto"/>
        <w:ind w:left="729" w:firstLine="0"/>
        <w:jc w:val="both"/>
        <w:rPr>
          <w:sz w:val="26"/>
          <w:szCs w:val="26"/>
        </w:rPr>
      </w:pPr>
      <w:r w:rsidDel="00000000" w:rsidR="00000000" w:rsidRPr="00000000">
        <w:rPr>
          <w:sz w:val="26"/>
          <w:szCs w:val="26"/>
          <w:rtl w:val="0"/>
        </w:rPr>
        <w:t xml:space="preserve"> </w:t>
        <w:tab/>
        <w:t xml:space="preserve">target number.   </w:t>
      </w:r>
    </w:p>
    <w:p w:rsidR="00000000" w:rsidDel="00000000" w:rsidP="00000000" w:rsidRDefault="00000000" w:rsidRPr="00000000" w14:paraId="00000B28">
      <w:pPr>
        <w:spacing w:line="240" w:lineRule="auto"/>
        <w:ind w:left="729" w:firstLine="0"/>
        <w:jc w:val="both"/>
        <w:rPr>
          <w:sz w:val="26"/>
          <w:szCs w:val="26"/>
        </w:rPr>
        <w:sectPr>
          <w:type w:val="continuous"/>
          <w:pgSz w:h="15840" w:w="12240" w:orient="portrait"/>
          <w:pgMar w:bottom="1440" w:top="1440" w:left="201" w:right="215" w:header="720" w:footer="720"/>
        </w:sectPr>
      </w:pPr>
      <w:r w:rsidDel="00000000" w:rsidR="00000000" w:rsidRPr="00000000">
        <w:rPr>
          <w:sz w:val="26"/>
          <w:szCs w:val="26"/>
          <w:rtl w:val="0"/>
        </w:rPr>
        <w:t xml:space="preserve">**Unfavorable Conditions**: Subtract -5% to -20% from the target number. </w:t>
      </w:r>
    </w:p>
    <w:p w:rsidR="00000000" w:rsidDel="00000000" w:rsidP="00000000" w:rsidRDefault="00000000" w:rsidRPr="00000000" w14:paraId="00000B2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2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2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2C">
      <w:pPr>
        <w:spacing w:line="240" w:lineRule="auto"/>
        <w:ind w:left="729" w:firstLine="0"/>
        <w:jc w:val="both"/>
        <w:rPr>
          <w:sz w:val="26"/>
          <w:szCs w:val="26"/>
        </w:rPr>
      </w:pPr>
      <w:r w:rsidDel="00000000" w:rsidR="00000000" w:rsidRPr="00000000">
        <w:rPr>
          <w:sz w:val="26"/>
          <w:szCs w:val="26"/>
          <w:rtl w:val="0"/>
        </w:rPr>
        <w:t xml:space="preserve">### **Flip Mechanics and Attributes** </w:t>
      </w:r>
    </w:p>
    <w:p w:rsidR="00000000" w:rsidDel="00000000" w:rsidP="00000000" w:rsidRDefault="00000000" w:rsidRPr="00000000" w14:paraId="00000B2D">
      <w:pPr>
        <w:spacing w:line="240" w:lineRule="auto"/>
        <w:ind w:left="729" w:firstLine="0"/>
        <w:jc w:val="both"/>
        <w:rPr>
          <w:sz w:val="26"/>
          <w:szCs w:val="26"/>
        </w:rPr>
      </w:pPr>
      <w:r w:rsidDel="00000000" w:rsidR="00000000" w:rsidRPr="00000000">
        <w:rPr>
          <w:sz w:val="26"/>
          <w:szCs w:val="26"/>
          <w:rtl w:val="0"/>
        </w:rPr>
        <w:t xml:space="preserve">Flip mechanics apply to Attribute rolls under certain conditions: </w:t>
      </w:r>
    </w:p>
    <w:p w:rsidR="00000000" w:rsidDel="00000000" w:rsidP="00000000" w:rsidRDefault="00000000" w:rsidRPr="00000000" w14:paraId="00000B2E">
      <w:pPr>
        <w:spacing w:line="240" w:lineRule="auto"/>
        <w:ind w:left="729" w:firstLine="0"/>
        <w:jc w:val="both"/>
        <w:rPr>
          <w:sz w:val="26"/>
          <w:szCs w:val="26"/>
        </w:rPr>
      </w:pPr>
      <w:r w:rsidDel="00000000" w:rsidR="00000000" w:rsidRPr="00000000">
        <w:rPr>
          <w:sz w:val="26"/>
          <w:szCs w:val="26"/>
          <w:rtl w:val="0"/>
        </w:rPr>
        <w:t xml:space="preserve">**Advantage**: Roll two D100s, choosing the lower result.   </w:t>
      </w:r>
    </w:p>
    <w:p w:rsidR="00000000" w:rsidDel="00000000" w:rsidP="00000000" w:rsidRDefault="00000000" w:rsidRPr="00000000" w14:paraId="00000B2F">
      <w:pPr>
        <w:spacing w:line="240" w:lineRule="auto"/>
        <w:ind w:left="729" w:firstLine="0"/>
        <w:jc w:val="both"/>
        <w:rPr>
          <w:sz w:val="26"/>
          <w:szCs w:val="26"/>
        </w:rPr>
      </w:pPr>
      <w:r w:rsidDel="00000000" w:rsidR="00000000" w:rsidRPr="00000000">
        <w:rPr>
          <w:sz w:val="26"/>
          <w:szCs w:val="26"/>
          <w:rtl w:val="0"/>
        </w:rPr>
        <w:t xml:space="preserve">**Disadvantage**: Roll two D100s, choosing the higher result. </w:t>
      </w:r>
    </w:p>
    <w:p w:rsidR="00000000" w:rsidDel="00000000" w:rsidP="00000000" w:rsidRDefault="00000000" w:rsidRPr="00000000" w14:paraId="00000B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3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33">
      <w:pPr>
        <w:spacing w:line="240" w:lineRule="auto"/>
        <w:ind w:left="729" w:firstLine="0"/>
        <w:jc w:val="both"/>
        <w:rPr>
          <w:sz w:val="26"/>
          <w:szCs w:val="26"/>
        </w:rPr>
      </w:pPr>
      <w:r w:rsidDel="00000000" w:rsidR="00000000" w:rsidRPr="00000000">
        <w:rPr>
          <w:sz w:val="26"/>
          <w:szCs w:val="26"/>
          <w:rtl w:val="0"/>
        </w:rPr>
        <w:t xml:space="preserve">#### **Step 1: Roll Base Scores** </w:t>
      </w:r>
    </w:p>
    <w:p w:rsidR="00000000" w:rsidDel="00000000" w:rsidP="00000000" w:rsidRDefault="00000000" w:rsidRPr="00000000" w14:paraId="00000B34">
      <w:pPr>
        <w:spacing w:line="240" w:lineRule="auto"/>
        <w:ind w:left="729" w:firstLine="0"/>
        <w:jc w:val="both"/>
        <w:rPr>
          <w:sz w:val="26"/>
          <w:szCs w:val="26"/>
        </w:rPr>
      </w:pPr>
      <w:r w:rsidDel="00000000" w:rsidR="00000000" w:rsidRPr="00000000">
        <w:rPr>
          <w:sz w:val="26"/>
          <w:szCs w:val="26"/>
          <w:rtl w:val="0"/>
        </w:rPr>
        <w:t xml:space="preserve">1. **Dice Rolls for Attributes:**   </w:t>
      </w:r>
    </w:p>
    <w:p w:rsidR="00000000" w:rsidDel="00000000" w:rsidP="00000000" w:rsidRDefault="00000000" w:rsidRPr="00000000" w14:paraId="00000B35">
      <w:pPr>
        <w:spacing w:line="240" w:lineRule="auto"/>
        <w:ind w:left="729" w:firstLine="0"/>
        <w:jc w:val="both"/>
        <w:rPr>
          <w:sz w:val="26"/>
          <w:szCs w:val="26"/>
        </w:rPr>
      </w:pPr>
      <w:r w:rsidDel="00000000" w:rsidR="00000000" w:rsidRPr="00000000">
        <w:rPr>
          <w:sz w:val="26"/>
          <w:szCs w:val="26"/>
          <w:rtl w:val="0"/>
        </w:rPr>
        <w:t xml:space="preserve">Roll **1d100** for each attribute (**Dominion, Katra, Imperius, Harmonia**) and divide the result by 2.   </w:t>
      </w:r>
    </w:p>
    <w:p w:rsidR="00000000" w:rsidDel="00000000" w:rsidP="00000000" w:rsidRDefault="00000000" w:rsidRPr="00000000" w14:paraId="00000B36">
      <w:pPr>
        <w:spacing w:line="240" w:lineRule="auto"/>
        <w:ind w:left="729" w:firstLine="0"/>
        <w:jc w:val="both"/>
        <w:rPr>
          <w:sz w:val="26"/>
          <w:szCs w:val="26"/>
        </w:rPr>
      </w:pPr>
      <w:r w:rsidDel="00000000" w:rsidR="00000000" w:rsidRPr="00000000">
        <w:rPr>
          <w:sz w:val="26"/>
          <w:szCs w:val="26"/>
          <w:rtl w:val="0"/>
        </w:rPr>
        <w:t xml:space="preserve">This roll determines the **base score** for each attribute.   </w:t>
      </w:r>
    </w:p>
    <w:p w:rsidR="00000000" w:rsidDel="00000000" w:rsidP="00000000" w:rsidRDefault="00000000" w:rsidRPr="00000000" w14:paraId="00000B37">
      <w:pPr>
        <w:spacing w:line="240" w:lineRule="auto"/>
        <w:ind w:left="729" w:firstLine="0"/>
        <w:jc w:val="both"/>
        <w:rPr>
          <w:sz w:val="26"/>
          <w:szCs w:val="26"/>
        </w:rPr>
      </w:pPr>
      <w:r w:rsidDel="00000000" w:rsidR="00000000" w:rsidRPr="00000000">
        <w:rPr>
          <w:sz w:val="26"/>
          <w:szCs w:val="26"/>
          <w:rtl w:val="0"/>
        </w:rPr>
        <w:t xml:space="preserve">If the roll is below 15 after bonuses, adjust it to meet the minimum of **15%**. </w:t>
      </w:r>
    </w:p>
    <w:p w:rsidR="00000000" w:rsidDel="00000000" w:rsidP="00000000" w:rsidRDefault="00000000" w:rsidRPr="00000000" w14:paraId="00000B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39">
      <w:pPr>
        <w:spacing w:line="240" w:lineRule="auto"/>
        <w:ind w:left="729" w:firstLine="0"/>
        <w:jc w:val="both"/>
        <w:rPr>
          <w:sz w:val="26"/>
          <w:szCs w:val="26"/>
        </w:rPr>
      </w:pPr>
      <w:r w:rsidDel="00000000" w:rsidR="00000000" w:rsidRPr="00000000">
        <w:rPr>
          <w:sz w:val="26"/>
          <w:szCs w:val="26"/>
          <w:rtl w:val="0"/>
        </w:rPr>
        <w:t xml:space="preserve">   **Example:**   </w:t>
      </w:r>
    </w:p>
    <w:p w:rsidR="00000000" w:rsidDel="00000000" w:rsidP="00000000" w:rsidRDefault="00000000" w:rsidRPr="00000000" w14:paraId="00000B3A">
      <w:pPr>
        <w:spacing w:line="240" w:lineRule="auto"/>
        <w:ind w:left="729" w:firstLine="0"/>
        <w:jc w:val="both"/>
        <w:rPr>
          <w:sz w:val="26"/>
          <w:szCs w:val="26"/>
        </w:rPr>
      </w:pPr>
      <w:sdt>
        <w:sdtPr>
          <w:id w:val="-328756349"/>
          <w:tag w:val="goog_rdk_44"/>
        </w:sdtPr>
        <w:sdtContent>
          <w:r w:rsidDel="00000000" w:rsidR="00000000" w:rsidRPr="00000000">
            <w:rPr>
              <w:rFonts w:ascii="Nova Mono" w:cs="Nova Mono" w:eastAsia="Nova Mono" w:hAnsi="Nova Mono"/>
              <w:sz w:val="26"/>
              <w:szCs w:val="26"/>
              <w:rtl w:val="0"/>
            </w:rPr>
            <w:t xml:space="preserve">Roll = 84 → Base Score = 42. </w:t>
          </w:r>
        </w:sdtContent>
      </w:sdt>
    </w:p>
    <w:p w:rsidR="00000000" w:rsidDel="00000000" w:rsidP="00000000" w:rsidRDefault="00000000" w:rsidRPr="00000000" w14:paraId="00000B3B">
      <w:pPr>
        <w:spacing w:line="240" w:lineRule="auto"/>
        <w:ind w:left="729" w:firstLine="0"/>
        <w:jc w:val="both"/>
        <w:rPr>
          <w:sz w:val="26"/>
          <w:szCs w:val="26"/>
        </w:rPr>
      </w:pPr>
      <w:r w:rsidDel="00000000" w:rsidR="00000000" w:rsidRPr="00000000">
        <w:rPr>
          <w:sz w:val="26"/>
          <w:szCs w:val="26"/>
          <w:rtl w:val="0"/>
        </w:rPr>
        <w:t xml:space="preserve">#### **Step 2: Apply Lineage Bonuses** </w:t>
      </w:r>
    </w:p>
    <w:p w:rsidR="00000000" w:rsidDel="00000000" w:rsidP="00000000" w:rsidRDefault="00000000" w:rsidRPr="00000000" w14:paraId="00000B3C">
      <w:pPr>
        <w:spacing w:line="240" w:lineRule="auto"/>
        <w:ind w:left="729" w:firstLine="0"/>
        <w:jc w:val="both"/>
        <w:rPr>
          <w:sz w:val="26"/>
          <w:szCs w:val="26"/>
        </w:rPr>
      </w:pPr>
      <w:r w:rsidDel="00000000" w:rsidR="00000000" w:rsidRPr="00000000">
        <w:rPr>
          <w:sz w:val="26"/>
          <w:szCs w:val="26"/>
          <w:rtl w:val="0"/>
        </w:rPr>
        <w:t xml:space="preserve">Each lineage grants a **+15% baseline bonus to all attributes**.   </w:t>
      </w:r>
    </w:p>
    <w:p w:rsidR="00000000" w:rsidDel="00000000" w:rsidP="00000000" w:rsidRDefault="00000000" w:rsidRPr="00000000" w14:paraId="00000B3D">
      <w:pPr>
        <w:spacing w:line="240" w:lineRule="auto"/>
        <w:ind w:left="729" w:firstLine="0"/>
        <w:jc w:val="both"/>
        <w:rPr>
          <w:sz w:val="26"/>
          <w:szCs w:val="26"/>
        </w:rPr>
      </w:pPr>
      <w:r w:rsidDel="00000000" w:rsidR="00000000" w:rsidRPr="00000000">
        <w:rPr>
          <w:sz w:val="26"/>
          <w:szCs w:val="26"/>
          <w:rtl w:val="0"/>
        </w:rPr>
        <w:t xml:space="preserve">Additional **lineage-specific bonuses** are added based on strengths and weaknesses.   </w:t>
      </w:r>
    </w:p>
    <w:p w:rsidR="00000000" w:rsidDel="00000000" w:rsidP="00000000" w:rsidRDefault="00000000" w:rsidRPr="00000000" w14:paraId="00000B3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3F">
      <w:pPr>
        <w:spacing w:line="240" w:lineRule="auto"/>
        <w:ind w:left="729" w:firstLine="0"/>
        <w:jc w:val="both"/>
        <w:rPr>
          <w:sz w:val="26"/>
          <w:szCs w:val="26"/>
        </w:rPr>
      </w:pPr>
      <w:r w:rsidDel="00000000" w:rsidR="00000000" w:rsidRPr="00000000">
        <w:rPr>
          <w:sz w:val="26"/>
          <w:szCs w:val="26"/>
          <w:rtl w:val="0"/>
        </w:rPr>
        <w:t xml:space="preserve">**Example for Humans:**   </w:t>
      </w:r>
    </w:p>
    <w:p w:rsidR="00000000" w:rsidDel="00000000" w:rsidP="00000000" w:rsidRDefault="00000000" w:rsidRPr="00000000" w14:paraId="00000B40">
      <w:pPr>
        <w:spacing w:line="240" w:lineRule="auto"/>
        <w:ind w:left="729" w:firstLine="0"/>
        <w:jc w:val="both"/>
        <w:rPr>
          <w:sz w:val="26"/>
          <w:szCs w:val="26"/>
        </w:rPr>
      </w:pPr>
      <w:r w:rsidDel="00000000" w:rsidR="00000000" w:rsidRPr="00000000">
        <w:rPr>
          <w:sz w:val="26"/>
          <w:szCs w:val="26"/>
          <w:rtl w:val="0"/>
        </w:rPr>
        <w:t xml:space="preserve">**Base Scores:** Dominion = 42, Katra = 32, Imperius = 35, Harmonia = 30.   </w:t>
      </w:r>
    </w:p>
    <w:p w:rsidR="00000000" w:rsidDel="00000000" w:rsidP="00000000" w:rsidRDefault="00000000" w:rsidRPr="00000000" w14:paraId="00000B41">
      <w:pPr>
        <w:spacing w:line="240" w:lineRule="auto"/>
        <w:ind w:left="729" w:firstLine="0"/>
        <w:jc w:val="both"/>
        <w:rPr>
          <w:sz w:val="26"/>
          <w:szCs w:val="26"/>
        </w:rPr>
      </w:pPr>
      <w:r w:rsidDel="00000000" w:rsidR="00000000" w:rsidRPr="00000000">
        <w:rPr>
          <w:sz w:val="26"/>
          <w:szCs w:val="26"/>
          <w:rtl w:val="0"/>
        </w:rPr>
        <w:t xml:space="preserve">Lineage Adjustments: +15% to each attribute.   </w:t>
      </w:r>
    </w:p>
    <w:p w:rsidR="00000000" w:rsidDel="00000000" w:rsidP="00000000" w:rsidRDefault="00000000" w:rsidRPr="00000000" w14:paraId="00000B42">
      <w:pPr>
        <w:spacing w:line="240" w:lineRule="auto"/>
        <w:ind w:left="729" w:firstLine="0"/>
        <w:jc w:val="both"/>
        <w:rPr>
          <w:sz w:val="26"/>
          <w:szCs w:val="26"/>
        </w:rPr>
      </w:pPr>
      <w:r w:rsidDel="00000000" w:rsidR="00000000" w:rsidRPr="00000000">
        <w:rPr>
          <w:sz w:val="26"/>
          <w:szCs w:val="26"/>
          <w:rtl w:val="0"/>
        </w:rPr>
        <w:t xml:space="preserve">Final Adjusted Scores: Dominion = 57, Katra = 47, Imperius = 50, Harmonia = 45. </w:t>
      </w:r>
    </w:p>
    <w:p w:rsidR="00000000" w:rsidDel="00000000" w:rsidP="00000000" w:rsidRDefault="00000000" w:rsidRPr="00000000" w14:paraId="00000B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46">
      <w:pPr>
        <w:spacing w:line="240" w:lineRule="auto"/>
        <w:ind w:left="729" w:firstLine="0"/>
        <w:jc w:val="both"/>
        <w:rPr>
          <w:sz w:val="26"/>
          <w:szCs w:val="26"/>
        </w:rPr>
      </w:pPr>
      <w:r w:rsidDel="00000000" w:rsidR="00000000" w:rsidRPr="00000000">
        <w:rPr>
          <w:sz w:val="26"/>
          <w:szCs w:val="26"/>
          <w:rtl w:val="0"/>
        </w:rPr>
        <w:t xml:space="preserve">### **Step 3: Assign Modifier Dice** </w:t>
      </w:r>
    </w:p>
    <w:p w:rsidR="00000000" w:rsidDel="00000000" w:rsidP="00000000" w:rsidRDefault="00000000" w:rsidRPr="00000000" w14:paraId="00000B47">
      <w:pPr>
        <w:spacing w:line="240" w:lineRule="auto"/>
        <w:ind w:left="729" w:firstLine="0"/>
        <w:jc w:val="both"/>
        <w:rPr>
          <w:sz w:val="26"/>
          <w:szCs w:val="26"/>
        </w:rPr>
      </w:pPr>
      <w:r w:rsidDel="00000000" w:rsidR="00000000" w:rsidRPr="00000000">
        <w:rPr>
          <w:sz w:val="26"/>
          <w:szCs w:val="26"/>
          <w:rtl w:val="0"/>
        </w:rPr>
        <w:t xml:space="preserve">Each attribute is assigned a **modifier die** (d6, d8, d10, or d12) to reflect potential for growth. </w:t>
      </w:r>
    </w:p>
    <w:p w:rsidR="00000000" w:rsidDel="00000000" w:rsidP="00000000" w:rsidRDefault="00000000" w:rsidRPr="00000000" w14:paraId="00000B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49">
      <w:pPr>
        <w:spacing w:line="240" w:lineRule="auto"/>
        <w:ind w:left="729" w:firstLine="0"/>
        <w:jc w:val="both"/>
        <w:rPr>
          <w:sz w:val="26"/>
          <w:szCs w:val="26"/>
        </w:rPr>
      </w:pPr>
      <w:r w:rsidDel="00000000" w:rsidR="00000000" w:rsidRPr="00000000">
        <w:rPr>
          <w:sz w:val="26"/>
          <w:szCs w:val="26"/>
          <w:rtl w:val="0"/>
        </w:rPr>
        <w:t xml:space="preserve">1. **Selection of Dice:**   </w:t>
      </w:r>
    </w:p>
    <w:p w:rsidR="00000000" w:rsidDel="00000000" w:rsidP="00000000" w:rsidRDefault="00000000" w:rsidRPr="00000000" w14:paraId="00000B4A">
      <w:pPr>
        <w:spacing w:line="240" w:lineRule="auto"/>
        <w:ind w:left="729" w:firstLine="0"/>
        <w:jc w:val="both"/>
        <w:rPr>
          <w:sz w:val="26"/>
          <w:szCs w:val="26"/>
        </w:rPr>
      </w:pPr>
      <w:r w:rsidDel="00000000" w:rsidR="00000000" w:rsidRPr="00000000">
        <w:rPr>
          <w:sz w:val="26"/>
          <w:szCs w:val="26"/>
          <w:rtl w:val="0"/>
        </w:rPr>
        <w:t xml:space="preserve">Higher dice (e.g., d12) for prioritized attributes.   </w:t>
      </w:r>
    </w:p>
    <w:p w:rsidR="00000000" w:rsidDel="00000000" w:rsidP="00000000" w:rsidRDefault="00000000" w:rsidRPr="00000000" w14:paraId="00000B4B">
      <w:pPr>
        <w:spacing w:line="240" w:lineRule="auto"/>
        <w:ind w:left="729" w:firstLine="0"/>
        <w:jc w:val="both"/>
        <w:rPr>
          <w:sz w:val="26"/>
          <w:szCs w:val="26"/>
        </w:rPr>
      </w:pPr>
      <w:r w:rsidDel="00000000" w:rsidR="00000000" w:rsidRPr="00000000">
        <w:rPr>
          <w:sz w:val="26"/>
          <w:szCs w:val="26"/>
          <w:rtl w:val="0"/>
        </w:rPr>
        <w:t xml:space="preserve">Lower dice (e.g., d6) for less significant traits. </w:t>
      </w:r>
    </w:p>
    <w:p w:rsidR="00000000" w:rsidDel="00000000" w:rsidP="00000000" w:rsidRDefault="00000000" w:rsidRPr="00000000" w14:paraId="00000B4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4D">
      <w:pPr>
        <w:spacing w:line="240" w:lineRule="auto"/>
        <w:ind w:left="729" w:firstLine="0"/>
        <w:jc w:val="both"/>
        <w:rPr>
          <w:sz w:val="26"/>
          <w:szCs w:val="26"/>
        </w:rPr>
      </w:pPr>
      <w:r w:rsidDel="00000000" w:rsidR="00000000" w:rsidRPr="00000000">
        <w:rPr>
          <w:sz w:val="26"/>
          <w:szCs w:val="26"/>
          <w:rtl w:val="0"/>
        </w:rPr>
        <w:t xml:space="preserve">2. **Rolling Modifier Dice:**   </w:t>
      </w:r>
    </w:p>
    <w:p w:rsidR="00000000" w:rsidDel="00000000" w:rsidP="00000000" w:rsidRDefault="00000000" w:rsidRPr="00000000" w14:paraId="00000B4E">
      <w:pPr>
        <w:spacing w:line="240" w:lineRule="auto"/>
        <w:ind w:left="729" w:firstLine="0"/>
        <w:jc w:val="both"/>
        <w:rPr>
          <w:sz w:val="26"/>
          <w:szCs w:val="26"/>
        </w:rPr>
      </w:pPr>
      <w:r w:rsidDel="00000000" w:rsidR="00000000" w:rsidRPr="00000000">
        <w:rPr>
          <w:sz w:val="26"/>
          <w:szCs w:val="26"/>
          <w:rtl w:val="0"/>
        </w:rPr>
        <w:t xml:space="preserve">Roll the assigned dice **twice** and add the results to the **base score**.   </w:t>
      </w:r>
    </w:p>
    <w:p w:rsidR="00000000" w:rsidDel="00000000" w:rsidP="00000000" w:rsidRDefault="00000000" w:rsidRPr="00000000" w14:paraId="00000B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50">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B51">
      <w:pPr>
        <w:spacing w:line="240" w:lineRule="auto"/>
        <w:ind w:left="729" w:firstLine="0"/>
        <w:jc w:val="both"/>
        <w:rPr>
          <w:sz w:val="26"/>
          <w:szCs w:val="26"/>
        </w:rPr>
      </w:pPr>
      <w:r w:rsidDel="00000000" w:rsidR="00000000" w:rsidRPr="00000000">
        <w:rPr>
          <w:sz w:val="26"/>
          <w:szCs w:val="26"/>
          <w:rtl w:val="0"/>
        </w:rPr>
        <w:t xml:space="preserve">\[ \text{Final Attribute Score} = \text{Base Score} + </w:t>
      </w:r>
    </w:p>
    <w:p w:rsidR="00000000" w:rsidDel="00000000" w:rsidP="00000000" w:rsidRDefault="00000000" w:rsidRPr="00000000" w14:paraId="00000B52">
      <w:pPr>
        <w:spacing w:line="240" w:lineRule="auto"/>
        <w:ind w:left="729" w:firstLine="0"/>
        <w:jc w:val="both"/>
        <w:rPr>
          <w:sz w:val="26"/>
          <w:szCs w:val="26"/>
        </w:rPr>
      </w:pPr>
      <w:r w:rsidDel="00000000" w:rsidR="00000000" w:rsidRPr="00000000">
        <w:rPr>
          <w:sz w:val="26"/>
          <w:szCs w:val="26"/>
          <w:rtl w:val="0"/>
        </w:rPr>
        <w:t xml:space="preserve">(\text{Modifier Roll 1} + \text{Modifier Roll 2}) \]   </w:t>
      </w:r>
    </w:p>
    <w:p w:rsidR="00000000" w:rsidDel="00000000" w:rsidP="00000000" w:rsidRDefault="00000000" w:rsidRPr="00000000" w14:paraId="00000B5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54">
      <w:pPr>
        <w:spacing w:line="240" w:lineRule="auto"/>
        <w:ind w:left="729" w:firstLine="0"/>
        <w:jc w:val="both"/>
        <w:rPr>
          <w:sz w:val="26"/>
          <w:szCs w:val="26"/>
        </w:rPr>
      </w:pPr>
      <w:r w:rsidDel="00000000" w:rsidR="00000000" w:rsidRPr="00000000">
        <w:rPr>
          <w:sz w:val="26"/>
          <w:szCs w:val="26"/>
          <w:rtl w:val="0"/>
        </w:rPr>
        <w:t xml:space="preserve">**Example:**      - Base Score = 57.   </w:t>
      </w:r>
    </w:p>
    <w:p w:rsidR="00000000" w:rsidDel="00000000" w:rsidP="00000000" w:rsidRDefault="00000000" w:rsidRPr="00000000" w14:paraId="00000B55">
      <w:pPr>
        <w:spacing w:line="240" w:lineRule="auto"/>
        <w:ind w:left="729" w:firstLine="0"/>
        <w:jc w:val="both"/>
        <w:rPr>
          <w:sz w:val="26"/>
          <w:szCs w:val="26"/>
        </w:rPr>
      </w:pPr>
      <w:r w:rsidDel="00000000" w:rsidR="00000000" w:rsidRPr="00000000">
        <w:rPr>
          <w:sz w:val="26"/>
          <w:szCs w:val="26"/>
          <w:rtl w:val="0"/>
        </w:rPr>
        <w:t xml:space="preserve">Modifier Die = d10.   </w:t>
      </w:r>
    </w:p>
    <w:p w:rsidR="00000000" w:rsidDel="00000000" w:rsidP="00000000" w:rsidRDefault="00000000" w:rsidRPr="00000000" w14:paraId="00000B56">
      <w:pPr>
        <w:spacing w:line="240" w:lineRule="auto"/>
        <w:ind w:left="729" w:firstLine="0"/>
        <w:jc w:val="both"/>
        <w:rPr>
          <w:sz w:val="26"/>
          <w:szCs w:val="26"/>
        </w:rPr>
      </w:pPr>
      <w:r w:rsidDel="00000000" w:rsidR="00000000" w:rsidRPr="00000000">
        <w:rPr>
          <w:sz w:val="26"/>
          <w:szCs w:val="26"/>
          <w:rtl w:val="0"/>
        </w:rPr>
        <w:t xml:space="preserve">Rolls = 7 and 4.   </w:t>
      </w:r>
    </w:p>
    <w:p w:rsidR="00000000" w:rsidDel="00000000" w:rsidP="00000000" w:rsidRDefault="00000000" w:rsidRPr="00000000" w14:paraId="00000B57">
      <w:pPr>
        <w:spacing w:line="240" w:lineRule="auto"/>
        <w:ind w:left="729" w:firstLine="0"/>
        <w:jc w:val="both"/>
        <w:rPr>
          <w:sz w:val="26"/>
          <w:szCs w:val="26"/>
        </w:rPr>
      </w:pPr>
      <w:r w:rsidDel="00000000" w:rsidR="00000000" w:rsidRPr="00000000">
        <w:rPr>
          <w:sz w:val="26"/>
          <w:szCs w:val="26"/>
          <w:rtl w:val="0"/>
        </w:rPr>
        <w:t xml:space="preserve">Final Attribute = \(57 + 7 + 4 = 68\). </w:t>
      </w:r>
    </w:p>
    <w:p w:rsidR="00000000" w:rsidDel="00000000" w:rsidP="00000000" w:rsidRDefault="00000000" w:rsidRPr="00000000" w14:paraId="00000B58">
      <w:pPr>
        <w:spacing w:line="240" w:lineRule="auto"/>
        <w:ind w:left="729" w:firstLine="0"/>
        <w:jc w:val="both"/>
        <w:rPr>
          <w:sz w:val="26"/>
          <w:szCs w:val="26"/>
        </w:rPr>
      </w:pPr>
      <w:r w:rsidDel="00000000" w:rsidR="00000000" w:rsidRPr="00000000">
        <w:rPr>
          <w:sz w:val="26"/>
          <w:szCs w:val="26"/>
          <w:rtl w:val="0"/>
        </w:rPr>
        <w:t xml:space="preserve">Step 4: Apply Push-Pull Adjustments</w:t>
      </w:r>
    </w:p>
    <w:p w:rsidR="00000000" w:rsidDel="00000000" w:rsidP="00000000" w:rsidRDefault="00000000" w:rsidRPr="00000000" w14:paraId="00000B59">
      <w:pPr>
        <w:spacing w:line="240" w:lineRule="auto"/>
        <w:ind w:left="729" w:firstLine="0"/>
        <w:jc w:val="both"/>
        <w:rPr>
          <w:sz w:val="26"/>
          <w:szCs w:val="26"/>
        </w:rPr>
      </w:pPr>
      <w:r w:rsidDel="00000000" w:rsidR="00000000" w:rsidRPr="00000000">
        <w:rPr>
          <w:sz w:val="26"/>
          <w:szCs w:val="26"/>
          <w:rtl w:val="0"/>
        </w:rPr>
        <w:t xml:space="preserve">Attributes are dynamically linked through **opposing forces** to ensure balance: </w:t>
      </w:r>
    </w:p>
    <w:p w:rsidR="00000000" w:rsidDel="00000000" w:rsidP="00000000" w:rsidRDefault="00000000" w:rsidRPr="00000000" w14:paraId="00000B5A">
      <w:pPr>
        <w:spacing w:line="240" w:lineRule="auto"/>
        <w:ind w:left="729" w:firstLine="0"/>
        <w:jc w:val="both"/>
        <w:rPr>
          <w:sz w:val="26"/>
          <w:szCs w:val="26"/>
        </w:rPr>
      </w:pPr>
      <w:r w:rsidDel="00000000" w:rsidR="00000000" w:rsidRPr="00000000">
        <w:rPr>
          <w:sz w:val="26"/>
          <w:szCs w:val="26"/>
          <w:rtl w:val="0"/>
        </w:rPr>
        <w:t xml:space="preserve"> 1. **Opposed Attributes:**      - **Dominion </w:t>
      </w:r>
      <w:sdt>
        <w:sdtPr>
          <w:id w:val="-1455836962"/>
          <w:tag w:val="goog_rdk_45"/>
        </w:sdtPr>
        <w:sdtContent>
          <w:r w:rsidDel="00000000" w:rsidR="00000000" w:rsidRPr="00000000">
            <w:rPr>
              <w:rFonts w:ascii="Nova Mono" w:cs="Nova Mono" w:eastAsia="Nova Mono" w:hAnsi="Nova Mono"/>
              <w:sz w:val="26"/>
              <w:szCs w:val="26"/>
              <w:rtl w:val="0"/>
            </w:rPr>
            <w:t xml:space="preserve">↔ Katra**   </w:t>
          </w:r>
        </w:sdtContent>
      </w:sdt>
    </w:p>
    <w:p w:rsidR="00000000" w:rsidDel="00000000" w:rsidP="00000000" w:rsidRDefault="00000000" w:rsidRPr="00000000" w14:paraId="00000B5B">
      <w:pPr>
        <w:spacing w:line="240" w:lineRule="auto"/>
        <w:ind w:left="729" w:firstLine="0"/>
        <w:jc w:val="both"/>
        <w:rPr>
          <w:sz w:val="26"/>
          <w:szCs w:val="26"/>
        </w:rPr>
      </w:pPr>
      <w:sdt>
        <w:sdtPr>
          <w:id w:val="-1638443351"/>
          <w:tag w:val="goog_rdk_46"/>
        </w:sdtPr>
        <w:sdtContent>
          <w:r w:rsidDel="00000000" w:rsidR="00000000" w:rsidRPr="00000000">
            <w:rPr>
              <w:rFonts w:ascii="Nova Mono" w:cs="Nova Mono" w:eastAsia="Nova Mono" w:hAnsi="Nova Mono"/>
              <w:sz w:val="26"/>
              <w:szCs w:val="26"/>
              <w:rtl w:val="0"/>
            </w:rPr>
            <w:t xml:space="preserve">   - **Imperius ↔ Harmonia** </w:t>
          </w:r>
        </w:sdtContent>
      </w:sdt>
    </w:p>
    <w:p w:rsidR="00000000" w:rsidDel="00000000" w:rsidP="00000000" w:rsidRDefault="00000000" w:rsidRPr="00000000" w14:paraId="00000B5C">
      <w:pPr>
        <w:spacing w:line="240" w:lineRule="auto"/>
        <w:ind w:left="729" w:firstLine="0"/>
        <w:jc w:val="both"/>
        <w:rPr>
          <w:sz w:val="26"/>
          <w:szCs w:val="26"/>
        </w:rPr>
      </w:pPr>
      <w:r w:rsidDel="00000000" w:rsidR="00000000" w:rsidRPr="00000000">
        <w:rPr>
          <w:sz w:val="26"/>
          <w:szCs w:val="26"/>
          <w:rtl w:val="0"/>
        </w:rPr>
        <w:t xml:space="preserve">2. **Adjustment Rules:**   </w:t>
      </w:r>
    </w:p>
    <w:p w:rsidR="00000000" w:rsidDel="00000000" w:rsidP="00000000" w:rsidRDefault="00000000" w:rsidRPr="00000000" w14:paraId="00000B5D">
      <w:pPr>
        <w:spacing w:line="240" w:lineRule="auto"/>
        <w:ind w:left="729" w:firstLine="0"/>
        <w:jc w:val="both"/>
        <w:rPr>
          <w:sz w:val="26"/>
          <w:szCs w:val="26"/>
        </w:rPr>
      </w:pPr>
      <w:r w:rsidDel="00000000" w:rsidR="00000000" w:rsidRPr="00000000">
        <w:rPr>
          <w:sz w:val="26"/>
          <w:szCs w:val="26"/>
          <w:rtl w:val="0"/>
        </w:rPr>
        <w:t xml:space="preserve">Increasing one attribute decreases its opposite by **50% of the increase**.   </w:t>
      </w:r>
    </w:p>
    <w:p w:rsidR="00000000" w:rsidDel="00000000" w:rsidP="00000000" w:rsidRDefault="00000000" w:rsidRPr="00000000" w14:paraId="00000B5E">
      <w:pPr>
        <w:spacing w:line="240" w:lineRule="auto"/>
        <w:ind w:left="729" w:firstLine="0"/>
        <w:jc w:val="both"/>
        <w:rPr>
          <w:sz w:val="26"/>
          <w:szCs w:val="26"/>
        </w:rPr>
      </w:pPr>
      <w:r w:rsidDel="00000000" w:rsidR="00000000" w:rsidRPr="00000000">
        <w:rPr>
          <w:sz w:val="26"/>
          <w:szCs w:val="26"/>
          <w:rtl w:val="0"/>
        </w:rPr>
        <w:t xml:space="preserve"> **Example:**   </w:t>
      </w:r>
    </w:p>
    <w:p w:rsidR="00000000" w:rsidDel="00000000" w:rsidP="00000000" w:rsidRDefault="00000000" w:rsidRPr="00000000" w14:paraId="00000B5F">
      <w:pPr>
        <w:spacing w:line="240" w:lineRule="auto"/>
        <w:ind w:left="729" w:firstLine="0"/>
        <w:jc w:val="both"/>
        <w:rPr>
          <w:sz w:val="26"/>
          <w:szCs w:val="26"/>
        </w:rPr>
      </w:pPr>
      <w:r w:rsidDel="00000000" w:rsidR="00000000" w:rsidRPr="00000000">
        <w:rPr>
          <w:sz w:val="26"/>
          <w:szCs w:val="26"/>
          <w:rtl w:val="0"/>
        </w:rPr>
        <w:t xml:space="preserve">**Increase Katra by 10 points.**   </w:t>
      </w:r>
    </w:p>
    <w:p w:rsidR="00000000" w:rsidDel="00000000" w:rsidP="00000000" w:rsidRDefault="00000000" w:rsidRPr="00000000" w14:paraId="00000B60">
      <w:pPr>
        <w:spacing w:line="240" w:lineRule="auto"/>
        <w:ind w:left="729" w:firstLine="0"/>
        <w:jc w:val="both"/>
        <w:rPr>
          <w:sz w:val="26"/>
          <w:szCs w:val="26"/>
        </w:rPr>
      </w:pPr>
      <w:r w:rsidDel="00000000" w:rsidR="00000000" w:rsidRPr="00000000">
        <w:rPr>
          <w:sz w:val="26"/>
          <w:szCs w:val="26"/>
          <w:rtl w:val="0"/>
        </w:rPr>
        <w:t xml:space="preserve">**Dominion decreases by 5 points.** </w:t>
      </w:r>
    </w:p>
    <w:p w:rsidR="00000000" w:rsidDel="00000000" w:rsidP="00000000" w:rsidRDefault="00000000" w:rsidRPr="00000000" w14:paraId="00000B61">
      <w:pPr>
        <w:spacing w:line="240" w:lineRule="auto"/>
        <w:ind w:left="729" w:firstLine="0"/>
        <w:jc w:val="both"/>
        <w:rPr>
          <w:sz w:val="26"/>
          <w:szCs w:val="26"/>
        </w:rPr>
      </w:pPr>
      <w:r w:rsidDel="00000000" w:rsidR="00000000" w:rsidRPr="00000000">
        <w:rPr>
          <w:sz w:val="26"/>
          <w:szCs w:val="26"/>
          <w:rtl w:val="0"/>
        </w:rPr>
        <w:t xml:space="preserve"> 3. **Caps:**   </w:t>
      </w:r>
    </w:p>
    <w:p w:rsidR="00000000" w:rsidDel="00000000" w:rsidP="00000000" w:rsidRDefault="00000000" w:rsidRPr="00000000" w14:paraId="00000B62">
      <w:pPr>
        <w:spacing w:line="240" w:lineRule="auto"/>
        <w:ind w:left="729" w:firstLine="0"/>
        <w:jc w:val="both"/>
        <w:rPr>
          <w:sz w:val="26"/>
          <w:szCs w:val="26"/>
        </w:rPr>
      </w:pPr>
      <w:r w:rsidDel="00000000" w:rsidR="00000000" w:rsidRPr="00000000">
        <w:rPr>
          <w:sz w:val="26"/>
          <w:szCs w:val="26"/>
          <w:rtl w:val="0"/>
        </w:rPr>
        <w:t xml:space="preserve">   - Attributes cannot drop below their starting lineage-adjusted baseline. </w:t>
      </w:r>
    </w:p>
    <w:p w:rsidR="00000000" w:rsidDel="00000000" w:rsidP="00000000" w:rsidRDefault="00000000" w:rsidRPr="00000000" w14:paraId="00000B63">
      <w:pPr>
        <w:spacing w:line="240" w:lineRule="auto"/>
        <w:ind w:left="729" w:firstLine="0"/>
        <w:jc w:val="both"/>
        <w:rPr>
          <w:sz w:val="26"/>
          <w:szCs w:val="26"/>
        </w:rPr>
      </w:pPr>
      <w:r w:rsidDel="00000000" w:rsidR="00000000" w:rsidRPr="00000000">
        <w:rPr>
          <w:sz w:val="26"/>
          <w:szCs w:val="26"/>
          <w:rtl w:val="0"/>
        </w:rPr>
        <w:t xml:space="preserve"> Step 5: Calculate Derived Attributes</w:t>
      </w:r>
    </w:p>
    <w:p w:rsidR="00000000" w:rsidDel="00000000" w:rsidP="00000000" w:rsidRDefault="00000000" w:rsidRPr="00000000" w14:paraId="00000B64">
      <w:pPr>
        <w:spacing w:line="240" w:lineRule="auto"/>
        <w:ind w:left="729" w:firstLine="0"/>
        <w:jc w:val="both"/>
        <w:rPr>
          <w:sz w:val="26"/>
          <w:szCs w:val="26"/>
        </w:rPr>
      </w:pPr>
      <w:r w:rsidDel="00000000" w:rsidR="00000000" w:rsidRPr="00000000">
        <w:rPr>
          <w:sz w:val="26"/>
          <w:szCs w:val="26"/>
          <w:rtl w:val="0"/>
        </w:rPr>
        <w:t xml:space="preserve">Derived attributes influence gameplay by linking core attributes to specific mechanics: </w:t>
      </w:r>
    </w:p>
    <w:p w:rsidR="00000000" w:rsidDel="00000000" w:rsidP="00000000" w:rsidRDefault="00000000" w:rsidRPr="00000000" w14:paraId="00000B65">
      <w:pPr>
        <w:spacing w:line="240" w:lineRule="auto"/>
        <w:ind w:left="729" w:firstLine="0"/>
        <w:jc w:val="both"/>
        <w:rPr>
          <w:sz w:val="26"/>
          <w:szCs w:val="26"/>
        </w:rPr>
      </w:pPr>
      <w:r w:rsidDel="00000000" w:rsidR="00000000" w:rsidRPr="00000000">
        <w:rPr>
          <w:sz w:val="26"/>
          <w:szCs w:val="26"/>
          <w:rtl w:val="0"/>
        </w:rPr>
        <w:t xml:space="preserve">| **Derived Attribute**     | **Formula**                            </w:t>
      </w:r>
    </w:p>
    <w:p w:rsidR="00000000" w:rsidDel="00000000" w:rsidP="00000000" w:rsidRDefault="00000000" w:rsidRPr="00000000" w14:paraId="00000B66">
      <w:pPr>
        <w:spacing w:line="240" w:lineRule="auto"/>
        <w:ind w:left="729" w:firstLine="0"/>
        <w:jc w:val="both"/>
        <w:rPr>
          <w:sz w:val="26"/>
          <w:szCs w:val="26"/>
        </w:rPr>
      </w:pPr>
      <w:r w:rsidDel="00000000" w:rsidR="00000000" w:rsidRPr="00000000">
        <w:rPr>
          <w:sz w:val="26"/>
          <w:szCs w:val="26"/>
          <w:rtl w:val="0"/>
        </w:rPr>
        <w:t xml:space="preserve">| **Description**                                 | </w:t>
      </w:r>
    </w:p>
    <w:p w:rsidR="00000000" w:rsidDel="00000000" w:rsidP="00000000" w:rsidRDefault="00000000" w:rsidRPr="00000000" w14:paraId="00000B67">
      <w:pPr>
        <w:spacing w:line="240" w:lineRule="auto"/>
        <w:ind w:left="729" w:firstLine="0"/>
        <w:jc w:val="both"/>
        <w:rPr>
          <w:sz w:val="26"/>
          <w:szCs w:val="26"/>
        </w:rPr>
      </w:pPr>
      <w:r w:rsidDel="00000000" w:rsidR="00000000" w:rsidRPr="00000000">
        <w:rPr>
          <w:sz w:val="26"/>
          <w:szCs w:val="26"/>
          <w:rtl w:val="0"/>
        </w:rPr>
        <w:t xml:space="preserve">| **Hit Points (HP)**        | \( (\text{Dominion} \times 2) + (\text{Harmonia} \div 2) \) | Physical durability </w:t>
      </w:r>
    </w:p>
    <w:p w:rsidR="00000000" w:rsidDel="00000000" w:rsidP="00000000" w:rsidRDefault="00000000" w:rsidRPr="00000000" w14:paraId="00000B68">
      <w:pPr>
        <w:spacing w:line="240" w:lineRule="auto"/>
        <w:ind w:left="729" w:firstLine="0"/>
        <w:jc w:val="both"/>
        <w:rPr>
          <w:sz w:val="26"/>
          <w:szCs w:val="26"/>
        </w:rPr>
      </w:pPr>
      <w:r w:rsidDel="00000000" w:rsidR="00000000" w:rsidRPr="00000000">
        <w:rPr>
          <w:sz w:val="26"/>
          <w:szCs w:val="26"/>
          <w:rtl w:val="0"/>
        </w:rPr>
        <w:t xml:space="preserve">and health.               | </w:t>
      </w:r>
    </w:p>
    <w:p w:rsidR="00000000" w:rsidDel="00000000" w:rsidP="00000000" w:rsidRDefault="00000000" w:rsidRPr="00000000" w14:paraId="00000B69">
      <w:pPr>
        <w:spacing w:line="240" w:lineRule="auto"/>
        <w:ind w:left="729" w:firstLine="0"/>
        <w:jc w:val="both"/>
        <w:rPr>
          <w:sz w:val="26"/>
          <w:szCs w:val="26"/>
        </w:rPr>
      </w:pPr>
      <w:r w:rsidDel="00000000" w:rsidR="00000000" w:rsidRPr="00000000">
        <w:rPr>
          <w:sz w:val="26"/>
          <w:szCs w:val="26"/>
          <w:rtl w:val="0"/>
        </w:rPr>
        <w:t xml:space="preserve">| **Sanity (SAN)**           | \( (\text{Harmonia} \times 2) + (\text{Katra} \div 2) \)   | Mental stability and psionic resilience.      | </w:t>
      </w:r>
    </w:p>
    <w:p w:rsidR="00000000" w:rsidDel="00000000" w:rsidP="00000000" w:rsidRDefault="00000000" w:rsidRPr="00000000" w14:paraId="00000B6A">
      <w:pPr>
        <w:spacing w:line="240" w:lineRule="auto"/>
        <w:ind w:left="729" w:firstLine="0"/>
        <w:jc w:val="both"/>
        <w:rPr>
          <w:sz w:val="26"/>
          <w:szCs w:val="26"/>
        </w:rPr>
      </w:pPr>
      <w:r w:rsidDel="00000000" w:rsidR="00000000" w:rsidRPr="00000000">
        <w:rPr>
          <w:sz w:val="26"/>
          <w:szCs w:val="26"/>
          <w:rtl w:val="0"/>
        </w:rPr>
        <w:t xml:space="preserve">| **Offensive Threshold (OT)** | \( \text{Imperius} \div 10 + (\text{Entropy} \div 4) \)     | Determines attack success rates.              | </w:t>
      </w:r>
    </w:p>
    <w:p w:rsidR="00000000" w:rsidDel="00000000" w:rsidP="00000000" w:rsidRDefault="00000000" w:rsidRPr="00000000" w14:paraId="00000B6B">
      <w:pPr>
        <w:spacing w:line="240" w:lineRule="auto"/>
        <w:ind w:left="729" w:firstLine="0"/>
        <w:jc w:val="both"/>
        <w:rPr>
          <w:sz w:val="26"/>
          <w:szCs w:val="26"/>
        </w:rPr>
      </w:pPr>
      <w:r w:rsidDel="00000000" w:rsidR="00000000" w:rsidRPr="00000000">
        <w:rPr>
          <w:sz w:val="26"/>
          <w:szCs w:val="26"/>
          <w:rtl w:val="0"/>
        </w:rPr>
        <w:t xml:space="preserve">| **Defensive Threshold (DT)** | \( \text{Dominion} \div 10 + (\text{Harmonia} \div 10) \)  | Reduces incoming damage or evasion chance.    | </w:t>
      </w:r>
    </w:p>
    <w:p w:rsidR="00000000" w:rsidDel="00000000" w:rsidP="00000000" w:rsidRDefault="00000000" w:rsidRPr="00000000" w14:paraId="00000B6C">
      <w:pPr>
        <w:spacing w:line="240" w:lineRule="auto"/>
        <w:ind w:left="729" w:firstLine="0"/>
        <w:jc w:val="both"/>
        <w:rPr>
          <w:sz w:val="26"/>
          <w:szCs w:val="26"/>
        </w:rPr>
      </w:pPr>
      <w:r w:rsidDel="00000000" w:rsidR="00000000" w:rsidRPr="00000000">
        <w:rPr>
          <w:sz w:val="26"/>
          <w:szCs w:val="26"/>
          <w:rtl w:val="0"/>
        </w:rPr>
        <w:t xml:space="preserve">| **Perception**             | \( (\text{Harmonia} + \text{Katra}) \div 2 \)             | Awareness of surroundings.                    | </w:t>
      </w:r>
    </w:p>
    <w:p w:rsidR="00000000" w:rsidDel="00000000" w:rsidP="00000000" w:rsidRDefault="00000000" w:rsidRPr="00000000" w14:paraId="00000B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6E">
      <w:pPr>
        <w:spacing w:line="240" w:lineRule="auto"/>
        <w:ind w:left="729" w:firstLine="0"/>
        <w:jc w:val="both"/>
        <w:rPr>
          <w:sz w:val="26"/>
          <w:szCs w:val="26"/>
        </w:rPr>
      </w:pPr>
      <w:r w:rsidDel="00000000" w:rsidR="00000000" w:rsidRPr="00000000">
        <w:rPr>
          <w:sz w:val="26"/>
          <w:szCs w:val="26"/>
          <w:rtl w:val="0"/>
        </w:rPr>
        <w:t xml:space="preserve">Entropy and Gnosis Mechanics</w:t>
      </w:r>
    </w:p>
    <w:p w:rsidR="00000000" w:rsidDel="00000000" w:rsidP="00000000" w:rsidRDefault="00000000" w:rsidRPr="00000000" w14:paraId="00000B6F">
      <w:pPr>
        <w:spacing w:line="240" w:lineRule="auto"/>
        <w:ind w:left="729" w:firstLine="0"/>
        <w:jc w:val="both"/>
        <w:rPr>
          <w:sz w:val="26"/>
          <w:szCs w:val="26"/>
        </w:rPr>
      </w:pPr>
      <w:r w:rsidDel="00000000" w:rsidR="00000000" w:rsidRPr="00000000">
        <w:rPr>
          <w:sz w:val="26"/>
          <w:szCs w:val="26"/>
          <w:rtl w:val="0"/>
        </w:rPr>
        <w:t xml:space="preserve">Dynamic Alignment:</w:t>
      </w:r>
    </w:p>
    <w:p w:rsidR="00000000" w:rsidDel="00000000" w:rsidP="00000000" w:rsidRDefault="00000000" w:rsidRPr="00000000" w14:paraId="00000B70">
      <w:pPr>
        <w:spacing w:line="240" w:lineRule="auto"/>
        <w:ind w:left="729" w:firstLine="0"/>
        <w:jc w:val="both"/>
        <w:rPr>
          <w:sz w:val="26"/>
          <w:szCs w:val="26"/>
        </w:rPr>
      </w:pPr>
      <w:r w:rsidDel="00000000" w:rsidR="00000000" w:rsidRPr="00000000">
        <w:rPr>
          <w:sz w:val="26"/>
          <w:szCs w:val="26"/>
          <w:rtl w:val="0"/>
        </w:rPr>
        <w:t xml:space="preserve">- Characters begin with **50% Entropy and 50% Gnosis**, adjusted by lineage and archetype.   </w:t>
      </w:r>
    </w:p>
    <w:p w:rsidR="00000000" w:rsidDel="00000000" w:rsidP="00000000" w:rsidRDefault="00000000" w:rsidRPr="00000000" w14:paraId="00000B7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7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B73">
      <w:pPr>
        <w:spacing w:line="240" w:lineRule="auto"/>
        <w:ind w:left="729" w:firstLine="0"/>
        <w:jc w:val="both"/>
        <w:rPr>
          <w:sz w:val="26"/>
          <w:szCs w:val="26"/>
        </w:rPr>
      </w:pPr>
      <w:r w:rsidDel="00000000" w:rsidR="00000000" w:rsidRPr="00000000">
        <w:rPr>
          <w:sz w:val="26"/>
          <w:szCs w:val="26"/>
          <w:rtl w:val="0"/>
        </w:rPr>
        <w:t xml:space="preserve">| **Stat**    | **Formula**  | **Effect**                                       | </w:t>
      </w:r>
    </w:p>
    <w:p w:rsidR="00000000" w:rsidDel="00000000" w:rsidP="00000000" w:rsidRDefault="00000000" w:rsidRPr="00000000" w14:paraId="00000B7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B75">
      <w:pPr>
        <w:spacing w:line="240" w:lineRule="auto"/>
        <w:ind w:left="729" w:firstLine="0"/>
        <w:jc w:val="both"/>
        <w:rPr>
          <w:sz w:val="26"/>
          <w:szCs w:val="26"/>
        </w:rPr>
      </w:pPr>
      <w:r w:rsidDel="00000000" w:rsidR="00000000" w:rsidRPr="00000000">
        <w:rPr>
          <w:sz w:val="26"/>
          <w:szCs w:val="26"/>
          <w:rtl w:val="0"/>
        </w:rPr>
        <w:t xml:space="preserve">| **Entropy** | \( (\text{Dominion} + \text{Imperius}) \div 2 \) | Powers chaos-driven abilities and interactions. | </w:t>
      </w:r>
    </w:p>
    <w:p w:rsidR="00000000" w:rsidDel="00000000" w:rsidP="00000000" w:rsidRDefault="00000000" w:rsidRPr="00000000" w14:paraId="00000B76">
      <w:pPr>
        <w:spacing w:line="240" w:lineRule="auto"/>
        <w:ind w:left="729" w:firstLine="0"/>
        <w:jc w:val="both"/>
        <w:rPr>
          <w:sz w:val="26"/>
          <w:szCs w:val="26"/>
        </w:rPr>
      </w:pPr>
      <w:r w:rsidDel="00000000" w:rsidR="00000000" w:rsidRPr="00000000">
        <w:rPr>
          <w:sz w:val="26"/>
          <w:szCs w:val="26"/>
          <w:rtl w:val="0"/>
        </w:rPr>
        <w:t xml:space="preserve">| **Gnosis**  | \( (\text{Harmonia} + \text{Katra}) \div 2 \)   | Powers harmony-driven abilities and actions.    | </w:t>
      </w:r>
    </w:p>
    <w:p w:rsidR="00000000" w:rsidDel="00000000" w:rsidP="00000000" w:rsidRDefault="00000000" w:rsidRPr="00000000" w14:paraId="00000B77">
      <w:pPr>
        <w:spacing w:line="240" w:lineRule="auto"/>
        <w:ind w:left="729" w:firstLine="0"/>
        <w:jc w:val="both"/>
        <w:rPr>
          <w:sz w:val="26"/>
          <w:szCs w:val="26"/>
        </w:rPr>
      </w:pPr>
      <w:r w:rsidDel="00000000" w:rsidR="00000000" w:rsidRPr="00000000">
        <w:rPr>
          <w:sz w:val="26"/>
          <w:szCs w:val="26"/>
          <w:rtl w:val="0"/>
        </w:rPr>
        <w:t xml:space="preserve">### **Advanced Attribute Rules** </w:t>
      </w:r>
    </w:p>
    <w:p w:rsidR="00000000" w:rsidDel="00000000" w:rsidP="00000000" w:rsidRDefault="00000000" w:rsidRPr="00000000" w14:paraId="00000B78">
      <w:pPr>
        <w:spacing w:line="240" w:lineRule="auto"/>
        <w:ind w:left="729" w:firstLine="0"/>
        <w:jc w:val="both"/>
        <w:rPr>
          <w:sz w:val="26"/>
          <w:szCs w:val="26"/>
        </w:rPr>
      </w:pPr>
      <w:r w:rsidDel="00000000" w:rsidR="00000000" w:rsidRPr="00000000">
        <w:rPr>
          <w:sz w:val="26"/>
          <w:szCs w:val="26"/>
          <w:rtl w:val="0"/>
        </w:rPr>
        <w:t xml:space="preserve">1. **Critical Success:** Rolling doubles within the success range (e.g., 11, 22) results in **enhanced success**.   </w:t>
      </w:r>
    </w:p>
    <w:p w:rsidR="00000000" w:rsidDel="00000000" w:rsidP="00000000" w:rsidRDefault="00000000" w:rsidRPr="00000000" w14:paraId="00000B79">
      <w:pPr>
        <w:spacing w:line="240" w:lineRule="auto"/>
        <w:ind w:left="729" w:firstLine="0"/>
        <w:jc w:val="both"/>
        <w:rPr>
          <w:sz w:val="26"/>
          <w:szCs w:val="26"/>
        </w:rPr>
      </w:pPr>
      <w:r w:rsidDel="00000000" w:rsidR="00000000" w:rsidRPr="00000000">
        <w:rPr>
          <w:sz w:val="26"/>
          <w:szCs w:val="26"/>
          <w:rtl w:val="0"/>
        </w:rPr>
        <w:t xml:space="preserve">   - Example: Double damage in combat.   </w:t>
      </w:r>
    </w:p>
    <w:p w:rsidR="00000000" w:rsidDel="00000000" w:rsidP="00000000" w:rsidRDefault="00000000" w:rsidRPr="00000000" w14:paraId="00000B7A">
      <w:pPr>
        <w:spacing w:line="240" w:lineRule="auto"/>
        <w:ind w:left="729" w:firstLine="0"/>
        <w:jc w:val="both"/>
        <w:rPr>
          <w:sz w:val="26"/>
          <w:szCs w:val="26"/>
        </w:rPr>
      </w:pPr>
      <w:r w:rsidDel="00000000" w:rsidR="00000000" w:rsidRPr="00000000">
        <w:rPr>
          <w:sz w:val="26"/>
          <w:szCs w:val="26"/>
          <w:rtl w:val="0"/>
        </w:rPr>
        <w:t xml:space="preserve">2. **Critical Failure:** Rolling doubles within the failure range (e.g., 88, 99) results in catastrophic failure.   </w:t>
      </w:r>
    </w:p>
    <w:p w:rsidR="00000000" w:rsidDel="00000000" w:rsidP="00000000" w:rsidRDefault="00000000" w:rsidRPr="00000000" w14:paraId="00000B7B">
      <w:pPr>
        <w:spacing w:line="240" w:lineRule="auto"/>
        <w:ind w:left="729" w:firstLine="0"/>
        <w:jc w:val="both"/>
        <w:rPr>
          <w:sz w:val="26"/>
          <w:szCs w:val="26"/>
        </w:rPr>
      </w:pPr>
      <w:r w:rsidDel="00000000" w:rsidR="00000000" w:rsidRPr="00000000">
        <w:rPr>
          <w:sz w:val="26"/>
          <w:szCs w:val="26"/>
          <w:rtl w:val="0"/>
        </w:rPr>
        <w:t xml:space="preserve"> Flip Mechanics:</w:t>
      </w:r>
    </w:p>
    <w:p w:rsidR="00000000" w:rsidDel="00000000" w:rsidP="00000000" w:rsidRDefault="00000000" w:rsidRPr="00000000" w14:paraId="00000B7C">
      <w:pPr>
        <w:spacing w:line="240" w:lineRule="auto"/>
        <w:ind w:left="729" w:firstLine="0"/>
        <w:jc w:val="both"/>
        <w:rPr>
          <w:sz w:val="26"/>
          <w:szCs w:val="26"/>
        </w:rPr>
      </w:pPr>
      <w:r w:rsidDel="00000000" w:rsidR="00000000" w:rsidRPr="00000000">
        <w:rPr>
          <w:sz w:val="26"/>
          <w:szCs w:val="26"/>
          <w:rtl w:val="0"/>
        </w:rPr>
        <w:t xml:space="preserve">Flips dynamically reverse dice rolls, adding unpredictability:   </w:t>
      </w:r>
    </w:p>
    <w:p w:rsidR="00000000" w:rsidDel="00000000" w:rsidP="00000000" w:rsidRDefault="00000000" w:rsidRPr="00000000" w14:paraId="00000B7D">
      <w:pPr>
        <w:spacing w:line="240" w:lineRule="auto"/>
        <w:ind w:left="729" w:firstLine="0"/>
        <w:jc w:val="both"/>
        <w:rPr>
          <w:sz w:val="26"/>
          <w:szCs w:val="26"/>
        </w:rPr>
      </w:pPr>
      <w:r w:rsidDel="00000000" w:rsidR="00000000" w:rsidRPr="00000000">
        <w:rPr>
          <w:sz w:val="26"/>
          <w:szCs w:val="26"/>
          <w:rtl w:val="0"/>
        </w:rPr>
        <w:t xml:space="preserve">**Positive Flip:** Triggered by Gnosis or favorable conditions.   </w:t>
      </w:r>
    </w:p>
    <w:p w:rsidR="00000000" w:rsidDel="00000000" w:rsidP="00000000" w:rsidRDefault="00000000" w:rsidRPr="00000000" w14:paraId="00000B7E">
      <w:pPr>
        <w:spacing w:line="240" w:lineRule="auto"/>
        <w:ind w:left="729" w:firstLine="0"/>
        <w:jc w:val="both"/>
        <w:rPr>
          <w:sz w:val="26"/>
          <w:szCs w:val="26"/>
        </w:rPr>
      </w:pPr>
      <w:r w:rsidDel="00000000" w:rsidR="00000000" w:rsidRPr="00000000">
        <w:rPr>
          <w:sz w:val="26"/>
          <w:szCs w:val="26"/>
          <w:rtl w:val="0"/>
        </w:rPr>
        <w:t xml:space="preserve">**Negative Flip:** Triggered by Entropy or chaotic events.   </w:t>
      </w:r>
    </w:p>
    <w:p w:rsidR="00000000" w:rsidDel="00000000" w:rsidP="00000000" w:rsidRDefault="00000000" w:rsidRPr="00000000" w14:paraId="00000B7F">
      <w:pPr>
        <w:spacing w:line="240" w:lineRule="auto"/>
        <w:ind w:left="729" w:firstLine="0"/>
        <w:jc w:val="both"/>
        <w:rPr>
          <w:sz w:val="26"/>
          <w:szCs w:val="26"/>
        </w:rPr>
      </w:pPr>
      <w:r w:rsidDel="00000000" w:rsidR="00000000" w:rsidRPr="00000000">
        <w:rPr>
          <w:sz w:val="26"/>
          <w:szCs w:val="26"/>
          <w:rtl w:val="0"/>
        </w:rPr>
        <w:t xml:space="preserve">Example:</w:t>
      </w:r>
    </w:p>
    <w:p w:rsidR="00000000" w:rsidDel="00000000" w:rsidP="00000000" w:rsidRDefault="00000000" w:rsidRPr="00000000" w14:paraId="00000B80">
      <w:pPr>
        <w:spacing w:line="240" w:lineRule="auto"/>
        <w:ind w:left="729" w:firstLine="0"/>
        <w:jc w:val="both"/>
        <w:rPr>
          <w:sz w:val="26"/>
          <w:szCs w:val="26"/>
        </w:rPr>
      </w:pPr>
      <w:r w:rsidDel="00000000" w:rsidR="00000000" w:rsidRPr="00000000">
        <w:rPr>
          <w:sz w:val="26"/>
          <w:szCs w:val="26"/>
          <w:rtl w:val="0"/>
        </w:rPr>
        <w:t xml:space="preserve">Roll: 67 </w:t>
      </w:r>
      <w:sdt>
        <w:sdtPr>
          <w:id w:val="-398421093"/>
          <w:tag w:val="goog_rdk_47"/>
        </w:sdtPr>
        <w:sdtContent>
          <w:r w:rsidDel="00000000" w:rsidR="00000000" w:rsidRPr="00000000">
            <w:rPr>
              <w:rFonts w:ascii="Nova Mono" w:cs="Nova Mono" w:eastAsia="Nova Mono" w:hAnsi="Nova Mono"/>
              <w:sz w:val="26"/>
              <w:szCs w:val="26"/>
              <w:rtl w:val="0"/>
            </w:rPr>
            <w:t xml:space="preserve">→ Positive Flip → 76. </w:t>
          </w:r>
        </w:sdtContent>
      </w:sdt>
    </w:p>
    <w:p w:rsidR="00000000" w:rsidDel="00000000" w:rsidP="00000000" w:rsidRDefault="00000000" w:rsidRPr="00000000" w14:paraId="00000B81">
      <w:pPr>
        <w:spacing w:line="240" w:lineRule="auto"/>
        <w:ind w:left="729" w:firstLine="0"/>
        <w:jc w:val="both"/>
        <w:rPr>
          <w:sz w:val="26"/>
          <w:szCs w:val="26"/>
        </w:rPr>
      </w:pPr>
      <w:r w:rsidDel="00000000" w:rsidR="00000000" w:rsidRPr="00000000">
        <w:rPr>
          <w:sz w:val="26"/>
          <w:szCs w:val="26"/>
          <w:rtl w:val="0"/>
        </w:rPr>
        <w:t xml:space="preserve">3. Opposed Rolls:</w:t>
      </w:r>
    </w:p>
    <w:p w:rsidR="00000000" w:rsidDel="00000000" w:rsidP="00000000" w:rsidRDefault="00000000" w:rsidRPr="00000000" w14:paraId="00000B82">
      <w:pPr>
        <w:spacing w:line="240" w:lineRule="auto"/>
        <w:ind w:left="729" w:firstLine="0"/>
        <w:jc w:val="both"/>
        <w:rPr>
          <w:sz w:val="26"/>
          <w:szCs w:val="26"/>
        </w:rPr>
      </w:pPr>
      <w:r w:rsidDel="00000000" w:rsidR="00000000" w:rsidRPr="00000000">
        <w:rPr>
          <w:sz w:val="26"/>
          <w:szCs w:val="26"/>
          <w:rtl w:val="0"/>
        </w:rPr>
        <w:t xml:space="preserve">When two parties roll against each other:   </w:t>
      </w:r>
    </w:p>
    <w:p w:rsidR="00000000" w:rsidDel="00000000" w:rsidP="00000000" w:rsidRDefault="00000000" w:rsidRPr="00000000" w14:paraId="00000B83">
      <w:pPr>
        <w:spacing w:line="240" w:lineRule="auto"/>
        <w:ind w:left="729" w:firstLine="0"/>
        <w:jc w:val="both"/>
        <w:rPr>
          <w:sz w:val="26"/>
          <w:szCs w:val="26"/>
        </w:rPr>
      </w:pPr>
      <w:r w:rsidDel="00000000" w:rsidR="00000000" w:rsidRPr="00000000">
        <w:rPr>
          <w:sz w:val="26"/>
          <w:szCs w:val="26"/>
          <w:rtl w:val="0"/>
        </w:rPr>
        <w:t xml:space="preserve">The winner is determined by the **highest margin below their target number**.   </w:t>
      </w:r>
    </w:p>
    <w:p w:rsidR="00000000" w:rsidDel="00000000" w:rsidP="00000000" w:rsidRDefault="00000000" w:rsidRPr="00000000" w14:paraId="00000B84">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B85">
      <w:pPr>
        <w:spacing w:line="240" w:lineRule="auto"/>
        <w:ind w:left="729" w:firstLine="0"/>
        <w:jc w:val="both"/>
        <w:rPr>
          <w:sz w:val="26"/>
          <w:szCs w:val="26"/>
        </w:rPr>
      </w:pPr>
      <w:sdt>
        <w:sdtPr>
          <w:id w:val="-1894217692"/>
          <w:tag w:val="goog_rdk_48"/>
        </w:sdtPr>
        <w:sdtContent>
          <w:r w:rsidDel="00000000" w:rsidR="00000000" w:rsidRPr="00000000">
            <w:rPr>
              <w:rFonts w:ascii="Nova Mono" w:cs="Nova Mono" w:eastAsia="Nova Mono" w:hAnsi="Nova Mono"/>
              <w:sz w:val="26"/>
              <w:szCs w:val="26"/>
              <w:rtl w:val="0"/>
            </w:rPr>
            <w:t xml:space="preserve">Attacker rolls 78 (target 85) → Margin = 7.   </w:t>
          </w:r>
        </w:sdtContent>
      </w:sdt>
    </w:p>
    <w:p w:rsidR="00000000" w:rsidDel="00000000" w:rsidP="00000000" w:rsidRDefault="00000000" w:rsidRPr="00000000" w14:paraId="00000B86">
      <w:pPr>
        <w:spacing w:line="240" w:lineRule="auto"/>
        <w:ind w:left="729" w:firstLine="0"/>
        <w:jc w:val="both"/>
        <w:rPr>
          <w:sz w:val="26"/>
          <w:szCs w:val="26"/>
        </w:rPr>
      </w:pPr>
      <w:sdt>
        <w:sdtPr>
          <w:id w:val="1724673743"/>
          <w:tag w:val="goog_rdk_49"/>
        </w:sdtPr>
        <w:sdtContent>
          <w:r w:rsidDel="00000000" w:rsidR="00000000" w:rsidRPr="00000000">
            <w:rPr>
              <w:rFonts w:ascii="Nova Mono" w:cs="Nova Mono" w:eastAsia="Nova Mono" w:hAnsi="Nova Mono"/>
              <w:sz w:val="26"/>
              <w:szCs w:val="26"/>
              <w:rtl w:val="0"/>
            </w:rPr>
            <w:t xml:space="preserve">Defender rolls 62 (target 70) → Margin = 8.   </w:t>
          </w:r>
        </w:sdtContent>
      </w:sdt>
    </w:p>
    <w:p w:rsidR="00000000" w:rsidDel="00000000" w:rsidP="00000000" w:rsidRDefault="00000000" w:rsidRPr="00000000" w14:paraId="00000B87">
      <w:pPr>
        <w:spacing w:line="240" w:lineRule="auto"/>
        <w:ind w:left="729" w:firstLine="0"/>
        <w:jc w:val="both"/>
        <w:rPr>
          <w:sz w:val="26"/>
          <w:szCs w:val="26"/>
        </w:rPr>
      </w:pPr>
      <w:r w:rsidDel="00000000" w:rsidR="00000000" w:rsidRPr="00000000">
        <w:rPr>
          <w:sz w:val="26"/>
          <w:szCs w:val="26"/>
          <w:rtl w:val="0"/>
        </w:rPr>
        <w:t xml:space="preserve">**Defender wins.** </w:t>
      </w:r>
    </w:p>
    <w:p w:rsidR="00000000" w:rsidDel="00000000" w:rsidP="00000000" w:rsidRDefault="00000000" w:rsidRPr="00000000" w14:paraId="00000B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89">
      <w:pPr>
        <w:spacing w:line="240" w:lineRule="auto"/>
        <w:ind w:left="729" w:firstLine="0"/>
        <w:jc w:val="both"/>
        <w:rPr>
          <w:sz w:val="26"/>
          <w:szCs w:val="26"/>
        </w:rPr>
      </w:pPr>
      <w:r w:rsidDel="00000000" w:rsidR="00000000" w:rsidRPr="00000000">
        <w:rPr>
          <w:sz w:val="26"/>
          <w:szCs w:val="26"/>
          <w:rtl w:val="0"/>
        </w:rPr>
        <w:t xml:space="preserve">**Alignment Archetypes**   </w:t>
      </w:r>
    </w:p>
    <w:p w:rsidR="00000000" w:rsidDel="00000000" w:rsidP="00000000" w:rsidRDefault="00000000" w:rsidRPr="00000000" w14:paraId="00000B8A">
      <w:pPr>
        <w:spacing w:line="240" w:lineRule="auto"/>
        <w:ind w:left="729" w:firstLine="0"/>
        <w:jc w:val="both"/>
        <w:rPr>
          <w:sz w:val="26"/>
          <w:szCs w:val="26"/>
        </w:rPr>
      </w:pPr>
      <w:r w:rsidDel="00000000" w:rsidR="00000000" w:rsidRPr="00000000">
        <w:rPr>
          <w:sz w:val="26"/>
          <w:szCs w:val="26"/>
          <w:rtl w:val="0"/>
        </w:rPr>
        <w:t xml:space="preserve">   Alignment ties a character to one of 12 **Celestial Archetypes**, which represent their moral compass, elemental alignment, and cosmic resonance. These archetypes influence gameplay, narrative, and character progression. </w:t>
      </w:r>
    </w:p>
    <w:p w:rsidR="00000000" w:rsidDel="00000000" w:rsidP="00000000" w:rsidRDefault="00000000" w:rsidRPr="00000000" w14:paraId="00000B8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8C">
      <w:pPr>
        <w:spacing w:line="240" w:lineRule="auto"/>
        <w:ind w:left="729" w:firstLine="0"/>
        <w:jc w:val="both"/>
        <w:rPr>
          <w:sz w:val="26"/>
          <w:szCs w:val="26"/>
        </w:rPr>
      </w:pPr>
      <w:r w:rsidDel="00000000" w:rsidR="00000000" w:rsidRPr="00000000">
        <w:rPr>
          <w:sz w:val="26"/>
          <w:szCs w:val="26"/>
          <w:rtl w:val="0"/>
        </w:rPr>
        <w:t xml:space="preserve">**Dynamic Alignment System**   </w:t>
      </w:r>
    </w:p>
    <w:p w:rsidR="00000000" w:rsidDel="00000000" w:rsidP="00000000" w:rsidRDefault="00000000" w:rsidRPr="00000000" w14:paraId="00000B8D">
      <w:pPr>
        <w:spacing w:line="240" w:lineRule="auto"/>
        <w:ind w:left="729" w:firstLine="0"/>
        <w:jc w:val="both"/>
        <w:rPr>
          <w:sz w:val="26"/>
          <w:szCs w:val="26"/>
        </w:rPr>
      </w:pPr>
      <w:r w:rsidDel="00000000" w:rsidR="00000000" w:rsidRPr="00000000">
        <w:rPr>
          <w:sz w:val="26"/>
          <w:szCs w:val="26"/>
          <w:rtl w:val="0"/>
        </w:rPr>
        <w:t xml:space="preserve">Alignment is a **360° wheel**, divided into 12 **30° segments** representing the archetypes.   </w:t>
      </w:r>
    </w:p>
    <w:p w:rsidR="00000000" w:rsidDel="00000000" w:rsidP="00000000" w:rsidRDefault="00000000" w:rsidRPr="00000000" w14:paraId="00000B8E">
      <w:pPr>
        <w:spacing w:line="240" w:lineRule="auto"/>
        <w:ind w:left="729" w:firstLine="0"/>
        <w:jc w:val="both"/>
        <w:rPr>
          <w:sz w:val="26"/>
          <w:szCs w:val="26"/>
        </w:rPr>
      </w:pPr>
      <w:r w:rsidDel="00000000" w:rsidR="00000000" w:rsidRPr="00000000">
        <w:rPr>
          <w:sz w:val="26"/>
          <w:szCs w:val="26"/>
          <w:rtl w:val="0"/>
        </w:rPr>
        <w:t xml:space="preserve">Characters move dynamically along the wheel based on their actions, choices, and shifts in **Entropy** (chaos) and **Gnosis** (harmony).   </w:t>
      </w:r>
    </w:p>
    <w:p w:rsidR="00000000" w:rsidDel="00000000" w:rsidP="00000000" w:rsidRDefault="00000000" w:rsidRPr="00000000" w14:paraId="00000B8F">
      <w:pPr>
        <w:spacing w:line="240" w:lineRule="auto"/>
        <w:ind w:left="729" w:firstLine="0"/>
        <w:jc w:val="both"/>
        <w:rPr>
          <w:sz w:val="26"/>
          <w:szCs w:val="26"/>
        </w:rPr>
      </w:pPr>
      <w:r w:rsidDel="00000000" w:rsidR="00000000" w:rsidRPr="00000000">
        <w:rPr>
          <w:sz w:val="26"/>
          <w:szCs w:val="26"/>
          <w:rtl w:val="0"/>
        </w:rPr>
        <w:t xml:space="preserve">No alignment is inherently “good” or “evil.” Each archetype has strengths, weaknesses, and narrative opportunities. </w:t>
      </w:r>
    </w:p>
    <w:p w:rsidR="00000000" w:rsidDel="00000000" w:rsidP="00000000" w:rsidRDefault="00000000" w:rsidRPr="00000000" w14:paraId="00000B9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91">
      <w:pPr>
        <w:spacing w:line="240" w:lineRule="auto"/>
        <w:ind w:left="729" w:firstLine="0"/>
        <w:jc w:val="both"/>
        <w:rPr>
          <w:sz w:val="26"/>
          <w:szCs w:val="26"/>
        </w:rPr>
      </w:pPr>
      <w:r w:rsidDel="00000000" w:rsidR="00000000" w:rsidRPr="00000000">
        <w:rPr>
          <w:sz w:val="26"/>
          <w:szCs w:val="26"/>
          <w:rtl w:val="0"/>
        </w:rPr>
        <w:t xml:space="preserve">3. **Cosmic Influences**   </w:t>
      </w:r>
    </w:p>
    <w:p w:rsidR="00000000" w:rsidDel="00000000" w:rsidP="00000000" w:rsidRDefault="00000000" w:rsidRPr="00000000" w14:paraId="00000B92">
      <w:pPr>
        <w:spacing w:line="240" w:lineRule="auto"/>
        <w:ind w:left="729" w:firstLine="0"/>
        <w:jc w:val="both"/>
        <w:rPr>
          <w:sz w:val="26"/>
          <w:szCs w:val="26"/>
        </w:rPr>
      </w:pPr>
      <w:r w:rsidDel="00000000" w:rsidR="00000000" w:rsidRPr="00000000">
        <w:rPr>
          <w:sz w:val="26"/>
          <w:szCs w:val="26"/>
          <w:rtl w:val="0"/>
        </w:rPr>
        <w:t xml:space="preserve">The alignment system reflects the cosmic forces of the Palladial Universe, blending elemental themes with psionic resonance.   </w:t>
      </w:r>
    </w:p>
    <w:p w:rsidR="00000000" w:rsidDel="00000000" w:rsidP="00000000" w:rsidRDefault="00000000" w:rsidRPr="00000000" w14:paraId="00000B93">
      <w:pPr>
        <w:spacing w:line="240" w:lineRule="auto"/>
        <w:ind w:left="729" w:firstLine="0"/>
        <w:jc w:val="both"/>
        <w:rPr>
          <w:sz w:val="26"/>
          <w:szCs w:val="26"/>
        </w:rPr>
      </w:pPr>
      <w:r w:rsidDel="00000000" w:rsidR="00000000" w:rsidRPr="00000000">
        <w:rPr>
          <w:sz w:val="26"/>
          <w:szCs w:val="26"/>
          <w:rtl w:val="0"/>
        </w:rPr>
        <w:t xml:space="preserve">Alignment affects abilities, faction interactions, and personal growth. </w:t>
      </w:r>
    </w:p>
    <w:p w:rsidR="00000000" w:rsidDel="00000000" w:rsidP="00000000" w:rsidRDefault="00000000" w:rsidRPr="00000000" w14:paraId="00000B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95">
      <w:pPr>
        <w:spacing w:line="240" w:lineRule="auto"/>
        <w:ind w:left="729" w:firstLine="0"/>
        <w:jc w:val="both"/>
        <w:rPr>
          <w:sz w:val="26"/>
          <w:szCs w:val="26"/>
        </w:rPr>
      </w:pPr>
      <w:r w:rsidDel="00000000" w:rsidR="00000000" w:rsidRPr="00000000">
        <w:rPr>
          <w:sz w:val="26"/>
          <w:szCs w:val="26"/>
          <w:rtl w:val="0"/>
        </w:rPr>
        <w:t xml:space="preserve">The Celestial Archetypes</w:t>
      </w:r>
    </w:p>
    <w:p w:rsidR="00000000" w:rsidDel="00000000" w:rsidP="00000000" w:rsidRDefault="00000000" w:rsidRPr="00000000" w14:paraId="00000B96">
      <w:pPr>
        <w:spacing w:line="240" w:lineRule="auto"/>
        <w:ind w:left="729" w:firstLine="0"/>
        <w:jc w:val="both"/>
        <w:rPr>
          <w:sz w:val="26"/>
          <w:szCs w:val="26"/>
        </w:rPr>
      </w:pPr>
      <w:r w:rsidDel="00000000" w:rsidR="00000000" w:rsidRPr="00000000">
        <w:rPr>
          <w:sz w:val="26"/>
          <w:szCs w:val="26"/>
          <w:rtl w:val="0"/>
        </w:rPr>
        <w:t xml:space="preserve">Each archetype is defined by its **element**, associated **attribute**, and unique thematic identity. </w:t>
      </w:r>
    </w:p>
    <w:p w:rsidR="00000000" w:rsidDel="00000000" w:rsidP="00000000" w:rsidRDefault="00000000" w:rsidRPr="00000000" w14:paraId="00000B9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98">
      <w:pPr>
        <w:spacing w:line="240" w:lineRule="auto"/>
        <w:ind w:left="729" w:firstLine="0"/>
        <w:jc w:val="both"/>
        <w:rPr>
          <w:sz w:val="26"/>
          <w:szCs w:val="26"/>
        </w:rPr>
      </w:pPr>
      <w:r w:rsidDel="00000000" w:rsidR="00000000" w:rsidRPr="00000000">
        <w:rPr>
          <w:sz w:val="26"/>
          <w:szCs w:val="26"/>
          <w:rtl w:val="0"/>
        </w:rPr>
        <w:t xml:space="preserve">| **Archetype Name** | **Element** | **Associated </w:t>
      </w:r>
    </w:p>
    <w:p w:rsidR="00000000" w:rsidDel="00000000" w:rsidP="00000000" w:rsidRDefault="00000000" w:rsidRPr="00000000" w14:paraId="00000B99">
      <w:pPr>
        <w:spacing w:line="240" w:lineRule="auto"/>
        <w:ind w:left="729" w:firstLine="0"/>
        <w:jc w:val="both"/>
        <w:rPr>
          <w:sz w:val="26"/>
          <w:szCs w:val="26"/>
        </w:rPr>
      </w:pPr>
      <w:r w:rsidDel="00000000" w:rsidR="00000000" w:rsidRPr="00000000">
        <w:rPr>
          <w:sz w:val="26"/>
          <w:szCs w:val="26"/>
          <w:rtl w:val="0"/>
        </w:rPr>
        <w:t xml:space="preserve">Attribute** | **Themes**                     | </w:t>
      </w:r>
    </w:p>
    <w:p w:rsidR="00000000" w:rsidDel="00000000" w:rsidP="00000000" w:rsidRDefault="00000000" w:rsidRPr="00000000" w14:paraId="00000B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9B">
      <w:pPr>
        <w:spacing w:line="240" w:lineRule="auto"/>
        <w:ind w:left="729" w:firstLine="0"/>
        <w:jc w:val="both"/>
        <w:rPr>
          <w:sz w:val="26"/>
          <w:szCs w:val="26"/>
        </w:rPr>
      </w:pPr>
      <w:r w:rsidDel="00000000" w:rsidR="00000000" w:rsidRPr="00000000">
        <w:rPr>
          <w:sz w:val="26"/>
          <w:szCs w:val="26"/>
          <w:rtl w:val="0"/>
        </w:rPr>
        <w:t xml:space="preserve">| **Forgesoul**       | Earth       | Dominion                 | Creation, stability, endurance.| </w:t>
      </w:r>
    </w:p>
    <w:p w:rsidR="00000000" w:rsidDel="00000000" w:rsidP="00000000" w:rsidRDefault="00000000" w:rsidRPr="00000000" w14:paraId="00000B9C">
      <w:pPr>
        <w:spacing w:line="240" w:lineRule="auto"/>
        <w:ind w:left="729" w:firstLine="0"/>
        <w:jc w:val="both"/>
        <w:rPr>
          <w:sz w:val="26"/>
          <w:szCs w:val="26"/>
        </w:rPr>
      </w:pPr>
      <w:r w:rsidDel="00000000" w:rsidR="00000000" w:rsidRPr="00000000">
        <w:rPr>
          <w:sz w:val="26"/>
          <w:szCs w:val="26"/>
          <w:rtl w:val="0"/>
        </w:rPr>
        <w:t xml:space="preserve">| **Strifeblade**     | Fire        | Imperius                 | Power, ambition, destruction.  | </w:t>
      </w:r>
    </w:p>
    <w:p w:rsidR="00000000" w:rsidDel="00000000" w:rsidP="00000000" w:rsidRDefault="00000000" w:rsidRPr="00000000" w14:paraId="00000B9D">
      <w:pPr>
        <w:spacing w:line="240" w:lineRule="auto"/>
        <w:ind w:left="729" w:firstLine="0"/>
        <w:jc w:val="both"/>
        <w:rPr>
          <w:sz w:val="26"/>
          <w:szCs w:val="26"/>
        </w:rPr>
      </w:pPr>
      <w:r w:rsidDel="00000000" w:rsidR="00000000" w:rsidRPr="00000000">
        <w:rPr>
          <w:sz w:val="26"/>
          <w:szCs w:val="26"/>
          <w:rtl w:val="0"/>
        </w:rPr>
        <w:t xml:space="preserve">| **Whisperwind**     | Air         | Katra                    | Intelligence, agility, cunning.| </w:t>
      </w:r>
    </w:p>
    <w:p w:rsidR="00000000" w:rsidDel="00000000" w:rsidP="00000000" w:rsidRDefault="00000000" w:rsidRPr="00000000" w14:paraId="00000B9E">
      <w:pPr>
        <w:spacing w:line="240" w:lineRule="auto"/>
        <w:ind w:left="729" w:firstLine="0"/>
        <w:jc w:val="both"/>
        <w:rPr>
          <w:sz w:val="26"/>
          <w:szCs w:val="26"/>
        </w:rPr>
      </w:pPr>
      <w:r w:rsidDel="00000000" w:rsidR="00000000" w:rsidRPr="00000000">
        <w:rPr>
          <w:sz w:val="26"/>
          <w:szCs w:val="26"/>
          <w:rtl w:val="0"/>
        </w:rPr>
        <w:t xml:space="preserve">| **Flowkeeper**      | Water       | Harmonia                 | Intuition, balance, foresight. | </w:t>
      </w:r>
    </w:p>
    <w:p w:rsidR="00000000" w:rsidDel="00000000" w:rsidP="00000000" w:rsidRDefault="00000000" w:rsidRPr="00000000" w14:paraId="00000B9F">
      <w:pPr>
        <w:spacing w:line="240" w:lineRule="auto"/>
        <w:ind w:left="729" w:firstLine="0"/>
        <w:jc w:val="both"/>
        <w:rPr>
          <w:sz w:val="26"/>
          <w:szCs w:val="26"/>
        </w:rPr>
      </w:pPr>
      <w:r w:rsidDel="00000000" w:rsidR="00000000" w:rsidRPr="00000000">
        <w:rPr>
          <w:sz w:val="26"/>
          <w:szCs w:val="26"/>
          <w:rtl w:val="0"/>
        </w:rPr>
        <w:t xml:space="preserve">| **Ironmantle**      | Earth       | Dominion                 | Resilience, protection, legacy.| </w:t>
      </w:r>
    </w:p>
    <w:p w:rsidR="00000000" w:rsidDel="00000000" w:rsidP="00000000" w:rsidRDefault="00000000" w:rsidRPr="00000000" w14:paraId="00000BA0">
      <w:pPr>
        <w:spacing w:line="240" w:lineRule="auto"/>
        <w:ind w:left="729" w:firstLine="0"/>
        <w:jc w:val="both"/>
        <w:rPr>
          <w:sz w:val="26"/>
          <w:szCs w:val="26"/>
        </w:rPr>
      </w:pPr>
      <w:r w:rsidDel="00000000" w:rsidR="00000000" w:rsidRPr="00000000">
        <w:rPr>
          <w:sz w:val="26"/>
          <w:szCs w:val="26"/>
          <w:rtl w:val="0"/>
        </w:rPr>
        <w:t xml:space="preserve">| **Infernal Spark**  | Fire        | Imperius                 | Leadership, energy, inspiration.| </w:t>
      </w:r>
    </w:p>
    <w:p w:rsidR="00000000" w:rsidDel="00000000" w:rsidP="00000000" w:rsidRDefault="00000000" w:rsidRPr="00000000" w14:paraId="00000BA1">
      <w:pPr>
        <w:spacing w:line="240" w:lineRule="auto"/>
        <w:ind w:left="729" w:firstLine="0"/>
        <w:jc w:val="both"/>
        <w:rPr>
          <w:sz w:val="26"/>
          <w:szCs w:val="26"/>
        </w:rPr>
      </w:pPr>
      <w:r w:rsidDel="00000000" w:rsidR="00000000" w:rsidRPr="00000000">
        <w:rPr>
          <w:sz w:val="26"/>
          <w:szCs w:val="26"/>
          <w:rtl w:val="0"/>
        </w:rPr>
        <w:t xml:space="preserve">| **Starbound**       | Air         | Katra                    | Exploration, adaptability, curiosity.| </w:t>
      </w:r>
    </w:p>
    <w:p w:rsidR="00000000" w:rsidDel="00000000" w:rsidP="00000000" w:rsidRDefault="00000000" w:rsidRPr="00000000" w14:paraId="00000BA2">
      <w:pPr>
        <w:spacing w:line="240" w:lineRule="auto"/>
        <w:ind w:left="729" w:firstLine="0"/>
        <w:jc w:val="both"/>
        <w:rPr>
          <w:sz w:val="26"/>
          <w:szCs w:val="26"/>
        </w:rPr>
      </w:pPr>
      <w:r w:rsidDel="00000000" w:rsidR="00000000" w:rsidRPr="00000000">
        <w:rPr>
          <w:sz w:val="26"/>
          <w:szCs w:val="26"/>
          <w:rtl w:val="0"/>
        </w:rPr>
        <w:t xml:space="preserve">| **Tideshaper**      | Water       | Harmonia                 | Harmony, healing, empathy.     | </w:t>
      </w:r>
    </w:p>
    <w:p w:rsidR="00000000" w:rsidDel="00000000" w:rsidP="00000000" w:rsidRDefault="00000000" w:rsidRPr="00000000" w14:paraId="00000BA3">
      <w:pPr>
        <w:spacing w:line="240" w:lineRule="auto"/>
        <w:ind w:left="729" w:firstLine="0"/>
        <w:jc w:val="both"/>
        <w:rPr>
          <w:sz w:val="26"/>
          <w:szCs w:val="26"/>
        </w:rPr>
      </w:pPr>
      <w:r w:rsidDel="00000000" w:rsidR="00000000" w:rsidRPr="00000000">
        <w:rPr>
          <w:sz w:val="26"/>
          <w:szCs w:val="26"/>
          <w:rtl w:val="0"/>
        </w:rPr>
        <w:t xml:space="preserve">| **Stoneward**       | Earth       | Dominion                 | </w:t>
      </w:r>
    </w:p>
    <w:p w:rsidR="00000000" w:rsidDel="00000000" w:rsidP="00000000" w:rsidRDefault="00000000" w:rsidRPr="00000000" w14:paraId="00000BA4">
      <w:pPr>
        <w:spacing w:line="240" w:lineRule="auto"/>
        <w:ind w:left="729" w:firstLine="0"/>
        <w:jc w:val="both"/>
        <w:rPr>
          <w:sz w:val="26"/>
          <w:szCs w:val="26"/>
        </w:rPr>
      </w:pPr>
      <w:r w:rsidDel="00000000" w:rsidR="00000000" w:rsidRPr="00000000">
        <w:rPr>
          <w:sz w:val="26"/>
          <w:szCs w:val="26"/>
          <w:rtl w:val="0"/>
        </w:rPr>
        <w:t xml:space="preserve">Fortitude, grounding, patience.| </w:t>
      </w:r>
    </w:p>
    <w:p w:rsidR="00000000" w:rsidDel="00000000" w:rsidP="00000000" w:rsidRDefault="00000000" w:rsidRPr="00000000" w14:paraId="00000BA5">
      <w:pPr>
        <w:spacing w:line="240" w:lineRule="auto"/>
        <w:ind w:left="729" w:firstLine="0"/>
        <w:jc w:val="both"/>
        <w:rPr>
          <w:sz w:val="26"/>
          <w:szCs w:val="26"/>
        </w:rPr>
      </w:pPr>
      <w:r w:rsidDel="00000000" w:rsidR="00000000" w:rsidRPr="00000000">
        <w:rPr>
          <w:sz w:val="26"/>
          <w:szCs w:val="26"/>
          <w:rtl w:val="0"/>
        </w:rPr>
        <w:t xml:space="preserve">| **Flamescourge**    | Fire        | Imperius                 | Chaos, intensity, destruction. | </w:t>
      </w:r>
    </w:p>
    <w:p w:rsidR="00000000" w:rsidDel="00000000" w:rsidP="00000000" w:rsidRDefault="00000000" w:rsidRPr="00000000" w14:paraId="00000BA6">
      <w:pPr>
        <w:spacing w:line="240" w:lineRule="auto"/>
        <w:ind w:left="729" w:firstLine="0"/>
        <w:jc w:val="both"/>
        <w:rPr>
          <w:sz w:val="26"/>
          <w:szCs w:val="26"/>
        </w:rPr>
      </w:pPr>
      <w:r w:rsidDel="00000000" w:rsidR="00000000" w:rsidRPr="00000000">
        <w:rPr>
          <w:sz w:val="26"/>
          <w:szCs w:val="26"/>
          <w:rtl w:val="0"/>
        </w:rPr>
        <w:t xml:space="preserve">| **Skydancer**       | Air         | Katra                    | Precision, grace, ingenuity.   | </w:t>
      </w:r>
    </w:p>
    <w:p w:rsidR="00000000" w:rsidDel="00000000" w:rsidP="00000000" w:rsidRDefault="00000000" w:rsidRPr="00000000" w14:paraId="00000BA7">
      <w:pPr>
        <w:spacing w:line="240" w:lineRule="auto"/>
        <w:ind w:left="729" w:firstLine="0"/>
        <w:jc w:val="both"/>
        <w:rPr>
          <w:sz w:val="26"/>
          <w:szCs w:val="26"/>
        </w:rPr>
      </w:pPr>
      <w:r w:rsidDel="00000000" w:rsidR="00000000" w:rsidRPr="00000000">
        <w:rPr>
          <w:sz w:val="26"/>
          <w:szCs w:val="26"/>
          <w:rtl w:val="0"/>
        </w:rPr>
        <w:t xml:space="preserve">| **Wavesoul**        | Water       | Harmonia                 | </w:t>
      </w:r>
    </w:p>
    <w:p w:rsidR="00000000" w:rsidDel="00000000" w:rsidP="00000000" w:rsidRDefault="00000000" w:rsidRPr="00000000" w14:paraId="00000BA8">
      <w:pPr>
        <w:spacing w:line="240" w:lineRule="auto"/>
        <w:ind w:left="729" w:firstLine="0"/>
        <w:jc w:val="both"/>
        <w:rPr>
          <w:sz w:val="26"/>
          <w:szCs w:val="26"/>
        </w:rPr>
      </w:pPr>
      <w:r w:rsidDel="00000000" w:rsidR="00000000" w:rsidRPr="00000000">
        <w:rPr>
          <w:sz w:val="26"/>
          <w:szCs w:val="26"/>
          <w:rtl w:val="0"/>
        </w:rPr>
        <w:t xml:space="preserve">Reflection, compassion, unity. | </w:t>
      </w:r>
    </w:p>
    <w:p w:rsidR="00000000" w:rsidDel="00000000" w:rsidP="00000000" w:rsidRDefault="00000000" w:rsidRPr="00000000" w14:paraId="00000B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AA">
      <w:pPr>
        <w:spacing w:line="240" w:lineRule="auto"/>
        <w:ind w:left="729" w:firstLine="0"/>
        <w:jc w:val="both"/>
        <w:rPr>
          <w:sz w:val="26"/>
          <w:szCs w:val="26"/>
        </w:rPr>
      </w:pPr>
      <w:r w:rsidDel="00000000" w:rsidR="00000000" w:rsidRPr="00000000">
        <w:rPr>
          <w:sz w:val="26"/>
          <w:szCs w:val="26"/>
          <w:rtl w:val="0"/>
        </w:rPr>
        <w:t xml:space="preserve">Calculating Alignment Position</w:t>
      </w:r>
    </w:p>
    <w:p w:rsidR="00000000" w:rsidDel="00000000" w:rsidP="00000000" w:rsidRDefault="00000000" w:rsidRPr="00000000" w14:paraId="00000BAB">
      <w:pPr>
        <w:spacing w:line="240" w:lineRule="auto"/>
        <w:ind w:left="729" w:firstLine="0"/>
        <w:jc w:val="both"/>
        <w:rPr>
          <w:sz w:val="26"/>
          <w:szCs w:val="26"/>
        </w:rPr>
      </w:pPr>
      <w:r w:rsidDel="00000000" w:rsidR="00000000" w:rsidRPr="00000000">
        <w:rPr>
          <w:sz w:val="26"/>
          <w:szCs w:val="26"/>
          <w:rtl w:val="0"/>
        </w:rPr>
        <w:t xml:space="preserve">1. **Starting Alignment**   </w:t>
      </w:r>
    </w:p>
    <w:p w:rsidR="00000000" w:rsidDel="00000000" w:rsidP="00000000" w:rsidRDefault="00000000" w:rsidRPr="00000000" w14:paraId="00000BAC">
      <w:pPr>
        <w:spacing w:line="240" w:lineRule="auto"/>
        <w:ind w:left="729" w:firstLine="0"/>
        <w:jc w:val="both"/>
        <w:rPr>
          <w:sz w:val="26"/>
          <w:szCs w:val="26"/>
        </w:rPr>
      </w:pPr>
      <w:r w:rsidDel="00000000" w:rsidR="00000000" w:rsidRPr="00000000">
        <w:rPr>
          <w:sz w:val="26"/>
          <w:szCs w:val="26"/>
          <w:rtl w:val="0"/>
        </w:rPr>
        <w:t xml:space="preserve">   Characters begin in the archetype matching their starting **Entropy** and **Gnosis** values.   </w:t>
      </w:r>
    </w:p>
    <w:p w:rsidR="00000000" w:rsidDel="00000000" w:rsidP="00000000" w:rsidRDefault="00000000" w:rsidRPr="00000000" w14:paraId="00000BAD">
      <w:pPr>
        <w:spacing w:line="240" w:lineRule="auto"/>
        <w:ind w:left="729" w:firstLine="0"/>
        <w:jc w:val="both"/>
        <w:rPr>
          <w:sz w:val="26"/>
          <w:szCs w:val="26"/>
        </w:rPr>
      </w:pPr>
      <w:r w:rsidDel="00000000" w:rsidR="00000000" w:rsidRPr="00000000">
        <w:rPr>
          <w:sz w:val="26"/>
          <w:szCs w:val="26"/>
          <w:rtl w:val="0"/>
        </w:rPr>
        <w:t xml:space="preserve">**Entropy =** \((Dominion + Imperius) ÷ 2\).   </w:t>
      </w:r>
    </w:p>
    <w:p w:rsidR="00000000" w:rsidDel="00000000" w:rsidP="00000000" w:rsidRDefault="00000000" w:rsidRPr="00000000" w14:paraId="00000BAE">
      <w:pPr>
        <w:spacing w:line="240" w:lineRule="auto"/>
        <w:ind w:left="729" w:firstLine="0"/>
        <w:jc w:val="both"/>
        <w:rPr>
          <w:sz w:val="26"/>
          <w:szCs w:val="26"/>
        </w:rPr>
      </w:pPr>
      <w:r w:rsidDel="00000000" w:rsidR="00000000" w:rsidRPr="00000000">
        <w:rPr>
          <w:sz w:val="26"/>
          <w:szCs w:val="26"/>
          <w:rtl w:val="0"/>
        </w:rPr>
        <w:t xml:space="preserve">**Gnosis =** \((Katra + Harmonia) ÷ 2\).   </w:t>
      </w:r>
    </w:p>
    <w:p w:rsidR="00000000" w:rsidDel="00000000" w:rsidP="00000000" w:rsidRDefault="00000000" w:rsidRPr="00000000" w14:paraId="00000BAF">
      <w:pPr>
        <w:spacing w:line="240" w:lineRule="auto"/>
        <w:ind w:left="729" w:firstLine="0"/>
        <w:jc w:val="both"/>
        <w:rPr>
          <w:sz w:val="26"/>
          <w:szCs w:val="26"/>
        </w:rPr>
      </w:pPr>
      <w:r w:rsidDel="00000000" w:rsidR="00000000" w:rsidRPr="00000000">
        <w:rPr>
          <w:sz w:val="26"/>
          <w:szCs w:val="26"/>
          <w:rtl w:val="0"/>
        </w:rPr>
        <w:t xml:space="preserve">**Disparity =** \(\text{Gnosis} - \text{Entropy}\). </w:t>
      </w:r>
    </w:p>
    <w:p w:rsidR="00000000" w:rsidDel="00000000" w:rsidP="00000000" w:rsidRDefault="00000000" w:rsidRPr="00000000" w14:paraId="00000BB0">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BB1">
      <w:pPr>
        <w:spacing w:line="240" w:lineRule="auto"/>
        <w:ind w:left="729" w:firstLine="0"/>
        <w:jc w:val="both"/>
        <w:rPr>
          <w:sz w:val="26"/>
          <w:szCs w:val="26"/>
        </w:rPr>
      </w:pPr>
      <w:r w:rsidDel="00000000" w:rsidR="00000000" w:rsidRPr="00000000">
        <w:rPr>
          <w:sz w:val="26"/>
          <w:szCs w:val="26"/>
          <w:rtl w:val="0"/>
        </w:rPr>
        <w:t xml:space="preserve">2. **Degree Calculation**   </w:t>
      </w:r>
    </w:p>
    <w:p w:rsidR="00000000" w:rsidDel="00000000" w:rsidP="00000000" w:rsidRDefault="00000000" w:rsidRPr="00000000" w14:paraId="00000BB2">
      <w:pPr>
        <w:spacing w:line="240" w:lineRule="auto"/>
        <w:ind w:left="729" w:firstLine="0"/>
        <w:jc w:val="both"/>
        <w:rPr>
          <w:sz w:val="26"/>
          <w:szCs w:val="26"/>
        </w:rPr>
      </w:pPr>
      <w:r w:rsidDel="00000000" w:rsidR="00000000" w:rsidRPr="00000000">
        <w:rPr>
          <w:sz w:val="26"/>
          <w:szCs w:val="26"/>
          <w:rtl w:val="0"/>
        </w:rPr>
        <w:t xml:space="preserve">   Each archetype occupies **30°** on the wheel. Disparity shifts alignment within the degrees:   </w:t>
      </w:r>
    </w:p>
    <w:p w:rsidR="00000000" w:rsidDel="00000000" w:rsidP="00000000" w:rsidRDefault="00000000" w:rsidRPr="00000000" w14:paraId="00000BB3">
      <w:pPr>
        <w:spacing w:line="240" w:lineRule="auto"/>
        <w:ind w:left="729" w:firstLine="0"/>
        <w:jc w:val="both"/>
        <w:rPr>
          <w:sz w:val="26"/>
          <w:szCs w:val="26"/>
        </w:rPr>
      </w:pPr>
      <w:r w:rsidDel="00000000" w:rsidR="00000000" w:rsidRPr="00000000">
        <w:rPr>
          <w:sz w:val="26"/>
          <w:szCs w:val="26"/>
          <w:rtl w:val="0"/>
        </w:rPr>
        <w:t xml:space="preserve">Positive Disparity: Moves alignment counterclockwise toward **Gnosis-aligned archetypes**.   </w:t>
      </w:r>
    </w:p>
    <w:p w:rsidR="00000000" w:rsidDel="00000000" w:rsidP="00000000" w:rsidRDefault="00000000" w:rsidRPr="00000000" w14:paraId="00000BB4">
      <w:pPr>
        <w:spacing w:line="240" w:lineRule="auto"/>
        <w:ind w:left="729" w:firstLine="0"/>
        <w:jc w:val="both"/>
        <w:rPr>
          <w:sz w:val="26"/>
          <w:szCs w:val="26"/>
        </w:rPr>
      </w:pPr>
      <w:r w:rsidDel="00000000" w:rsidR="00000000" w:rsidRPr="00000000">
        <w:rPr>
          <w:sz w:val="26"/>
          <w:szCs w:val="26"/>
          <w:rtl w:val="0"/>
        </w:rPr>
        <w:t xml:space="preserve">Negative Disparity: Moves alignment clockwise toward **Entropy-aligned archetypes**.   </w:t>
      </w:r>
    </w:p>
    <w:p w:rsidR="00000000" w:rsidDel="00000000" w:rsidP="00000000" w:rsidRDefault="00000000" w:rsidRPr="00000000" w14:paraId="00000BB5">
      <w:pPr>
        <w:spacing w:line="240" w:lineRule="auto"/>
        <w:ind w:left="729" w:firstLine="0"/>
        <w:jc w:val="both"/>
        <w:rPr>
          <w:sz w:val="26"/>
          <w:szCs w:val="26"/>
        </w:rPr>
      </w:pPr>
      <w:r w:rsidDel="00000000" w:rsidR="00000000" w:rsidRPr="00000000">
        <w:rPr>
          <w:sz w:val="26"/>
          <w:szCs w:val="26"/>
          <w:rtl w:val="0"/>
        </w:rPr>
        <w:t xml:space="preserve">**Shift Rate:** \(1 \text{ point of Disparity} = 2° shift.\) </w:t>
      </w:r>
    </w:p>
    <w:p w:rsidR="00000000" w:rsidDel="00000000" w:rsidP="00000000" w:rsidRDefault="00000000" w:rsidRPr="00000000" w14:paraId="00000BB6">
      <w:pPr>
        <w:spacing w:line="240" w:lineRule="auto"/>
        <w:ind w:left="729" w:firstLine="0"/>
        <w:jc w:val="both"/>
        <w:rPr>
          <w:sz w:val="26"/>
          <w:szCs w:val="26"/>
        </w:rPr>
      </w:pPr>
      <w:r w:rsidDel="00000000" w:rsidR="00000000" w:rsidRPr="00000000">
        <w:rPr>
          <w:sz w:val="26"/>
          <w:szCs w:val="26"/>
          <w:rtl w:val="0"/>
        </w:rPr>
        <w:t xml:space="preserve">**Example Calculation:**   </w:t>
      </w:r>
    </w:p>
    <w:p w:rsidR="00000000" w:rsidDel="00000000" w:rsidP="00000000" w:rsidRDefault="00000000" w:rsidRPr="00000000" w14:paraId="00000BB7">
      <w:pPr>
        <w:spacing w:line="240" w:lineRule="auto"/>
        <w:ind w:left="729" w:firstLine="0"/>
        <w:jc w:val="both"/>
        <w:rPr>
          <w:sz w:val="26"/>
          <w:szCs w:val="26"/>
        </w:rPr>
      </w:pPr>
      <w:r w:rsidDel="00000000" w:rsidR="00000000" w:rsidRPr="00000000">
        <w:rPr>
          <w:sz w:val="26"/>
          <w:szCs w:val="26"/>
          <w:rtl w:val="0"/>
        </w:rPr>
        <w:t xml:space="preserve">Starting Archetype: **Infernal Spark (Fire, Imperius, 150°)**.   </w:t>
      </w:r>
    </w:p>
    <w:p w:rsidR="00000000" w:rsidDel="00000000" w:rsidP="00000000" w:rsidRDefault="00000000" w:rsidRPr="00000000" w14:paraId="00000BB8">
      <w:pPr>
        <w:spacing w:line="240" w:lineRule="auto"/>
        <w:ind w:left="729" w:firstLine="0"/>
        <w:jc w:val="both"/>
        <w:rPr>
          <w:sz w:val="26"/>
          <w:szCs w:val="26"/>
        </w:rPr>
      </w:pPr>
      <w:r w:rsidDel="00000000" w:rsidR="00000000" w:rsidRPr="00000000">
        <w:rPr>
          <w:sz w:val="26"/>
          <w:szCs w:val="26"/>
          <w:rtl w:val="0"/>
        </w:rPr>
        <w:t xml:space="preserve">**Entropy = 60, Gnosis = 80.**   </w:t>
      </w:r>
    </w:p>
    <w:p w:rsidR="00000000" w:rsidDel="00000000" w:rsidP="00000000" w:rsidRDefault="00000000" w:rsidRPr="00000000" w14:paraId="00000BB9">
      <w:pPr>
        <w:spacing w:line="240" w:lineRule="auto"/>
        <w:ind w:left="729" w:firstLine="0"/>
        <w:jc w:val="both"/>
        <w:rPr>
          <w:sz w:val="26"/>
          <w:szCs w:val="26"/>
        </w:rPr>
      </w:pPr>
      <w:r w:rsidDel="00000000" w:rsidR="00000000" w:rsidRPr="00000000">
        <w:rPr>
          <w:sz w:val="26"/>
          <w:szCs w:val="26"/>
          <w:rtl w:val="0"/>
        </w:rPr>
        <w:t xml:space="preserve">**Disparity = 80 - 60 = +20.**   </w:t>
      </w:r>
    </w:p>
    <w:p w:rsidR="00000000" w:rsidDel="00000000" w:rsidP="00000000" w:rsidRDefault="00000000" w:rsidRPr="00000000" w14:paraId="00000BBA">
      <w:pPr>
        <w:spacing w:line="240" w:lineRule="auto"/>
        <w:ind w:left="729" w:firstLine="0"/>
        <w:jc w:val="both"/>
        <w:rPr>
          <w:sz w:val="26"/>
          <w:szCs w:val="26"/>
        </w:rPr>
      </w:pPr>
      <w:r w:rsidDel="00000000" w:rsidR="00000000" w:rsidRPr="00000000">
        <w:rPr>
          <w:sz w:val="26"/>
          <w:szCs w:val="26"/>
          <w:rtl w:val="0"/>
        </w:rPr>
        <w:t xml:space="preserve">Degree Shift: \(20 × 2 = 40°\).   </w:t>
      </w:r>
    </w:p>
    <w:p w:rsidR="00000000" w:rsidDel="00000000" w:rsidP="00000000" w:rsidRDefault="00000000" w:rsidRPr="00000000" w14:paraId="00000BBB">
      <w:pPr>
        <w:spacing w:line="240" w:lineRule="auto"/>
        <w:ind w:left="729" w:firstLine="0"/>
        <w:jc w:val="both"/>
        <w:rPr>
          <w:sz w:val="26"/>
          <w:szCs w:val="26"/>
        </w:rPr>
      </w:pPr>
      <w:r w:rsidDel="00000000" w:rsidR="00000000" w:rsidRPr="00000000">
        <w:rPr>
          <w:sz w:val="26"/>
          <w:szCs w:val="26"/>
          <w:rtl w:val="0"/>
        </w:rPr>
        <w:t xml:space="preserve">Final Position: \(150° - 40° = 110°\), placing the character in **Flowkeeper (Water, Harmonia)**. #### **2. Alignment Shifts in Gameplay** </w:t>
      </w:r>
    </w:p>
    <w:p w:rsidR="00000000" w:rsidDel="00000000" w:rsidP="00000000" w:rsidRDefault="00000000" w:rsidRPr="00000000" w14:paraId="00000BBC">
      <w:pPr>
        <w:spacing w:line="240" w:lineRule="auto"/>
        <w:ind w:left="729" w:firstLine="0"/>
        <w:jc w:val="both"/>
        <w:rPr>
          <w:sz w:val="26"/>
          <w:szCs w:val="26"/>
        </w:rPr>
      </w:pPr>
      <w:r w:rsidDel="00000000" w:rsidR="00000000" w:rsidRPr="00000000">
        <w:rPr>
          <w:sz w:val="26"/>
          <w:szCs w:val="26"/>
          <w:rtl w:val="0"/>
        </w:rPr>
        <w:t xml:space="preserve">Alignment shifts dynamically based on player actions, narrative decisions, and Entropy/Gnosis changes. </w:t>
      </w:r>
    </w:p>
    <w:p w:rsidR="00000000" w:rsidDel="00000000" w:rsidP="00000000" w:rsidRDefault="00000000" w:rsidRPr="00000000" w14:paraId="00000BBD">
      <w:pPr>
        <w:spacing w:line="240" w:lineRule="auto"/>
        <w:ind w:left="729" w:firstLine="0"/>
        <w:jc w:val="both"/>
        <w:rPr>
          <w:sz w:val="26"/>
          <w:szCs w:val="26"/>
        </w:rPr>
      </w:pPr>
      <w:r w:rsidDel="00000000" w:rsidR="00000000" w:rsidRPr="00000000">
        <w:rPr>
          <w:sz w:val="26"/>
          <w:szCs w:val="26"/>
          <w:rtl w:val="0"/>
        </w:rPr>
        <w:t xml:space="preserve">**Minor Shifts:** Small acts (e.g., saving an NPC or destroying property) move alignment by **2°–5°**.   </w:t>
      </w:r>
    </w:p>
    <w:p w:rsidR="00000000" w:rsidDel="00000000" w:rsidP="00000000" w:rsidRDefault="00000000" w:rsidRPr="00000000" w14:paraId="00000BBE">
      <w:pPr>
        <w:spacing w:line="240" w:lineRule="auto"/>
        <w:ind w:left="729" w:firstLine="0"/>
        <w:jc w:val="both"/>
        <w:rPr>
          <w:sz w:val="26"/>
          <w:szCs w:val="26"/>
        </w:rPr>
      </w:pPr>
      <w:r w:rsidDel="00000000" w:rsidR="00000000" w:rsidRPr="00000000">
        <w:rPr>
          <w:sz w:val="26"/>
          <w:szCs w:val="26"/>
          <w:rtl w:val="0"/>
        </w:rPr>
        <w:t xml:space="preserve">**Major Shifts:** Significant actions (e.g., sabotaging a faction, leading a psionic ritual) move alignment by **10°–15°**.   </w:t>
      </w:r>
    </w:p>
    <w:p w:rsidR="00000000" w:rsidDel="00000000" w:rsidP="00000000" w:rsidRDefault="00000000" w:rsidRPr="00000000" w14:paraId="00000BBF">
      <w:pPr>
        <w:spacing w:line="240" w:lineRule="auto"/>
        <w:ind w:left="729" w:firstLine="0"/>
        <w:jc w:val="both"/>
        <w:rPr>
          <w:sz w:val="26"/>
          <w:szCs w:val="26"/>
        </w:rPr>
      </w:pPr>
      <w:r w:rsidDel="00000000" w:rsidR="00000000" w:rsidRPr="00000000">
        <w:rPr>
          <w:sz w:val="26"/>
          <w:szCs w:val="26"/>
          <w:rtl w:val="0"/>
        </w:rPr>
        <w:t xml:space="preserve">**Critical Shifts:** World-changing decisions or dramatic narrative events shift alignment by **20°–30°**. </w:t>
      </w:r>
    </w:p>
    <w:p w:rsidR="00000000" w:rsidDel="00000000" w:rsidP="00000000" w:rsidRDefault="00000000" w:rsidRPr="00000000" w14:paraId="00000BC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C1">
      <w:pPr>
        <w:spacing w:line="240" w:lineRule="auto"/>
        <w:ind w:left="729" w:firstLine="0"/>
        <w:jc w:val="both"/>
        <w:rPr>
          <w:sz w:val="26"/>
          <w:szCs w:val="26"/>
        </w:rPr>
      </w:pPr>
      <w:r w:rsidDel="00000000" w:rsidR="00000000" w:rsidRPr="00000000">
        <w:rPr>
          <w:sz w:val="26"/>
          <w:szCs w:val="26"/>
          <w:rtl w:val="0"/>
        </w:rPr>
        <w:t xml:space="preserve">#### **3. Proximity Bonuses** </w:t>
      </w:r>
    </w:p>
    <w:p w:rsidR="00000000" w:rsidDel="00000000" w:rsidP="00000000" w:rsidRDefault="00000000" w:rsidRPr="00000000" w14:paraId="00000B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C3">
      <w:pPr>
        <w:spacing w:line="240" w:lineRule="auto"/>
        <w:ind w:left="729" w:firstLine="0"/>
        <w:jc w:val="both"/>
        <w:rPr>
          <w:sz w:val="26"/>
          <w:szCs w:val="26"/>
        </w:rPr>
      </w:pPr>
      <w:r w:rsidDel="00000000" w:rsidR="00000000" w:rsidRPr="00000000">
        <w:rPr>
          <w:sz w:val="26"/>
          <w:szCs w:val="26"/>
          <w:rtl w:val="0"/>
        </w:rPr>
        <w:t xml:space="preserve">A character’s gameplay bonuses depend on their proximity to their archetype’s exact degree position:   </w:t>
      </w:r>
    </w:p>
    <w:p w:rsidR="00000000" w:rsidDel="00000000" w:rsidP="00000000" w:rsidRDefault="00000000" w:rsidRPr="00000000" w14:paraId="00000BC4">
      <w:pPr>
        <w:spacing w:line="240" w:lineRule="auto"/>
        <w:ind w:left="729" w:firstLine="0"/>
        <w:jc w:val="both"/>
        <w:rPr>
          <w:sz w:val="26"/>
          <w:szCs w:val="26"/>
        </w:rPr>
      </w:pPr>
      <w:r w:rsidDel="00000000" w:rsidR="00000000" w:rsidRPr="00000000">
        <w:rPr>
          <w:sz w:val="26"/>
          <w:szCs w:val="26"/>
          <w:rtl w:val="0"/>
        </w:rPr>
        <w:t xml:space="preserve">**Exact Match:** +5% to all rolls tied to the archetype’s associated attribute.   </w:t>
      </w:r>
    </w:p>
    <w:p w:rsidR="00000000" w:rsidDel="00000000" w:rsidP="00000000" w:rsidRDefault="00000000" w:rsidRPr="00000000" w14:paraId="00000BC5">
      <w:pPr>
        <w:spacing w:line="240" w:lineRule="auto"/>
        <w:ind w:left="729" w:firstLine="0"/>
        <w:jc w:val="both"/>
        <w:rPr>
          <w:sz w:val="26"/>
          <w:szCs w:val="26"/>
        </w:rPr>
      </w:pPr>
      <w:r w:rsidDel="00000000" w:rsidR="00000000" w:rsidRPr="00000000">
        <w:rPr>
          <w:sz w:val="26"/>
          <w:szCs w:val="26"/>
          <w:rtl w:val="0"/>
        </w:rPr>
        <w:t xml:space="preserve">**Within 10°:** +3%.   </w:t>
      </w:r>
    </w:p>
    <w:p w:rsidR="00000000" w:rsidDel="00000000" w:rsidP="00000000" w:rsidRDefault="00000000" w:rsidRPr="00000000" w14:paraId="00000BC6">
      <w:pPr>
        <w:spacing w:line="240" w:lineRule="auto"/>
        <w:ind w:left="729" w:firstLine="0"/>
        <w:jc w:val="both"/>
        <w:rPr>
          <w:sz w:val="26"/>
          <w:szCs w:val="26"/>
        </w:rPr>
      </w:pPr>
      <w:r w:rsidDel="00000000" w:rsidR="00000000" w:rsidRPr="00000000">
        <w:rPr>
          <w:sz w:val="26"/>
          <w:szCs w:val="26"/>
          <w:rtl w:val="0"/>
        </w:rPr>
        <w:t xml:space="preserve">**Within 20°:** +1%.   </w:t>
      </w:r>
    </w:p>
    <w:p w:rsidR="00000000" w:rsidDel="00000000" w:rsidP="00000000" w:rsidRDefault="00000000" w:rsidRPr="00000000" w14:paraId="00000BC7">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BC8">
      <w:pPr>
        <w:spacing w:line="240" w:lineRule="auto"/>
        <w:ind w:left="729" w:firstLine="0"/>
        <w:jc w:val="both"/>
        <w:rPr>
          <w:sz w:val="26"/>
          <w:szCs w:val="26"/>
        </w:rPr>
      </w:pPr>
      <w:r w:rsidDel="00000000" w:rsidR="00000000" w:rsidRPr="00000000">
        <w:rPr>
          <w:sz w:val="26"/>
          <w:szCs w:val="26"/>
          <w:rtl w:val="0"/>
        </w:rPr>
        <w:t xml:space="preserve">A **Strifeblade (30°–59°)** character at **45°** gains **+5%** to Imperius-based rolls. #### **4. Opposed Archetypes** </w:t>
      </w:r>
    </w:p>
    <w:p w:rsidR="00000000" w:rsidDel="00000000" w:rsidP="00000000" w:rsidRDefault="00000000" w:rsidRPr="00000000" w14:paraId="00000BC9">
      <w:pPr>
        <w:spacing w:line="240" w:lineRule="auto"/>
        <w:ind w:left="729" w:firstLine="0"/>
        <w:jc w:val="both"/>
        <w:rPr>
          <w:sz w:val="26"/>
          <w:szCs w:val="26"/>
        </w:rPr>
      </w:pPr>
      <w:r w:rsidDel="00000000" w:rsidR="00000000" w:rsidRPr="00000000">
        <w:rPr>
          <w:sz w:val="26"/>
          <w:szCs w:val="26"/>
          <w:rtl w:val="0"/>
        </w:rPr>
        <w:t xml:space="preserve">Opposed archetypes introduce challenges in character progression. For example: </w:t>
      </w:r>
    </w:p>
    <w:p w:rsidR="00000000" w:rsidDel="00000000" w:rsidP="00000000" w:rsidRDefault="00000000" w:rsidRPr="00000000" w14:paraId="00000BCA">
      <w:pPr>
        <w:spacing w:line="240" w:lineRule="auto"/>
        <w:ind w:left="729" w:firstLine="0"/>
        <w:jc w:val="both"/>
        <w:rPr>
          <w:sz w:val="26"/>
          <w:szCs w:val="26"/>
        </w:rPr>
      </w:pPr>
      <w:r w:rsidDel="00000000" w:rsidR="00000000" w:rsidRPr="00000000">
        <w:rPr>
          <w:sz w:val="26"/>
          <w:szCs w:val="26"/>
          <w:rtl w:val="0"/>
        </w:rPr>
        <w:t xml:space="preserve">A **Tideshaper (Water)** may face penalties when performing aggressive actions aligned with **Strifeblade (Fire)**.   </w:t>
      </w:r>
    </w:p>
    <w:p w:rsidR="00000000" w:rsidDel="00000000" w:rsidP="00000000" w:rsidRDefault="00000000" w:rsidRPr="00000000" w14:paraId="00000BCB">
      <w:pPr>
        <w:spacing w:line="240" w:lineRule="auto"/>
        <w:ind w:left="729" w:firstLine="0"/>
        <w:jc w:val="both"/>
        <w:rPr>
          <w:sz w:val="26"/>
          <w:szCs w:val="26"/>
        </w:rPr>
      </w:pPr>
      <w:r w:rsidDel="00000000" w:rsidR="00000000" w:rsidRPr="00000000">
        <w:rPr>
          <w:sz w:val="26"/>
          <w:szCs w:val="26"/>
          <w:rtl w:val="0"/>
        </w:rPr>
        <w:t xml:space="preserve">Opposed archetypes are always **180° apart** on the wheel. </w:t>
      </w:r>
    </w:p>
    <w:p w:rsidR="00000000" w:rsidDel="00000000" w:rsidP="00000000" w:rsidRDefault="00000000" w:rsidRPr="00000000" w14:paraId="00000BCC">
      <w:pPr>
        <w:spacing w:line="240" w:lineRule="auto"/>
        <w:ind w:left="729" w:firstLine="0"/>
        <w:jc w:val="both"/>
        <w:rPr>
          <w:sz w:val="26"/>
          <w:szCs w:val="26"/>
        </w:rPr>
      </w:pPr>
      <w:r w:rsidDel="00000000" w:rsidR="00000000" w:rsidRPr="00000000">
        <w:rPr>
          <w:sz w:val="26"/>
          <w:szCs w:val="26"/>
          <w:rtl w:val="0"/>
        </w:rPr>
        <w:t xml:space="preserve">### **Thematic Flavor: Archetypes in the Palladial </w:t>
      </w:r>
    </w:p>
    <w:p w:rsidR="00000000" w:rsidDel="00000000" w:rsidP="00000000" w:rsidRDefault="00000000" w:rsidRPr="00000000" w14:paraId="00000BCD">
      <w:pPr>
        <w:spacing w:line="240" w:lineRule="auto"/>
        <w:ind w:left="729" w:firstLine="0"/>
        <w:jc w:val="both"/>
        <w:rPr>
          <w:sz w:val="26"/>
          <w:szCs w:val="26"/>
        </w:rPr>
      </w:pPr>
      <w:r w:rsidDel="00000000" w:rsidR="00000000" w:rsidRPr="00000000">
        <w:rPr>
          <w:sz w:val="26"/>
          <w:szCs w:val="26"/>
          <w:rtl w:val="0"/>
        </w:rPr>
        <w:t xml:space="preserve">Universe** </w:t>
      </w:r>
    </w:p>
    <w:p w:rsidR="00000000" w:rsidDel="00000000" w:rsidP="00000000" w:rsidRDefault="00000000" w:rsidRPr="00000000" w14:paraId="00000BCE">
      <w:pPr>
        <w:spacing w:line="240" w:lineRule="auto"/>
        <w:ind w:left="729" w:firstLine="0"/>
        <w:jc w:val="both"/>
        <w:rPr>
          <w:sz w:val="26"/>
          <w:szCs w:val="26"/>
        </w:rPr>
      </w:pPr>
      <w:r w:rsidDel="00000000" w:rsidR="00000000" w:rsidRPr="00000000">
        <w:rPr>
          <w:sz w:val="26"/>
          <w:szCs w:val="26"/>
          <w:rtl w:val="0"/>
        </w:rPr>
        <w:t xml:space="preserve">Each archetype is tied to the celestial mythology of the Palladial Universe, drawing on the elements and psionic resonance. </w:t>
      </w:r>
    </w:p>
    <w:p w:rsidR="00000000" w:rsidDel="00000000" w:rsidP="00000000" w:rsidRDefault="00000000" w:rsidRPr="00000000" w14:paraId="00000BCF">
      <w:pPr>
        <w:spacing w:line="240" w:lineRule="auto"/>
        <w:ind w:left="729" w:firstLine="0"/>
        <w:jc w:val="both"/>
        <w:rPr>
          <w:sz w:val="26"/>
          <w:szCs w:val="26"/>
        </w:rPr>
      </w:pPr>
      <w:r w:rsidDel="00000000" w:rsidR="00000000" w:rsidRPr="00000000">
        <w:rPr>
          <w:sz w:val="26"/>
          <w:szCs w:val="26"/>
          <w:rtl w:val="0"/>
        </w:rPr>
        <w:t xml:space="preserve">#### **Earth Archetypes (Dominion)**   </w:t>
      </w:r>
    </w:p>
    <w:p w:rsidR="00000000" w:rsidDel="00000000" w:rsidP="00000000" w:rsidRDefault="00000000" w:rsidRPr="00000000" w14:paraId="00000BD0">
      <w:pPr>
        <w:spacing w:line="240" w:lineRule="auto"/>
        <w:ind w:left="729" w:firstLine="0"/>
        <w:jc w:val="both"/>
        <w:rPr>
          <w:sz w:val="26"/>
          <w:szCs w:val="26"/>
        </w:rPr>
      </w:pPr>
      <w:r w:rsidDel="00000000" w:rsidR="00000000" w:rsidRPr="00000000">
        <w:rPr>
          <w:sz w:val="26"/>
          <w:szCs w:val="26"/>
          <w:rtl w:val="0"/>
        </w:rPr>
        <w:t xml:space="preserve">**Forgesoul (0°–29°):** Shaped by the molten core of Palladial worlds, Forgesouls represent creation and stability, embodying builders, defenders, and protectors.   </w:t>
      </w:r>
    </w:p>
    <w:p w:rsidR="00000000" w:rsidDel="00000000" w:rsidP="00000000" w:rsidRDefault="00000000" w:rsidRPr="00000000" w14:paraId="00000BD1">
      <w:pPr>
        <w:spacing w:line="240" w:lineRule="auto"/>
        <w:ind w:left="729" w:firstLine="0"/>
        <w:jc w:val="both"/>
        <w:rPr>
          <w:sz w:val="26"/>
          <w:szCs w:val="26"/>
        </w:rPr>
      </w:pPr>
      <w:r w:rsidDel="00000000" w:rsidR="00000000" w:rsidRPr="00000000">
        <w:rPr>
          <w:sz w:val="26"/>
          <w:szCs w:val="26"/>
          <w:rtl w:val="0"/>
        </w:rPr>
        <w:t xml:space="preserve">**Ironmantle (120°–149°):** Born of the unyielding mountains, Ironmantles symbolize resilience and legacy, standing firm against the chaos of the galaxy.   </w:t>
      </w:r>
    </w:p>
    <w:p w:rsidR="00000000" w:rsidDel="00000000" w:rsidP="00000000" w:rsidRDefault="00000000" w:rsidRPr="00000000" w14:paraId="00000BD2">
      <w:pPr>
        <w:spacing w:line="240" w:lineRule="auto"/>
        <w:ind w:left="729" w:firstLine="0"/>
        <w:jc w:val="both"/>
        <w:rPr>
          <w:sz w:val="26"/>
          <w:szCs w:val="26"/>
        </w:rPr>
      </w:pPr>
      <w:r w:rsidDel="00000000" w:rsidR="00000000" w:rsidRPr="00000000">
        <w:rPr>
          <w:sz w:val="26"/>
          <w:szCs w:val="26"/>
          <w:rtl w:val="0"/>
        </w:rPr>
        <w:t xml:space="preserve">**Stoneward (240°–269°):** Rooted in the ancient past, Stonewards are patient guardians of tradition, preserving knowledge and grounding others. </w:t>
      </w:r>
    </w:p>
    <w:p w:rsidR="00000000" w:rsidDel="00000000" w:rsidP="00000000" w:rsidRDefault="00000000" w:rsidRPr="00000000" w14:paraId="00000BD3">
      <w:pPr>
        <w:spacing w:line="240" w:lineRule="auto"/>
        <w:ind w:left="729" w:firstLine="0"/>
        <w:jc w:val="both"/>
        <w:rPr>
          <w:sz w:val="26"/>
          <w:szCs w:val="26"/>
        </w:rPr>
      </w:pPr>
      <w:r w:rsidDel="00000000" w:rsidR="00000000" w:rsidRPr="00000000">
        <w:rPr>
          <w:sz w:val="26"/>
          <w:szCs w:val="26"/>
          <w:rtl w:val="0"/>
        </w:rPr>
        <w:t xml:space="preserve">#### **Fire Archetypes (Imperius)**   </w:t>
      </w:r>
    </w:p>
    <w:p w:rsidR="00000000" w:rsidDel="00000000" w:rsidP="00000000" w:rsidRDefault="00000000" w:rsidRPr="00000000" w14:paraId="00000BD4">
      <w:pPr>
        <w:spacing w:line="240" w:lineRule="auto"/>
        <w:ind w:left="729" w:firstLine="0"/>
        <w:jc w:val="both"/>
        <w:rPr>
          <w:sz w:val="26"/>
          <w:szCs w:val="26"/>
        </w:rPr>
      </w:pPr>
      <w:r w:rsidDel="00000000" w:rsidR="00000000" w:rsidRPr="00000000">
        <w:rPr>
          <w:sz w:val="26"/>
          <w:szCs w:val="26"/>
          <w:rtl w:val="0"/>
        </w:rPr>
        <w:t xml:space="preserve">**Strifeblade (30°–59°):** Strifeblades thrive in the chaos of war, wielding ambition and aggression to carve paths through adversity.   </w:t>
      </w:r>
    </w:p>
    <w:p w:rsidR="00000000" w:rsidDel="00000000" w:rsidP="00000000" w:rsidRDefault="00000000" w:rsidRPr="00000000" w14:paraId="00000BD5">
      <w:pPr>
        <w:spacing w:line="240" w:lineRule="auto"/>
        <w:ind w:left="729" w:firstLine="0"/>
        <w:jc w:val="both"/>
        <w:rPr>
          <w:sz w:val="26"/>
          <w:szCs w:val="26"/>
        </w:rPr>
      </w:pPr>
      <w:r w:rsidDel="00000000" w:rsidR="00000000" w:rsidRPr="00000000">
        <w:rPr>
          <w:sz w:val="26"/>
          <w:szCs w:val="26"/>
          <w:rtl w:val="0"/>
        </w:rPr>
        <w:t xml:space="preserve">**Infernal Spark (150°–179°):** Like a wildfire, Infernal Sparks inspire and destroy, burning brightly as leaders and visionaries.   </w:t>
      </w:r>
    </w:p>
    <w:p w:rsidR="00000000" w:rsidDel="00000000" w:rsidP="00000000" w:rsidRDefault="00000000" w:rsidRPr="00000000" w14:paraId="00000BD6">
      <w:pPr>
        <w:spacing w:line="240" w:lineRule="auto"/>
        <w:ind w:left="729" w:firstLine="0"/>
        <w:jc w:val="both"/>
        <w:rPr>
          <w:sz w:val="26"/>
          <w:szCs w:val="26"/>
        </w:rPr>
      </w:pPr>
      <w:r w:rsidDel="00000000" w:rsidR="00000000" w:rsidRPr="00000000">
        <w:rPr>
          <w:sz w:val="26"/>
          <w:szCs w:val="26"/>
          <w:rtl w:val="0"/>
        </w:rPr>
        <w:t xml:space="preserve">**Flamescourge (270°–299°):** Flamescourges revel in destruction and intensity, serving as harbingers of transformation. </w:t>
      </w:r>
    </w:p>
    <w:p w:rsidR="00000000" w:rsidDel="00000000" w:rsidP="00000000" w:rsidRDefault="00000000" w:rsidRPr="00000000" w14:paraId="00000BD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D8">
      <w:pPr>
        <w:spacing w:line="240" w:lineRule="auto"/>
        <w:ind w:left="729" w:firstLine="0"/>
        <w:jc w:val="both"/>
        <w:rPr>
          <w:sz w:val="26"/>
          <w:szCs w:val="26"/>
        </w:rPr>
      </w:pPr>
      <w:r w:rsidDel="00000000" w:rsidR="00000000" w:rsidRPr="00000000">
        <w:rPr>
          <w:sz w:val="26"/>
          <w:szCs w:val="26"/>
          <w:rtl w:val="0"/>
        </w:rPr>
        <w:t xml:space="preserve">#### **Air Archetypes (Katra)**   </w:t>
      </w:r>
    </w:p>
    <w:p w:rsidR="00000000" w:rsidDel="00000000" w:rsidP="00000000" w:rsidRDefault="00000000" w:rsidRPr="00000000" w14:paraId="00000BD9">
      <w:pPr>
        <w:spacing w:line="240" w:lineRule="auto"/>
        <w:ind w:left="729" w:firstLine="0"/>
        <w:jc w:val="both"/>
        <w:rPr>
          <w:sz w:val="26"/>
          <w:szCs w:val="26"/>
        </w:rPr>
      </w:pPr>
      <w:r w:rsidDel="00000000" w:rsidR="00000000" w:rsidRPr="00000000">
        <w:rPr>
          <w:sz w:val="26"/>
          <w:szCs w:val="26"/>
          <w:rtl w:val="0"/>
        </w:rPr>
        <w:t xml:space="preserve">**Whisperwind (60°–89°):** Whisperwinds are the seekers of knowledge and opportunity, moving swiftly and unseen through the currents of fate.   </w:t>
      </w:r>
    </w:p>
    <w:p w:rsidR="00000000" w:rsidDel="00000000" w:rsidP="00000000" w:rsidRDefault="00000000" w:rsidRPr="00000000" w14:paraId="00000BDA">
      <w:pPr>
        <w:spacing w:line="240" w:lineRule="auto"/>
        <w:ind w:left="729" w:firstLine="0"/>
        <w:jc w:val="both"/>
        <w:rPr>
          <w:sz w:val="26"/>
          <w:szCs w:val="26"/>
        </w:rPr>
      </w:pPr>
      <w:r w:rsidDel="00000000" w:rsidR="00000000" w:rsidRPr="00000000">
        <w:rPr>
          <w:sz w:val="26"/>
          <w:szCs w:val="26"/>
          <w:rtl w:val="0"/>
        </w:rPr>
        <w:t xml:space="preserve">**Starbound (180°–209°):** Dreamers and explorers, Starbound characters chart the unknown, embracing adaptability and curiosity.   </w:t>
      </w:r>
    </w:p>
    <w:p w:rsidR="00000000" w:rsidDel="00000000" w:rsidP="00000000" w:rsidRDefault="00000000" w:rsidRPr="00000000" w14:paraId="00000BDB">
      <w:pPr>
        <w:spacing w:line="240" w:lineRule="auto"/>
        <w:ind w:left="729" w:firstLine="0"/>
        <w:jc w:val="both"/>
        <w:rPr>
          <w:sz w:val="26"/>
          <w:szCs w:val="26"/>
        </w:rPr>
      </w:pPr>
      <w:r w:rsidDel="00000000" w:rsidR="00000000" w:rsidRPr="00000000">
        <w:rPr>
          <w:sz w:val="26"/>
          <w:szCs w:val="26"/>
          <w:rtl w:val="0"/>
        </w:rPr>
        <w:t xml:space="preserve">**Skydancer (300°–329°):** Masters of precision and grace, Skydancers are agile and innovative, excelling in calculated movements. </w:t>
      </w:r>
    </w:p>
    <w:p w:rsidR="00000000" w:rsidDel="00000000" w:rsidP="00000000" w:rsidRDefault="00000000" w:rsidRPr="00000000" w14:paraId="00000B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DD">
      <w:pPr>
        <w:spacing w:line="240" w:lineRule="auto"/>
        <w:ind w:left="729" w:firstLine="0"/>
        <w:jc w:val="both"/>
        <w:rPr>
          <w:sz w:val="26"/>
          <w:szCs w:val="26"/>
        </w:rPr>
      </w:pPr>
      <w:r w:rsidDel="00000000" w:rsidR="00000000" w:rsidRPr="00000000">
        <w:rPr>
          <w:sz w:val="26"/>
          <w:szCs w:val="26"/>
          <w:rtl w:val="0"/>
        </w:rPr>
        <w:t xml:space="preserve">#### **Water Archetypes (Harmonia)**   </w:t>
      </w:r>
    </w:p>
    <w:p w:rsidR="00000000" w:rsidDel="00000000" w:rsidP="00000000" w:rsidRDefault="00000000" w:rsidRPr="00000000" w14:paraId="00000BDE">
      <w:pPr>
        <w:spacing w:line="240" w:lineRule="auto"/>
        <w:ind w:left="729" w:firstLine="0"/>
        <w:jc w:val="both"/>
        <w:rPr>
          <w:sz w:val="26"/>
          <w:szCs w:val="26"/>
        </w:rPr>
      </w:pPr>
      <w:r w:rsidDel="00000000" w:rsidR="00000000" w:rsidRPr="00000000">
        <w:rPr>
          <w:sz w:val="26"/>
          <w:szCs w:val="26"/>
          <w:rtl w:val="0"/>
        </w:rPr>
        <w:t xml:space="preserve">**Flowkeeper (90°–119°):** Flowkeepers are the stewards of balance and foresight, guiding others through intuition and emotional wisdom.   </w:t>
      </w:r>
    </w:p>
    <w:p w:rsidR="00000000" w:rsidDel="00000000" w:rsidP="00000000" w:rsidRDefault="00000000" w:rsidRPr="00000000" w14:paraId="00000BDF">
      <w:pPr>
        <w:spacing w:line="240" w:lineRule="auto"/>
        <w:ind w:left="729" w:firstLine="0"/>
        <w:jc w:val="both"/>
        <w:rPr>
          <w:sz w:val="26"/>
          <w:szCs w:val="26"/>
        </w:rPr>
      </w:pPr>
      <w:r w:rsidDel="00000000" w:rsidR="00000000" w:rsidRPr="00000000">
        <w:rPr>
          <w:sz w:val="26"/>
          <w:szCs w:val="26"/>
          <w:rtl w:val="0"/>
        </w:rPr>
        <w:t xml:space="preserve">**Tideshaper (210°–239°):** Tideshapers embody healing and harmony, mending the fractures of both people and worlds.   </w:t>
      </w:r>
    </w:p>
    <w:p w:rsidR="00000000" w:rsidDel="00000000" w:rsidP="00000000" w:rsidRDefault="00000000" w:rsidRPr="00000000" w14:paraId="00000BE0">
      <w:pPr>
        <w:spacing w:line="240" w:lineRule="auto"/>
        <w:ind w:left="729" w:firstLine="0"/>
        <w:jc w:val="both"/>
        <w:rPr>
          <w:sz w:val="26"/>
          <w:szCs w:val="26"/>
        </w:rPr>
      </w:pPr>
      <w:r w:rsidDel="00000000" w:rsidR="00000000" w:rsidRPr="00000000">
        <w:rPr>
          <w:sz w:val="26"/>
          <w:szCs w:val="26"/>
          <w:rtl w:val="0"/>
        </w:rPr>
        <w:t xml:space="preserve">**Wavesoul (330°–359°):** Wavesouls reflect on the ebb and flow of life, offering compassion and unity amidst turmoil. </w:t>
      </w:r>
    </w:p>
    <w:p w:rsidR="00000000" w:rsidDel="00000000" w:rsidP="00000000" w:rsidRDefault="00000000" w:rsidRPr="00000000" w14:paraId="00000BE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E2">
      <w:pPr>
        <w:spacing w:line="240" w:lineRule="auto"/>
        <w:ind w:left="729" w:firstLine="0"/>
        <w:jc w:val="both"/>
        <w:rPr>
          <w:sz w:val="26"/>
          <w:szCs w:val="26"/>
        </w:rPr>
      </w:pPr>
      <w:r w:rsidDel="00000000" w:rsidR="00000000" w:rsidRPr="00000000">
        <w:rPr>
          <w:sz w:val="26"/>
          <w:szCs w:val="26"/>
          <w:rtl w:val="0"/>
        </w:rPr>
        <w:t xml:space="preserve">Expanded Gameplay Impacts</w:t>
      </w:r>
    </w:p>
    <w:p w:rsidR="00000000" w:rsidDel="00000000" w:rsidP="00000000" w:rsidRDefault="00000000" w:rsidRPr="00000000" w14:paraId="00000BE3">
      <w:pPr>
        <w:spacing w:line="240" w:lineRule="auto"/>
        <w:ind w:left="729" w:firstLine="0"/>
        <w:jc w:val="both"/>
        <w:rPr>
          <w:sz w:val="26"/>
          <w:szCs w:val="26"/>
        </w:rPr>
      </w:pPr>
      <w:r w:rsidDel="00000000" w:rsidR="00000000" w:rsidRPr="00000000">
        <w:rPr>
          <w:sz w:val="26"/>
          <w:szCs w:val="26"/>
          <w:rtl w:val="0"/>
        </w:rPr>
        <w:t xml:space="preserve">1. Elemental Resonance</w:t>
      </w:r>
    </w:p>
    <w:p w:rsidR="00000000" w:rsidDel="00000000" w:rsidP="00000000" w:rsidRDefault="00000000" w:rsidRPr="00000000" w14:paraId="00000BE4">
      <w:pPr>
        <w:spacing w:line="240" w:lineRule="auto"/>
        <w:ind w:left="729" w:firstLine="0"/>
        <w:jc w:val="both"/>
        <w:rPr>
          <w:sz w:val="26"/>
          <w:szCs w:val="26"/>
        </w:rPr>
      </w:pPr>
      <w:r w:rsidDel="00000000" w:rsidR="00000000" w:rsidRPr="00000000">
        <w:rPr>
          <w:sz w:val="26"/>
          <w:szCs w:val="26"/>
          <w:rtl w:val="0"/>
        </w:rPr>
        <w:t xml:space="preserve">Characters aligned with specific elements gain bonuses in corresponding environments or psionic fields: </w:t>
      </w:r>
    </w:p>
    <w:p w:rsidR="00000000" w:rsidDel="00000000" w:rsidP="00000000" w:rsidRDefault="00000000" w:rsidRPr="00000000" w14:paraId="00000BE5">
      <w:pPr>
        <w:spacing w:line="240" w:lineRule="auto"/>
        <w:ind w:left="729" w:firstLine="0"/>
        <w:jc w:val="both"/>
        <w:rPr>
          <w:sz w:val="26"/>
          <w:szCs w:val="26"/>
        </w:rPr>
      </w:pPr>
      <w:r w:rsidDel="00000000" w:rsidR="00000000" w:rsidRPr="00000000">
        <w:rPr>
          <w:sz w:val="26"/>
          <w:szCs w:val="26"/>
          <w:rtl w:val="0"/>
        </w:rPr>
        <w:t xml:space="preserve">**Earth (Dominion):** Resistance to physical damage, bonuses in industrial or subterranean settings.   </w:t>
      </w:r>
    </w:p>
    <w:p w:rsidR="00000000" w:rsidDel="00000000" w:rsidP="00000000" w:rsidRDefault="00000000" w:rsidRPr="00000000" w14:paraId="00000BE6">
      <w:pPr>
        <w:spacing w:line="240" w:lineRule="auto"/>
        <w:ind w:left="729" w:firstLine="0"/>
        <w:jc w:val="both"/>
        <w:rPr>
          <w:sz w:val="26"/>
          <w:szCs w:val="26"/>
        </w:rPr>
      </w:pPr>
      <w:r w:rsidDel="00000000" w:rsidR="00000000" w:rsidRPr="00000000">
        <w:rPr>
          <w:sz w:val="26"/>
          <w:szCs w:val="26"/>
          <w:rtl w:val="0"/>
        </w:rPr>
        <w:t xml:space="preserve">**Fire (Imperius):** Increased critical hit range, bonuses in heated or chaotic situations.   </w:t>
      </w:r>
    </w:p>
    <w:p w:rsidR="00000000" w:rsidDel="00000000" w:rsidP="00000000" w:rsidRDefault="00000000" w:rsidRPr="00000000" w14:paraId="00000BE7">
      <w:pPr>
        <w:spacing w:line="240" w:lineRule="auto"/>
        <w:ind w:left="729" w:firstLine="0"/>
        <w:jc w:val="both"/>
        <w:rPr>
          <w:sz w:val="26"/>
          <w:szCs w:val="26"/>
        </w:rPr>
      </w:pPr>
      <w:r w:rsidDel="00000000" w:rsidR="00000000" w:rsidRPr="00000000">
        <w:rPr>
          <w:sz w:val="26"/>
          <w:szCs w:val="26"/>
          <w:rtl w:val="0"/>
        </w:rPr>
        <w:t xml:space="preserve">**Air (Katra):** Evasion bonuses, improved movement in low-gravity or high-altitude environments.   </w:t>
      </w:r>
    </w:p>
    <w:p w:rsidR="00000000" w:rsidDel="00000000" w:rsidP="00000000" w:rsidRDefault="00000000" w:rsidRPr="00000000" w14:paraId="00000BE8">
      <w:pPr>
        <w:spacing w:line="240" w:lineRule="auto"/>
        <w:ind w:left="729" w:firstLine="0"/>
        <w:jc w:val="both"/>
        <w:rPr>
          <w:sz w:val="26"/>
          <w:szCs w:val="26"/>
        </w:rPr>
      </w:pPr>
      <w:r w:rsidDel="00000000" w:rsidR="00000000" w:rsidRPr="00000000">
        <w:rPr>
          <w:sz w:val="26"/>
          <w:szCs w:val="26"/>
          <w:rtl w:val="0"/>
        </w:rPr>
        <w:t xml:space="preserve">**Water (Harmonia):** Enhanced healing and perception in aquatic or emotional interactions. </w:t>
      </w:r>
    </w:p>
    <w:p w:rsidR="00000000" w:rsidDel="00000000" w:rsidP="00000000" w:rsidRDefault="00000000" w:rsidRPr="00000000" w14:paraId="00000BE9">
      <w:pPr>
        <w:spacing w:line="240" w:lineRule="auto"/>
        <w:ind w:left="729" w:firstLine="0"/>
        <w:jc w:val="both"/>
        <w:rPr>
          <w:sz w:val="26"/>
          <w:szCs w:val="26"/>
        </w:rPr>
      </w:pPr>
      <w:r w:rsidDel="00000000" w:rsidR="00000000" w:rsidRPr="00000000">
        <w:rPr>
          <w:sz w:val="26"/>
          <w:szCs w:val="26"/>
          <w:rtl w:val="0"/>
        </w:rPr>
        <w:t xml:space="preserve"> Faction Interactions</w:t>
      </w:r>
    </w:p>
    <w:p w:rsidR="00000000" w:rsidDel="00000000" w:rsidP="00000000" w:rsidRDefault="00000000" w:rsidRPr="00000000" w14:paraId="00000BEA">
      <w:pPr>
        <w:spacing w:line="240" w:lineRule="auto"/>
        <w:ind w:left="729" w:firstLine="0"/>
        <w:jc w:val="both"/>
        <w:rPr>
          <w:sz w:val="26"/>
          <w:szCs w:val="26"/>
        </w:rPr>
      </w:pPr>
      <w:r w:rsidDel="00000000" w:rsidR="00000000" w:rsidRPr="00000000">
        <w:rPr>
          <w:sz w:val="26"/>
          <w:szCs w:val="26"/>
          <w:rtl w:val="0"/>
        </w:rPr>
        <w:t xml:space="preserve">Alignment directly affects faction alliances and story consequences.   </w:t>
      </w:r>
    </w:p>
    <w:p w:rsidR="00000000" w:rsidDel="00000000" w:rsidP="00000000" w:rsidRDefault="00000000" w:rsidRPr="00000000" w14:paraId="00000BEB">
      <w:pPr>
        <w:spacing w:line="240" w:lineRule="auto"/>
        <w:ind w:left="729" w:firstLine="0"/>
        <w:jc w:val="both"/>
        <w:rPr>
          <w:sz w:val="26"/>
          <w:szCs w:val="26"/>
        </w:rPr>
      </w:pPr>
      <w:r w:rsidDel="00000000" w:rsidR="00000000" w:rsidRPr="00000000">
        <w:rPr>
          <w:sz w:val="26"/>
          <w:szCs w:val="26"/>
          <w:rtl w:val="0"/>
        </w:rPr>
        <w:t xml:space="preserve">Example:</w:t>
      </w:r>
    </w:p>
    <w:p w:rsidR="00000000" w:rsidDel="00000000" w:rsidP="00000000" w:rsidRDefault="00000000" w:rsidRPr="00000000" w14:paraId="00000BEC">
      <w:pPr>
        <w:spacing w:line="240" w:lineRule="auto"/>
        <w:ind w:left="729" w:firstLine="0"/>
        <w:jc w:val="both"/>
        <w:rPr>
          <w:sz w:val="26"/>
          <w:szCs w:val="26"/>
        </w:rPr>
      </w:pPr>
      <w:r w:rsidDel="00000000" w:rsidR="00000000" w:rsidRPr="00000000">
        <w:rPr>
          <w:sz w:val="26"/>
          <w:szCs w:val="26"/>
          <w:rtl w:val="0"/>
        </w:rPr>
        <w:t xml:space="preserve">A **Flamescourge** may align with militaristic or chaotic factions but struggle to gain favor with peace-focused groups like the **Tideshapers.** </w:t>
      </w:r>
    </w:p>
    <w:p w:rsidR="00000000" w:rsidDel="00000000" w:rsidP="00000000" w:rsidRDefault="00000000" w:rsidRPr="00000000" w14:paraId="00000BE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BEE">
      <w:pPr>
        <w:spacing w:line="240" w:lineRule="auto"/>
        <w:ind w:left="729" w:firstLine="0"/>
        <w:jc w:val="both"/>
        <w:rPr>
          <w:sz w:val="26"/>
          <w:szCs w:val="26"/>
        </w:rPr>
      </w:pPr>
      <w:r w:rsidDel="00000000" w:rsidR="00000000" w:rsidRPr="00000000">
        <w:rPr>
          <w:sz w:val="26"/>
          <w:szCs w:val="26"/>
          <w:rtl w:val="0"/>
        </w:rPr>
        <w:t xml:space="preserve">Core Elements of Alignment</w:t>
      </w:r>
    </w:p>
    <w:p w:rsidR="00000000" w:rsidDel="00000000" w:rsidP="00000000" w:rsidRDefault="00000000" w:rsidRPr="00000000" w14:paraId="00000BEF">
      <w:pPr>
        <w:spacing w:line="240" w:lineRule="auto"/>
        <w:ind w:left="729" w:firstLine="0"/>
        <w:jc w:val="both"/>
        <w:rPr>
          <w:sz w:val="26"/>
          <w:szCs w:val="26"/>
        </w:rPr>
      </w:pPr>
      <w:r w:rsidDel="00000000" w:rsidR="00000000" w:rsidRPr="00000000">
        <w:rPr>
          <w:sz w:val="26"/>
          <w:szCs w:val="26"/>
          <w:rtl w:val="0"/>
        </w:rPr>
        <w:t xml:space="preserve">1. Dynamic Alignment Wheel</w:t>
      </w:r>
    </w:p>
    <w:p w:rsidR="00000000" w:rsidDel="00000000" w:rsidP="00000000" w:rsidRDefault="00000000" w:rsidRPr="00000000" w14:paraId="00000BF0">
      <w:pPr>
        <w:spacing w:line="240" w:lineRule="auto"/>
        <w:ind w:left="729" w:firstLine="0"/>
        <w:jc w:val="both"/>
        <w:rPr>
          <w:sz w:val="26"/>
          <w:szCs w:val="26"/>
        </w:rPr>
      </w:pPr>
      <w:r w:rsidDel="00000000" w:rsidR="00000000" w:rsidRPr="00000000">
        <w:rPr>
          <w:sz w:val="26"/>
          <w:szCs w:val="26"/>
          <w:rtl w:val="0"/>
        </w:rPr>
        <w:t xml:space="preserve">The **360° alignment wheel** represents the cosmic forces at play, dividing into **12 celestial archetypes**, each tied to a specific element (**Earth, Air, Fire, Water**) and attribute (**Dominion, Katra, Imperius, Harmonia**). </w:t>
      </w:r>
    </w:p>
    <w:p w:rsidR="00000000" w:rsidDel="00000000" w:rsidP="00000000" w:rsidRDefault="00000000" w:rsidRPr="00000000" w14:paraId="00000BF1">
      <w:pPr>
        <w:spacing w:line="240" w:lineRule="auto"/>
        <w:ind w:left="729" w:firstLine="0"/>
        <w:jc w:val="both"/>
        <w:rPr>
          <w:sz w:val="26"/>
          <w:szCs w:val="26"/>
        </w:rPr>
      </w:pPr>
      <w:r w:rsidDel="00000000" w:rsidR="00000000" w:rsidRPr="00000000">
        <w:rPr>
          <w:sz w:val="26"/>
          <w:szCs w:val="26"/>
          <w:rtl w:val="0"/>
        </w:rPr>
        <w:t xml:space="preserve">Players move dynamically along the wheel as their actions and choices shift their alignment between **Entropy (chaos)** and **Gnosis (harmony)**. </w:t>
      </w:r>
    </w:p>
    <w:p w:rsidR="00000000" w:rsidDel="00000000" w:rsidP="00000000" w:rsidRDefault="00000000" w:rsidRPr="00000000" w14:paraId="00000BF2">
      <w:pPr>
        <w:spacing w:line="240" w:lineRule="auto"/>
        <w:ind w:left="729" w:firstLine="0"/>
        <w:jc w:val="both"/>
        <w:rPr>
          <w:sz w:val="26"/>
          <w:szCs w:val="26"/>
        </w:rPr>
      </w:pPr>
      <w:r w:rsidDel="00000000" w:rsidR="00000000" w:rsidRPr="00000000">
        <w:rPr>
          <w:sz w:val="26"/>
          <w:szCs w:val="26"/>
          <w:rtl w:val="0"/>
        </w:rPr>
        <w:t xml:space="preserve">2. **Archetypes as Celestial Influences**   </w:t>
      </w:r>
    </w:p>
    <w:p w:rsidR="00000000" w:rsidDel="00000000" w:rsidP="00000000" w:rsidRDefault="00000000" w:rsidRPr="00000000" w14:paraId="00000BF3">
      <w:pPr>
        <w:spacing w:line="240" w:lineRule="auto"/>
        <w:ind w:left="729" w:firstLine="0"/>
        <w:jc w:val="both"/>
        <w:rPr>
          <w:sz w:val="26"/>
          <w:szCs w:val="26"/>
        </w:rPr>
      </w:pPr>
      <w:r w:rsidDel="00000000" w:rsidR="00000000" w:rsidRPr="00000000">
        <w:rPr>
          <w:sz w:val="26"/>
          <w:szCs w:val="26"/>
          <w:rtl w:val="0"/>
        </w:rPr>
        <w:t xml:space="preserve">   - Each archetype reflects a cosmic ideal, acting as a guide or force pulling the character toward specific behaviors, abilities, and challenges</w:t>
      </w:r>
    </w:p>
    <w:p w:rsidR="00000000" w:rsidDel="00000000" w:rsidP="00000000" w:rsidRDefault="00000000" w:rsidRPr="00000000" w14:paraId="00000BF4">
      <w:pPr>
        <w:spacing w:line="240" w:lineRule="auto"/>
        <w:ind w:left="729" w:firstLine="0"/>
        <w:jc w:val="both"/>
        <w:rPr>
          <w:sz w:val="26"/>
          <w:szCs w:val="26"/>
        </w:rPr>
      </w:pPr>
      <w:r w:rsidDel="00000000" w:rsidR="00000000" w:rsidRPr="00000000">
        <w:rPr>
          <w:sz w:val="26"/>
          <w:szCs w:val="26"/>
          <w:rtl w:val="0"/>
        </w:rPr>
        <w:t xml:space="preserve">### **Integrated Mechanics, Proficiencies, and Rules for </w:t>
      </w:r>
    </w:p>
    <w:p w:rsidR="00000000" w:rsidDel="00000000" w:rsidP="00000000" w:rsidRDefault="00000000" w:rsidRPr="00000000" w14:paraId="00000BF5">
      <w:pPr>
        <w:spacing w:line="240" w:lineRule="auto"/>
        <w:ind w:left="729" w:firstLine="0"/>
        <w:jc w:val="both"/>
        <w:rPr>
          <w:sz w:val="26"/>
          <w:szCs w:val="26"/>
        </w:rPr>
      </w:pPr>
      <w:r w:rsidDel="00000000" w:rsidR="00000000" w:rsidRPr="00000000">
        <w:rPr>
          <w:sz w:val="26"/>
          <w:szCs w:val="26"/>
          <w:rtl w:val="0"/>
        </w:rPr>
        <w:t xml:space="preserve">Conflict Horizon** </w:t>
      </w:r>
    </w:p>
    <w:p w:rsidR="00000000" w:rsidDel="00000000" w:rsidP="00000000" w:rsidRDefault="00000000" w:rsidRPr="00000000" w14:paraId="00000BF6">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BF7">
      <w:pPr>
        <w:spacing w:line="240" w:lineRule="auto"/>
        <w:ind w:left="729" w:firstLine="0"/>
        <w:jc w:val="both"/>
        <w:rPr>
          <w:sz w:val="26"/>
          <w:szCs w:val="26"/>
        </w:rPr>
      </w:pPr>
      <w:r w:rsidDel="00000000" w:rsidR="00000000" w:rsidRPr="00000000">
        <w:rPr>
          <w:sz w:val="26"/>
          <w:szCs w:val="26"/>
          <w:rtl w:val="0"/>
        </w:rPr>
        <w:t xml:space="preserve">Proficiency System</w:t>
      </w:r>
    </w:p>
    <w:p w:rsidR="00000000" w:rsidDel="00000000" w:rsidP="00000000" w:rsidRDefault="00000000" w:rsidRPr="00000000" w14:paraId="00000BF8">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BF9">
      <w:pPr>
        <w:spacing w:line="240" w:lineRule="auto"/>
        <w:ind w:left="729" w:firstLine="0"/>
        <w:jc w:val="both"/>
        <w:rPr>
          <w:sz w:val="26"/>
          <w:szCs w:val="26"/>
        </w:rPr>
      </w:pPr>
      <w:r w:rsidDel="00000000" w:rsidR="00000000" w:rsidRPr="00000000">
        <w:rPr>
          <w:sz w:val="26"/>
          <w:szCs w:val="26"/>
          <w:rtl w:val="0"/>
        </w:rPr>
        <w:t xml:space="preserve">The Proficiency System Overview</w:t>
      </w:r>
    </w:p>
    <w:p w:rsidR="00000000" w:rsidDel="00000000" w:rsidP="00000000" w:rsidRDefault="00000000" w:rsidRPr="00000000" w14:paraId="00000BFA">
      <w:pPr>
        <w:spacing w:line="240" w:lineRule="auto"/>
        <w:ind w:left="729" w:firstLine="0"/>
        <w:jc w:val="both"/>
        <w:rPr>
          <w:sz w:val="26"/>
          <w:szCs w:val="26"/>
        </w:rPr>
      </w:pPr>
      <w:r w:rsidDel="00000000" w:rsidR="00000000" w:rsidRPr="00000000">
        <w:rPr>
          <w:sz w:val="26"/>
          <w:szCs w:val="26"/>
          <w:rtl w:val="0"/>
        </w:rPr>
        <w:t xml:space="preserve">In the vast and volatile expanse of the Palladial Universe, survival often depends not just on strength, but on skill—the practiced application of knowledge, instinct, and experience. Whether navigating the perilous Void Zones, engaging in delicate political negotiations within the Great Houses, or harnessing the raw power of psionics, a character’s proficiencies define their practical expertise. The Proficiency System, an integral component of the Pentagram System, categorizes these capabilities into six key attributes: Katra, Dominion, Imperius, Harmonia, Entropy, and Gnosis. Each attribute governs a wide range of proficiencies, allowing characters to specialize and grow in ways that reflect their personal journey.</w:t>
      </w:r>
    </w:p>
    <w:p w:rsidR="00000000" w:rsidDel="00000000" w:rsidP="00000000" w:rsidRDefault="00000000" w:rsidRPr="00000000" w14:paraId="00000BFB">
      <w:pPr>
        <w:spacing w:line="240" w:lineRule="auto"/>
        <w:ind w:left="729" w:firstLine="0"/>
        <w:jc w:val="both"/>
        <w:rPr>
          <w:sz w:val="26"/>
          <w:szCs w:val="26"/>
        </w:rPr>
      </w:pPr>
      <w:r w:rsidDel="00000000" w:rsidR="00000000" w:rsidRPr="00000000">
        <w:rPr>
          <w:sz w:val="26"/>
          <w:szCs w:val="26"/>
          <w:rtl w:val="0"/>
        </w:rPr>
        <w:t xml:space="preserve">The Proficiency System serves as the bridge between a character’s raw attributes and their practical capabilities, allowing players to define how their characters interact with the world in meaningful and versatile ways. Built upon the foundation of the Pentagram System, which categorizes core attributes into Katra, Dominion, Imperius, Harmonia, Entropy, and Gnosis, proficiencies represent specialized areas of expertise that evolve over time. Whether it’s navigating complex terrain, crafting intricate machinery, or leveraging psionic abilities, proficiencies provide the mechanical depth needed to support emergent storytelling.</w:t>
      </w:r>
    </w:p>
    <w:p w:rsidR="00000000" w:rsidDel="00000000" w:rsidP="00000000" w:rsidRDefault="00000000" w:rsidRPr="00000000" w14:paraId="00000BFC">
      <w:pPr>
        <w:spacing w:line="240" w:lineRule="auto"/>
        <w:ind w:left="729" w:firstLine="0"/>
        <w:jc w:val="both"/>
        <w:rPr>
          <w:sz w:val="26"/>
          <w:szCs w:val="26"/>
        </w:rPr>
      </w:pPr>
      <w:r w:rsidDel="00000000" w:rsidR="00000000" w:rsidRPr="00000000">
        <w:rPr>
          <w:sz w:val="26"/>
          <w:szCs w:val="26"/>
          <w:rtl w:val="0"/>
        </w:rPr>
        <w:t xml:space="preserve">Proficiencies are designed to encourage a balance of strategic planning and narrative creativity. Each proficiency is tied to a specific attribute, meaning a character’s natural aptitudes directly influence their success in specialized areas. As characters progress, they can refine their proficiencies, moving through five distinct tiers of mastery—Novice, Adept, Expert, Master, and Paragon. These tiers reflect the character’s growth, with each level unlocking new capabilities, reducing penalties, and even allowing attribute substitutions in certain situations. This layered progression ensures that characters can evolve both mechanically and narratively, adapting to the demands of their journey.</w:t>
      </w:r>
    </w:p>
    <w:p w:rsidR="00000000" w:rsidDel="00000000" w:rsidP="00000000" w:rsidRDefault="00000000" w:rsidRPr="00000000" w14:paraId="00000BFD">
      <w:pPr>
        <w:spacing w:line="240" w:lineRule="auto"/>
        <w:ind w:left="729" w:firstLine="0"/>
        <w:jc w:val="both"/>
        <w:rPr>
          <w:sz w:val="26"/>
          <w:szCs w:val="26"/>
        </w:rPr>
      </w:pPr>
      <w:r w:rsidDel="00000000" w:rsidR="00000000" w:rsidRPr="00000000">
        <w:rPr>
          <w:sz w:val="26"/>
          <w:szCs w:val="26"/>
          <w:rtl w:val="0"/>
        </w:rPr>
        <w:t xml:space="preserve">Got it! So we want to emphasize that the proficiencies are guidelines, not limitations, and that their application is influenced by multiple factors—alignment, attribute modifiers, spiritual inclination (Gnosis or Entropy), and tier progression. The goal is to encourage creative interpretation within the mechanics while still providing a solid framework.</w:t>
      </w:r>
    </w:p>
    <w:p w:rsidR="00000000" w:rsidDel="00000000" w:rsidP="00000000" w:rsidRDefault="00000000" w:rsidRPr="00000000" w14:paraId="00000BFE">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BFF">
      <w:pPr>
        <w:spacing w:line="240" w:lineRule="auto"/>
        <w:ind w:left="729" w:firstLine="0"/>
        <w:jc w:val="both"/>
        <w:rPr>
          <w:sz w:val="26"/>
          <w:szCs w:val="26"/>
        </w:rPr>
      </w:pPr>
      <w:r w:rsidDel="00000000" w:rsidR="00000000" w:rsidRPr="00000000">
        <w:rPr>
          <w:sz w:val="26"/>
          <w:szCs w:val="26"/>
          <w:rtl w:val="0"/>
        </w:rPr>
        <w:t xml:space="preserve">The Open Potential of Proficiencies</w:t>
      </w:r>
    </w:p>
    <w:p w:rsidR="00000000" w:rsidDel="00000000" w:rsidP="00000000" w:rsidRDefault="00000000" w:rsidRPr="00000000" w14:paraId="00000C00">
      <w:pPr>
        <w:spacing w:line="240" w:lineRule="auto"/>
        <w:ind w:left="729" w:firstLine="0"/>
        <w:jc w:val="both"/>
        <w:rPr>
          <w:sz w:val="26"/>
          <w:szCs w:val="26"/>
        </w:rPr>
      </w:pPr>
      <w:r w:rsidDel="00000000" w:rsidR="00000000" w:rsidRPr="00000000">
        <w:rPr>
          <w:sz w:val="26"/>
          <w:szCs w:val="26"/>
          <w:rtl w:val="0"/>
        </w:rPr>
        <w:t xml:space="preserve">Proficiencies in the Palladial Universe are not rigid constraints but fluid tools that characters wield based on their personal growth, spiritual alignment, and narrative choices. While each proficiency is tied to a specific attribute, how it manifests in the game is shaped by several factors, including a character’s alignment, whether they are more inclined toward the forces of Gnosis or Entropy, their modifier die, and their tier of mastery. Players are encouraged to think beyond the examples provided in the proficiency descriptions—every skill has the potential for creative and unexpected applications within the boundaries of the game’s mechanics.</w:t>
      </w:r>
    </w:p>
    <w:p w:rsidR="00000000" w:rsidDel="00000000" w:rsidP="00000000" w:rsidRDefault="00000000" w:rsidRPr="00000000" w14:paraId="00000C01">
      <w:pPr>
        <w:spacing w:line="240" w:lineRule="auto"/>
        <w:ind w:left="729" w:firstLine="0"/>
        <w:jc w:val="both"/>
        <w:rPr>
          <w:sz w:val="26"/>
          <w:szCs w:val="26"/>
        </w:rPr>
      </w:pPr>
      <w:r w:rsidDel="00000000" w:rsidR="00000000" w:rsidRPr="00000000">
        <w:rPr>
          <w:sz w:val="26"/>
          <w:szCs w:val="26"/>
          <w:rtl w:val="0"/>
        </w:rPr>
        <w:t xml:space="preserve">At its core, each proficiency is defined by the interplay between three critical elements:</w:t>
      </w:r>
    </w:p>
    <w:p w:rsidR="00000000" w:rsidDel="00000000" w:rsidP="00000000" w:rsidRDefault="00000000" w:rsidRPr="00000000" w14:paraId="00000C0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03">
      <w:pPr>
        <w:spacing w:line="240" w:lineRule="auto"/>
        <w:ind w:left="729" w:firstLine="0"/>
        <w:jc w:val="both"/>
        <w:rPr>
          <w:sz w:val="26"/>
          <w:szCs w:val="26"/>
        </w:rPr>
      </w:pPr>
      <w:r w:rsidDel="00000000" w:rsidR="00000000" w:rsidRPr="00000000">
        <w:rPr>
          <w:sz w:val="26"/>
          <w:szCs w:val="26"/>
          <w:rtl w:val="0"/>
        </w:rPr>
        <w:t xml:space="preserve">Attribute Synergy: A proficiency’s effectiveness depends on its associated attribute and how well it aligns with the character’s strengths and weaknesses. Characters with a high Dominion score might excel at Survival through sheer resilience, while those with a high Katra might succeed through agility and adaptability.</w:t>
      </w:r>
    </w:p>
    <w:p w:rsidR="00000000" w:rsidDel="00000000" w:rsidP="00000000" w:rsidRDefault="00000000" w:rsidRPr="00000000" w14:paraId="00000C0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05">
      <w:pPr>
        <w:spacing w:line="240" w:lineRule="auto"/>
        <w:ind w:left="729" w:firstLine="0"/>
        <w:jc w:val="both"/>
        <w:rPr>
          <w:sz w:val="26"/>
          <w:szCs w:val="26"/>
        </w:rPr>
      </w:pPr>
      <w:r w:rsidDel="00000000" w:rsidR="00000000" w:rsidRPr="00000000">
        <w:rPr>
          <w:sz w:val="26"/>
          <w:szCs w:val="26"/>
          <w:rtl w:val="0"/>
        </w:rPr>
        <w:t xml:space="preserve">Spiritual Influence: Whether a character is driven by the structured insight of Gnosis or the chaotic creativity of Entropy shapes how they approach proficiencies. Gnosis-driven characters may use Crafting to create intricate, precise mechanisms, while an Entropy-heavy character might apply the same proficiency to jury-rig unpredictable solutions under pressure.</w:t>
      </w:r>
    </w:p>
    <w:p w:rsidR="00000000" w:rsidDel="00000000" w:rsidP="00000000" w:rsidRDefault="00000000" w:rsidRPr="00000000" w14:paraId="00000C06">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07">
      <w:pPr>
        <w:spacing w:line="240" w:lineRule="auto"/>
        <w:ind w:left="729" w:firstLine="0"/>
        <w:jc w:val="both"/>
        <w:rPr>
          <w:sz w:val="26"/>
          <w:szCs w:val="26"/>
        </w:rPr>
      </w:pPr>
      <w:r w:rsidDel="00000000" w:rsidR="00000000" w:rsidRPr="00000000">
        <w:rPr>
          <w:sz w:val="26"/>
          <w:szCs w:val="26"/>
          <w:rtl w:val="0"/>
        </w:rPr>
        <w:t xml:space="preserve">Tier and Modifier Impact: The modifier die governs a character’s potential within a proficiency, dictating whether they can only achieve basic competency or ascend to true mastery. The higher their die, the broader their opportunities for growth, but even low-tier characters can find creative ways to leverage their skills within their narrative arcs.</w:t>
      </w:r>
    </w:p>
    <w:p w:rsidR="00000000" w:rsidDel="00000000" w:rsidP="00000000" w:rsidRDefault="00000000" w:rsidRPr="00000000" w14:paraId="00000C08">
      <w:pPr>
        <w:spacing w:line="240" w:lineRule="auto"/>
        <w:ind w:left="729" w:firstLine="0"/>
        <w:jc w:val="both"/>
        <w:rPr>
          <w:sz w:val="26"/>
          <w:szCs w:val="26"/>
        </w:rPr>
      </w:pPr>
      <w:r w:rsidDel="00000000" w:rsidR="00000000" w:rsidRPr="00000000">
        <w:rPr>
          <w:sz w:val="26"/>
          <w:szCs w:val="26"/>
          <w:rtl w:val="0"/>
        </w:rPr>
        <w:t xml:space="preserve">To illustrate the flexibility of proficiencies, each write-up will provide three core examples of how the proficiency can be applied in mental, spiritual, and physical contexts. These examples serve as inspiration rather than exhaustive definitions, showing how a single proficiency can be used to solve diverse challenges. For example, the Stealth proficiency might be utilized in the following ways:</w:t>
      </w:r>
    </w:p>
    <w:p w:rsidR="00000000" w:rsidDel="00000000" w:rsidP="00000000" w:rsidRDefault="00000000" w:rsidRPr="00000000" w14:paraId="00000C09">
      <w:pPr>
        <w:spacing w:line="240" w:lineRule="auto"/>
        <w:ind w:left="729" w:firstLine="0"/>
        <w:jc w:val="both"/>
        <w:rPr>
          <w:sz w:val="26"/>
          <w:szCs w:val="26"/>
        </w:rPr>
      </w:pPr>
      <w:r w:rsidDel="00000000" w:rsidR="00000000" w:rsidRPr="00000000">
        <w:rPr>
          <w:sz w:val="26"/>
          <w:szCs w:val="26"/>
          <w:rtl w:val="0"/>
        </w:rPr>
        <w:t xml:space="preserve">• Mental Application: Planning infiltration routes based on environmental factors and guard patrol patterns.</w:t>
      </w:r>
    </w:p>
    <w:p w:rsidR="00000000" w:rsidDel="00000000" w:rsidP="00000000" w:rsidRDefault="00000000" w:rsidRPr="00000000" w14:paraId="00000C0A">
      <w:pPr>
        <w:spacing w:line="240" w:lineRule="auto"/>
        <w:ind w:left="729" w:firstLine="0"/>
        <w:jc w:val="both"/>
        <w:rPr>
          <w:sz w:val="26"/>
          <w:szCs w:val="26"/>
        </w:rPr>
      </w:pPr>
      <w:r w:rsidDel="00000000" w:rsidR="00000000" w:rsidRPr="00000000">
        <w:rPr>
          <w:sz w:val="26"/>
          <w:szCs w:val="26"/>
          <w:rtl w:val="0"/>
        </w:rPr>
        <w:t xml:space="preserve">• Spiritual Application: Using psionic resonance to blend into the collective awareness of a crowded area.</w:t>
      </w:r>
    </w:p>
    <w:p w:rsidR="00000000" w:rsidDel="00000000" w:rsidP="00000000" w:rsidRDefault="00000000" w:rsidRPr="00000000" w14:paraId="00000C0B">
      <w:pPr>
        <w:spacing w:line="240" w:lineRule="auto"/>
        <w:ind w:left="729" w:firstLine="0"/>
        <w:jc w:val="both"/>
        <w:rPr>
          <w:sz w:val="26"/>
          <w:szCs w:val="26"/>
        </w:rPr>
      </w:pPr>
      <w:r w:rsidDel="00000000" w:rsidR="00000000" w:rsidRPr="00000000">
        <w:rPr>
          <w:sz w:val="26"/>
          <w:szCs w:val="26"/>
          <w:rtl w:val="0"/>
        </w:rPr>
        <w:t xml:space="preserve">• Physical Application: Silently moving through rough terrain without leaving a trace.</w:t>
      </w:r>
    </w:p>
    <w:p w:rsidR="00000000" w:rsidDel="00000000" w:rsidP="00000000" w:rsidRDefault="00000000" w:rsidRPr="00000000" w14:paraId="00000C0C">
      <w:pPr>
        <w:spacing w:line="240" w:lineRule="auto"/>
        <w:ind w:left="729" w:firstLine="0"/>
        <w:jc w:val="both"/>
        <w:rPr>
          <w:sz w:val="26"/>
          <w:szCs w:val="26"/>
        </w:rPr>
      </w:pPr>
      <w:r w:rsidDel="00000000" w:rsidR="00000000" w:rsidRPr="00000000">
        <w:rPr>
          <w:sz w:val="26"/>
          <w:szCs w:val="26"/>
          <w:rtl w:val="0"/>
        </w:rPr>
        <w:t xml:space="preserve">By embracing these multi-faceted approaches, players and Overseers alike are encouraged to shape the story in ways that feel organic and rewarding, ensuring that every skill contributes meaningfully to the unfolding narrative.</w:t>
      </w:r>
    </w:p>
    <w:p w:rsidR="00000000" w:rsidDel="00000000" w:rsidP="00000000" w:rsidRDefault="00000000" w:rsidRPr="00000000" w14:paraId="00000C0D">
      <w:pPr>
        <w:spacing w:line="240" w:lineRule="auto"/>
        <w:ind w:left="729" w:firstLine="0"/>
        <w:jc w:val="both"/>
        <w:rPr>
          <w:sz w:val="26"/>
          <w:szCs w:val="26"/>
        </w:rPr>
      </w:pPr>
      <w:r w:rsidDel="00000000" w:rsidR="00000000" w:rsidRPr="00000000">
        <w:rPr>
          <w:sz w:val="26"/>
          <w:szCs w:val="26"/>
          <w:rtl w:val="0"/>
        </w:rPr>
        <w:t xml:space="preserve">Mechanically, proficiencies function as a percentile-based system, providing characters with a starting competency derived from their associated attribute. The formula for determining a character’s base proficiency is:</w:t>
      </w:r>
    </w:p>
    <w:p w:rsidR="00000000" w:rsidDel="00000000" w:rsidP="00000000" w:rsidRDefault="00000000" w:rsidRPr="00000000" w14:paraId="00000C0E">
      <w:pPr>
        <w:spacing w:line="240" w:lineRule="auto"/>
        <w:ind w:left="729" w:firstLine="0"/>
        <w:jc w:val="both"/>
        <w:rPr>
          <w:sz w:val="26"/>
          <w:szCs w:val="26"/>
        </w:rPr>
      </w:pPr>
      <w:r w:rsidDel="00000000" w:rsidR="00000000" w:rsidRPr="00000000">
        <w:rPr>
          <w:sz w:val="26"/>
          <w:szCs w:val="26"/>
          <w:rtl w:val="0"/>
        </w:rPr>
        <w:t xml:space="preserve">Proficiencies are improved through use, training, and milestone achievements. At odd-numbered levels, characters may attempt to increase their proficiencies by rolling 1d100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skills.</w:t>
      </w:r>
    </w:p>
    <w:p w:rsidR="00000000" w:rsidDel="00000000" w:rsidP="00000000" w:rsidRDefault="00000000" w:rsidRPr="00000000" w14:paraId="00000C0F">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10">
      <w:pPr>
        <w:spacing w:line="240" w:lineRule="auto"/>
        <w:ind w:left="729" w:firstLine="0"/>
        <w:jc w:val="both"/>
        <w:rPr>
          <w:sz w:val="26"/>
          <w:szCs w:val="26"/>
        </w:rPr>
      </w:pPr>
      <w:r w:rsidDel="00000000" w:rsidR="00000000" w:rsidRPr="00000000">
        <w:rPr>
          <w:sz w:val="26"/>
          <w:szCs w:val="26"/>
          <w:rtl w:val="0"/>
        </w:rPr>
        <w:t xml:space="preserve">Proficiency System</w:t>
      </w:r>
    </w:p>
    <w:p w:rsidR="00000000" w:rsidDel="00000000" w:rsidP="00000000" w:rsidRDefault="00000000" w:rsidRPr="00000000" w14:paraId="00000C11">
      <w:pPr>
        <w:spacing w:line="240" w:lineRule="auto"/>
        <w:ind w:left="729" w:firstLine="0"/>
        <w:jc w:val="both"/>
        <w:rPr>
          <w:sz w:val="26"/>
          <w:szCs w:val="26"/>
        </w:rPr>
      </w:pPr>
      <w:r w:rsidDel="00000000" w:rsidR="00000000" w:rsidRPr="00000000">
        <w:rPr>
          <w:sz w:val="26"/>
          <w:szCs w:val="26"/>
          <w:rtl w:val="0"/>
        </w:rPr>
        <w:t xml:space="preserve">Proficiencies represent specialized training and expertise. They add bonuses to skill rolls and unlock new abilities as they progress through tiers. </w:t>
      </w:r>
    </w:p>
    <w:p w:rsidR="00000000" w:rsidDel="00000000" w:rsidP="00000000" w:rsidRDefault="00000000" w:rsidRPr="00000000" w14:paraId="00000C1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13">
      <w:pPr>
        <w:spacing w:line="240" w:lineRule="auto"/>
        <w:ind w:left="729" w:firstLine="0"/>
        <w:jc w:val="both"/>
        <w:rPr>
          <w:sz w:val="26"/>
          <w:szCs w:val="26"/>
        </w:rPr>
      </w:pPr>
      <w:r w:rsidDel="00000000" w:rsidR="00000000" w:rsidRPr="00000000">
        <w:rPr>
          <w:sz w:val="26"/>
          <w:szCs w:val="26"/>
          <w:rtl w:val="0"/>
        </w:rPr>
        <w:t xml:space="preserve">Proficiency Categories</w:t>
      </w:r>
    </w:p>
    <w:p w:rsidR="00000000" w:rsidDel="00000000" w:rsidP="00000000" w:rsidRDefault="00000000" w:rsidRPr="00000000" w14:paraId="00000C14">
      <w:pPr>
        <w:spacing w:line="240" w:lineRule="auto"/>
        <w:ind w:left="729" w:firstLine="0"/>
        <w:jc w:val="both"/>
        <w:rPr>
          <w:sz w:val="26"/>
          <w:szCs w:val="26"/>
        </w:rPr>
      </w:pPr>
      <w:r w:rsidDel="00000000" w:rsidR="00000000" w:rsidRPr="00000000">
        <w:rPr>
          <w:sz w:val="26"/>
          <w:szCs w:val="26"/>
          <w:rtl w:val="0"/>
        </w:rPr>
        <w:t xml:space="preserve">1.**Katra Proficiencies:** Focused on agility, intellect, and precision. Examples: Marksman, Tactics, Stealth. </w:t>
      </w:r>
    </w:p>
    <w:p w:rsidR="00000000" w:rsidDel="00000000" w:rsidP="00000000" w:rsidRDefault="00000000" w:rsidRPr="00000000" w14:paraId="00000C15">
      <w:pPr>
        <w:spacing w:line="240" w:lineRule="auto"/>
        <w:ind w:left="729" w:firstLine="0"/>
        <w:jc w:val="both"/>
        <w:rPr>
          <w:sz w:val="26"/>
          <w:szCs w:val="26"/>
        </w:rPr>
      </w:pPr>
      <w:r w:rsidDel="00000000" w:rsidR="00000000" w:rsidRPr="00000000">
        <w:rPr>
          <w:sz w:val="26"/>
          <w:szCs w:val="26"/>
          <w:rtl w:val="0"/>
        </w:rPr>
        <w:t xml:space="preserve">2.**Dominion Proficiencies:** Reflect physical endurance and stability. Examples: Survival, Construction, Heavy Weapons. </w:t>
      </w:r>
    </w:p>
    <w:p w:rsidR="00000000" w:rsidDel="00000000" w:rsidP="00000000" w:rsidRDefault="00000000" w:rsidRPr="00000000" w14:paraId="00000C16">
      <w:pPr>
        <w:spacing w:line="240" w:lineRule="auto"/>
        <w:ind w:left="729" w:firstLine="0"/>
        <w:jc w:val="both"/>
        <w:rPr>
          <w:sz w:val="26"/>
          <w:szCs w:val="26"/>
        </w:rPr>
      </w:pPr>
      <w:r w:rsidDel="00000000" w:rsidR="00000000" w:rsidRPr="00000000">
        <w:rPr>
          <w:sz w:val="26"/>
          <w:szCs w:val="26"/>
          <w:rtl w:val="0"/>
        </w:rPr>
        <w:t xml:space="preserve">3.**Imperius Proficiencies:** Related to leadership and aggression. Examples: Command, Intimidation, Demolitions. </w:t>
      </w:r>
    </w:p>
    <w:p w:rsidR="00000000" w:rsidDel="00000000" w:rsidP="00000000" w:rsidRDefault="00000000" w:rsidRPr="00000000" w14:paraId="00000C17">
      <w:pPr>
        <w:spacing w:line="240" w:lineRule="auto"/>
        <w:ind w:left="729" w:firstLine="0"/>
        <w:jc w:val="both"/>
        <w:rPr>
          <w:sz w:val="26"/>
          <w:szCs w:val="26"/>
        </w:rPr>
      </w:pPr>
      <w:r w:rsidDel="00000000" w:rsidR="00000000" w:rsidRPr="00000000">
        <w:rPr>
          <w:sz w:val="26"/>
          <w:szCs w:val="26"/>
          <w:rtl w:val="0"/>
        </w:rPr>
        <w:t xml:space="preserve">4.**Harmonia Proficiencies:** Spiritual and intuitive tasks. Examples: Healing, Diplomacy, Divination. </w:t>
      </w:r>
    </w:p>
    <w:p w:rsidR="00000000" w:rsidDel="00000000" w:rsidP="00000000" w:rsidRDefault="00000000" w:rsidRPr="00000000" w14:paraId="00000C18">
      <w:pPr>
        <w:spacing w:line="240" w:lineRule="auto"/>
        <w:ind w:left="729" w:firstLine="0"/>
        <w:jc w:val="both"/>
        <w:rPr>
          <w:sz w:val="26"/>
          <w:szCs w:val="26"/>
        </w:rPr>
      </w:pPr>
      <w:r w:rsidDel="00000000" w:rsidR="00000000" w:rsidRPr="00000000">
        <w:rPr>
          <w:sz w:val="26"/>
          <w:szCs w:val="26"/>
          <w:rtl w:val="0"/>
        </w:rPr>
        <w:t xml:space="preserve">5.**Entropy Proficiencies:** Emphasize chaos and improvisation. Examples: Sabotage, Hacking, Improvisation. </w:t>
      </w:r>
    </w:p>
    <w:p w:rsidR="00000000" w:rsidDel="00000000" w:rsidP="00000000" w:rsidRDefault="00000000" w:rsidRPr="00000000" w14:paraId="00000C19">
      <w:pPr>
        <w:spacing w:line="240" w:lineRule="auto"/>
        <w:ind w:left="729" w:firstLine="0"/>
        <w:jc w:val="both"/>
        <w:rPr>
          <w:sz w:val="26"/>
          <w:szCs w:val="26"/>
        </w:rPr>
      </w:pPr>
      <w:r w:rsidDel="00000000" w:rsidR="00000000" w:rsidRPr="00000000">
        <w:rPr>
          <w:sz w:val="26"/>
          <w:szCs w:val="26"/>
          <w:rtl w:val="0"/>
        </w:rPr>
        <w:t xml:space="preserve">6.**Gnosis Proficiencies:** Ritualized and psionic tasks. Examples: Arcana, Crafting, Resonance. </w:t>
      </w:r>
    </w:p>
    <w:p w:rsidR="00000000" w:rsidDel="00000000" w:rsidP="00000000" w:rsidRDefault="00000000" w:rsidRPr="00000000" w14:paraId="00000C1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1B">
      <w:pPr>
        <w:spacing w:line="240" w:lineRule="auto"/>
        <w:ind w:left="729" w:firstLine="0"/>
        <w:jc w:val="both"/>
        <w:rPr>
          <w:sz w:val="26"/>
          <w:szCs w:val="26"/>
        </w:rPr>
      </w:pPr>
      <w:r w:rsidDel="00000000" w:rsidR="00000000" w:rsidRPr="00000000">
        <w:rPr>
          <w:sz w:val="26"/>
          <w:szCs w:val="26"/>
          <w:rtl w:val="0"/>
        </w:rPr>
        <w:t xml:space="preserve">Proficiency Mechanics</w:t>
      </w:r>
    </w:p>
    <w:p w:rsidR="00000000" w:rsidDel="00000000" w:rsidP="00000000" w:rsidRDefault="00000000" w:rsidRPr="00000000" w14:paraId="00000C1C">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1D">
      <w:pPr>
        <w:spacing w:line="240" w:lineRule="auto"/>
        <w:ind w:left="729" w:firstLine="0"/>
        <w:jc w:val="both"/>
        <w:rPr>
          <w:sz w:val="26"/>
          <w:szCs w:val="26"/>
        </w:rPr>
      </w:pPr>
      <w:r w:rsidDel="00000000" w:rsidR="00000000" w:rsidRPr="00000000">
        <w:rPr>
          <w:sz w:val="26"/>
          <w:szCs w:val="26"/>
          <w:rtl w:val="0"/>
        </w:rPr>
        <w:t xml:space="preserve">Starting Proficiency Bonus</w:t>
      </w:r>
    </w:p>
    <w:p w:rsidR="00000000" w:rsidDel="00000000" w:rsidP="00000000" w:rsidRDefault="00000000" w:rsidRPr="00000000" w14:paraId="00000C1E">
      <w:pPr>
        <w:spacing w:line="240" w:lineRule="auto"/>
        <w:ind w:left="729" w:firstLine="0"/>
        <w:jc w:val="both"/>
        <w:rPr>
          <w:sz w:val="26"/>
          <w:szCs w:val="26"/>
        </w:rPr>
      </w:pPr>
      <w:r w:rsidDel="00000000" w:rsidR="00000000" w:rsidRPr="00000000">
        <w:rPr>
          <w:sz w:val="26"/>
          <w:szCs w:val="26"/>
          <w:rtl w:val="0"/>
        </w:rPr>
        <w:t xml:space="preserve">The initial proficiency bonus is determined as follows: </w:t>
      </w:r>
    </w:p>
    <w:p w:rsidR="00000000" w:rsidDel="00000000" w:rsidP="00000000" w:rsidRDefault="00000000" w:rsidRPr="00000000" w14:paraId="00000C1F">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0C20">
      <w:pPr>
        <w:spacing w:line="240" w:lineRule="auto"/>
        <w:ind w:left="729" w:firstLine="0"/>
        <w:jc w:val="both"/>
        <w:rPr>
          <w:sz w:val="26"/>
          <w:szCs w:val="26"/>
        </w:rPr>
      </w:pPr>
      <w:r w:rsidDel="00000000" w:rsidR="00000000" w:rsidRPr="00000000">
        <w:rPr>
          <w:sz w:val="26"/>
          <w:szCs w:val="26"/>
          <w:rtl w:val="0"/>
        </w:rPr>
        <w:t xml:space="preserve">Proficiency Bonus (%)=Associated Attribute divided by </w:t>
      </w:r>
    </w:p>
    <w:p w:rsidR="00000000" w:rsidDel="00000000" w:rsidP="00000000" w:rsidRDefault="00000000" w:rsidRPr="00000000" w14:paraId="00000C21">
      <w:pPr>
        <w:spacing w:line="240" w:lineRule="auto"/>
        <w:ind w:left="729" w:firstLine="0"/>
        <w:jc w:val="both"/>
        <w:rPr>
          <w:sz w:val="26"/>
          <w:szCs w:val="26"/>
        </w:rPr>
      </w:pPr>
      <w:r w:rsidDel="00000000" w:rsidR="00000000" w:rsidRPr="00000000">
        <w:rPr>
          <w:sz w:val="26"/>
          <w:szCs w:val="26"/>
          <w:rtl w:val="0"/>
        </w:rPr>
        <w:t xml:space="preserve">10+Gnosis or Entropy divided by 10+Modifier Die Roll </w:t>
      </w:r>
    </w:p>
    <w:p w:rsidR="00000000" w:rsidDel="00000000" w:rsidP="00000000" w:rsidRDefault="00000000" w:rsidRPr="00000000" w14:paraId="00000C22">
      <w:pPr>
        <w:spacing w:line="240" w:lineRule="auto"/>
        <w:ind w:left="729" w:firstLine="0"/>
        <w:jc w:val="both"/>
        <w:rPr>
          <w:sz w:val="26"/>
          <w:szCs w:val="26"/>
        </w:rPr>
      </w:pPr>
      <w:r w:rsidDel="00000000" w:rsidR="00000000" w:rsidRPr="00000000">
        <w:rPr>
          <w:sz w:val="26"/>
          <w:szCs w:val="26"/>
          <w:rtl w:val="0"/>
        </w:rPr>
        <w:t xml:space="preserve">Proficiency Bonus (%)=10Associated Attribute+10 </w:t>
        <w:tab/>
        <w:t xml:space="preserve">Gnosis or Entropy+ Modifier Die Roll Explanation: </w:t>
      </w:r>
    </w:p>
    <w:p w:rsidR="00000000" w:rsidDel="00000000" w:rsidP="00000000" w:rsidRDefault="00000000" w:rsidRPr="00000000" w14:paraId="00000C23">
      <w:pPr>
        <w:spacing w:line="240" w:lineRule="auto"/>
        <w:ind w:left="729" w:firstLine="0"/>
        <w:jc w:val="both"/>
        <w:rPr>
          <w:sz w:val="26"/>
          <w:szCs w:val="26"/>
        </w:rPr>
      </w:pPr>
      <w:r w:rsidDel="00000000" w:rsidR="00000000" w:rsidRPr="00000000">
        <w:rPr>
          <w:sz w:val="26"/>
          <w:szCs w:val="26"/>
          <w:rtl w:val="0"/>
        </w:rPr>
        <w:t xml:space="preserve">Associated Attribute: The primary attribute governing the proficiency (e.g., Strength, Dexterity, Intelligence). </w:t>
      </w:r>
    </w:p>
    <w:p w:rsidR="00000000" w:rsidDel="00000000" w:rsidP="00000000" w:rsidRDefault="00000000" w:rsidRPr="00000000" w14:paraId="00000C24">
      <w:pPr>
        <w:spacing w:line="240" w:lineRule="auto"/>
        <w:ind w:left="729" w:firstLine="0"/>
        <w:jc w:val="both"/>
        <w:rPr>
          <w:sz w:val="26"/>
          <w:szCs w:val="26"/>
        </w:rPr>
      </w:pPr>
      <w:r w:rsidDel="00000000" w:rsidR="00000000" w:rsidRPr="00000000">
        <w:rPr>
          <w:sz w:val="26"/>
          <w:szCs w:val="26"/>
          <w:rtl w:val="0"/>
        </w:rPr>
        <w:t xml:space="preserve">Gnosis/Entropy: Reflects the character's spiritual alignment or thematic approach. </w:t>
      </w:r>
    </w:p>
    <w:p w:rsidR="00000000" w:rsidDel="00000000" w:rsidP="00000000" w:rsidRDefault="00000000" w:rsidRPr="00000000" w14:paraId="00000C25">
      <w:pPr>
        <w:spacing w:line="240" w:lineRule="auto"/>
        <w:ind w:left="729" w:firstLine="0"/>
        <w:jc w:val="both"/>
        <w:rPr>
          <w:sz w:val="26"/>
          <w:szCs w:val="26"/>
        </w:rPr>
      </w:pPr>
      <w:r w:rsidDel="00000000" w:rsidR="00000000" w:rsidRPr="00000000">
        <w:rPr>
          <w:sz w:val="26"/>
          <w:szCs w:val="26"/>
          <w:rtl w:val="0"/>
        </w:rPr>
        <w:t xml:space="preserve">Modifier Die Roll: A roll of the proficiency’s associated die (e.g., d6, d8, d10) determines an added boost. </w:t>
      </w:r>
    </w:p>
    <w:p w:rsidR="00000000" w:rsidDel="00000000" w:rsidP="00000000" w:rsidRDefault="00000000" w:rsidRPr="00000000" w14:paraId="00000C26">
      <w:pPr>
        <w:spacing w:line="240" w:lineRule="auto"/>
        <w:ind w:left="729" w:firstLine="0"/>
        <w:jc w:val="both"/>
        <w:rPr>
          <w:sz w:val="26"/>
          <w:szCs w:val="26"/>
        </w:rPr>
      </w:pPr>
      <w:r w:rsidDel="00000000" w:rsidR="00000000" w:rsidRPr="00000000">
        <w:rPr>
          <w:sz w:val="26"/>
          <w:szCs w:val="26"/>
          <w:rtl w:val="0"/>
        </w:rPr>
        <w:t xml:space="preserve">Advancement</w:t>
      </w:r>
    </w:p>
    <w:p w:rsidR="00000000" w:rsidDel="00000000" w:rsidP="00000000" w:rsidRDefault="00000000" w:rsidRPr="00000000" w14:paraId="00000C27">
      <w:pPr>
        <w:spacing w:line="240" w:lineRule="auto"/>
        <w:ind w:left="729" w:firstLine="0"/>
        <w:jc w:val="both"/>
        <w:rPr>
          <w:sz w:val="26"/>
          <w:szCs w:val="26"/>
        </w:rPr>
      </w:pPr>
      <w:r w:rsidDel="00000000" w:rsidR="00000000" w:rsidRPr="00000000">
        <w:rPr>
          <w:sz w:val="26"/>
          <w:szCs w:val="26"/>
          <w:rtl w:val="0"/>
        </w:rPr>
        <w:t xml:space="preserve">**Odd Levels:** Attempt to improve 2 proficiencies. </w:t>
      </w:r>
    </w:p>
    <w:p w:rsidR="00000000" w:rsidDel="00000000" w:rsidP="00000000" w:rsidRDefault="00000000" w:rsidRPr="00000000" w14:paraId="00000C28">
      <w:pPr>
        <w:spacing w:line="240" w:lineRule="auto"/>
        <w:ind w:left="729" w:firstLine="0"/>
        <w:jc w:val="both"/>
        <w:rPr>
          <w:sz w:val="26"/>
          <w:szCs w:val="26"/>
        </w:rPr>
      </w:pPr>
      <w:r w:rsidDel="00000000" w:rsidR="00000000" w:rsidRPr="00000000">
        <w:rPr>
          <w:sz w:val="26"/>
          <w:szCs w:val="26"/>
          <w:rtl w:val="0"/>
        </w:rPr>
        <w:t xml:space="preserve">Roll **D100** against the associated attribute + current proficiency bonus. </w:t>
      </w:r>
    </w:p>
    <w:p w:rsidR="00000000" w:rsidDel="00000000" w:rsidP="00000000" w:rsidRDefault="00000000" w:rsidRPr="00000000" w14:paraId="00000C29">
      <w:pPr>
        <w:spacing w:line="240" w:lineRule="auto"/>
        <w:ind w:left="729" w:firstLine="0"/>
        <w:jc w:val="both"/>
        <w:rPr>
          <w:sz w:val="26"/>
          <w:szCs w:val="26"/>
        </w:rPr>
      </w:pPr>
      <w:r w:rsidDel="00000000" w:rsidR="00000000" w:rsidRPr="00000000">
        <w:rPr>
          <w:sz w:val="26"/>
          <w:szCs w:val="26"/>
          <w:rtl w:val="0"/>
        </w:rPr>
        <w:t xml:space="preserve">**Success:** Roll the associated **Modifier Die** and add the result to the bonus. </w:t>
      </w:r>
    </w:p>
    <w:p w:rsidR="00000000" w:rsidDel="00000000" w:rsidP="00000000" w:rsidRDefault="00000000" w:rsidRPr="00000000" w14:paraId="00000C2A">
      <w:pPr>
        <w:spacing w:line="240" w:lineRule="auto"/>
        <w:ind w:left="729" w:firstLine="0"/>
        <w:jc w:val="both"/>
        <w:rPr>
          <w:sz w:val="26"/>
          <w:szCs w:val="26"/>
        </w:rPr>
      </w:pPr>
      <w:r w:rsidDel="00000000" w:rsidR="00000000" w:rsidRPr="00000000">
        <w:rPr>
          <w:sz w:val="26"/>
          <w:szCs w:val="26"/>
          <w:rtl w:val="0"/>
        </w:rPr>
        <w:t xml:space="preserve">**Failure:** No improvement that level. </w:t>
      </w:r>
    </w:p>
    <w:p w:rsidR="00000000" w:rsidDel="00000000" w:rsidP="00000000" w:rsidRDefault="00000000" w:rsidRPr="00000000" w14:paraId="00000C2B">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C2C">
      <w:pPr>
        <w:spacing w:line="240" w:lineRule="auto"/>
        <w:ind w:left="729" w:firstLine="0"/>
        <w:jc w:val="both"/>
        <w:rPr>
          <w:sz w:val="26"/>
          <w:szCs w:val="26"/>
        </w:rPr>
      </w:pPr>
      <w:r w:rsidDel="00000000" w:rsidR="00000000" w:rsidRPr="00000000">
        <w:rPr>
          <w:sz w:val="26"/>
          <w:szCs w:val="26"/>
          <w:rtl w:val="0"/>
        </w:rPr>
        <w:t xml:space="preserve">Proficiency: Sabotage (Entropy = 70, Bonus = 15%). </w:t>
      </w:r>
    </w:p>
    <w:p w:rsidR="00000000" w:rsidDel="00000000" w:rsidP="00000000" w:rsidRDefault="00000000" w:rsidRPr="00000000" w14:paraId="00000C2D">
      <w:pPr>
        <w:spacing w:line="240" w:lineRule="auto"/>
        <w:ind w:left="729" w:firstLine="0"/>
        <w:jc w:val="both"/>
        <w:rPr>
          <w:sz w:val="26"/>
          <w:szCs w:val="26"/>
        </w:rPr>
      </w:pPr>
      <w:r w:rsidDel="00000000" w:rsidR="00000000" w:rsidRPr="00000000">
        <w:rPr>
          <w:sz w:val="26"/>
          <w:szCs w:val="26"/>
          <w:rtl w:val="0"/>
        </w:rPr>
        <w:t xml:space="preserve">Roll = 78 (Failure). No increase. </w:t>
      </w:r>
    </w:p>
    <w:p w:rsidR="00000000" w:rsidDel="00000000" w:rsidP="00000000" w:rsidRDefault="00000000" w:rsidRPr="00000000" w14:paraId="00000C2E">
      <w:pPr>
        <w:spacing w:line="240" w:lineRule="auto"/>
        <w:ind w:left="729" w:firstLine="0"/>
        <w:jc w:val="both"/>
        <w:rPr>
          <w:sz w:val="26"/>
          <w:szCs w:val="26"/>
        </w:rPr>
      </w:pPr>
      <w:r w:rsidDel="00000000" w:rsidR="00000000" w:rsidRPr="00000000">
        <w:rPr>
          <w:sz w:val="26"/>
          <w:szCs w:val="26"/>
          <w:rtl w:val="0"/>
        </w:rPr>
        <w:t xml:space="preserve">Roll = 66 (Success). Modifier Die (d10) = 7. New Bonus = \( 15 + 7 = 22\% \). </w:t>
      </w:r>
    </w:p>
    <w:p w:rsidR="00000000" w:rsidDel="00000000" w:rsidP="00000000" w:rsidRDefault="00000000" w:rsidRPr="00000000" w14:paraId="00000C2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30">
      <w:pPr>
        <w:spacing w:line="240" w:lineRule="auto"/>
        <w:ind w:left="729" w:firstLine="0"/>
        <w:jc w:val="both"/>
        <w:rPr>
          <w:sz w:val="26"/>
          <w:szCs w:val="26"/>
        </w:rPr>
      </w:pPr>
      <w:r w:rsidDel="00000000" w:rsidR="00000000" w:rsidRPr="00000000">
        <w:rPr>
          <w:sz w:val="26"/>
          <w:szCs w:val="26"/>
          <w:rtl w:val="0"/>
        </w:rPr>
        <w:t xml:space="preserve">Proficiency Tiers and Specialization</w:t>
      </w:r>
    </w:p>
    <w:p w:rsidR="00000000" w:rsidDel="00000000" w:rsidP="00000000" w:rsidRDefault="00000000" w:rsidRPr="00000000" w14:paraId="00000C31">
      <w:pPr>
        <w:spacing w:line="240" w:lineRule="auto"/>
        <w:ind w:left="729" w:firstLine="0"/>
        <w:jc w:val="both"/>
        <w:rPr>
          <w:sz w:val="26"/>
          <w:szCs w:val="26"/>
        </w:rPr>
      </w:pPr>
      <w:r w:rsidDel="00000000" w:rsidR="00000000" w:rsidRPr="00000000">
        <w:rPr>
          <w:sz w:val="26"/>
          <w:szCs w:val="26"/>
          <w:rtl w:val="0"/>
        </w:rPr>
        <w:t xml:space="preserve">Proficiencies progress through five tiers, each granting new capabilities. </w:t>
      </w:r>
    </w:p>
    <w:p w:rsidR="00000000" w:rsidDel="00000000" w:rsidP="00000000" w:rsidRDefault="00000000" w:rsidRPr="00000000" w14:paraId="00000C32">
      <w:pPr>
        <w:spacing w:line="240" w:lineRule="auto"/>
        <w:ind w:left="729" w:firstLine="0"/>
        <w:jc w:val="both"/>
        <w:rPr>
          <w:sz w:val="26"/>
          <w:szCs w:val="26"/>
        </w:rPr>
      </w:pPr>
      <w:r w:rsidDel="00000000" w:rsidR="00000000" w:rsidRPr="00000000">
        <w:rPr>
          <w:sz w:val="26"/>
          <w:szCs w:val="26"/>
          <w:rtl w:val="0"/>
        </w:rPr>
        <w:t xml:space="preserve">| **Tier** | **Description** | </w:t>
      </w:r>
    </w:p>
    <w:p w:rsidR="00000000" w:rsidDel="00000000" w:rsidP="00000000" w:rsidRDefault="00000000" w:rsidRPr="00000000" w14:paraId="00000C33">
      <w:pPr>
        <w:spacing w:line="240" w:lineRule="auto"/>
        <w:ind w:left="729" w:firstLine="0"/>
        <w:jc w:val="both"/>
        <w:rPr>
          <w:sz w:val="26"/>
          <w:szCs w:val="26"/>
        </w:rPr>
      </w:pPr>
      <w:r w:rsidDel="00000000" w:rsidR="00000000" w:rsidRPr="00000000">
        <w:rPr>
          <w:sz w:val="26"/>
          <w:szCs w:val="26"/>
          <w:rtl w:val="0"/>
        </w:rPr>
        <w:t xml:space="preserve">**Tier 1 (Novice):** Basic competency in the proficiency.  </w:t>
      </w:r>
    </w:p>
    <w:p w:rsidR="00000000" w:rsidDel="00000000" w:rsidP="00000000" w:rsidRDefault="00000000" w:rsidRPr="00000000" w14:paraId="00000C34">
      <w:pPr>
        <w:spacing w:line="240" w:lineRule="auto"/>
        <w:ind w:left="729" w:firstLine="0"/>
        <w:jc w:val="both"/>
        <w:rPr>
          <w:sz w:val="26"/>
          <w:szCs w:val="26"/>
        </w:rPr>
      </w:pPr>
      <w:r w:rsidDel="00000000" w:rsidR="00000000" w:rsidRPr="00000000">
        <w:rPr>
          <w:sz w:val="26"/>
          <w:szCs w:val="26"/>
          <w:rtl w:val="0"/>
        </w:rPr>
        <w:t xml:space="preserve">**Tier 2 (Adept):** Unlocks limited exotic uses, such as enhanced sabotage or minor psionic resonance.  </w:t>
      </w:r>
    </w:p>
    <w:p w:rsidR="00000000" w:rsidDel="00000000" w:rsidP="00000000" w:rsidRDefault="00000000" w:rsidRPr="00000000" w14:paraId="00000C35">
      <w:pPr>
        <w:spacing w:line="240" w:lineRule="auto"/>
        <w:ind w:left="729" w:firstLine="0"/>
        <w:jc w:val="both"/>
        <w:rPr>
          <w:sz w:val="26"/>
          <w:szCs w:val="26"/>
        </w:rPr>
      </w:pPr>
      <w:r w:rsidDel="00000000" w:rsidR="00000000" w:rsidRPr="00000000">
        <w:rPr>
          <w:sz w:val="26"/>
          <w:szCs w:val="26"/>
          <w:rtl w:val="0"/>
        </w:rPr>
        <w:t xml:space="preserve">**Tier 3 (Expert):** Attribute substitution for certain rolls, advanced effects (e.g., hacking into AI systems). </w:t>
      </w:r>
    </w:p>
    <w:p w:rsidR="00000000" w:rsidDel="00000000" w:rsidP="00000000" w:rsidRDefault="00000000" w:rsidRPr="00000000" w14:paraId="00000C36">
      <w:pPr>
        <w:spacing w:line="240" w:lineRule="auto"/>
        <w:ind w:left="729" w:firstLine="0"/>
        <w:jc w:val="both"/>
        <w:rPr>
          <w:sz w:val="26"/>
          <w:szCs w:val="26"/>
        </w:rPr>
      </w:pPr>
      <w:r w:rsidDel="00000000" w:rsidR="00000000" w:rsidRPr="00000000">
        <w:rPr>
          <w:sz w:val="26"/>
          <w:szCs w:val="26"/>
          <w:rtl w:val="0"/>
        </w:rPr>
        <w:t xml:space="preserve">**Tier 4 (Master):** Remove caps for proficiency bonuses; bypass trivial challenges entirely.  </w:t>
      </w:r>
    </w:p>
    <w:p w:rsidR="00000000" w:rsidDel="00000000" w:rsidP="00000000" w:rsidRDefault="00000000" w:rsidRPr="00000000" w14:paraId="00000C37">
      <w:pPr>
        <w:spacing w:line="240" w:lineRule="auto"/>
        <w:ind w:left="729" w:firstLine="0"/>
        <w:jc w:val="both"/>
        <w:rPr>
          <w:sz w:val="26"/>
          <w:szCs w:val="26"/>
        </w:rPr>
      </w:pPr>
      <w:r w:rsidDel="00000000" w:rsidR="00000000" w:rsidRPr="00000000">
        <w:rPr>
          <w:sz w:val="26"/>
          <w:szCs w:val="26"/>
          <w:rtl w:val="0"/>
        </w:rPr>
        <w:t xml:space="preserve">**Tier 5 (Paragon):** Add a second attribute to proficiency calculations for unmatched expertise.  </w:t>
      </w:r>
    </w:p>
    <w:p w:rsidR="00000000" w:rsidDel="00000000" w:rsidP="00000000" w:rsidRDefault="00000000" w:rsidRPr="00000000" w14:paraId="00000C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39">
      <w:pPr>
        <w:spacing w:line="240" w:lineRule="auto"/>
        <w:ind w:left="729" w:firstLine="0"/>
        <w:jc w:val="both"/>
        <w:rPr>
          <w:sz w:val="26"/>
          <w:szCs w:val="26"/>
        </w:rPr>
      </w:pPr>
      <w:r w:rsidDel="00000000" w:rsidR="00000000" w:rsidRPr="00000000">
        <w:rPr>
          <w:sz w:val="26"/>
          <w:szCs w:val="26"/>
          <w:rtl w:val="0"/>
        </w:rPr>
        <w:t xml:space="preserve">Environmental Modifiers </w:t>
      </w:r>
    </w:p>
    <w:p w:rsidR="00000000" w:rsidDel="00000000" w:rsidP="00000000" w:rsidRDefault="00000000" w:rsidRPr="00000000" w14:paraId="00000C3A">
      <w:pPr>
        <w:spacing w:line="240" w:lineRule="auto"/>
        <w:ind w:left="729" w:firstLine="0"/>
        <w:jc w:val="both"/>
        <w:rPr>
          <w:sz w:val="26"/>
          <w:szCs w:val="26"/>
        </w:rPr>
      </w:pPr>
      <w:r w:rsidDel="00000000" w:rsidR="00000000" w:rsidRPr="00000000">
        <w:rPr>
          <w:sz w:val="26"/>
          <w:szCs w:val="26"/>
          <w:rtl w:val="0"/>
        </w:rPr>
        <w:t xml:space="preserve">and Situational Rules</w:t>
      </w:r>
    </w:p>
    <w:p w:rsidR="00000000" w:rsidDel="00000000" w:rsidP="00000000" w:rsidRDefault="00000000" w:rsidRPr="00000000" w14:paraId="00000C3B">
      <w:pPr>
        <w:spacing w:line="240" w:lineRule="auto"/>
        <w:ind w:left="729" w:firstLine="0"/>
        <w:jc w:val="both"/>
        <w:rPr>
          <w:sz w:val="26"/>
          <w:szCs w:val="26"/>
        </w:rPr>
      </w:pPr>
      <w:r w:rsidDel="00000000" w:rsidR="00000000" w:rsidRPr="00000000">
        <w:rPr>
          <w:sz w:val="26"/>
          <w:szCs w:val="26"/>
          <w:rtl w:val="0"/>
        </w:rPr>
        <w:t xml:space="preserve">**Visibility:** Poor lighting imposes a ** </w:t>
      </w:r>
    </w:p>
    <w:p w:rsidR="00000000" w:rsidDel="00000000" w:rsidP="00000000" w:rsidRDefault="00000000" w:rsidRPr="00000000" w14:paraId="00000C3C">
      <w:pPr>
        <w:spacing w:line="240" w:lineRule="auto"/>
        <w:ind w:left="729" w:firstLine="0"/>
        <w:jc w:val="both"/>
        <w:rPr>
          <w:sz w:val="26"/>
          <w:szCs w:val="26"/>
        </w:rPr>
      </w:pPr>
      <w:r w:rsidDel="00000000" w:rsidR="00000000" w:rsidRPr="00000000">
        <w:rPr>
          <w:sz w:val="26"/>
          <w:szCs w:val="26"/>
          <w:rtl w:val="0"/>
        </w:rPr>
        <w:t xml:space="preserve">-10% penalty** to perception or ranged attacks. </w:t>
      </w:r>
    </w:p>
    <w:p w:rsidR="00000000" w:rsidDel="00000000" w:rsidP="00000000" w:rsidRDefault="00000000" w:rsidRPr="00000000" w14:paraId="00000C3D">
      <w:pPr>
        <w:spacing w:line="240" w:lineRule="auto"/>
        <w:ind w:left="729" w:firstLine="0"/>
        <w:jc w:val="both"/>
        <w:rPr>
          <w:sz w:val="26"/>
          <w:szCs w:val="26"/>
        </w:rPr>
      </w:pPr>
      <w:r w:rsidDel="00000000" w:rsidR="00000000" w:rsidRPr="00000000">
        <w:rPr>
          <w:sz w:val="26"/>
          <w:szCs w:val="26"/>
          <w:rtl w:val="0"/>
        </w:rPr>
        <w:t xml:space="preserve">**Extreme Heat/Cold:** Fatigue tests every hour. Failure reduces Dominion by 5% temporarily. </w:t>
      </w:r>
    </w:p>
    <w:p w:rsidR="00000000" w:rsidDel="00000000" w:rsidP="00000000" w:rsidRDefault="00000000" w:rsidRPr="00000000" w14:paraId="00000C3E">
      <w:pPr>
        <w:spacing w:line="240" w:lineRule="auto"/>
        <w:ind w:left="729" w:firstLine="0"/>
        <w:jc w:val="both"/>
        <w:rPr>
          <w:sz w:val="26"/>
          <w:szCs w:val="26"/>
        </w:rPr>
      </w:pPr>
      <w:r w:rsidDel="00000000" w:rsidR="00000000" w:rsidRPr="00000000">
        <w:rPr>
          <w:sz w:val="26"/>
          <w:szCs w:val="26"/>
          <w:rtl w:val="0"/>
        </w:rPr>
        <w:t xml:space="preserve">**Psionic Interference:** Gnosis-based proficiencies suffer a </w:t>
      </w:r>
    </w:p>
    <w:p w:rsidR="00000000" w:rsidDel="00000000" w:rsidP="00000000" w:rsidRDefault="00000000" w:rsidRPr="00000000" w14:paraId="00000C3F">
      <w:pPr>
        <w:spacing w:line="240" w:lineRule="auto"/>
        <w:ind w:left="729" w:firstLine="0"/>
        <w:jc w:val="both"/>
        <w:rPr>
          <w:sz w:val="26"/>
          <w:szCs w:val="26"/>
        </w:rPr>
      </w:pPr>
      <w:r w:rsidDel="00000000" w:rsidR="00000000" w:rsidRPr="00000000">
        <w:rPr>
          <w:sz w:val="26"/>
          <w:szCs w:val="26"/>
          <w:rtl w:val="0"/>
        </w:rPr>
        <w:t xml:space="preserve">-15% penalty** in resonance zones.** </w:t>
      </w:r>
    </w:p>
    <w:p w:rsidR="00000000" w:rsidDel="00000000" w:rsidP="00000000" w:rsidRDefault="00000000" w:rsidRPr="00000000" w14:paraId="00000C40">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41">
      <w:pPr>
        <w:spacing w:line="240" w:lineRule="auto"/>
        <w:ind w:left="729" w:firstLine="0"/>
        <w:jc w:val="both"/>
        <w:rPr>
          <w:sz w:val="26"/>
          <w:szCs w:val="26"/>
        </w:rPr>
      </w:pPr>
      <w:r w:rsidDel="00000000" w:rsidR="00000000" w:rsidRPr="00000000">
        <w:rPr>
          <w:sz w:val="26"/>
          <w:szCs w:val="26"/>
          <w:rtl w:val="0"/>
        </w:rPr>
        <w:t xml:space="preserve">Progression System: Attributes </w:t>
      </w:r>
    </w:p>
    <w:p w:rsidR="00000000" w:rsidDel="00000000" w:rsidP="00000000" w:rsidRDefault="00000000" w:rsidRPr="00000000" w14:paraId="00000C42">
      <w:pPr>
        <w:spacing w:line="240" w:lineRule="auto"/>
        <w:ind w:left="729" w:firstLine="0"/>
        <w:jc w:val="both"/>
        <w:rPr>
          <w:sz w:val="26"/>
          <w:szCs w:val="26"/>
        </w:rPr>
      </w:pPr>
      <w:r w:rsidDel="00000000" w:rsidR="00000000" w:rsidRPr="00000000">
        <w:rPr>
          <w:sz w:val="26"/>
          <w:szCs w:val="26"/>
          <w:rtl w:val="0"/>
        </w:rPr>
        <w:t xml:space="preserve">and Proficiencies</w:t>
      </w:r>
    </w:p>
    <w:p w:rsidR="00000000" w:rsidDel="00000000" w:rsidP="00000000" w:rsidRDefault="00000000" w:rsidRPr="00000000" w14:paraId="00000C43">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44">
      <w:pPr>
        <w:spacing w:line="240" w:lineRule="auto"/>
        <w:ind w:left="729" w:firstLine="0"/>
        <w:jc w:val="both"/>
        <w:rPr>
          <w:sz w:val="26"/>
          <w:szCs w:val="26"/>
        </w:rPr>
      </w:pPr>
      <w:r w:rsidDel="00000000" w:rsidR="00000000" w:rsidRPr="00000000">
        <w:rPr>
          <w:sz w:val="26"/>
          <w:szCs w:val="26"/>
          <w:rtl w:val="0"/>
        </w:rPr>
        <w:t xml:space="preserve">Attributes</w:t>
      </w:r>
    </w:p>
    <w:p w:rsidR="00000000" w:rsidDel="00000000" w:rsidP="00000000" w:rsidRDefault="00000000" w:rsidRPr="00000000" w14:paraId="00000C45">
      <w:pPr>
        <w:spacing w:line="240" w:lineRule="auto"/>
        <w:ind w:left="729" w:firstLine="0"/>
        <w:jc w:val="both"/>
        <w:rPr>
          <w:sz w:val="26"/>
          <w:szCs w:val="26"/>
        </w:rPr>
      </w:pPr>
      <w:r w:rsidDel="00000000" w:rsidR="00000000" w:rsidRPr="00000000">
        <w:rPr>
          <w:sz w:val="26"/>
          <w:szCs w:val="26"/>
          <w:rtl w:val="0"/>
        </w:rPr>
        <w:t xml:space="preserve">**Even Levels:** Roll D100 against the attribute. On success, roll the **Modifier Die** and multiply by 2 to determine the increase. </w:t>
      </w:r>
    </w:p>
    <w:p w:rsidR="00000000" w:rsidDel="00000000" w:rsidP="00000000" w:rsidRDefault="00000000" w:rsidRPr="00000000" w14:paraId="00000C46">
      <w:pPr>
        <w:spacing w:line="240" w:lineRule="auto"/>
        <w:ind w:left="729" w:firstLine="0"/>
        <w:jc w:val="both"/>
        <w:rPr>
          <w:sz w:val="26"/>
          <w:szCs w:val="26"/>
        </w:rPr>
      </w:pPr>
      <w:sdt>
        <w:sdtPr>
          <w:id w:val="-1627610316"/>
          <w:tag w:val="goog_rdk_50"/>
        </w:sdtPr>
        <w:sdtContent>
          <w:r w:rsidDel="00000000" w:rsidR="00000000" w:rsidRPr="00000000">
            <w:rPr>
              <w:rFonts w:ascii="Nova Mono" w:cs="Nova Mono" w:eastAsia="Nova Mono" w:hAnsi="Nova Mono"/>
              <w:sz w:val="26"/>
              <w:szCs w:val="26"/>
              <w:rtl w:val="0"/>
            </w:rPr>
            <w:t xml:space="preserve">**Example:** Dominion = 60, Roll = 58 (Success). Modifier Die = d10 → Roll = 8 → Increase = 16%. New Dominion = 76. </w:t>
          </w:r>
        </w:sdtContent>
      </w:sdt>
    </w:p>
    <w:p w:rsidR="00000000" w:rsidDel="00000000" w:rsidP="00000000" w:rsidRDefault="00000000" w:rsidRPr="00000000" w14:paraId="00000C47">
      <w:pPr>
        <w:spacing w:line="240" w:lineRule="auto"/>
        <w:ind w:left="729" w:firstLine="0"/>
        <w:jc w:val="both"/>
        <w:rPr>
          <w:sz w:val="26"/>
          <w:szCs w:val="26"/>
        </w:rPr>
      </w:pPr>
      <w:r w:rsidDel="00000000" w:rsidR="00000000" w:rsidRPr="00000000">
        <w:rPr>
          <w:sz w:val="26"/>
          <w:szCs w:val="26"/>
          <w:rtl w:val="0"/>
        </w:rPr>
        <w:t xml:space="preserve">Proficiencies:</w:t>
      </w:r>
    </w:p>
    <w:p w:rsidR="00000000" w:rsidDel="00000000" w:rsidP="00000000" w:rsidRDefault="00000000" w:rsidRPr="00000000" w14:paraId="00000C48">
      <w:pPr>
        <w:spacing w:line="240" w:lineRule="auto"/>
        <w:ind w:left="729" w:firstLine="0"/>
        <w:jc w:val="both"/>
        <w:rPr>
          <w:sz w:val="26"/>
          <w:szCs w:val="26"/>
        </w:rPr>
      </w:pPr>
      <w:r w:rsidDel="00000000" w:rsidR="00000000" w:rsidRPr="00000000">
        <w:rPr>
          <w:sz w:val="26"/>
          <w:szCs w:val="26"/>
          <w:rtl w:val="0"/>
        </w:rPr>
        <w:t xml:space="preserve">- Improved at **odd levels** through success rolls and Modifier Die adjustments. </w:t>
      </w:r>
    </w:p>
    <w:p w:rsidR="00000000" w:rsidDel="00000000" w:rsidP="00000000" w:rsidRDefault="00000000" w:rsidRPr="00000000" w14:paraId="00000C49">
      <w:pPr>
        <w:spacing w:line="240" w:lineRule="auto"/>
        <w:ind w:left="729" w:firstLine="0"/>
        <w:jc w:val="both"/>
        <w:rPr>
          <w:sz w:val="26"/>
          <w:szCs w:val="26"/>
        </w:rPr>
      </w:pPr>
      <w:r w:rsidDel="00000000" w:rsidR="00000000" w:rsidRPr="00000000">
        <w:rPr>
          <w:sz w:val="26"/>
          <w:szCs w:val="26"/>
          <w:rtl w:val="0"/>
        </w:rPr>
        <w:t xml:space="preserve">### Comprehensive Integration of Mechanics for Proficiencies in Conflict Horizon </w:t>
      </w:r>
    </w:p>
    <w:p w:rsidR="00000000" w:rsidDel="00000000" w:rsidP="00000000" w:rsidRDefault="00000000" w:rsidRPr="00000000" w14:paraId="00000C4A">
      <w:pPr>
        <w:spacing w:line="240" w:lineRule="auto"/>
        <w:ind w:left="729" w:firstLine="0"/>
        <w:jc w:val="both"/>
        <w:rPr>
          <w:sz w:val="26"/>
          <w:szCs w:val="26"/>
        </w:rPr>
      </w:pPr>
      <w:r w:rsidDel="00000000" w:rsidR="00000000" w:rsidRPr="00000000">
        <w:rPr>
          <w:sz w:val="26"/>
          <w:szCs w:val="26"/>
          <w:rtl w:val="0"/>
        </w:rPr>
        <w:t xml:space="preserve">Here is the fully expanded and verified integration of **proficiency mechanics** from both **Conflict Horizon** and the **Universal System** documents. All relevant rules, dice mechanics, and tier progressions have been adapted to fit the thematic and mechanical design of the Palladial Universe. </w:t>
      </w:r>
    </w:p>
    <w:p w:rsidR="00000000" w:rsidDel="00000000" w:rsidP="00000000" w:rsidRDefault="00000000" w:rsidRPr="00000000" w14:paraId="00000C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4C">
      <w:pPr>
        <w:spacing w:line="240" w:lineRule="auto"/>
        <w:ind w:left="729" w:firstLine="0"/>
        <w:jc w:val="both"/>
        <w:rPr>
          <w:sz w:val="26"/>
          <w:szCs w:val="26"/>
        </w:rPr>
      </w:pPr>
      <w:r w:rsidDel="00000000" w:rsidR="00000000" w:rsidRPr="00000000">
        <w:rPr>
          <w:sz w:val="26"/>
          <w:szCs w:val="26"/>
          <w:rtl w:val="0"/>
        </w:rPr>
        <w:t xml:space="preserve">### **Proficiency System** </w:t>
      </w:r>
    </w:p>
    <w:p w:rsidR="00000000" w:rsidDel="00000000" w:rsidP="00000000" w:rsidRDefault="00000000" w:rsidRPr="00000000" w14:paraId="00000C4D">
      <w:pPr>
        <w:spacing w:line="240" w:lineRule="auto"/>
        <w:ind w:left="729" w:firstLine="0"/>
        <w:jc w:val="both"/>
        <w:rPr>
          <w:sz w:val="26"/>
          <w:szCs w:val="26"/>
        </w:rPr>
      </w:pPr>
      <w:r w:rsidDel="00000000" w:rsidR="00000000" w:rsidRPr="00000000">
        <w:rPr>
          <w:sz w:val="26"/>
          <w:szCs w:val="26"/>
          <w:rtl w:val="0"/>
        </w:rPr>
        <w:t xml:space="preserve">Proficiencies are categorized into six core areas, each associated with specific attributes: </w:t>
      </w:r>
    </w:p>
    <w:p w:rsidR="00000000" w:rsidDel="00000000" w:rsidP="00000000" w:rsidRDefault="00000000" w:rsidRPr="00000000" w14:paraId="00000C4E">
      <w:pPr>
        <w:spacing w:line="240" w:lineRule="auto"/>
        <w:ind w:left="729" w:firstLine="0"/>
        <w:jc w:val="both"/>
        <w:rPr>
          <w:sz w:val="26"/>
          <w:szCs w:val="26"/>
        </w:rPr>
      </w:pPr>
      <w:r w:rsidDel="00000000" w:rsidR="00000000" w:rsidRPr="00000000">
        <w:rPr>
          <w:sz w:val="26"/>
          <w:szCs w:val="26"/>
          <w:rtl w:val="0"/>
        </w:rPr>
        <w:t xml:space="preserve">Proficiency Categories</w:t>
      </w:r>
    </w:p>
    <w:p w:rsidR="00000000" w:rsidDel="00000000" w:rsidP="00000000" w:rsidRDefault="00000000" w:rsidRPr="00000000" w14:paraId="00000C4F">
      <w:pPr>
        <w:spacing w:line="240" w:lineRule="auto"/>
        <w:ind w:left="729" w:firstLine="0"/>
        <w:jc w:val="both"/>
        <w:rPr>
          <w:sz w:val="26"/>
          <w:szCs w:val="26"/>
        </w:rPr>
      </w:pPr>
      <w:r w:rsidDel="00000000" w:rsidR="00000000" w:rsidRPr="00000000">
        <w:rPr>
          <w:sz w:val="26"/>
          <w:szCs w:val="26"/>
          <w:rtl w:val="0"/>
        </w:rPr>
        <w:t xml:space="preserve">1.**Katra Proficiencies:** Logical tasks tied to agility, precision, and intellect. Examples: Marksman, Tactics, Stealth. </w:t>
      </w:r>
    </w:p>
    <w:p w:rsidR="00000000" w:rsidDel="00000000" w:rsidP="00000000" w:rsidRDefault="00000000" w:rsidRPr="00000000" w14:paraId="00000C50">
      <w:pPr>
        <w:spacing w:line="240" w:lineRule="auto"/>
        <w:ind w:left="729" w:firstLine="0"/>
        <w:jc w:val="both"/>
        <w:rPr>
          <w:sz w:val="26"/>
          <w:szCs w:val="26"/>
        </w:rPr>
      </w:pPr>
      <w:r w:rsidDel="00000000" w:rsidR="00000000" w:rsidRPr="00000000">
        <w:rPr>
          <w:sz w:val="26"/>
          <w:szCs w:val="26"/>
          <w:rtl w:val="0"/>
        </w:rPr>
        <w:t xml:space="preserve">**Dominion Proficiencies:** Tasks requiring strength and resilience. Examples: Survival, Heavy Weapons, Crafting. </w:t>
      </w:r>
    </w:p>
    <w:p w:rsidR="00000000" w:rsidDel="00000000" w:rsidP="00000000" w:rsidRDefault="00000000" w:rsidRPr="00000000" w14:paraId="00000C51">
      <w:pPr>
        <w:spacing w:line="240" w:lineRule="auto"/>
        <w:ind w:left="729" w:firstLine="0"/>
        <w:jc w:val="both"/>
        <w:rPr>
          <w:sz w:val="26"/>
          <w:szCs w:val="26"/>
        </w:rPr>
      </w:pPr>
      <w:r w:rsidDel="00000000" w:rsidR="00000000" w:rsidRPr="00000000">
        <w:rPr>
          <w:sz w:val="26"/>
          <w:szCs w:val="26"/>
          <w:rtl w:val="0"/>
        </w:rPr>
        <w:t xml:space="preserve">**Imperius Proficiencies:** Leadership and aggressive tasks. Examples: Command, Demolitions, Intimidation. </w:t>
      </w:r>
    </w:p>
    <w:p w:rsidR="00000000" w:rsidDel="00000000" w:rsidP="00000000" w:rsidRDefault="00000000" w:rsidRPr="00000000" w14:paraId="00000C52">
      <w:pPr>
        <w:spacing w:line="240" w:lineRule="auto"/>
        <w:ind w:left="729" w:firstLine="0"/>
        <w:jc w:val="both"/>
        <w:rPr>
          <w:sz w:val="26"/>
          <w:szCs w:val="26"/>
        </w:rPr>
      </w:pPr>
      <w:r w:rsidDel="00000000" w:rsidR="00000000" w:rsidRPr="00000000">
        <w:rPr>
          <w:sz w:val="26"/>
          <w:szCs w:val="26"/>
          <w:rtl w:val="0"/>
        </w:rPr>
        <w:t xml:space="preserve">**Harmonia Proficiencies:** Spiritual and emotional tasks. Examples: Healing, Diplomacy, Psionics.</w:t>
      </w:r>
    </w:p>
    <w:p w:rsidR="00000000" w:rsidDel="00000000" w:rsidP="00000000" w:rsidRDefault="00000000" w:rsidRPr="00000000" w14:paraId="00000C53">
      <w:pPr>
        <w:spacing w:line="240" w:lineRule="auto"/>
        <w:ind w:left="729" w:firstLine="0"/>
        <w:jc w:val="both"/>
        <w:rPr>
          <w:sz w:val="26"/>
          <w:szCs w:val="26"/>
        </w:rPr>
      </w:pPr>
      <w:r w:rsidDel="00000000" w:rsidR="00000000" w:rsidRPr="00000000">
        <w:rPr>
          <w:sz w:val="26"/>
          <w:szCs w:val="26"/>
          <w:rtl w:val="0"/>
        </w:rPr>
        <w:t xml:space="preserve">**Entropy Proficiencies:** Chaos-driven tasks. Examples: Sabotage, Espionage, Improvisation. </w:t>
      </w:r>
    </w:p>
    <w:p w:rsidR="00000000" w:rsidDel="00000000" w:rsidP="00000000" w:rsidRDefault="00000000" w:rsidRPr="00000000" w14:paraId="00000C54">
      <w:pPr>
        <w:spacing w:line="240" w:lineRule="auto"/>
        <w:ind w:left="729" w:firstLine="0"/>
        <w:jc w:val="both"/>
        <w:rPr>
          <w:sz w:val="26"/>
          <w:szCs w:val="26"/>
        </w:rPr>
      </w:pPr>
      <w:r w:rsidDel="00000000" w:rsidR="00000000" w:rsidRPr="00000000">
        <w:rPr>
          <w:sz w:val="26"/>
          <w:szCs w:val="26"/>
          <w:rtl w:val="0"/>
        </w:rPr>
        <w:t xml:space="preserve">**Gnosis Proficiencies:** Ritualized or precise tasks. Examples: Arcana, Hacking, Resonance.41 </w:t>
      </w:r>
    </w:p>
    <w:p w:rsidR="00000000" w:rsidDel="00000000" w:rsidP="00000000" w:rsidRDefault="00000000" w:rsidRPr="00000000" w14:paraId="00000C55">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57">
      <w:pPr>
        <w:spacing w:line="240" w:lineRule="auto"/>
        <w:ind w:left="729" w:firstLine="0"/>
        <w:jc w:val="both"/>
        <w:rPr>
          <w:sz w:val="26"/>
          <w:szCs w:val="26"/>
        </w:rPr>
      </w:pPr>
      <w:r w:rsidDel="00000000" w:rsidR="00000000" w:rsidRPr="00000000">
        <w:rPr>
          <w:sz w:val="26"/>
          <w:szCs w:val="26"/>
          <w:rtl w:val="0"/>
        </w:rPr>
        <w:t xml:space="preserve">Expanded Mechanics  </w:t>
      </w:r>
    </w:p>
    <w:p w:rsidR="00000000" w:rsidDel="00000000" w:rsidP="00000000" w:rsidRDefault="00000000" w:rsidRPr="00000000" w14:paraId="00000C58">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59">
      <w:pPr>
        <w:spacing w:line="240" w:lineRule="auto"/>
        <w:ind w:left="729" w:firstLine="0"/>
        <w:jc w:val="both"/>
        <w:rPr>
          <w:sz w:val="26"/>
          <w:szCs w:val="26"/>
        </w:rPr>
      </w:pPr>
      <w:r w:rsidDel="00000000" w:rsidR="00000000" w:rsidRPr="00000000">
        <w:rPr>
          <w:sz w:val="26"/>
          <w:szCs w:val="26"/>
          <w:rtl w:val="0"/>
        </w:rPr>
        <w:t xml:space="preserve">Degrees of Success and Failure</w:t>
      </w:r>
    </w:p>
    <w:p w:rsidR="00000000" w:rsidDel="00000000" w:rsidP="00000000" w:rsidRDefault="00000000" w:rsidRPr="00000000" w14:paraId="00000C5A">
      <w:pPr>
        <w:spacing w:line="240" w:lineRule="auto"/>
        <w:ind w:left="729" w:firstLine="0"/>
        <w:jc w:val="both"/>
        <w:rPr>
          <w:sz w:val="26"/>
          <w:szCs w:val="26"/>
        </w:rPr>
      </w:pPr>
      <w:r w:rsidDel="00000000" w:rsidR="00000000" w:rsidRPr="00000000">
        <w:rPr>
          <w:sz w:val="26"/>
          <w:szCs w:val="26"/>
          <w:rtl w:val="0"/>
        </w:rPr>
        <w:t xml:space="preserve">**Critical Success:** Rolling doubles below the target number (e.g., 11, 22) grants amplified success, such as bonus damage or enhanced narrative outcomes. </w:t>
      </w:r>
    </w:p>
    <w:p w:rsidR="00000000" w:rsidDel="00000000" w:rsidP="00000000" w:rsidRDefault="00000000" w:rsidRPr="00000000" w14:paraId="00000C5B">
      <w:pPr>
        <w:spacing w:line="240" w:lineRule="auto"/>
        <w:ind w:left="729" w:firstLine="0"/>
        <w:jc w:val="both"/>
        <w:rPr>
          <w:sz w:val="26"/>
          <w:szCs w:val="26"/>
        </w:rPr>
      </w:pPr>
      <w:r w:rsidDel="00000000" w:rsidR="00000000" w:rsidRPr="00000000">
        <w:rPr>
          <w:sz w:val="26"/>
          <w:szCs w:val="26"/>
          <w:rtl w:val="0"/>
        </w:rPr>
        <w:t xml:space="preserve">**Partial Success:** Rolling close to the target (within 10 points) succeeds with minor complications. </w:t>
      </w:r>
    </w:p>
    <w:p w:rsidR="00000000" w:rsidDel="00000000" w:rsidP="00000000" w:rsidRDefault="00000000" w:rsidRPr="00000000" w14:paraId="00000C5C">
      <w:pPr>
        <w:spacing w:line="240" w:lineRule="auto"/>
        <w:ind w:left="729" w:firstLine="0"/>
        <w:jc w:val="both"/>
        <w:rPr>
          <w:sz w:val="26"/>
          <w:szCs w:val="26"/>
        </w:rPr>
      </w:pPr>
      <w:r w:rsidDel="00000000" w:rsidR="00000000" w:rsidRPr="00000000">
        <w:rPr>
          <w:sz w:val="26"/>
          <w:szCs w:val="26"/>
          <w:rtl w:val="0"/>
        </w:rPr>
        <w:t xml:space="preserve">**Critical Failure:** Rolling doubles above the target number (e.g., 88, 99) results in catastrophic failure, introducing severe consequences. </w:t>
      </w:r>
    </w:p>
    <w:p w:rsidR="00000000" w:rsidDel="00000000" w:rsidP="00000000" w:rsidRDefault="00000000" w:rsidRPr="00000000" w14:paraId="00000C5D">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5E">
      <w:pPr>
        <w:spacing w:line="240" w:lineRule="auto"/>
        <w:ind w:left="729" w:firstLine="0"/>
        <w:jc w:val="both"/>
        <w:rPr>
          <w:sz w:val="26"/>
          <w:szCs w:val="26"/>
        </w:rPr>
      </w:pPr>
      <w:r w:rsidDel="00000000" w:rsidR="00000000" w:rsidRPr="00000000">
        <w:rPr>
          <w:sz w:val="26"/>
          <w:szCs w:val="26"/>
          <w:rtl w:val="0"/>
        </w:rPr>
        <w:t xml:space="preserve">Flip Mechanics</w:t>
      </w:r>
    </w:p>
    <w:p w:rsidR="00000000" w:rsidDel="00000000" w:rsidP="00000000" w:rsidRDefault="00000000" w:rsidRPr="00000000" w14:paraId="00000C5F">
      <w:pPr>
        <w:spacing w:line="240" w:lineRule="auto"/>
        <w:ind w:left="729" w:firstLine="0"/>
        <w:jc w:val="both"/>
        <w:rPr>
          <w:sz w:val="26"/>
          <w:szCs w:val="26"/>
        </w:rPr>
      </w:pPr>
      <w:r w:rsidDel="00000000" w:rsidR="00000000" w:rsidRPr="00000000">
        <w:rPr>
          <w:sz w:val="26"/>
          <w:szCs w:val="26"/>
          <w:rtl w:val="0"/>
        </w:rPr>
        <w:t xml:space="preserve">The **Flip Mechanic** adds nuance to dice rolls: </w:t>
      </w:r>
    </w:p>
    <w:p w:rsidR="00000000" w:rsidDel="00000000" w:rsidP="00000000" w:rsidRDefault="00000000" w:rsidRPr="00000000" w14:paraId="00000C60">
      <w:pPr>
        <w:spacing w:line="240" w:lineRule="auto"/>
        <w:ind w:left="729" w:firstLine="0"/>
        <w:jc w:val="both"/>
        <w:rPr>
          <w:sz w:val="26"/>
          <w:szCs w:val="26"/>
        </w:rPr>
      </w:pPr>
      <w:sdt>
        <w:sdtPr>
          <w:id w:val="-701252152"/>
          <w:tag w:val="goog_rdk_51"/>
        </w:sdtPr>
        <w:sdtContent>
          <w:r w:rsidDel="00000000" w:rsidR="00000000" w:rsidRPr="00000000">
            <w:rPr>
              <w:rFonts w:ascii="Nova Mono" w:cs="Nova Mono" w:eastAsia="Nova Mono" w:hAnsi="Nova Mono"/>
              <w:sz w:val="26"/>
              <w:szCs w:val="26"/>
              <w:rtl w:val="0"/>
            </w:rPr>
            <w:t xml:space="preserve">**Positive Flip (Advantage):** Reverse the digits of a roll for a better result (e.g., 83 → 38). </w:t>
          </w:r>
        </w:sdtContent>
      </w:sdt>
    </w:p>
    <w:p w:rsidR="00000000" w:rsidDel="00000000" w:rsidP="00000000" w:rsidRDefault="00000000" w:rsidRPr="00000000" w14:paraId="00000C61">
      <w:pPr>
        <w:spacing w:line="240" w:lineRule="auto"/>
        <w:ind w:left="729" w:firstLine="0"/>
        <w:jc w:val="both"/>
        <w:rPr>
          <w:sz w:val="26"/>
          <w:szCs w:val="26"/>
        </w:rPr>
      </w:pPr>
      <w:sdt>
        <w:sdtPr>
          <w:id w:val="-923546878"/>
          <w:tag w:val="goog_rdk_52"/>
        </w:sdtPr>
        <w:sdtContent>
          <w:r w:rsidDel="00000000" w:rsidR="00000000" w:rsidRPr="00000000">
            <w:rPr>
              <w:rFonts w:ascii="Nova Mono" w:cs="Nova Mono" w:eastAsia="Nova Mono" w:hAnsi="Nova Mono"/>
              <w:sz w:val="26"/>
              <w:szCs w:val="26"/>
              <w:rtl w:val="0"/>
            </w:rPr>
            <w:t xml:space="preserve">**Negative Flip (Disadvantage):** Reverse the digits for a worse result (e.g., 28 → 82). </w:t>
          </w:r>
        </w:sdtContent>
      </w:sdt>
    </w:p>
    <w:p w:rsidR="00000000" w:rsidDel="00000000" w:rsidP="00000000" w:rsidRDefault="00000000" w:rsidRPr="00000000" w14:paraId="00000C6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63">
      <w:pPr>
        <w:spacing w:line="240" w:lineRule="auto"/>
        <w:ind w:left="729" w:firstLine="0"/>
        <w:jc w:val="both"/>
        <w:rPr>
          <w:sz w:val="26"/>
          <w:szCs w:val="26"/>
        </w:rPr>
      </w:pPr>
      <w:r w:rsidDel="00000000" w:rsidR="00000000" w:rsidRPr="00000000">
        <w:rPr>
          <w:sz w:val="26"/>
          <w:szCs w:val="26"/>
          <w:rtl w:val="0"/>
        </w:rPr>
        <w:t xml:space="preserve">Opposed Rolls</w:t>
      </w:r>
    </w:p>
    <w:p w:rsidR="00000000" w:rsidDel="00000000" w:rsidP="00000000" w:rsidRDefault="00000000" w:rsidRPr="00000000" w14:paraId="00000C64">
      <w:pPr>
        <w:spacing w:line="240" w:lineRule="auto"/>
        <w:ind w:left="729" w:firstLine="0"/>
        <w:jc w:val="both"/>
        <w:rPr>
          <w:sz w:val="26"/>
          <w:szCs w:val="26"/>
        </w:rPr>
      </w:pPr>
      <w:r w:rsidDel="00000000" w:rsidR="00000000" w:rsidRPr="00000000">
        <w:rPr>
          <w:sz w:val="26"/>
          <w:szCs w:val="26"/>
          <w:rtl w:val="0"/>
        </w:rPr>
        <w:t xml:space="preserve">In scenarios where two characters compete: </w:t>
      </w:r>
    </w:p>
    <w:p w:rsidR="00000000" w:rsidDel="00000000" w:rsidP="00000000" w:rsidRDefault="00000000" w:rsidRPr="00000000" w14:paraId="00000C65">
      <w:pPr>
        <w:spacing w:line="240" w:lineRule="auto"/>
        <w:ind w:left="729" w:firstLine="0"/>
        <w:jc w:val="both"/>
        <w:rPr>
          <w:sz w:val="26"/>
          <w:szCs w:val="26"/>
        </w:rPr>
      </w:pPr>
      <w:r w:rsidDel="00000000" w:rsidR="00000000" w:rsidRPr="00000000">
        <w:rPr>
          <w:sz w:val="26"/>
          <w:szCs w:val="26"/>
          <w:rtl w:val="0"/>
        </w:rPr>
        <w:t xml:space="preserve">Each rolls **D100** and compares the result to their target number. </w:t>
      </w:r>
    </w:p>
    <w:p w:rsidR="00000000" w:rsidDel="00000000" w:rsidP="00000000" w:rsidRDefault="00000000" w:rsidRPr="00000000" w14:paraId="00000C66">
      <w:pPr>
        <w:spacing w:line="240" w:lineRule="auto"/>
        <w:ind w:left="729" w:firstLine="0"/>
        <w:jc w:val="both"/>
        <w:rPr>
          <w:sz w:val="26"/>
          <w:szCs w:val="26"/>
        </w:rPr>
      </w:pPr>
      <w:r w:rsidDel="00000000" w:rsidR="00000000" w:rsidRPr="00000000">
        <w:rPr>
          <w:sz w:val="26"/>
          <w:szCs w:val="26"/>
          <w:rtl w:val="0"/>
        </w:rPr>
        <w:t xml:space="preserve">The party with the highest success margin wins. </w:t>
      </w:r>
    </w:p>
    <w:p w:rsidR="00000000" w:rsidDel="00000000" w:rsidP="00000000" w:rsidRDefault="00000000" w:rsidRPr="00000000" w14:paraId="00000C67">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0C68">
      <w:pPr>
        <w:spacing w:line="240" w:lineRule="auto"/>
        <w:ind w:left="729" w:firstLine="0"/>
        <w:jc w:val="both"/>
        <w:rPr>
          <w:sz w:val="26"/>
          <w:szCs w:val="26"/>
        </w:rPr>
      </w:pPr>
      <w:r w:rsidDel="00000000" w:rsidR="00000000" w:rsidRPr="00000000">
        <w:rPr>
          <w:sz w:val="26"/>
          <w:szCs w:val="26"/>
          <w:rtl w:val="0"/>
        </w:rPr>
        <w:t xml:space="preserve">Attacker rolls 65 (DT 80), Margin = 15. </w:t>
      </w:r>
    </w:p>
    <w:p w:rsidR="00000000" w:rsidDel="00000000" w:rsidP="00000000" w:rsidRDefault="00000000" w:rsidRPr="00000000" w14:paraId="00000C69">
      <w:pPr>
        <w:spacing w:line="240" w:lineRule="auto"/>
        <w:ind w:left="729" w:firstLine="0"/>
        <w:jc w:val="both"/>
        <w:rPr>
          <w:sz w:val="26"/>
          <w:szCs w:val="26"/>
        </w:rPr>
      </w:pPr>
      <w:r w:rsidDel="00000000" w:rsidR="00000000" w:rsidRPr="00000000">
        <w:rPr>
          <w:sz w:val="26"/>
          <w:szCs w:val="26"/>
          <w:rtl w:val="0"/>
        </w:rPr>
        <w:t xml:space="preserve">Defender rolls 70 (DT 85), Margin = 15. </w:t>
      </w:r>
    </w:p>
    <w:p w:rsidR="00000000" w:rsidDel="00000000" w:rsidP="00000000" w:rsidRDefault="00000000" w:rsidRPr="00000000" w14:paraId="00000C6A">
      <w:pPr>
        <w:spacing w:line="240" w:lineRule="auto"/>
        <w:ind w:left="729" w:firstLine="0"/>
        <w:jc w:val="both"/>
        <w:rPr>
          <w:sz w:val="26"/>
          <w:szCs w:val="26"/>
        </w:rPr>
      </w:pPr>
      <w:r w:rsidDel="00000000" w:rsidR="00000000" w:rsidRPr="00000000">
        <w:rPr>
          <w:sz w:val="26"/>
          <w:szCs w:val="26"/>
          <w:rtl w:val="0"/>
        </w:rPr>
        <w:t xml:space="preserve">Tie-breaking factor: Higher attribute resolves ties. </w:t>
      </w:r>
    </w:p>
    <w:p w:rsidR="00000000" w:rsidDel="00000000" w:rsidP="00000000" w:rsidRDefault="00000000" w:rsidRPr="00000000" w14:paraId="00000C6B">
      <w:pPr>
        <w:spacing w:line="240" w:lineRule="auto"/>
        <w:ind w:left="729" w:firstLine="0"/>
        <w:jc w:val="both"/>
        <w:rPr>
          <w:sz w:val="26"/>
          <w:szCs w:val="26"/>
        </w:rPr>
      </w:pPr>
      <w:r w:rsidDel="00000000" w:rsidR="00000000" w:rsidRPr="00000000">
        <w:rPr>
          <w:sz w:val="26"/>
          <w:szCs w:val="26"/>
          <w:rtl w:val="0"/>
        </w:rPr>
        <w:t xml:space="preserve">Advanced Skill Challenges</w:t>
      </w:r>
    </w:p>
    <w:p w:rsidR="00000000" w:rsidDel="00000000" w:rsidP="00000000" w:rsidRDefault="00000000" w:rsidRPr="00000000" w14:paraId="00000C6C">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6D">
      <w:pPr>
        <w:spacing w:line="240" w:lineRule="auto"/>
        <w:ind w:left="729" w:firstLine="0"/>
        <w:jc w:val="both"/>
        <w:rPr>
          <w:sz w:val="26"/>
          <w:szCs w:val="26"/>
        </w:rPr>
      </w:pPr>
      <w:r w:rsidDel="00000000" w:rsidR="00000000" w:rsidRPr="00000000">
        <w:rPr>
          <w:sz w:val="26"/>
          <w:szCs w:val="26"/>
          <w:rtl w:val="0"/>
        </w:rPr>
        <w:t xml:space="preserve">Skill challenges simulate complex, multi-step tasks: </w:t>
      </w:r>
    </w:p>
    <w:p w:rsidR="00000000" w:rsidDel="00000000" w:rsidP="00000000" w:rsidRDefault="00000000" w:rsidRPr="00000000" w14:paraId="00000C6E">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6F">
      <w:pPr>
        <w:spacing w:line="240" w:lineRule="auto"/>
        <w:ind w:left="729" w:firstLine="0"/>
        <w:jc w:val="both"/>
        <w:rPr>
          <w:sz w:val="26"/>
          <w:szCs w:val="26"/>
        </w:rPr>
      </w:pPr>
      <w:r w:rsidDel="00000000" w:rsidR="00000000" w:rsidRPr="00000000">
        <w:rPr>
          <w:sz w:val="26"/>
          <w:szCs w:val="26"/>
          <w:rtl w:val="0"/>
        </w:rPr>
        <w:t xml:space="preserve">Define the Objective (e.g., repairing a reactor). </w:t>
      </w:r>
    </w:p>
    <w:p w:rsidR="00000000" w:rsidDel="00000000" w:rsidP="00000000" w:rsidRDefault="00000000" w:rsidRPr="00000000" w14:paraId="00000C70">
      <w:pPr>
        <w:spacing w:line="240" w:lineRule="auto"/>
        <w:ind w:left="729" w:firstLine="0"/>
        <w:jc w:val="both"/>
        <w:rPr>
          <w:sz w:val="26"/>
          <w:szCs w:val="26"/>
        </w:rPr>
      </w:pPr>
      <w:r w:rsidDel="00000000" w:rsidR="00000000" w:rsidRPr="00000000">
        <w:rPr>
          <w:sz w:val="26"/>
          <w:szCs w:val="26"/>
          <w:rtl w:val="0"/>
        </w:rPr>
        <w:t xml:space="preserve">Assign Proficiencies for each phase (e.g., Mechanics, Cybernetics). </w:t>
      </w:r>
    </w:p>
    <w:p w:rsidR="00000000" w:rsidDel="00000000" w:rsidP="00000000" w:rsidRDefault="00000000" w:rsidRPr="00000000" w14:paraId="00000C71">
      <w:pPr>
        <w:spacing w:line="240" w:lineRule="auto"/>
        <w:ind w:left="729" w:firstLine="0"/>
        <w:jc w:val="both"/>
        <w:rPr>
          <w:sz w:val="26"/>
          <w:szCs w:val="26"/>
        </w:rPr>
      </w:pPr>
      <w:r w:rsidDel="00000000" w:rsidR="00000000" w:rsidRPr="00000000">
        <w:rPr>
          <w:sz w:val="26"/>
          <w:szCs w:val="26"/>
          <w:rtl w:val="0"/>
        </w:rPr>
        <w:t xml:space="preserve">Set a Success Threshold (e.g., 3 successful rolls before failure). </w:t>
      </w:r>
    </w:p>
    <w:p w:rsidR="00000000" w:rsidDel="00000000" w:rsidP="00000000" w:rsidRDefault="00000000" w:rsidRPr="00000000" w14:paraId="00000C72">
      <w:pPr>
        <w:spacing w:line="240" w:lineRule="auto"/>
        <w:ind w:left="729" w:firstLine="0"/>
        <w:jc w:val="both"/>
        <w:rPr>
          <w:sz w:val="26"/>
          <w:szCs w:val="26"/>
        </w:rPr>
      </w:pPr>
      <w:r w:rsidDel="00000000" w:rsidR="00000000" w:rsidRPr="00000000">
        <w:rPr>
          <w:sz w:val="26"/>
          <w:szCs w:val="26"/>
          <w:rtl w:val="0"/>
        </w:rPr>
        <w:t xml:space="preserve">Escalate Risks: Each failure introduces consequences (e.g., alarms or environmental damage). </w:t>
      </w:r>
    </w:p>
    <w:p w:rsidR="00000000" w:rsidDel="00000000" w:rsidP="00000000" w:rsidRDefault="00000000" w:rsidRPr="00000000" w14:paraId="00000C73">
      <w:pPr>
        <w:spacing w:line="240" w:lineRule="auto"/>
        <w:ind w:left="729" w:firstLine="0"/>
        <w:jc w:val="both"/>
        <w:rPr>
          <w:sz w:val="26"/>
          <w:szCs w:val="26"/>
        </w:rPr>
      </w:pPr>
      <w:r w:rsidDel="00000000" w:rsidR="00000000" w:rsidRPr="00000000">
        <w:rPr>
          <w:sz w:val="26"/>
          <w:szCs w:val="26"/>
          <w:rtl w:val="0"/>
        </w:rPr>
        <w:t xml:space="preserve">**Group Example:** Navigating a Voidstor. </w:t>
      </w:r>
    </w:p>
    <w:p w:rsidR="00000000" w:rsidDel="00000000" w:rsidP="00000000" w:rsidRDefault="00000000" w:rsidRPr="00000000" w14:paraId="00000C74">
      <w:pPr>
        <w:spacing w:line="240" w:lineRule="auto"/>
        <w:ind w:left="729" w:firstLine="0"/>
        <w:jc w:val="both"/>
        <w:rPr>
          <w:sz w:val="26"/>
          <w:szCs w:val="26"/>
        </w:rPr>
      </w:pPr>
      <w:r w:rsidDel="00000000" w:rsidR="00000000" w:rsidRPr="00000000">
        <w:rPr>
          <w:sz w:val="26"/>
          <w:szCs w:val="26"/>
          <w:rtl w:val="0"/>
        </w:rPr>
        <w:t xml:space="preserve">**Primary Roll:** Navigation (Katra). </w:t>
      </w:r>
    </w:p>
    <w:p w:rsidR="00000000" w:rsidDel="00000000" w:rsidP="00000000" w:rsidRDefault="00000000" w:rsidRPr="00000000" w14:paraId="00000C75">
      <w:pPr>
        <w:spacing w:line="240" w:lineRule="auto"/>
        <w:ind w:left="729" w:firstLine="0"/>
        <w:jc w:val="both"/>
        <w:rPr>
          <w:sz w:val="26"/>
          <w:szCs w:val="26"/>
        </w:rPr>
      </w:pPr>
      <w:r w:rsidDel="00000000" w:rsidR="00000000" w:rsidRPr="00000000">
        <w:rPr>
          <w:sz w:val="26"/>
          <w:szCs w:val="26"/>
          <w:rtl w:val="0"/>
        </w:rPr>
        <w:t xml:space="preserve">**Support Rolls:** Mechanics (to stabilize), Resonance (to neutralize psionics). </w:t>
      </w:r>
    </w:p>
    <w:p w:rsidR="00000000" w:rsidDel="00000000" w:rsidP="00000000" w:rsidRDefault="00000000" w:rsidRPr="00000000" w14:paraId="00000C76">
      <w:pPr>
        <w:spacing w:line="240" w:lineRule="auto"/>
        <w:ind w:left="729" w:firstLine="0"/>
        <w:jc w:val="both"/>
        <w:rPr>
          <w:sz w:val="26"/>
          <w:szCs w:val="26"/>
        </w:rPr>
      </w:pPr>
      <w:r w:rsidDel="00000000" w:rsidR="00000000" w:rsidRPr="00000000">
        <w:rPr>
          <w:sz w:val="26"/>
          <w:szCs w:val="26"/>
          <w:rtl w:val="0"/>
        </w:rPr>
        <w:t xml:space="preserve">**Outcome:** Combined results determine the group’s success. </w:t>
      </w:r>
    </w:p>
    <w:p w:rsidR="00000000" w:rsidDel="00000000" w:rsidP="00000000" w:rsidRDefault="00000000" w:rsidRPr="00000000" w14:paraId="00000C77">
      <w:pPr>
        <w:spacing w:line="240" w:lineRule="auto"/>
        <w:ind w:left="729" w:firstLine="0"/>
        <w:jc w:val="both"/>
        <w:rPr>
          <w:sz w:val="26"/>
          <w:szCs w:val="26"/>
        </w:rPr>
      </w:pPr>
      <w:r w:rsidDel="00000000" w:rsidR="00000000" w:rsidRPr="00000000">
        <w:rPr>
          <w:sz w:val="26"/>
          <w:szCs w:val="26"/>
          <w:rtl w:val="0"/>
        </w:rPr>
        <w:t xml:space="preserve">Environmental Modifiers</w:t>
      </w:r>
    </w:p>
    <w:p w:rsidR="00000000" w:rsidDel="00000000" w:rsidP="00000000" w:rsidRDefault="00000000" w:rsidRPr="00000000" w14:paraId="00000C78">
      <w:pPr>
        <w:spacing w:line="240" w:lineRule="auto"/>
        <w:ind w:left="729" w:firstLine="0"/>
        <w:jc w:val="both"/>
        <w:rPr>
          <w:sz w:val="26"/>
          <w:szCs w:val="26"/>
        </w:rPr>
      </w:pPr>
      <w:r w:rsidDel="00000000" w:rsidR="00000000" w:rsidRPr="00000000">
        <w:rPr>
          <w:sz w:val="26"/>
          <w:szCs w:val="26"/>
          <w:rtl w:val="0"/>
        </w:rPr>
        <w:t xml:space="preserve">Environmental conditions affect rolls </w:t>
      </w:r>
    </w:p>
    <w:p w:rsidR="00000000" w:rsidDel="00000000" w:rsidP="00000000" w:rsidRDefault="00000000" w:rsidRPr="00000000" w14:paraId="00000C79">
      <w:pPr>
        <w:spacing w:line="240" w:lineRule="auto"/>
        <w:ind w:left="729" w:firstLine="0"/>
        <w:jc w:val="both"/>
        <w:rPr>
          <w:sz w:val="26"/>
          <w:szCs w:val="26"/>
        </w:rPr>
      </w:pPr>
      <w:r w:rsidDel="00000000" w:rsidR="00000000" w:rsidRPr="00000000">
        <w:rPr>
          <w:sz w:val="26"/>
          <w:szCs w:val="26"/>
          <w:rtl w:val="0"/>
        </w:rPr>
        <w:t xml:space="preserve">**Low Visibility:** </w:t>
      </w:r>
    </w:p>
    <w:p w:rsidR="00000000" w:rsidDel="00000000" w:rsidP="00000000" w:rsidRDefault="00000000" w:rsidRPr="00000000" w14:paraId="00000C7A">
      <w:pPr>
        <w:spacing w:line="240" w:lineRule="auto"/>
        <w:ind w:left="729" w:firstLine="0"/>
        <w:jc w:val="both"/>
        <w:rPr>
          <w:sz w:val="26"/>
          <w:szCs w:val="26"/>
        </w:rPr>
      </w:pPr>
      <w:r w:rsidDel="00000000" w:rsidR="00000000" w:rsidRPr="00000000">
        <w:rPr>
          <w:sz w:val="26"/>
          <w:szCs w:val="26"/>
          <w:rtl w:val="0"/>
        </w:rPr>
        <w:t xml:space="preserve">-10% penalty to perception-based proficiencies. </w:t>
      </w:r>
    </w:p>
    <w:p w:rsidR="00000000" w:rsidDel="00000000" w:rsidP="00000000" w:rsidRDefault="00000000" w:rsidRPr="00000000" w14:paraId="00000C7B">
      <w:pPr>
        <w:spacing w:line="240" w:lineRule="auto"/>
        <w:ind w:left="729" w:firstLine="0"/>
        <w:jc w:val="both"/>
        <w:rPr>
          <w:sz w:val="26"/>
          <w:szCs w:val="26"/>
        </w:rPr>
      </w:pPr>
      <w:r w:rsidDel="00000000" w:rsidR="00000000" w:rsidRPr="00000000">
        <w:rPr>
          <w:sz w:val="26"/>
          <w:szCs w:val="26"/>
          <w:rtl w:val="0"/>
        </w:rPr>
        <w:t xml:space="preserve">**Extreme Heat/Cold:** Requires survival rolls every hour to avoid exhaustion. </w:t>
      </w:r>
    </w:p>
    <w:p w:rsidR="00000000" w:rsidDel="00000000" w:rsidP="00000000" w:rsidRDefault="00000000" w:rsidRPr="00000000" w14:paraId="00000C7C">
      <w:pPr>
        <w:spacing w:line="240" w:lineRule="auto"/>
        <w:ind w:left="729" w:firstLine="0"/>
        <w:jc w:val="both"/>
        <w:rPr>
          <w:sz w:val="26"/>
          <w:szCs w:val="26"/>
        </w:rPr>
      </w:pPr>
      <w:r w:rsidDel="00000000" w:rsidR="00000000" w:rsidRPr="00000000">
        <w:rPr>
          <w:sz w:val="26"/>
          <w:szCs w:val="26"/>
          <w:rtl w:val="0"/>
        </w:rPr>
        <w:t xml:space="preserve">**Psionic Interference:** Imposes a -15% penalty to Gnosis-based rolls. </w:t>
      </w:r>
    </w:p>
    <w:p w:rsidR="00000000" w:rsidDel="00000000" w:rsidP="00000000" w:rsidRDefault="00000000" w:rsidRPr="00000000" w14:paraId="00000C7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7E">
      <w:pPr>
        <w:spacing w:line="240" w:lineRule="auto"/>
        <w:ind w:left="729" w:firstLine="0"/>
        <w:jc w:val="both"/>
        <w:rPr>
          <w:sz w:val="26"/>
          <w:szCs w:val="26"/>
        </w:rPr>
      </w:pPr>
      <w:r w:rsidDel="00000000" w:rsidR="00000000" w:rsidRPr="00000000">
        <w:rPr>
          <w:sz w:val="26"/>
          <w:szCs w:val="26"/>
          <w:rtl w:val="0"/>
        </w:rPr>
        <w:t xml:space="preserve">Proficiency Applications by Tier</w:t>
      </w:r>
    </w:p>
    <w:p w:rsidR="00000000" w:rsidDel="00000000" w:rsidP="00000000" w:rsidRDefault="00000000" w:rsidRPr="00000000" w14:paraId="00000C7F">
      <w:pPr>
        <w:spacing w:line="240" w:lineRule="auto"/>
        <w:ind w:left="729" w:firstLine="0"/>
        <w:jc w:val="both"/>
        <w:rPr>
          <w:sz w:val="26"/>
          <w:szCs w:val="26"/>
        </w:rPr>
      </w:pPr>
      <w:r w:rsidDel="00000000" w:rsidR="00000000" w:rsidRPr="00000000">
        <w:rPr>
          <w:sz w:val="26"/>
          <w:szCs w:val="26"/>
          <w:rtl w:val="0"/>
        </w:rPr>
        <w:t xml:space="preserve">Here are examples of tier-specific benefits across select proficiencies: </w:t>
      </w:r>
    </w:p>
    <w:p w:rsidR="00000000" w:rsidDel="00000000" w:rsidP="00000000" w:rsidRDefault="00000000" w:rsidRPr="00000000" w14:paraId="00000C80">
      <w:pPr>
        <w:spacing w:line="240" w:lineRule="auto"/>
        <w:ind w:left="729" w:firstLine="0"/>
        <w:jc w:val="both"/>
        <w:rPr>
          <w:sz w:val="26"/>
          <w:szCs w:val="26"/>
        </w:rPr>
      </w:pPr>
      <w:r w:rsidDel="00000000" w:rsidR="00000000" w:rsidRPr="00000000">
        <w:rPr>
          <w:sz w:val="26"/>
          <w:szCs w:val="26"/>
          <w:rtl w:val="0"/>
        </w:rPr>
        <w:t xml:space="preserve">#### **Marksman (Katra)** **Novice:** Basic ranged proficiency (+10%). </w:t>
      </w:r>
    </w:p>
    <w:p w:rsidR="00000000" w:rsidDel="00000000" w:rsidP="00000000" w:rsidRDefault="00000000" w:rsidRPr="00000000" w14:paraId="00000C81">
      <w:pPr>
        <w:spacing w:line="240" w:lineRule="auto"/>
        <w:ind w:left="729" w:firstLine="0"/>
        <w:jc w:val="both"/>
        <w:rPr>
          <w:sz w:val="26"/>
          <w:szCs w:val="26"/>
        </w:rPr>
      </w:pPr>
      <w:r w:rsidDel="00000000" w:rsidR="00000000" w:rsidRPr="00000000">
        <w:rPr>
          <w:sz w:val="26"/>
          <w:szCs w:val="26"/>
          <w:rtl w:val="0"/>
        </w:rPr>
        <w:t xml:space="preserve">**Adept:** Ignore penalties for long-range shots. </w:t>
      </w:r>
    </w:p>
    <w:p w:rsidR="00000000" w:rsidDel="00000000" w:rsidP="00000000" w:rsidRDefault="00000000" w:rsidRPr="00000000" w14:paraId="00000C82">
      <w:pPr>
        <w:spacing w:line="240" w:lineRule="auto"/>
        <w:ind w:left="729" w:firstLine="0"/>
        <w:jc w:val="both"/>
        <w:rPr>
          <w:sz w:val="26"/>
          <w:szCs w:val="26"/>
        </w:rPr>
      </w:pPr>
      <w:r w:rsidDel="00000000" w:rsidR="00000000" w:rsidRPr="00000000">
        <w:rPr>
          <w:sz w:val="26"/>
          <w:szCs w:val="26"/>
          <w:rtl w:val="0"/>
        </w:rPr>
        <w:t xml:space="preserve">**Expert:** Gain advantage when targeting weak points. </w:t>
      </w:r>
    </w:p>
    <w:p w:rsidR="00000000" w:rsidDel="00000000" w:rsidP="00000000" w:rsidRDefault="00000000" w:rsidRPr="00000000" w14:paraId="00000C83">
      <w:pPr>
        <w:spacing w:line="240" w:lineRule="auto"/>
        <w:ind w:left="729" w:firstLine="0"/>
        <w:jc w:val="both"/>
        <w:rPr>
          <w:sz w:val="26"/>
          <w:szCs w:val="26"/>
        </w:rPr>
      </w:pPr>
      <w:r w:rsidDel="00000000" w:rsidR="00000000" w:rsidRPr="00000000">
        <w:rPr>
          <w:sz w:val="26"/>
          <w:szCs w:val="26"/>
          <w:rtl w:val="0"/>
        </w:rPr>
        <w:t xml:space="preserve">**Master:** Make two attacks in one turn without penalty. </w:t>
      </w:r>
    </w:p>
    <w:p w:rsidR="00000000" w:rsidDel="00000000" w:rsidP="00000000" w:rsidRDefault="00000000" w:rsidRPr="00000000" w14:paraId="00000C84">
      <w:pPr>
        <w:spacing w:line="240" w:lineRule="auto"/>
        <w:ind w:left="729" w:firstLine="0"/>
        <w:jc w:val="both"/>
        <w:rPr>
          <w:sz w:val="26"/>
          <w:szCs w:val="26"/>
        </w:rPr>
      </w:pPr>
      <w:r w:rsidDel="00000000" w:rsidR="00000000" w:rsidRPr="00000000">
        <w:rPr>
          <w:sz w:val="26"/>
          <w:szCs w:val="26"/>
          <w:rtl w:val="0"/>
        </w:rPr>
        <w:t xml:space="preserve">**Paragon:** Target specific enemy systems, such as disabling weapons or mobility. </w:t>
      </w:r>
    </w:p>
    <w:p w:rsidR="00000000" w:rsidDel="00000000" w:rsidP="00000000" w:rsidRDefault="00000000" w:rsidRPr="00000000" w14:paraId="00000C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86">
      <w:pPr>
        <w:spacing w:line="240" w:lineRule="auto"/>
        <w:ind w:left="729" w:firstLine="0"/>
        <w:jc w:val="both"/>
        <w:rPr>
          <w:sz w:val="26"/>
          <w:szCs w:val="26"/>
        </w:rPr>
      </w:pPr>
      <w:r w:rsidDel="00000000" w:rsidR="00000000" w:rsidRPr="00000000">
        <w:rPr>
          <w:sz w:val="26"/>
          <w:szCs w:val="26"/>
          <w:rtl w:val="0"/>
        </w:rPr>
        <w:t xml:space="preserve">#### **Crafting (Dominion)** </w:t>
      </w:r>
    </w:p>
    <w:p w:rsidR="00000000" w:rsidDel="00000000" w:rsidP="00000000" w:rsidRDefault="00000000" w:rsidRPr="00000000" w14:paraId="00000C87">
      <w:pPr>
        <w:spacing w:line="240" w:lineRule="auto"/>
        <w:ind w:left="729" w:firstLine="0"/>
        <w:jc w:val="both"/>
        <w:rPr>
          <w:sz w:val="26"/>
          <w:szCs w:val="26"/>
        </w:rPr>
      </w:pPr>
      <w:r w:rsidDel="00000000" w:rsidR="00000000" w:rsidRPr="00000000">
        <w:rPr>
          <w:sz w:val="26"/>
          <w:szCs w:val="26"/>
          <w:rtl w:val="0"/>
        </w:rPr>
        <w:t xml:space="preserve">**Novice:** Craft simple tools or weapons. **Adept:** Enhance items with minor effects (e.g., +5% to durability). </w:t>
      </w:r>
    </w:p>
    <w:p w:rsidR="00000000" w:rsidDel="00000000" w:rsidP="00000000" w:rsidRDefault="00000000" w:rsidRPr="00000000" w14:paraId="00000C88">
      <w:pPr>
        <w:spacing w:line="240" w:lineRule="auto"/>
        <w:ind w:left="729" w:firstLine="0"/>
        <w:jc w:val="both"/>
        <w:rPr>
          <w:sz w:val="26"/>
          <w:szCs w:val="26"/>
        </w:rPr>
      </w:pPr>
      <w:r w:rsidDel="00000000" w:rsidR="00000000" w:rsidRPr="00000000">
        <w:rPr>
          <w:sz w:val="26"/>
          <w:szCs w:val="26"/>
          <w:rtl w:val="0"/>
        </w:rPr>
        <w:t xml:space="preserve">**Expert:** Create specialized items, such as psionic inhibitors. </w:t>
      </w:r>
    </w:p>
    <w:p w:rsidR="00000000" w:rsidDel="00000000" w:rsidP="00000000" w:rsidRDefault="00000000" w:rsidRPr="00000000" w14:paraId="00000C89">
      <w:pPr>
        <w:spacing w:line="240" w:lineRule="auto"/>
        <w:ind w:left="729" w:firstLine="0"/>
        <w:jc w:val="both"/>
        <w:rPr>
          <w:sz w:val="26"/>
          <w:szCs w:val="26"/>
        </w:rPr>
      </w:pPr>
      <w:r w:rsidDel="00000000" w:rsidR="00000000" w:rsidRPr="00000000">
        <w:rPr>
          <w:sz w:val="26"/>
          <w:szCs w:val="26"/>
          <w:rtl w:val="0"/>
        </w:rPr>
        <w:t xml:space="preserve">**Master:** Produce faction-grade technology. </w:t>
      </w:r>
    </w:p>
    <w:p w:rsidR="00000000" w:rsidDel="00000000" w:rsidP="00000000" w:rsidRDefault="00000000" w:rsidRPr="00000000" w14:paraId="00000C8A">
      <w:pPr>
        <w:spacing w:line="240" w:lineRule="auto"/>
        <w:ind w:left="729" w:firstLine="0"/>
        <w:jc w:val="both"/>
        <w:rPr>
          <w:sz w:val="26"/>
          <w:szCs w:val="26"/>
        </w:rPr>
      </w:pPr>
      <w:r w:rsidDel="00000000" w:rsidR="00000000" w:rsidRPr="00000000">
        <w:rPr>
          <w:sz w:val="26"/>
          <w:szCs w:val="26"/>
          <w:rtl w:val="0"/>
        </w:rPr>
        <w:t xml:space="preserve">**Paragon:** Craft legendary artifacts or starship-grade modifications. </w:t>
      </w:r>
    </w:p>
    <w:p w:rsidR="00000000" w:rsidDel="00000000" w:rsidP="00000000" w:rsidRDefault="00000000" w:rsidRPr="00000000" w14:paraId="00000C8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C8C">
      <w:pPr>
        <w:spacing w:line="240" w:lineRule="auto"/>
        <w:ind w:left="729" w:firstLine="0"/>
        <w:jc w:val="both"/>
        <w:rPr>
          <w:sz w:val="26"/>
          <w:szCs w:val="26"/>
        </w:rPr>
      </w:pPr>
      <w:r w:rsidDel="00000000" w:rsidR="00000000" w:rsidRPr="00000000">
        <w:rPr>
          <w:sz w:val="26"/>
          <w:szCs w:val="26"/>
          <w:rtl w:val="0"/>
        </w:rPr>
        <w:t xml:space="preserve">### **Specialization Trees and Unique Abilities** </w:t>
      </w:r>
    </w:p>
    <w:p w:rsidR="00000000" w:rsidDel="00000000" w:rsidP="00000000" w:rsidRDefault="00000000" w:rsidRPr="00000000" w14:paraId="00000C8D">
      <w:pPr>
        <w:spacing w:line="240" w:lineRule="auto"/>
        <w:ind w:left="729" w:firstLine="0"/>
        <w:jc w:val="both"/>
        <w:rPr>
          <w:sz w:val="26"/>
          <w:szCs w:val="26"/>
        </w:rPr>
      </w:pPr>
      <w:r w:rsidDel="00000000" w:rsidR="00000000" w:rsidRPr="00000000">
        <w:rPr>
          <w:sz w:val="26"/>
          <w:szCs w:val="26"/>
          <w:rtl w:val="0"/>
        </w:rPr>
        <w:t xml:space="preserve">Some proficiencies feature branching specializations: </w:t>
      </w:r>
    </w:p>
    <w:p w:rsidR="00000000" w:rsidDel="00000000" w:rsidP="00000000" w:rsidRDefault="00000000" w:rsidRPr="00000000" w14:paraId="00000C8E">
      <w:pPr>
        <w:spacing w:line="240" w:lineRule="auto"/>
        <w:ind w:left="729" w:firstLine="0"/>
        <w:jc w:val="both"/>
        <w:rPr>
          <w:sz w:val="26"/>
          <w:szCs w:val="26"/>
        </w:rPr>
      </w:pPr>
      <w:r w:rsidDel="00000000" w:rsidR="00000000" w:rsidRPr="00000000">
        <w:rPr>
          <w:sz w:val="26"/>
          <w:szCs w:val="26"/>
          <w:rtl w:val="0"/>
        </w:rPr>
        <w:t xml:space="preserve">Healing (Harmonia): </w:t>
      </w:r>
    </w:p>
    <w:p w:rsidR="00000000" w:rsidDel="00000000" w:rsidP="00000000" w:rsidRDefault="00000000" w:rsidRPr="00000000" w14:paraId="00000C8F">
      <w:pPr>
        <w:spacing w:line="240" w:lineRule="auto"/>
        <w:ind w:left="729" w:firstLine="0"/>
        <w:jc w:val="both"/>
        <w:rPr>
          <w:sz w:val="26"/>
          <w:szCs w:val="26"/>
        </w:rPr>
      </w:pPr>
      <w:r w:rsidDel="00000000" w:rsidR="00000000" w:rsidRPr="00000000">
        <w:rPr>
          <w:sz w:val="26"/>
          <w:szCs w:val="26"/>
          <w:rtl w:val="0"/>
        </w:rPr>
        <w:t xml:space="preserve">**Path of Revival:** Develop mass-healing or resurrection abilities. </w:t>
      </w:r>
    </w:p>
    <w:p w:rsidR="00000000" w:rsidDel="00000000" w:rsidP="00000000" w:rsidRDefault="00000000" w:rsidRPr="00000000" w14:paraId="00000C90">
      <w:pPr>
        <w:spacing w:line="240" w:lineRule="auto"/>
        <w:ind w:left="729" w:firstLine="0"/>
        <w:jc w:val="both"/>
        <w:rPr>
          <w:sz w:val="26"/>
          <w:szCs w:val="26"/>
        </w:rPr>
      </w:pPr>
      <w:r w:rsidDel="00000000" w:rsidR="00000000" w:rsidRPr="00000000">
        <w:rPr>
          <w:sz w:val="26"/>
          <w:szCs w:val="26"/>
          <w:rtl w:val="0"/>
        </w:rPr>
        <w:t xml:space="preserve">**Path of Restoration:** Focus on physical healing and status recovery. </w:t>
      </w:r>
    </w:p>
    <w:p w:rsidR="00000000" w:rsidDel="00000000" w:rsidP="00000000" w:rsidRDefault="00000000" w:rsidRPr="00000000" w14:paraId="00000C91">
      <w:pPr>
        <w:spacing w:line="240" w:lineRule="auto"/>
        <w:ind w:left="729" w:firstLine="0"/>
        <w:jc w:val="both"/>
        <w:rPr>
          <w:sz w:val="26"/>
          <w:szCs w:val="26"/>
        </w:rPr>
      </w:pPr>
      <w:r w:rsidDel="00000000" w:rsidR="00000000" w:rsidRPr="00000000">
        <w:rPr>
          <w:sz w:val="26"/>
          <w:szCs w:val="26"/>
          <w:rtl w:val="0"/>
        </w:rPr>
        <w:t xml:space="preserve">Hacking (Entropy): </w:t>
      </w:r>
    </w:p>
    <w:p w:rsidR="00000000" w:rsidDel="00000000" w:rsidP="00000000" w:rsidRDefault="00000000" w:rsidRPr="00000000" w14:paraId="00000C92">
      <w:pPr>
        <w:spacing w:line="240" w:lineRule="auto"/>
        <w:ind w:left="729" w:firstLine="0"/>
        <w:jc w:val="both"/>
        <w:rPr>
          <w:sz w:val="26"/>
          <w:szCs w:val="26"/>
        </w:rPr>
      </w:pPr>
      <w:r w:rsidDel="00000000" w:rsidR="00000000" w:rsidRPr="00000000">
        <w:rPr>
          <w:sz w:val="26"/>
          <w:szCs w:val="26"/>
          <w:rtl w:val="0"/>
        </w:rPr>
        <w:t xml:space="preserve">**Path of Espionage:** Gain expertise in stealth operations and surveillance.45 </w:t>
      </w:r>
    </w:p>
    <w:p w:rsidR="00000000" w:rsidDel="00000000" w:rsidP="00000000" w:rsidRDefault="00000000" w:rsidRPr="00000000" w14:paraId="00000C93">
      <w:pPr>
        <w:spacing w:line="240" w:lineRule="auto"/>
        <w:ind w:left="729" w:firstLine="0"/>
        <w:jc w:val="both"/>
        <w:rPr>
          <w:sz w:val="26"/>
          <w:szCs w:val="26"/>
        </w:rPr>
      </w:pPr>
      <w:r w:rsidDel="00000000" w:rsidR="00000000" w:rsidRPr="00000000">
        <w:rPr>
          <w:sz w:val="26"/>
          <w:szCs w:val="26"/>
          <w:rtl w:val="0"/>
        </w:rPr>
        <w:t xml:space="preserve">**Path of Warfare:** Overload enemy systems to disable fleets or automated defenses. </w:t>
      </w:r>
    </w:p>
    <w:p w:rsidR="00000000" w:rsidDel="00000000" w:rsidP="00000000" w:rsidRDefault="00000000" w:rsidRPr="00000000" w14:paraId="00000C9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95">
      <w:pPr>
        <w:spacing w:line="240" w:lineRule="auto"/>
        <w:ind w:left="729" w:firstLine="0"/>
        <w:jc w:val="both"/>
        <w:rPr>
          <w:sz w:val="26"/>
          <w:szCs w:val="26"/>
        </w:rPr>
      </w:pPr>
      <w:r w:rsidDel="00000000" w:rsidR="00000000" w:rsidRPr="00000000">
        <w:rPr>
          <w:sz w:val="26"/>
          <w:szCs w:val="26"/>
          <w:rtl w:val="0"/>
        </w:rPr>
        <w:t xml:space="preserve">Proficiencies progress through five tiers of mastery:</w:t>
      </w:r>
    </w:p>
    <w:p w:rsidR="00000000" w:rsidDel="00000000" w:rsidP="00000000" w:rsidRDefault="00000000" w:rsidRPr="00000000" w14:paraId="00000C96">
      <w:pPr>
        <w:spacing w:line="240" w:lineRule="auto"/>
        <w:ind w:left="729" w:firstLine="0"/>
        <w:jc w:val="both"/>
        <w:rPr>
          <w:sz w:val="26"/>
          <w:szCs w:val="26"/>
        </w:rPr>
      </w:pPr>
      <w:r w:rsidDel="00000000" w:rsidR="00000000" w:rsidRPr="00000000">
        <w:rPr>
          <w:sz w:val="26"/>
          <w:szCs w:val="26"/>
          <w:rtl w:val="0"/>
        </w:rPr>
        <w:t xml:space="preserve">• Novice (Tier 1): Basic competence with a +10% bonus, suitable for routine tasks.</w:t>
      </w:r>
    </w:p>
    <w:p w:rsidR="00000000" w:rsidDel="00000000" w:rsidP="00000000" w:rsidRDefault="00000000" w:rsidRPr="00000000" w14:paraId="00000C97">
      <w:pPr>
        <w:spacing w:line="240" w:lineRule="auto"/>
        <w:ind w:left="729" w:firstLine="0"/>
        <w:jc w:val="both"/>
        <w:rPr>
          <w:sz w:val="26"/>
          <w:szCs w:val="26"/>
        </w:rPr>
      </w:pPr>
      <w:r w:rsidDel="00000000" w:rsidR="00000000" w:rsidRPr="00000000">
        <w:rPr>
          <w:sz w:val="26"/>
          <w:szCs w:val="26"/>
          <w:rtl w:val="0"/>
        </w:rPr>
        <w:t xml:space="preserve">• Adept (Tier 2): Minor advanced applications, such as reduced penalties for complex tasks.</w:t>
      </w:r>
    </w:p>
    <w:p w:rsidR="00000000" w:rsidDel="00000000" w:rsidP="00000000" w:rsidRDefault="00000000" w:rsidRPr="00000000" w14:paraId="00000C98">
      <w:pPr>
        <w:spacing w:line="240" w:lineRule="auto"/>
        <w:ind w:left="729" w:firstLine="0"/>
        <w:jc w:val="both"/>
        <w:rPr>
          <w:sz w:val="26"/>
          <w:szCs w:val="26"/>
        </w:rPr>
      </w:pPr>
      <w:r w:rsidDel="00000000" w:rsidR="00000000" w:rsidRPr="00000000">
        <w:rPr>
          <w:sz w:val="26"/>
          <w:szCs w:val="26"/>
          <w:rtl w:val="0"/>
        </w:rPr>
        <w:t xml:space="preserve">• Expert (Tier 3): Attribute substitution, allowing for creative problem-solving.</w:t>
      </w:r>
    </w:p>
    <w:p w:rsidR="00000000" w:rsidDel="00000000" w:rsidP="00000000" w:rsidRDefault="00000000" w:rsidRPr="00000000" w14:paraId="00000C99">
      <w:pPr>
        <w:spacing w:line="240" w:lineRule="auto"/>
        <w:ind w:left="729" w:firstLine="0"/>
        <w:jc w:val="both"/>
        <w:rPr>
          <w:sz w:val="26"/>
          <w:szCs w:val="26"/>
        </w:rPr>
      </w:pPr>
      <w:r w:rsidDel="00000000" w:rsidR="00000000" w:rsidRPr="00000000">
        <w:rPr>
          <w:sz w:val="26"/>
          <w:szCs w:val="26"/>
          <w:rtl w:val="0"/>
        </w:rPr>
        <w:t xml:space="preserve">• Master (Tier 4): Negates penalties for extreme conditions, reflecting true mastery.</w:t>
      </w:r>
    </w:p>
    <w:p w:rsidR="00000000" w:rsidDel="00000000" w:rsidP="00000000" w:rsidRDefault="00000000" w:rsidRPr="00000000" w14:paraId="00000C9A">
      <w:pPr>
        <w:spacing w:line="240" w:lineRule="auto"/>
        <w:ind w:left="729" w:firstLine="0"/>
        <w:jc w:val="both"/>
        <w:rPr>
          <w:sz w:val="26"/>
          <w:szCs w:val="26"/>
        </w:rPr>
      </w:pPr>
      <w:r w:rsidDel="00000000" w:rsidR="00000000" w:rsidRPr="00000000">
        <w:rPr>
          <w:sz w:val="26"/>
          <w:szCs w:val="26"/>
          <w:rtl w:val="0"/>
        </w:rPr>
        <w:t xml:space="preserve">• Paragon (Tier 5): Unlocks unprecedented potential, redefining what is possible within the universe.</w:t>
      </w:r>
    </w:p>
    <w:p w:rsidR="00000000" w:rsidDel="00000000" w:rsidP="00000000" w:rsidRDefault="00000000" w:rsidRPr="00000000" w14:paraId="00000C9B">
      <w:pPr>
        <w:spacing w:line="240" w:lineRule="auto"/>
        <w:ind w:left="729" w:firstLine="0"/>
        <w:jc w:val="both"/>
        <w:rPr>
          <w:sz w:val="26"/>
          <w:szCs w:val="26"/>
        </w:rPr>
      </w:pPr>
      <w:r w:rsidDel="00000000" w:rsidR="00000000" w:rsidRPr="00000000">
        <w:rPr>
          <w:sz w:val="26"/>
          <w:szCs w:val="26"/>
          <w:rtl w:val="0"/>
        </w:rPr>
        <w:t xml:space="preserve">The Overseer plays a key role in presenting situations where players can creatively apply their proficiencies, weaving challenges into the narrative. The Palladial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rsidR="00000000" w:rsidDel="00000000" w:rsidP="00000000" w:rsidRDefault="00000000" w:rsidRPr="00000000" w14:paraId="00000C9C">
      <w:pPr>
        <w:spacing w:line="240" w:lineRule="auto"/>
        <w:ind w:left="729" w:firstLine="0"/>
        <w:jc w:val="both"/>
        <w:rPr>
          <w:sz w:val="26"/>
          <w:szCs w:val="26"/>
        </w:rPr>
      </w:pPr>
      <w:r w:rsidDel="00000000" w:rsidR="00000000" w:rsidRPr="00000000">
        <w:rPr>
          <w:sz w:val="26"/>
          <w:szCs w:val="26"/>
          <w:rtl w:val="0"/>
        </w:rPr>
        <w:t xml:space="preserve">Advanced Mastery and Paragon Potential</w:t>
      </w:r>
    </w:p>
    <w:p w:rsidR="00000000" w:rsidDel="00000000" w:rsidP="00000000" w:rsidRDefault="00000000" w:rsidRPr="00000000" w14:paraId="00000C9D">
      <w:pPr>
        <w:spacing w:line="240" w:lineRule="auto"/>
        <w:ind w:left="729" w:firstLine="0"/>
        <w:jc w:val="both"/>
        <w:rPr>
          <w:sz w:val="26"/>
          <w:szCs w:val="26"/>
        </w:rPr>
      </w:pPr>
      <w:r w:rsidDel="00000000" w:rsidR="00000000" w:rsidRPr="00000000">
        <w:rPr>
          <w:sz w:val="26"/>
          <w:szCs w:val="26"/>
          <w:rtl w:val="0"/>
        </w:rPr>
        <w:t xml:space="preserve">In the Palladial Universe, true mastery of a skill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rsidR="00000000" w:rsidDel="00000000" w:rsidP="00000000" w:rsidRDefault="00000000" w:rsidRPr="00000000" w14:paraId="00000C9E">
      <w:pPr>
        <w:spacing w:line="240" w:lineRule="auto"/>
        <w:ind w:left="729" w:firstLine="0"/>
        <w:jc w:val="both"/>
        <w:rPr>
          <w:sz w:val="26"/>
          <w:szCs w:val="26"/>
        </w:rPr>
      </w:pPr>
      <w:r w:rsidDel="00000000" w:rsidR="00000000" w:rsidRPr="00000000">
        <w:rPr>
          <w:sz w:val="26"/>
          <w:szCs w:val="26"/>
          <w:rtl w:val="0"/>
        </w:rPr>
        <w:t xml:space="preserve">A character can only raise a proficiency as high as their modifier die allows:</w:t>
      </w:r>
    </w:p>
    <w:p w:rsidR="00000000" w:rsidDel="00000000" w:rsidP="00000000" w:rsidRDefault="00000000" w:rsidRPr="00000000" w14:paraId="00000C9F">
      <w:pPr>
        <w:spacing w:line="240" w:lineRule="auto"/>
        <w:ind w:left="729" w:firstLine="0"/>
        <w:jc w:val="both"/>
        <w:rPr>
          <w:sz w:val="26"/>
          <w:szCs w:val="26"/>
        </w:rPr>
      </w:pPr>
      <w:r w:rsidDel="00000000" w:rsidR="00000000" w:rsidRPr="00000000">
        <w:rPr>
          <w:sz w:val="26"/>
          <w:szCs w:val="26"/>
          <w:rtl w:val="0"/>
        </w:rPr>
        <w:t xml:space="preserve">• A D6 allows progression up to Tier 1 (Novice)</w:t>
      </w:r>
    </w:p>
    <w:p w:rsidR="00000000" w:rsidDel="00000000" w:rsidP="00000000" w:rsidRDefault="00000000" w:rsidRPr="00000000" w14:paraId="00000CA0">
      <w:pPr>
        <w:spacing w:line="240" w:lineRule="auto"/>
        <w:ind w:left="729" w:firstLine="0"/>
        <w:jc w:val="both"/>
        <w:rPr>
          <w:sz w:val="26"/>
          <w:szCs w:val="26"/>
        </w:rPr>
      </w:pPr>
      <w:r w:rsidDel="00000000" w:rsidR="00000000" w:rsidRPr="00000000">
        <w:rPr>
          <w:sz w:val="26"/>
          <w:szCs w:val="26"/>
          <w:rtl w:val="0"/>
        </w:rPr>
        <w:t xml:space="preserve">• A D8 allows progression up to Tier 2 (Adept)</w:t>
      </w:r>
    </w:p>
    <w:p w:rsidR="00000000" w:rsidDel="00000000" w:rsidP="00000000" w:rsidRDefault="00000000" w:rsidRPr="00000000" w14:paraId="00000CA1">
      <w:pPr>
        <w:spacing w:line="240" w:lineRule="auto"/>
        <w:ind w:left="729" w:firstLine="0"/>
        <w:jc w:val="both"/>
        <w:rPr>
          <w:sz w:val="26"/>
          <w:szCs w:val="26"/>
        </w:rPr>
      </w:pPr>
      <w:r w:rsidDel="00000000" w:rsidR="00000000" w:rsidRPr="00000000">
        <w:rPr>
          <w:sz w:val="26"/>
          <w:szCs w:val="26"/>
          <w:rtl w:val="0"/>
        </w:rPr>
        <w:t xml:space="preserve">• A D10 allows progression up to Tier 3 (Expert)</w:t>
      </w:r>
    </w:p>
    <w:p w:rsidR="00000000" w:rsidDel="00000000" w:rsidP="00000000" w:rsidRDefault="00000000" w:rsidRPr="00000000" w14:paraId="00000CA2">
      <w:pPr>
        <w:spacing w:line="240" w:lineRule="auto"/>
        <w:ind w:left="729" w:firstLine="0"/>
        <w:jc w:val="both"/>
        <w:rPr>
          <w:sz w:val="26"/>
          <w:szCs w:val="26"/>
        </w:rPr>
      </w:pPr>
      <w:r w:rsidDel="00000000" w:rsidR="00000000" w:rsidRPr="00000000">
        <w:rPr>
          <w:sz w:val="26"/>
          <w:szCs w:val="26"/>
          <w:rtl w:val="0"/>
        </w:rPr>
        <w:t xml:space="preserve">• A D12 allows progression up to Tier 4 (Master)</w:t>
      </w:r>
    </w:p>
    <w:p w:rsidR="00000000" w:rsidDel="00000000" w:rsidP="00000000" w:rsidRDefault="00000000" w:rsidRPr="00000000" w14:paraId="00000CA3">
      <w:pPr>
        <w:spacing w:line="240" w:lineRule="auto"/>
        <w:ind w:left="729" w:firstLine="0"/>
        <w:jc w:val="both"/>
        <w:rPr>
          <w:sz w:val="26"/>
          <w:szCs w:val="26"/>
        </w:rPr>
      </w:pPr>
      <w:r w:rsidDel="00000000" w:rsidR="00000000" w:rsidRPr="00000000">
        <w:rPr>
          <w:sz w:val="26"/>
          <w:szCs w:val="26"/>
          <w:rtl w:val="0"/>
        </w:rPr>
        <w:t xml:space="preserve">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rsidR="00000000" w:rsidDel="00000000" w:rsidP="00000000" w:rsidRDefault="00000000" w:rsidRPr="00000000" w14:paraId="00000CA4">
      <w:pPr>
        <w:spacing w:line="240" w:lineRule="auto"/>
        <w:ind w:left="729" w:firstLine="0"/>
        <w:jc w:val="both"/>
        <w:rPr>
          <w:sz w:val="26"/>
          <w:szCs w:val="26"/>
        </w:rPr>
      </w:pPr>
      <w:r w:rsidDel="00000000" w:rsidR="00000000" w:rsidRPr="00000000">
        <w:rPr>
          <w:sz w:val="26"/>
          <w:szCs w:val="26"/>
          <w:rtl w:val="0"/>
        </w:rPr>
        <w:t xml:space="preserve">When calculating a proficiency at Paragon Tier, the final bonus is determined by adding together the following:</w:t>
      </w:r>
    </w:p>
    <w:p w:rsidR="00000000" w:rsidDel="00000000" w:rsidP="00000000" w:rsidRDefault="00000000" w:rsidRPr="00000000" w14:paraId="00000CA5">
      <w:pPr>
        <w:spacing w:line="240" w:lineRule="auto"/>
        <w:ind w:left="729" w:firstLine="0"/>
        <w:jc w:val="both"/>
        <w:rPr>
          <w:sz w:val="26"/>
          <w:szCs w:val="26"/>
        </w:rPr>
      </w:pPr>
      <w:r w:rsidDel="00000000" w:rsidR="00000000" w:rsidRPr="00000000">
        <w:rPr>
          <w:sz w:val="26"/>
          <w:szCs w:val="26"/>
          <w:rtl w:val="0"/>
        </w:rPr>
        <w:t xml:space="preserve">• The primary attribute divided by ten.</w:t>
      </w:r>
    </w:p>
    <w:p w:rsidR="00000000" w:rsidDel="00000000" w:rsidP="00000000" w:rsidRDefault="00000000" w:rsidRPr="00000000" w14:paraId="00000CA6">
      <w:pPr>
        <w:spacing w:line="240" w:lineRule="auto"/>
        <w:ind w:left="729" w:firstLine="0"/>
        <w:jc w:val="both"/>
        <w:rPr>
          <w:sz w:val="26"/>
          <w:szCs w:val="26"/>
        </w:rPr>
      </w:pPr>
      <w:r w:rsidDel="00000000" w:rsidR="00000000" w:rsidRPr="00000000">
        <w:rPr>
          <w:sz w:val="26"/>
          <w:szCs w:val="26"/>
          <w:rtl w:val="0"/>
        </w:rPr>
        <w:t xml:space="preserve">• The secondary attribute divided by ten.</w:t>
      </w:r>
    </w:p>
    <w:p w:rsidR="00000000" w:rsidDel="00000000" w:rsidP="00000000" w:rsidRDefault="00000000" w:rsidRPr="00000000" w14:paraId="00000CA7">
      <w:pPr>
        <w:spacing w:line="240" w:lineRule="auto"/>
        <w:ind w:left="729" w:firstLine="0"/>
        <w:jc w:val="both"/>
        <w:rPr>
          <w:sz w:val="26"/>
          <w:szCs w:val="26"/>
        </w:rPr>
      </w:pPr>
      <w:r w:rsidDel="00000000" w:rsidR="00000000" w:rsidRPr="00000000">
        <w:rPr>
          <w:sz w:val="26"/>
          <w:szCs w:val="26"/>
          <w:rtl w:val="0"/>
        </w:rPr>
        <w:t xml:space="preserve">• The paragon attribute divided by ten.</w:t>
      </w:r>
    </w:p>
    <w:p w:rsidR="00000000" w:rsidDel="00000000" w:rsidP="00000000" w:rsidRDefault="00000000" w:rsidRPr="00000000" w14:paraId="00000CA8">
      <w:pPr>
        <w:spacing w:line="240" w:lineRule="auto"/>
        <w:ind w:left="729" w:firstLine="0"/>
        <w:jc w:val="both"/>
        <w:rPr>
          <w:sz w:val="26"/>
          <w:szCs w:val="26"/>
        </w:rPr>
      </w:pPr>
      <w:r w:rsidDel="00000000" w:rsidR="00000000" w:rsidRPr="00000000">
        <w:rPr>
          <w:sz w:val="26"/>
          <w:szCs w:val="26"/>
          <w:rtl w:val="0"/>
        </w:rPr>
        <w:t xml:space="preserve">• A roll of the highest available modifier die (D12).</w:t>
      </w:r>
    </w:p>
    <w:p w:rsidR="00000000" w:rsidDel="00000000" w:rsidP="00000000" w:rsidRDefault="00000000" w:rsidRPr="00000000" w14:paraId="00000CA9">
      <w:pPr>
        <w:spacing w:line="240" w:lineRule="auto"/>
        <w:ind w:left="729" w:firstLine="0"/>
        <w:jc w:val="both"/>
        <w:rPr>
          <w:sz w:val="26"/>
          <w:szCs w:val="26"/>
        </w:rPr>
      </w:pPr>
      <w:r w:rsidDel="00000000" w:rsidR="00000000" w:rsidRPr="00000000">
        <w:rPr>
          <w:sz w:val="26"/>
          <w:szCs w:val="26"/>
          <w:rtl w:val="0"/>
        </w:rPr>
        <w:t xml:space="preserve">It’s important to note that every character will have at least one proficiency that remains capped at Tier 1 due to the automatic assignment of a D20 to the spirit-related attributes, Gnosis and Entropy, which operate outside the standard proficiency structure. This limitation encourages specialization while still allowing flexibility in skill development.</w:t>
      </w:r>
    </w:p>
    <w:p w:rsidR="00000000" w:rsidDel="00000000" w:rsidP="00000000" w:rsidRDefault="00000000" w:rsidRPr="00000000" w14:paraId="00000CAA">
      <w:pPr>
        <w:spacing w:line="240" w:lineRule="auto"/>
        <w:ind w:left="729" w:firstLine="0"/>
        <w:jc w:val="both"/>
        <w:rPr>
          <w:sz w:val="26"/>
          <w:szCs w:val="26"/>
        </w:rPr>
      </w:pPr>
      <w:r w:rsidDel="00000000" w:rsidR="00000000" w:rsidRPr="00000000">
        <w:rPr>
          <w:sz w:val="26"/>
          <w:szCs w:val="26"/>
          <w:rtl w:val="0"/>
        </w:rPr>
        <w:t xml:space="preserve">Katra – The Air Element of Precision and Adaptability</w:t>
      </w:r>
    </w:p>
    <w:p w:rsidR="00000000" w:rsidDel="00000000" w:rsidP="00000000" w:rsidRDefault="00000000" w:rsidRPr="00000000" w14:paraId="00000CAB">
      <w:pPr>
        <w:spacing w:line="240" w:lineRule="auto"/>
        <w:ind w:left="729" w:firstLine="0"/>
        <w:jc w:val="both"/>
        <w:rPr>
          <w:sz w:val="26"/>
          <w:szCs w:val="26"/>
        </w:rPr>
      </w:pPr>
      <w:r w:rsidDel="00000000" w:rsidR="00000000" w:rsidRPr="00000000">
        <w:rPr>
          <w:sz w:val="26"/>
          <w:szCs w:val="26"/>
          <w:rtl w:val="0"/>
        </w:rPr>
        <w:t xml:space="preserve">Katra is the embodiment of willpower, adaptability, and mental agility. Representing the element of Air, it governs a character’s ability to react swiftly, think on their feet, and navigate the complexities of both physical and mental challenges. Those with a strong Katra score are adept at tasks requiring quick reflexes, strategic foresight, and seamless adaptability to changing environments. Whether in combat, exploration, or negotiation, Katra empowers individuals to remain nimble and perceptive in all aspects of life .</w:t>
      </w:r>
    </w:p>
    <w:p w:rsidR="00000000" w:rsidDel="00000000" w:rsidP="00000000" w:rsidRDefault="00000000" w:rsidRPr="00000000" w14:paraId="00000CAC">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AD">
      <w:pPr>
        <w:spacing w:line="240" w:lineRule="auto"/>
        <w:ind w:left="729" w:firstLine="0"/>
        <w:jc w:val="both"/>
        <w:rPr>
          <w:sz w:val="26"/>
          <w:szCs w:val="26"/>
        </w:rPr>
      </w:pPr>
      <w:r w:rsidDel="00000000" w:rsidR="00000000" w:rsidRPr="00000000">
        <w:rPr>
          <w:sz w:val="26"/>
          <w:szCs w:val="26"/>
          <w:rtl w:val="0"/>
        </w:rPr>
        <w:t xml:space="preserve">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playstyle and decision-making.</w:t>
      </w:r>
    </w:p>
    <w:p w:rsidR="00000000" w:rsidDel="00000000" w:rsidP="00000000" w:rsidRDefault="00000000" w:rsidRPr="00000000" w14:paraId="00000CAE">
      <w:pPr>
        <w:spacing w:line="240" w:lineRule="auto"/>
        <w:ind w:left="729" w:firstLine="0"/>
        <w:jc w:val="both"/>
        <w:rPr>
          <w:sz w:val="26"/>
          <w:szCs w:val="26"/>
        </w:rPr>
      </w:pPr>
      <w:r w:rsidDel="00000000" w:rsidR="00000000" w:rsidRPr="00000000">
        <w:rPr>
          <w:sz w:val="26"/>
          <w:szCs w:val="26"/>
          <w:rtl w:val="0"/>
        </w:rPr>
        <w:t xml:space="preserve">In gameplay, Katra impacts proficiencies related to evasion, perception, and tactical maneuvering, making it a vital attribute for characters who rely on speed and precision. Whether stealthily infiltrating an enemy stronghold or calculating the optimal trajectory for a long-range shot, Katra-based actions are versatile and crucial to success.</w:t>
      </w:r>
    </w:p>
    <w:p w:rsidR="00000000" w:rsidDel="00000000" w:rsidP="00000000" w:rsidRDefault="00000000" w:rsidRPr="00000000" w14:paraId="00000CAF">
      <w:pPr>
        <w:spacing w:line="240" w:lineRule="auto"/>
        <w:ind w:left="729" w:firstLine="0"/>
        <w:jc w:val="both"/>
        <w:rPr>
          <w:sz w:val="26"/>
          <w:szCs w:val="26"/>
        </w:rPr>
      </w:pPr>
      <w:r w:rsidDel="00000000" w:rsidR="00000000" w:rsidRPr="00000000">
        <w:rPr>
          <w:sz w:val="26"/>
          <w:szCs w:val="26"/>
          <w:rtl w:val="0"/>
        </w:rPr>
        <w:t xml:space="preserve">I’ll make a note to include similar attribute intros before each proficiency section, ensuring they add meaningful context without redundancy. Let me know if this hits the right tone!</w:t>
      </w:r>
    </w:p>
    <w:p w:rsidR="00000000" w:rsidDel="00000000" w:rsidP="00000000" w:rsidRDefault="00000000" w:rsidRPr="00000000" w14:paraId="00000CB0">
      <w:pPr>
        <w:spacing w:line="240" w:lineRule="auto"/>
        <w:ind w:left="729" w:firstLine="0"/>
        <w:jc w:val="both"/>
        <w:rPr>
          <w:sz w:val="26"/>
          <w:szCs w:val="26"/>
        </w:rPr>
      </w:pPr>
      <w:r w:rsidDel="00000000" w:rsidR="00000000" w:rsidRPr="00000000">
        <w:rPr>
          <w:sz w:val="26"/>
          <w:szCs w:val="26"/>
          <w:rtl w:val="0"/>
        </w:rPr>
        <w:t xml:space="preserve">Proficiencies in this category:</w:t>
      </w:r>
    </w:p>
    <w:p w:rsidR="00000000" w:rsidDel="00000000" w:rsidP="00000000" w:rsidRDefault="00000000" w:rsidRPr="00000000" w14:paraId="00000CB1">
      <w:pPr>
        <w:spacing w:line="240" w:lineRule="auto"/>
        <w:ind w:left="729" w:firstLine="0"/>
        <w:jc w:val="both"/>
        <w:rPr>
          <w:sz w:val="26"/>
          <w:szCs w:val="26"/>
        </w:rPr>
      </w:pPr>
      <w:r w:rsidDel="00000000" w:rsidR="00000000" w:rsidRPr="00000000">
        <w:rPr>
          <w:sz w:val="26"/>
          <w:szCs w:val="26"/>
          <w:rtl w:val="0"/>
        </w:rPr>
        <w:t xml:space="preserve">Marksman</w:t>
      </w:r>
    </w:p>
    <w:p w:rsidR="00000000" w:rsidDel="00000000" w:rsidP="00000000" w:rsidRDefault="00000000" w:rsidRPr="00000000" w14:paraId="00000CB2">
      <w:pPr>
        <w:spacing w:line="240" w:lineRule="auto"/>
        <w:ind w:left="729" w:firstLine="0"/>
        <w:jc w:val="both"/>
        <w:rPr>
          <w:sz w:val="26"/>
          <w:szCs w:val="26"/>
        </w:rPr>
      </w:pPr>
      <w:r w:rsidDel="00000000" w:rsidR="00000000" w:rsidRPr="00000000">
        <w:rPr>
          <w:sz w:val="26"/>
          <w:szCs w:val="26"/>
          <w:rtl w:val="0"/>
        </w:rPr>
        <w:t xml:space="preserve">“A steady hand and a sharp eye can change the course of battle.”</w:t>
      </w:r>
    </w:p>
    <w:p w:rsidR="00000000" w:rsidDel="00000000" w:rsidP="00000000" w:rsidRDefault="00000000" w:rsidRPr="00000000" w14:paraId="00000CB3">
      <w:pPr>
        <w:spacing w:line="240" w:lineRule="auto"/>
        <w:ind w:left="729" w:firstLine="0"/>
        <w:jc w:val="both"/>
        <w:rPr>
          <w:sz w:val="26"/>
          <w:szCs w:val="26"/>
        </w:rPr>
      </w:pPr>
      <w:r w:rsidDel="00000000" w:rsidR="00000000" w:rsidRPr="00000000">
        <w:rPr>
          <w:sz w:val="26"/>
          <w:szCs w:val="26"/>
          <w:rtl w:val="0"/>
        </w:rPr>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p>
    <w:p w:rsidR="00000000" w:rsidDel="00000000" w:rsidP="00000000" w:rsidRDefault="00000000" w:rsidRPr="00000000" w14:paraId="00000CB4">
      <w:pPr>
        <w:spacing w:line="240" w:lineRule="auto"/>
        <w:ind w:left="729" w:firstLine="0"/>
        <w:jc w:val="both"/>
        <w:rPr>
          <w:sz w:val="26"/>
          <w:szCs w:val="26"/>
        </w:rPr>
      </w:pPr>
      <w:r w:rsidDel="00000000" w:rsidR="00000000" w:rsidRPr="00000000">
        <w:rPr>
          <w:sz w:val="26"/>
          <w:szCs w:val="26"/>
          <w:rtl w:val="0"/>
        </w:rPr>
        <w:t xml:space="preserve">• Mental Application: A sniper analyzing wind speeds, bullet drop, and target movement to make a shot from extreme distances.</w:t>
      </w:r>
    </w:p>
    <w:p w:rsidR="00000000" w:rsidDel="00000000" w:rsidP="00000000" w:rsidRDefault="00000000" w:rsidRPr="00000000" w14:paraId="00000CB5">
      <w:pPr>
        <w:spacing w:line="240" w:lineRule="auto"/>
        <w:ind w:left="729" w:firstLine="0"/>
        <w:jc w:val="both"/>
        <w:rPr>
          <w:sz w:val="26"/>
          <w:szCs w:val="26"/>
        </w:rPr>
      </w:pPr>
      <w:r w:rsidDel="00000000" w:rsidR="00000000" w:rsidRPr="00000000">
        <w:rPr>
          <w:sz w:val="26"/>
          <w:szCs w:val="26"/>
          <w:rtl w:val="0"/>
        </w:rPr>
        <w:t xml:space="preserve">• Spiritual Application: Channeling their presence through the weapon, forming an almost meditative bond with their tool, achieving near-perfect accuracy.</w:t>
      </w:r>
    </w:p>
    <w:p w:rsidR="00000000" w:rsidDel="00000000" w:rsidP="00000000" w:rsidRDefault="00000000" w:rsidRPr="00000000" w14:paraId="00000CB6">
      <w:pPr>
        <w:spacing w:line="240" w:lineRule="auto"/>
        <w:ind w:left="729" w:firstLine="0"/>
        <w:jc w:val="both"/>
        <w:rPr>
          <w:sz w:val="26"/>
          <w:szCs w:val="26"/>
        </w:rPr>
      </w:pPr>
      <w:r w:rsidDel="00000000" w:rsidR="00000000" w:rsidRPr="00000000">
        <w:rPr>
          <w:sz w:val="26"/>
          <w:szCs w:val="26"/>
          <w:rtl w:val="0"/>
        </w:rPr>
        <w:t xml:space="preserve">• Physical Application: Rapidly adjusting to chaotic combat conditions, landing precise shots while in motion or under duress.</w:t>
      </w:r>
    </w:p>
    <w:p w:rsidR="00000000" w:rsidDel="00000000" w:rsidP="00000000" w:rsidRDefault="00000000" w:rsidRPr="00000000" w14:paraId="00000CB7">
      <w:pPr>
        <w:spacing w:line="240" w:lineRule="auto"/>
        <w:ind w:left="729" w:firstLine="0"/>
        <w:jc w:val="both"/>
        <w:rPr>
          <w:sz w:val="26"/>
          <w:szCs w:val="26"/>
        </w:rPr>
      </w:pPr>
      <w:r w:rsidDel="00000000" w:rsidR="00000000" w:rsidRPr="00000000">
        <w:rPr>
          <w:sz w:val="26"/>
          <w:szCs w:val="26"/>
          <w:rtl w:val="0"/>
        </w:rPr>
        <w:t xml:space="preserve">Tactics</w:t>
      </w:r>
    </w:p>
    <w:p w:rsidR="00000000" w:rsidDel="00000000" w:rsidP="00000000" w:rsidRDefault="00000000" w:rsidRPr="00000000" w14:paraId="00000CB8">
      <w:pPr>
        <w:spacing w:line="240" w:lineRule="auto"/>
        <w:ind w:left="729" w:firstLine="0"/>
        <w:jc w:val="both"/>
        <w:rPr>
          <w:sz w:val="26"/>
          <w:szCs w:val="26"/>
        </w:rPr>
      </w:pPr>
      <w:r w:rsidDel="00000000" w:rsidR="00000000" w:rsidRPr="00000000">
        <w:rPr>
          <w:sz w:val="26"/>
          <w:szCs w:val="26"/>
          <w:rtl w:val="0"/>
        </w:rPr>
        <w:t xml:space="preserve">“Every battle is won before it’s fought.”</w:t>
      </w:r>
    </w:p>
    <w:p w:rsidR="00000000" w:rsidDel="00000000" w:rsidP="00000000" w:rsidRDefault="00000000" w:rsidRPr="00000000" w14:paraId="00000CB9">
      <w:pPr>
        <w:spacing w:line="240" w:lineRule="auto"/>
        <w:ind w:left="729" w:firstLine="0"/>
        <w:jc w:val="both"/>
        <w:rPr>
          <w:sz w:val="26"/>
          <w:szCs w:val="26"/>
        </w:rPr>
      </w:pPr>
      <w:r w:rsidDel="00000000" w:rsidR="00000000" w:rsidRPr="00000000">
        <w:rPr>
          <w:sz w:val="26"/>
          <w:szCs w:val="26"/>
          <w:rtl w:val="0"/>
        </w:rPr>
        <w:t xml:space="preserve">Tactics involves understanding battlefield dynamics, resource allocation, and strategic positioning to achieve victory. A character skilled in Tactics can analyze threats, adapt strategies mid-combat, and effectively coordinate with their allies to ensure the best possible outcome.</w:t>
      </w:r>
    </w:p>
    <w:p w:rsidR="00000000" w:rsidDel="00000000" w:rsidP="00000000" w:rsidRDefault="00000000" w:rsidRPr="00000000" w14:paraId="00000CBA">
      <w:pPr>
        <w:spacing w:line="240" w:lineRule="auto"/>
        <w:ind w:left="729" w:firstLine="0"/>
        <w:jc w:val="both"/>
        <w:rPr>
          <w:sz w:val="26"/>
          <w:szCs w:val="26"/>
        </w:rPr>
      </w:pPr>
      <w:r w:rsidDel="00000000" w:rsidR="00000000" w:rsidRPr="00000000">
        <w:rPr>
          <w:sz w:val="26"/>
          <w:szCs w:val="26"/>
          <w:rtl w:val="0"/>
        </w:rPr>
        <w:t xml:space="preserve">• Mental Application: Deciphering enemy formations and predicting their next move based on historical data and behavioral patterns.</w:t>
      </w:r>
    </w:p>
    <w:p w:rsidR="00000000" w:rsidDel="00000000" w:rsidP="00000000" w:rsidRDefault="00000000" w:rsidRPr="00000000" w14:paraId="00000CBB">
      <w:pPr>
        <w:spacing w:line="240" w:lineRule="auto"/>
        <w:ind w:left="729" w:firstLine="0"/>
        <w:jc w:val="both"/>
        <w:rPr>
          <w:sz w:val="26"/>
          <w:szCs w:val="26"/>
        </w:rPr>
      </w:pPr>
      <w:r w:rsidDel="00000000" w:rsidR="00000000" w:rsidRPr="00000000">
        <w:rPr>
          <w:sz w:val="26"/>
          <w:szCs w:val="26"/>
          <w:rtl w:val="0"/>
        </w:rPr>
        <w:t xml:space="preserve">• Spiritual Application: Using intuition to sense an enemy’s intent, relying on instinct and psionic awareness to guide strategic decisions.</w:t>
      </w:r>
    </w:p>
    <w:p w:rsidR="00000000" w:rsidDel="00000000" w:rsidP="00000000" w:rsidRDefault="00000000" w:rsidRPr="00000000" w14:paraId="00000CBC">
      <w:pPr>
        <w:spacing w:line="240" w:lineRule="auto"/>
        <w:ind w:left="729" w:firstLine="0"/>
        <w:jc w:val="both"/>
        <w:rPr>
          <w:sz w:val="26"/>
          <w:szCs w:val="26"/>
        </w:rPr>
      </w:pPr>
      <w:r w:rsidDel="00000000" w:rsidR="00000000" w:rsidRPr="00000000">
        <w:rPr>
          <w:sz w:val="26"/>
          <w:szCs w:val="26"/>
          <w:rtl w:val="0"/>
        </w:rPr>
        <w:t xml:space="preserve">• Physical Application: Orchestrating formations in real time, using terrain and cover to outmaneuver opponents.</w:t>
      </w:r>
    </w:p>
    <w:p w:rsidR="00000000" w:rsidDel="00000000" w:rsidP="00000000" w:rsidRDefault="00000000" w:rsidRPr="00000000" w14:paraId="00000CBD">
      <w:pPr>
        <w:spacing w:line="240" w:lineRule="auto"/>
        <w:ind w:left="729" w:firstLine="0"/>
        <w:jc w:val="both"/>
        <w:rPr>
          <w:sz w:val="26"/>
          <w:szCs w:val="26"/>
        </w:rPr>
      </w:pPr>
      <w:r w:rsidDel="00000000" w:rsidR="00000000" w:rsidRPr="00000000">
        <w:rPr>
          <w:sz w:val="26"/>
          <w:szCs w:val="26"/>
          <w:rtl w:val="0"/>
        </w:rPr>
        <w:t xml:space="preserve">Stealth</w:t>
      </w:r>
    </w:p>
    <w:p w:rsidR="00000000" w:rsidDel="00000000" w:rsidP="00000000" w:rsidRDefault="00000000" w:rsidRPr="00000000" w14:paraId="00000CBE">
      <w:pPr>
        <w:spacing w:line="240" w:lineRule="auto"/>
        <w:ind w:left="729" w:firstLine="0"/>
        <w:jc w:val="both"/>
        <w:rPr>
          <w:sz w:val="26"/>
          <w:szCs w:val="26"/>
        </w:rPr>
      </w:pPr>
      <w:r w:rsidDel="00000000" w:rsidR="00000000" w:rsidRPr="00000000">
        <w:rPr>
          <w:sz w:val="26"/>
          <w:szCs w:val="26"/>
          <w:rtl w:val="0"/>
        </w:rPr>
        <w:t xml:space="preserve">“Move unseen, strike unheard, disappear without a trace.”</w:t>
      </w:r>
    </w:p>
    <w:p w:rsidR="00000000" w:rsidDel="00000000" w:rsidP="00000000" w:rsidRDefault="00000000" w:rsidRPr="00000000" w14:paraId="00000CBF">
      <w:pPr>
        <w:spacing w:line="240" w:lineRule="auto"/>
        <w:ind w:left="729" w:firstLine="0"/>
        <w:jc w:val="both"/>
        <w:rPr>
          <w:sz w:val="26"/>
          <w:szCs w:val="26"/>
        </w:rPr>
      </w:pPr>
      <w:r w:rsidDel="00000000" w:rsidR="00000000" w:rsidRPr="00000000">
        <w:rPr>
          <w:sz w:val="26"/>
          <w:szCs w:val="26"/>
          <w:rtl w:val="0"/>
        </w:rPr>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r>
    </w:p>
    <w:p w:rsidR="00000000" w:rsidDel="00000000" w:rsidP="00000000" w:rsidRDefault="00000000" w:rsidRPr="00000000" w14:paraId="00000CC0">
      <w:pPr>
        <w:spacing w:line="240" w:lineRule="auto"/>
        <w:ind w:left="729" w:firstLine="0"/>
        <w:jc w:val="both"/>
        <w:rPr>
          <w:sz w:val="26"/>
          <w:szCs w:val="26"/>
        </w:rPr>
      </w:pPr>
      <w:r w:rsidDel="00000000" w:rsidR="00000000" w:rsidRPr="00000000">
        <w:rPr>
          <w:sz w:val="26"/>
          <w:szCs w:val="26"/>
          <w:rtl w:val="0"/>
        </w:rPr>
        <w:t xml:space="preserve">• Mental Application: Planning infiltration routes, monitoring guard patterns, and using misdirection to create openings.</w:t>
      </w:r>
    </w:p>
    <w:p w:rsidR="00000000" w:rsidDel="00000000" w:rsidP="00000000" w:rsidRDefault="00000000" w:rsidRPr="00000000" w14:paraId="00000CC1">
      <w:pPr>
        <w:spacing w:line="240" w:lineRule="auto"/>
        <w:ind w:left="729" w:firstLine="0"/>
        <w:jc w:val="both"/>
        <w:rPr>
          <w:sz w:val="26"/>
          <w:szCs w:val="26"/>
        </w:rPr>
      </w:pPr>
      <w:r w:rsidDel="00000000" w:rsidR="00000000" w:rsidRPr="00000000">
        <w:rPr>
          <w:sz w:val="26"/>
          <w:szCs w:val="26"/>
          <w:rtl w:val="0"/>
        </w:rPr>
        <w:t xml:space="preserve">• Spiritual Application: Entering a state of near invisibility by manipulating their psionic resonance, blending their presence into the surroundings.</w:t>
      </w:r>
    </w:p>
    <w:p w:rsidR="00000000" w:rsidDel="00000000" w:rsidP="00000000" w:rsidRDefault="00000000" w:rsidRPr="00000000" w14:paraId="00000CC2">
      <w:pPr>
        <w:spacing w:line="240" w:lineRule="auto"/>
        <w:ind w:left="729" w:firstLine="0"/>
        <w:jc w:val="both"/>
        <w:rPr>
          <w:sz w:val="26"/>
          <w:szCs w:val="26"/>
        </w:rPr>
      </w:pPr>
      <w:r w:rsidDel="00000000" w:rsidR="00000000" w:rsidRPr="00000000">
        <w:rPr>
          <w:sz w:val="26"/>
          <w:szCs w:val="26"/>
          <w:rtl w:val="0"/>
        </w:rPr>
        <w:t xml:space="preserve">• Physical Application: Silently traversing various environments, utilizing cover and movement techniques to remain undetected.</w:t>
      </w:r>
    </w:p>
    <w:p w:rsidR="00000000" w:rsidDel="00000000" w:rsidP="00000000" w:rsidRDefault="00000000" w:rsidRPr="00000000" w14:paraId="00000CC3">
      <w:pPr>
        <w:spacing w:line="240" w:lineRule="auto"/>
        <w:ind w:left="729" w:firstLine="0"/>
        <w:jc w:val="both"/>
        <w:rPr>
          <w:sz w:val="26"/>
          <w:szCs w:val="26"/>
        </w:rPr>
      </w:pPr>
      <w:r w:rsidDel="00000000" w:rsidR="00000000" w:rsidRPr="00000000">
        <w:rPr>
          <w:sz w:val="26"/>
          <w:szCs w:val="26"/>
          <w:rtl w:val="0"/>
        </w:rPr>
        <w:t xml:space="preserve">Navigation</w:t>
      </w:r>
    </w:p>
    <w:p w:rsidR="00000000" w:rsidDel="00000000" w:rsidP="00000000" w:rsidRDefault="00000000" w:rsidRPr="00000000" w14:paraId="00000CC4">
      <w:pPr>
        <w:spacing w:line="240" w:lineRule="auto"/>
        <w:ind w:left="729" w:firstLine="0"/>
        <w:jc w:val="both"/>
        <w:rPr>
          <w:sz w:val="26"/>
          <w:szCs w:val="26"/>
        </w:rPr>
      </w:pPr>
      <w:r w:rsidDel="00000000" w:rsidR="00000000" w:rsidRPr="00000000">
        <w:rPr>
          <w:sz w:val="26"/>
          <w:szCs w:val="26"/>
          <w:rtl w:val="0"/>
        </w:rPr>
        <w:t xml:space="preserve">“The universe is vast, but I know my way.”</w:t>
      </w:r>
    </w:p>
    <w:p w:rsidR="00000000" w:rsidDel="00000000" w:rsidP="00000000" w:rsidRDefault="00000000" w:rsidRPr="00000000" w14:paraId="00000CC5">
      <w:pPr>
        <w:spacing w:line="240" w:lineRule="auto"/>
        <w:ind w:left="729" w:firstLine="0"/>
        <w:jc w:val="both"/>
        <w:rPr>
          <w:sz w:val="26"/>
          <w:szCs w:val="26"/>
        </w:rPr>
      </w:pPr>
      <w:r w:rsidDel="00000000" w:rsidR="00000000" w:rsidRPr="00000000">
        <w:rPr>
          <w:sz w:val="26"/>
          <w:szCs w:val="26"/>
          <w:rtl w:val="0"/>
        </w:rPr>
        <w:t xml:space="preserve">Navigation proficiency involves the ability to chart and traverse environments efficiently, whether through planetary terrain, urban landscapes, or the chaotic currents of the Void. Mastery of this skill enables characters to read maps instinctively, calculate optimal routes, and even improvise paths when all seems lost.</w:t>
      </w:r>
    </w:p>
    <w:p w:rsidR="00000000" w:rsidDel="00000000" w:rsidP="00000000" w:rsidRDefault="00000000" w:rsidRPr="00000000" w14:paraId="00000CC6">
      <w:pPr>
        <w:spacing w:line="240" w:lineRule="auto"/>
        <w:ind w:left="729" w:firstLine="0"/>
        <w:jc w:val="both"/>
        <w:rPr>
          <w:sz w:val="26"/>
          <w:szCs w:val="26"/>
        </w:rPr>
      </w:pPr>
      <w:r w:rsidDel="00000000" w:rsidR="00000000" w:rsidRPr="00000000">
        <w:rPr>
          <w:sz w:val="26"/>
          <w:szCs w:val="26"/>
          <w:rtl w:val="0"/>
        </w:rPr>
        <w:t xml:space="preserve">• Mental Application: Using logic and environmental clues to deduce unknown routes or escape paths.</w:t>
      </w:r>
    </w:p>
    <w:p w:rsidR="00000000" w:rsidDel="00000000" w:rsidP="00000000" w:rsidRDefault="00000000" w:rsidRPr="00000000" w14:paraId="00000CC7">
      <w:pPr>
        <w:spacing w:line="240" w:lineRule="auto"/>
        <w:ind w:left="729" w:firstLine="0"/>
        <w:jc w:val="both"/>
        <w:rPr>
          <w:sz w:val="26"/>
          <w:szCs w:val="26"/>
        </w:rPr>
      </w:pPr>
      <w:r w:rsidDel="00000000" w:rsidR="00000000" w:rsidRPr="00000000">
        <w:rPr>
          <w:sz w:val="26"/>
          <w:szCs w:val="26"/>
          <w:rtl w:val="0"/>
        </w:rPr>
        <w:t xml:space="preserve">• Spiritual Application: Trusting in a deeper cosmic connection to feel the correct direction, sensing the “flow” of the universe.</w:t>
      </w:r>
    </w:p>
    <w:p w:rsidR="00000000" w:rsidDel="00000000" w:rsidP="00000000" w:rsidRDefault="00000000" w:rsidRPr="00000000" w14:paraId="00000CC8">
      <w:pPr>
        <w:spacing w:line="240" w:lineRule="auto"/>
        <w:ind w:left="729" w:firstLine="0"/>
        <w:jc w:val="both"/>
        <w:rPr>
          <w:sz w:val="26"/>
          <w:szCs w:val="26"/>
        </w:rPr>
      </w:pPr>
      <w:r w:rsidDel="00000000" w:rsidR="00000000" w:rsidRPr="00000000">
        <w:rPr>
          <w:sz w:val="26"/>
          <w:szCs w:val="26"/>
          <w:rtl w:val="0"/>
        </w:rPr>
        <w:t xml:space="preserve">• Physical Application: Quickly moving through hazardous terrain with agility and grace, avoiding obstacles effortlessly.</w:t>
      </w:r>
    </w:p>
    <w:p w:rsidR="00000000" w:rsidDel="00000000" w:rsidP="00000000" w:rsidRDefault="00000000" w:rsidRPr="00000000" w14:paraId="00000CC9">
      <w:pPr>
        <w:spacing w:line="240" w:lineRule="auto"/>
        <w:ind w:left="729" w:firstLine="0"/>
        <w:jc w:val="both"/>
        <w:rPr>
          <w:sz w:val="26"/>
          <w:szCs w:val="26"/>
        </w:rPr>
      </w:pPr>
      <w:r w:rsidDel="00000000" w:rsidR="00000000" w:rsidRPr="00000000">
        <w:rPr>
          <w:sz w:val="26"/>
          <w:szCs w:val="26"/>
          <w:rtl w:val="0"/>
        </w:rPr>
        <w:t xml:space="preserve">Logistics</w:t>
      </w:r>
    </w:p>
    <w:p w:rsidR="00000000" w:rsidDel="00000000" w:rsidP="00000000" w:rsidRDefault="00000000" w:rsidRPr="00000000" w14:paraId="00000CCA">
      <w:pPr>
        <w:spacing w:line="240" w:lineRule="auto"/>
        <w:ind w:left="729" w:firstLine="0"/>
        <w:jc w:val="both"/>
        <w:rPr>
          <w:sz w:val="26"/>
          <w:szCs w:val="26"/>
        </w:rPr>
      </w:pPr>
      <w:r w:rsidDel="00000000" w:rsidR="00000000" w:rsidRPr="00000000">
        <w:rPr>
          <w:sz w:val="26"/>
          <w:szCs w:val="26"/>
          <w:rtl w:val="0"/>
        </w:rPr>
        <w:t xml:space="preserve">“Victory favors those who plan ahead.”</w:t>
      </w:r>
    </w:p>
    <w:p w:rsidR="00000000" w:rsidDel="00000000" w:rsidP="00000000" w:rsidRDefault="00000000" w:rsidRPr="00000000" w14:paraId="00000CCB">
      <w:pPr>
        <w:spacing w:line="240" w:lineRule="auto"/>
        <w:ind w:left="729" w:firstLine="0"/>
        <w:jc w:val="both"/>
        <w:rPr>
          <w:sz w:val="26"/>
          <w:szCs w:val="26"/>
        </w:rPr>
      </w:pPr>
      <w:r w:rsidDel="00000000" w:rsidR="00000000" w:rsidRPr="00000000">
        <w:rPr>
          <w:sz w:val="26"/>
          <w:szCs w:val="26"/>
          <w:rtl w:val="0"/>
        </w:rPr>
        <w:t xml:space="preserve">Logistics covers resource management, planning, and ensuring that supplies, personnel, and assets are used effectively. Whether leading a caravan through hostile territory or ensuring a fleet remains fully operational, those skilled in Logistics play a vital role in maintaining momentum and efficiency.</w:t>
      </w:r>
    </w:p>
    <w:p w:rsidR="00000000" w:rsidDel="00000000" w:rsidP="00000000" w:rsidRDefault="00000000" w:rsidRPr="00000000" w14:paraId="00000CCC">
      <w:pPr>
        <w:spacing w:line="240" w:lineRule="auto"/>
        <w:ind w:left="729" w:firstLine="0"/>
        <w:jc w:val="both"/>
        <w:rPr>
          <w:sz w:val="26"/>
          <w:szCs w:val="26"/>
        </w:rPr>
      </w:pPr>
      <w:r w:rsidDel="00000000" w:rsidR="00000000" w:rsidRPr="00000000">
        <w:rPr>
          <w:sz w:val="26"/>
          <w:szCs w:val="26"/>
          <w:rtl w:val="0"/>
        </w:rPr>
        <w:t xml:space="preserve">• Mental Application: Efficiently calculating supply chains, energy consumption, and risk-reward scenarios.</w:t>
      </w:r>
    </w:p>
    <w:p w:rsidR="00000000" w:rsidDel="00000000" w:rsidP="00000000" w:rsidRDefault="00000000" w:rsidRPr="00000000" w14:paraId="00000CCD">
      <w:pPr>
        <w:spacing w:line="240" w:lineRule="auto"/>
        <w:ind w:left="729" w:firstLine="0"/>
        <w:jc w:val="both"/>
        <w:rPr>
          <w:sz w:val="26"/>
          <w:szCs w:val="26"/>
        </w:rPr>
      </w:pPr>
      <w:r w:rsidDel="00000000" w:rsidR="00000000" w:rsidRPr="00000000">
        <w:rPr>
          <w:sz w:val="26"/>
          <w:szCs w:val="26"/>
          <w:rtl w:val="0"/>
        </w:rPr>
        <w:t xml:space="preserve">• Spiritual Application: Using psionic insight to optimize planning, feeling the ebb and flow of resources in alignment with the greater whole.</w:t>
      </w:r>
    </w:p>
    <w:p w:rsidR="00000000" w:rsidDel="00000000" w:rsidP="00000000" w:rsidRDefault="00000000" w:rsidRPr="00000000" w14:paraId="00000CCE">
      <w:pPr>
        <w:spacing w:line="240" w:lineRule="auto"/>
        <w:ind w:left="729" w:firstLine="0"/>
        <w:jc w:val="both"/>
        <w:rPr>
          <w:sz w:val="26"/>
          <w:szCs w:val="26"/>
        </w:rPr>
      </w:pPr>
      <w:r w:rsidDel="00000000" w:rsidR="00000000" w:rsidRPr="00000000">
        <w:rPr>
          <w:sz w:val="26"/>
          <w:szCs w:val="26"/>
          <w:rtl w:val="0"/>
        </w:rPr>
        <w:t xml:space="preserve">• Physical Application: Organizing and executing complex logistical operations under pressure, ensuring everything is in its place at the right time.</w:t>
      </w:r>
    </w:p>
    <w:p w:rsidR="00000000" w:rsidDel="00000000" w:rsidP="00000000" w:rsidRDefault="00000000" w:rsidRPr="00000000" w14:paraId="00000CCF">
      <w:pPr>
        <w:spacing w:line="240" w:lineRule="auto"/>
        <w:ind w:left="729" w:firstLine="0"/>
        <w:jc w:val="both"/>
        <w:rPr>
          <w:sz w:val="26"/>
          <w:szCs w:val="26"/>
        </w:rPr>
      </w:pPr>
      <w:r w:rsidDel="00000000" w:rsidR="00000000" w:rsidRPr="00000000">
        <w:rPr>
          <w:sz w:val="26"/>
          <w:szCs w:val="26"/>
          <w:rtl w:val="0"/>
        </w:rPr>
        <w:t xml:space="preserve">Dominion – The Earth Element of Strength and Stability</w:t>
      </w:r>
    </w:p>
    <w:p w:rsidR="00000000" w:rsidDel="00000000" w:rsidP="00000000" w:rsidRDefault="00000000" w:rsidRPr="00000000" w14:paraId="00000CD0">
      <w:pPr>
        <w:spacing w:line="240" w:lineRule="auto"/>
        <w:ind w:left="729" w:firstLine="0"/>
        <w:jc w:val="both"/>
        <w:rPr>
          <w:sz w:val="26"/>
          <w:szCs w:val="26"/>
        </w:rPr>
      </w:pPr>
      <w:r w:rsidDel="00000000" w:rsidR="00000000" w:rsidRPr="00000000">
        <w:rPr>
          <w:sz w:val="26"/>
          <w:szCs w:val="26"/>
          <w:rtl w:val="0"/>
        </w:rPr>
        <w:t xml:space="preserve">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rsidR="00000000" w:rsidDel="00000000" w:rsidP="00000000" w:rsidRDefault="00000000" w:rsidRPr="00000000" w14:paraId="00000CD1">
      <w:pPr>
        <w:spacing w:line="240" w:lineRule="auto"/>
        <w:ind w:left="729" w:firstLine="0"/>
        <w:jc w:val="both"/>
        <w:rPr>
          <w:sz w:val="26"/>
          <w:szCs w:val="26"/>
        </w:rPr>
      </w:pPr>
      <w:r w:rsidDel="00000000" w:rsidR="00000000" w:rsidRPr="00000000">
        <w:rPr>
          <w:sz w:val="26"/>
          <w:szCs w:val="26"/>
          <w:rtl w:val="0"/>
        </w:rPr>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 .</w:t>
      </w:r>
    </w:p>
    <w:p w:rsidR="00000000" w:rsidDel="00000000" w:rsidP="00000000" w:rsidRDefault="00000000" w:rsidRPr="00000000" w14:paraId="00000CD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CD3">
      <w:pPr>
        <w:spacing w:line="240" w:lineRule="auto"/>
        <w:ind w:left="729" w:firstLine="0"/>
        <w:jc w:val="both"/>
        <w:rPr>
          <w:sz w:val="26"/>
          <w:szCs w:val="26"/>
        </w:rPr>
      </w:pPr>
      <w:r w:rsidDel="00000000" w:rsidR="00000000" w:rsidRPr="00000000">
        <w:rPr>
          <w:sz w:val="26"/>
          <w:szCs w:val="26"/>
          <w:rtl w:val="0"/>
        </w:rPr>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rsidR="00000000" w:rsidDel="00000000" w:rsidP="00000000" w:rsidRDefault="00000000" w:rsidRPr="00000000" w14:paraId="00000CD4">
      <w:pPr>
        <w:spacing w:line="240" w:lineRule="auto"/>
        <w:ind w:left="729" w:firstLine="0"/>
        <w:jc w:val="both"/>
        <w:rPr>
          <w:sz w:val="26"/>
          <w:szCs w:val="26"/>
        </w:rPr>
      </w:pPr>
      <w:r w:rsidDel="00000000" w:rsidR="00000000" w:rsidRPr="00000000">
        <w:rPr>
          <w:sz w:val="26"/>
          <w:szCs w:val="26"/>
          <w:rtl w:val="0"/>
        </w:rPr>
        <w:t xml:space="preserve">Dominion Proficiencies (Earth – Strength, Endurance, Stability)</w:t>
      </w:r>
    </w:p>
    <w:p w:rsidR="00000000" w:rsidDel="00000000" w:rsidP="00000000" w:rsidRDefault="00000000" w:rsidRPr="00000000" w14:paraId="00000CD5">
      <w:pPr>
        <w:spacing w:line="240" w:lineRule="auto"/>
        <w:ind w:left="729" w:firstLine="0"/>
        <w:jc w:val="both"/>
        <w:rPr>
          <w:sz w:val="26"/>
          <w:szCs w:val="26"/>
        </w:rPr>
      </w:pPr>
      <w:r w:rsidDel="00000000" w:rsidR="00000000" w:rsidRPr="00000000">
        <w:rPr>
          <w:sz w:val="26"/>
          <w:szCs w:val="26"/>
          <w:rtl w:val="0"/>
        </w:rPr>
        <w:t xml:space="preserve">1. Survival</w:t>
      </w:r>
    </w:p>
    <w:p w:rsidR="00000000" w:rsidDel="00000000" w:rsidP="00000000" w:rsidRDefault="00000000" w:rsidRPr="00000000" w14:paraId="00000CD6">
      <w:pPr>
        <w:spacing w:line="240" w:lineRule="auto"/>
        <w:ind w:left="729" w:firstLine="0"/>
        <w:jc w:val="both"/>
        <w:rPr>
          <w:sz w:val="26"/>
          <w:szCs w:val="26"/>
        </w:rPr>
      </w:pPr>
      <w:r w:rsidDel="00000000" w:rsidR="00000000" w:rsidRPr="00000000">
        <w:rPr>
          <w:sz w:val="26"/>
          <w:szCs w:val="26"/>
          <w:rtl w:val="0"/>
        </w:rPr>
        <w:t xml:space="preserve">“To endure is to triumph.”</w:t>
      </w:r>
    </w:p>
    <w:p w:rsidR="00000000" w:rsidDel="00000000" w:rsidP="00000000" w:rsidRDefault="00000000" w:rsidRPr="00000000" w14:paraId="00000CD7">
      <w:pPr>
        <w:spacing w:line="240" w:lineRule="auto"/>
        <w:ind w:left="729" w:firstLine="0"/>
        <w:jc w:val="both"/>
        <w:rPr>
          <w:sz w:val="26"/>
          <w:szCs w:val="26"/>
        </w:rPr>
      </w:pPr>
      <w:r w:rsidDel="00000000" w:rsidR="00000000" w:rsidRPr="00000000">
        <w:rPr>
          <w:sz w:val="26"/>
          <w:szCs w:val="26"/>
          <w:rtl w:val="0"/>
        </w:rPr>
        <w:t xml:space="preserve">Survival represents the ability to persist in harsh and unforgiving conditions, whether deep-space voids, barren wastelands, or hostile enemy territory. It encompasses resource management, environmental adaptation, and tactical self-sufficiency.</w:t>
      </w:r>
    </w:p>
    <w:p w:rsidR="00000000" w:rsidDel="00000000" w:rsidP="00000000" w:rsidRDefault="00000000" w:rsidRPr="00000000" w14:paraId="00000CD8">
      <w:pPr>
        <w:spacing w:line="240" w:lineRule="auto"/>
        <w:ind w:left="729" w:firstLine="0"/>
        <w:jc w:val="both"/>
        <w:rPr>
          <w:sz w:val="26"/>
          <w:szCs w:val="26"/>
        </w:rPr>
      </w:pPr>
      <w:r w:rsidDel="00000000" w:rsidR="00000000" w:rsidRPr="00000000">
        <w:rPr>
          <w:sz w:val="26"/>
          <w:szCs w:val="26"/>
          <w:rtl w:val="0"/>
        </w:rPr>
        <w:t xml:space="preserve">• Mental Application: Planning rations, mapping safe routes, and tracking environmental hazards.</w:t>
      </w:r>
    </w:p>
    <w:p w:rsidR="00000000" w:rsidDel="00000000" w:rsidP="00000000" w:rsidRDefault="00000000" w:rsidRPr="00000000" w14:paraId="00000CD9">
      <w:pPr>
        <w:spacing w:line="240" w:lineRule="auto"/>
        <w:ind w:left="729" w:firstLine="0"/>
        <w:jc w:val="both"/>
        <w:rPr>
          <w:sz w:val="26"/>
          <w:szCs w:val="26"/>
        </w:rPr>
      </w:pPr>
      <w:r w:rsidDel="00000000" w:rsidR="00000000" w:rsidRPr="00000000">
        <w:rPr>
          <w:sz w:val="26"/>
          <w:szCs w:val="26"/>
          <w:rtl w:val="0"/>
        </w:rPr>
        <w:t xml:space="preserve">• Spiritual Application: Trusting one’s instincts and attuning to the natural or cosmic forces of the surroundings.</w:t>
      </w:r>
    </w:p>
    <w:p w:rsidR="00000000" w:rsidDel="00000000" w:rsidP="00000000" w:rsidRDefault="00000000" w:rsidRPr="00000000" w14:paraId="00000CDA">
      <w:pPr>
        <w:spacing w:line="240" w:lineRule="auto"/>
        <w:ind w:left="729" w:firstLine="0"/>
        <w:jc w:val="both"/>
        <w:rPr>
          <w:sz w:val="26"/>
          <w:szCs w:val="26"/>
        </w:rPr>
      </w:pPr>
      <w:r w:rsidDel="00000000" w:rsidR="00000000" w:rsidRPr="00000000">
        <w:rPr>
          <w:sz w:val="26"/>
          <w:szCs w:val="26"/>
          <w:rtl w:val="0"/>
        </w:rPr>
        <w:t xml:space="preserve">• Physical Application: Withstanding extreme temperatures, enduring long marches, and physically adapting to hostile environments.</w:t>
      </w:r>
    </w:p>
    <w:p w:rsidR="00000000" w:rsidDel="00000000" w:rsidP="00000000" w:rsidRDefault="00000000" w:rsidRPr="00000000" w14:paraId="00000CDB">
      <w:pPr>
        <w:spacing w:line="240" w:lineRule="auto"/>
        <w:ind w:left="729" w:firstLine="0"/>
        <w:jc w:val="both"/>
        <w:rPr>
          <w:sz w:val="26"/>
          <w:szCs w:val="26"/>
        </w:rPr>
      </w:pPr>
      <w:r w:rsidDel="00000000" w:rsidR="00000000" w:rsidRPr="00000000">
        <w:rPr>
          <w:sz w:val="26"/>
          <w:szCs w:val="26"/>
          <w:rtl w:val="0"/>
        </w:rPr>
        <w:t xml:space="preserve">Entropy Influence: Adaptation and improvisation in chaotic environments.</w:t>
      </w:r>
    </w:p>
    <w:p w:rsidR="00000000" w:rsidDel="00000000" w:rsidP="00000000" w:rsidRDefault="00000000" w:rsidRPr="00000000" w14:paraId="00000CDC">
      <w:pPr>
        <w:spacing w:line="240" w:lineRule="auto"/>
        <w:ind w:left="729" w:firstLine="0"/>
        <w:jc w:val="both"/>
        <w:rPr>
          <w:sz w:val="26"/>
          <w:szCs w:val="26"/>
        </w:rPr>
      </w:pPr>
      <w:r w:rsidDel="00000000" w:rsidR="00000000" w:rsidRPr="00000000">
        <w:rPr>
          <w:sz w:val="26"/>
          <w:szCs w:val="26"/>
          <w:rtl w:val="0"/>
        </w:rPr>
        <w:t xml:space="preserve">Gnosis Influence: Structured survival tactics and resource planning.</w:t>
      </w:r>
    </w:p>
    <w:p w:rsidR="00000000" w:rsidDel="00000000" w:rsidP="00000000" w:rsidRDefault="00000000" w:rsidRPr="00000000" w14:paraId="00000CDD">
      <w:pPr>
        <w:spacing w:line="240" w:lineRule="auto"/>
        <w:ind w:left="729" w:firstLine="0"/>
        <w:jc w:val="both"/>
        <w:rPr>
          <w:sz w:val="26"/>
          <w:szCs w:val="26"/>
        </w:rPr>
      </w:pPr>
      <w:r w:rsidDel="00000000" w:rsidR="00000000" w:rsidRPr="00000000">
        <w:rPr>
          <w:sz w:val="26"/>
          <w:szCs w:val="26"/>
          <w:rtl w:val="0"/>
        </w:rPr>
        <w:t xml:space="preserve">2. Construction</w:t>
      </w:r>
    </w:p>
    <w:p w:rsidR="00000000" w:rsidDel="00000000" w:rsidP="00000000" w:rsidRDefault="00000000" w:rsidRPr="00000000" w14:paraId="00000CDE">
      <w:pPr>
        <w:spacing w:line="240" w:lineRule="auto"/>
        <w:ind w:left="729" w:firstLine="0"/>
        <w:jc w:val="both"/>
        <w:rPr>
          <w:sz w:val="26"/>
          <w:szCs w:val="26"/>
        </w:rPr>
      </w:pPr>
      <w:r w:rsidDel="00000000" w:rsidR="00000000" w:rsidRPr="00000000">
        <w:rPr>
          <w:sz w:val="26"/>
          <w:szCs w:val="26"/>
          <w:rtl w:val="0"/>
        </w:rPr>
        <w:t xml:space="preserve">“Strength alone builds nothing; discipline completes the task.”</w:t>
      </w:r>
    </w:p>
    <w:p w:rsidR="00000000" w:rsidDel="00000000" w:rsidP="00000000" w:rsidRDefault="00000000" w:rsidRPr="00000000" w14:paraId="00000CDF">
      <w:pPr>
        <w:spacing w:line="240" w:lineRule="auto"/>
        <w:ind w:left="729" w:firstLine="0"/>
        <w:jc w:val="both"/>
        <w:rPr>
          <w:sz w:val="26"/>
          <w:szCs w:val="26"/>
        </w:rPr>
      </w:pPr>
      <w:r w:rsidDel="00000000" w:rsidR="00000000" w:rsidRPr="00000000">
        <w:rPr>
          <w:sz w:val="26"/>
          <w:szCs w:val="26"/>
          <w:rtl w:val="0"/>
        </w:rPr>
        <w:t xml:space="preserve">Construction proficiency governs the ability to build, reinforce, and repair structures, from makeshift shelters to fortified strongholds. It applies both to battlefield engineering and long-term settlement planning.</w:t>
      </w:r>
    </w:p>
    <w:p w:rsidR="00000000" w:rsidDel="00000000" w:rsidP="00000000" w:rsidRDefault="00000000" w:rsidRPr="00000000" w14:paraId="00000CE0">
      <w:pPr>
        <w:spacing w:line="240" w:lineRule="auto"/>
        <w:ind w:left="729" w:firstLine="0"/>
        <w:jc w:val="both"/>
        <w:rPr>
          <w:sz w:val="26"/>
          <w:szCs w:val="26"/>
        </w:rPr>
      </w:pPr>
      <w:r w:rsidDel="00000000" w:rsidR="00000000" w:rsidRPr="00000000">
        <w:rPr>
          <w:sz w:val="26"/>
          <w:szCs w:val="26"/>
          <w:rtl w:val="0"/>
        </w:rPr>
        <w:t xml:space="preserve">• Mental Application: Designing efficient structures and planning long-term fortifications.</w:t>
      </w:r>
    </w:p>
    <w:p w:rsidR="00000000" w:rsidDel="00000000" w:rsidP="00000000" w:rsidRDefault="00000000" w:rsidRPr="00000000" w14:paraId="00000CE1">
      <w:pPr>
        <w:spacing w:line="240" w:lineRule="auto"/>
        <w:ind w:left="729" w:firstLine="0"/>
        <w:jc w:val="both"/>
        <w:rPr>
          <w:sz w:val="26"/>
          <w:szCs w:val="26"/>
        </w:rPr>
      </w:pPr>
      <w:r w:rsidDel="00000000" w:rsidR="00000000" w:rsidRPr="00000000">
        <w:rPr>
          <w:sz w:val="26"/>
          <w:szCs w:val="26"/>
          <w:rtl w:val="0"/>
        </w:rPr>
        <w:t xml:space="preserve">• Spiritual Application: Using resonance to intuitively reinforce structures with psionic or energy-based enhancements.</w:t>
      </w:r>
    </w:p>
    <w:p w:rsidR="00000000" w:rsidDel="00000000" w:rsidP="00000000" w:rsidRDefault="00000000" w:rsidRPr="00000000" w14:paraId="00000CE2">
      <w:pPr>
        <w:spacing w:line="240" w:lineRule="auto"/>
        <w:ind w:left="729" w:firstLine="0"/>
        <w:jc w:val="both"/>
        <w:rPr>
          <w:sz w:val="26"/>
          <w:szCs w:val="26"/>
        </w:rPr>
      </w:pPr>
      <w:r w:rsidDel="00000000" w:rsidR="00000000" w:rsidRPr="00000000">
        <w:rPr>
          <w:sz w:val="26"/>
          <w:szCs w:val="26"/>
          <w:rtl w:val="0"/>
        </w:rPr>
        <w:t xml:space="preserve">• Physical Application: Laboring under extreme conditions, assembling defenses, and handling heavy materials.</w:t>
      </w:r>
    </w:p>
    <w:p w:rsidR="00000000" w:rsidDel="00000000" w:rsidP="00000000" w:rsidRDefault="00000000" w:rsidRPr="00000000" w14:paraId="00000CE3">
      <w:pPr>
        <w:spacing w:line="240" w:lineRule="auto"/>
        <w:ind w:left="729" w:firstLine="0"/>
        <w:jc w:val="both"/>
        <w:rPr>
          <w:sz w:val="26"/>
          <w:szCs w:val="26"/>
        </w:rPr>
      </w:pPr>
      <w:r w:rsidDel="00000000" w:rsidR="00000000" w:rsidRPr="00000000">
        <w:rPr>
          <w:sz w:val="26"/>
          <w:szCs w:val="26"/>
          <w:rtl w:val="0"/>
        </w:rPr>
        <w:t xml:space="preserve">Entropy Influence: Quick, reactive construction with unconventional materials.</w:t>
      </w:r>
    </w:p>
    <w:p w:rsidR="00000000" w:rsidDel="00000000" w:rsidP="00000000" w:rsidRDefault="00000000" w:rsidRPr="00000000" w14:paraId="00000CE4">
      <w:pPr>
        <w:spacing w:line="240" w:lineRule="auto"/>
        <w:ind w:left="729" w:firstLine="0"/>
        <w:jc w:val="both"/>
        <w:rPr>
          <w:sz w:val="26"/>
          <w:szCs w:val="26"/>
        </w:rPr>
      </w:pPr>
      <w:r w:rsidDel="00000000" w:rsidR="00000000" w:rsidRPr="00000000">
        <w:rPr>
          <w:sz w:val="26"/>
          <w:szCs w:val="26"/>
          <w:rtl w:val="0"/>
        </w:rPr>
        <w:t xml:space="preserve">Gnosis Influence: Precise, methodical construction based on careful planning.</w:t>
      </w:r>
    </w:p>
    <w:p w:rsidR="00000000" w:rsidDel="00000000" w:rsidP="00000000" w:rsidRDefault="00000000" w:rsidRPr="00000000" w14:paraId="00000CE5">
      <w:pPr>
        <w:spacing w:line="240" w:lineRule="auto"/>
        <w:ind w:left="729" w:firstLine="0"/>
        <w:jc w:val="both"/>
        <w:rPr>
          <w:sz w:val="26"/>
          <w:szCs w:val="26"/>
        </w:rPr>
      </w:pPr>
      <w:r w:rsidDel="00000000" w:rsidR="00000000" w:rsidRPr="00000000">
        <w:rPr>
          <w:sz w:val="26"/>
          <w:szCs w:val="26"/>
          <w:rtl w:val="0"/>
        </w:rPr>
        <w:t xml:space="preserve">3. Heavy Weapons</w:t>
      </w:r>
    </w:p>
    <w:p w:rsidR="00000000" w:rsidDel="00000000" w:rsidP="00000000" w:rsidRDefault="00000000" w:rsidRPr="00000000" w14:paraId="00000CE6">
      <w:pPr>
        <w:spacing w:line="240" w:lineRule="auto"/>
        <w:ind w:left="729" w:firstLine="0"/>
        <w:jc w:val="both"/>
        <w:rPr>
          <w:sz w:val="26"/>
          <w:szCs w:val="26"/>
        </w:rPr>
      </w:pPr>
      <w:r w:rsidDel="00000000" w:rsidR="00000000" w:rsidRPr="00000000">
        <w:rPr>
          <w:sz w:val="26"/>
          <w:szCs w:val="26"/>
          <w:rtl w:val="0"/>
        </w:rPr>
        <w:t xml:space="preserve">“The bigger the gun, the greater the victory.”</w:t>
      </w:r>
    </w:p>
    <w:p w:rsidR="00000000" w:rsidDel="00000000" w:rsidP="00000000" w:rsidRDefault="00000000" w:rsidRPr="00000000" w14:paraId="00000CE7">
      <w:pPr>
        <w:spacing w:line="240" w:lineRule="auto"/>
        <w:ind w:left="729" w:firstLine="0"/>
        <w:jc w:val="both"/>
        <w:rPr>
          <w:sz w:val="26"/>
          <w:szCs w:val="26"/>
        </w:rPr>
      </w:pPr>
      <w:r w:rsidDel="00000000" w:rsidR="00000000" w:rsidRPr="00000000">
        <w:rPr>
          <w:sz w:val="26"/>
          <w:szCs w:val="26"/>
          <w:rtl w:val="0"/>
        </w:rPr>
        <w:t xml:space="preserve">Heavy Weapons proficiency focuses on the effective operation of large-scale weaponry, from mounted turrets to siege engines and advanced artillery. Mastery of this skill requires strength, precision, and tactical deployment.</w:t>
      </w:r>
    </w:p>
    <w:p w:rsidR="00000000" w:rsidDel="00000000" w:rsidP="00000000" w:rsidRDefault="00000000" w:rsidRPr="00000000" w14:paraId="00000CE8">
      <w:pPr>
        <w:spacing w:line="240" w:lineRule="auto"/>
        <w:ind w:left="729" w:firstLine="0"/>
        <w:jc w:val="both"/>
        <w:rPr>
          <w:sz w:val="26"/>
          <w:szCs w:val="26"/>
        </w:rPr>
      </w:pPr>
      <w:r w:rsidDel="00000000" w:rsidR="00000000" w:rsidRPr="00000000">
        <w:rPr>
          <w:sz w:val="26"/>
          <w:szCs w:val="26"/>
          <w:rtl w:val="0"/>
        </w:rPr>
        <w:t xml:space="preserve">• Mental Application: Calculating optimal firing arcs, ammunition logistics, and recoil compensation.</w:t>
      </w:r>
    </w:p>
    <w:p w:rsidR="00000000" w:rsidDel="00000000" w:rsidP="00000000" w:rsidRDefault="00000000" w:rsidRPr="00000000" w14:paraId="00000CE9">
      <w:pPr>
        <w:spacing w:line="240" w:lineRule="auto"/>
        <w:ind w:left="729" w:firstLine="0"/>
        <w:jc w:val="both"/>
        <w:rPr>
          <w:sz w:val="26"/>
          <w:szCs w:val="26"/>
        </w:rPr>
      </w:pPr>
      <w:r w:rsidDel="00000000" w:rsidR="00000000" w:rsidRPr="00000000">
        <w:rPr>
          <w:sz w:val="26"/>
          <w:szCs w:val="26"/>
          <w:rtl w:val="0"/>
        </w:rPr>
        <w:t xml:space="preserve">• Spiritual Application: Attuning to the rhythm of battle, feeling the perfect moment to strike with overwhelming force.</w:t>
      </w:r>
    </w:p>
    <w:p w:rsidR="00000000" w:rsidDel="00000000" w:rsidP="00000000" w:rsidRDefault="00000000" w:rsidRPr="00000000" w14:paraId="00000CEA">
      <w:pPr>
        <w:spacing w:line="240" w:lineRule="auto"/>
        <w:ind w:left="729" w:firstLine="0"/>
        <w:jc w:val="both"/>
        <w:rPr>
          <w:sz w:val="26"/>
          <w:szCs w:val="26"/>
        </w:rPr>
      </w:pPr>
      <w:r w:rsidDel="00000000" w:rsidR="00000000" w:rsidRPr="00000000">
        <w:rPr>
          <w:sz w:val="26"/>
          <w:szCs w:val="26"/>
          <w:rtl w:val="0"/>
        </w:rPr>
        <w:t xml:space="preserve">• Physical Application: Handling the immense weight and recoil of heavy weaponry, maintaining accuracy under duress.</w:t>
      </w:r>
    </w:p>
    <w:p w:rsidR="00000000" w:rsidDel="00000000" w:rsidP="00000000" w:rsidRDefault="00000000" w:rsidRPr="00000000" w14:paraId="00000CEB">
      <w:pPr>
        <w:spacing w:line="240" w:lineRule="auto"/>
        <w:ind w:left="729" w:firstLine="0"/>
        <w:jc w:val="both"/>
        <w:rPr>
          <w:sz w:val="26"/>
          <w:szCs w:val="26"/>
        </w:rPr>
      </w:pPr>
      <w:r w:rsidDel="00000000" w:rsidR="00000000" w:rsidRPr="00000000">
        <w:rPr>
          <w:sz w:val="26"/>
          <w:szCs w:val="26"/>
          <w:rtl w:val="0"/>
        </w:rPr>
        <w:t xml:space="preserve">Entropy Influence: Reckless but effective barrages that overwhelm opponents through sheer force.</w:t>
      </w:r>
    </w:p>
    <w:p w:rsidR="00000000" w:rsidDel="00000000" w:rsidP="00000000" w:rsidRDefault="00000000" w:rsidRPr="00000000" w14:paraId="00000CEC">
      <w:pPr>
        <w:spacing w:line="240" w:lineRule="auto"/>
        <w:ind w:left="729" w:firstLine="0"/>
        <w:jc w:val="both"/>
        <w:rPr>
          <w:sz w:val="26"/>
          <w:szCs w:val="26"/>
        </w:rPr>
      </w:pPr>
      <w:r w:rsidDel="00000000" w:rsidR="00000000" w:rsidRPr="00000000">
        <w:rPr>
          <w:sz w:val="26"/>
          <w:szCs w:val="26"/>
          <w:rtl w:val="0"/>
        </w:rPr>
        <w:t xml:space="preserve">Gnosis Influence: Calculated, efficient use of heavy firepower with minimal waste.</w:t>
      </w:r>
    </w:p>
    <w:p w:rsidR="00000000" w:rsidDel="00000000" w:rsidP="00000000" w:rsidRDefault="00000000" w:rsidRPr="00000000" w14:paraId="00000CED">
      <w:pPr>
        <w:spacing w:line="240" w:lineRule="auto"/>
        <w:ind w:left="729" w:firstLine="0"/>
        <w:jc w:val="both"/>
        <w:rPr>
          <w:sz w:val="26"/>
          <w:szCs w:val="26"/>
        </w:rPr>
      </w:pPr>
      <w:r w:rsidDel="00000000" w:rsidR="00000000" w:rsidRPr="00000000">
        <w:rPr>
          <w:sz w:val="26"/>
          <w:szCs w:val="26"/>
          <w:rtl w:val="0"/>
        </w:rPr>
        <w:t xml:space="preserve">4. Toughness</w:t>
      </w:r>
    </w:p>
    <w:p w:rsidR="00000000" w:rsidDel="00000000" w:rsidP="00000000" w:rsidRDefault="00000000" w:rsidRPr="00000000" w14:paraId="00000CEE">
      <w:pPr>
        <w:spacing w:line="240" w:lineRule="auto"/>
        <w:ind w:left="729" w:firstLine="0"/>
        <w:jc w:val="both"/>
        <w:rPr>
          <w:sz w:val="26"/>
          <w:szCs w:val="26"/>
        </w:rPr>
      </w:pPr>
      <w:r w:rsidDel="00000000" w:rsidR="00000000" w:rsidRPr="00000000">
        <w:rPr>
          <w:sz w:val="26"/>
          <w:szCs w:val="26"/>
          <w:rtl w:val="0"/>
        </w:rPr>
        <w:t xml:space="preserve">“Pain is just weakness leaving the body.”</w:t>
      </w:r>
    </w:p>
    <w:p w:rsidR="00000000" w:rsidDel="00000000" w:rsidP="00000000" w:rsidRDefault="00000000" w:rsidRPr="00000000" w14:paraId="00000CEF">
      <w:pPr>
        <w:spacing w:line="240" w:lineRule="auto"/>
        <w:ind w:left="729" w:firstLine="0"/>
        <w:jc w:val="both"/>
        <w:rPr>
          <w:sz w:val="26"/>
          <w:szCs w:val="26"/>
        </w:rPr>
      </w:pPr>
      <w:r w:rsidDel="00000000" w:rsidR="00000000" w:rsidRPr="00000000">
        <w:rPr>
          <w:sz w:val="26"/>
          <w:szCs w:val="26"/>
          <w:rtl w:val="0"/>
        </w:rPr>
        <w:t xml:space="preserve">Toughness represents a character’s physical resilience, pain tolerance, and overall endurance in the face of injuries and fatigue. It encompasses both passive resistance and active recovery techniques.</w:t>
      </w:r>
    </w:p>
    <w:p w:rsidR="00000000" w:rsidDel="00000000" w:rsidP="00000000" w:rsidRDefault="00000000" w:rsidRPr="00000000" w14:paraId="00000CF0">
      <w:pPr>
        <w:spacing w:line="240" w:lineRule="auto"/>
        <w:ind w:left="729" w:firstLine="0"/>
        <w:jc w:val="both"/>
        <w:rPr>
          <w:sz w:val="26"/>
          <w:szCs w:val="26"/>
        </w:rPr>
      </w:pPr>
      <w:r w:rsidDel="00000000" w:rsidR="00000000" w:rsidRPr="00000000">
        <w:rPr>
          <w:sz w:val="26"/>
          <w:szCs w:val="26"/>
          <w:rtl w:val="0"/>
        </w:rPr>
        <w:t xml:space="preserve">• Mental Application: Managing stamina efficiently, controlling breathing and pacing efforts to last longer.</w:t>
      </w:r>
    </w:p>
    <w:p w:rsidR="00000000" w:rsidDel="00000000" w:rsidP="00000000" w:rsidRDefault="00000000" w:rsidRPr="00000000" w14:paraId="00000CF1">
      <w:pPr>
        <w:spacing w:line="240" w:lineRule="auto"/>
        <w:ind w:left="729" w:firstLine="0"/>
        <w:jc w:val="both"/>
        <w:rPr>
          <w:sz w:val="26"/>
          <w:szCs w:val="26"/>
        </w:rPr>
      </w:pPr>
      <w:r w:rsidDel="00000000" w:rsidR="00000000" w:rsidRPr="00000000">
        <w:rPr>
          <w:sz w:val="26"/>
          <w:szCs w:val="26"/>
          <w:rtl w:val="0"/>
        </w:rPr>
        <w:t xml:space="preserve">• Spiritual Application: Harnessing willpower and inner fortitude to push beyond normal limits.</w:t>
      </w:r>
    </w:p>
    <w:p w:rsidR="00000000" w:rsidDel="00000000" w:rsidP="00000000" w:rsidRDefault="00000000" w:rsidRPr="00000000" w14:paraId="00000CF2">
      <w:pPr>
        <w:spacing w:line="240" w:lineRule="auto"/>
        <w:ind w:left="729" w:firstLine="0"/>
        <w:jc w:val="both"/>
        <w:rPr>
          <w:sz w:val="26"/>
          <w:szCs w:val="26"/>
        </w:rPr>
      </w:pPr>
      <w:r w:rsidDel="00000000" w:rsidR="00000000" w:rsidRPr="00000000">
        <w:rPr>
          <w:sz w:val="26"/>
          <w:szCs w:val="26"/>
          <w:rtl w:val="0"/>
        </w:rPr>
        <w:t xml:space="preserve">• Physical Application: Withstanding physical damage, resisting fatigue, and recovering from injuries quickly.</w:t>
      </w:r>
    </w:p>
    <w:p w:rsidR="00000000" w:rsidDel="00000000" w:rsidP="00000000" w:rsidRDefault="00000000" w:rsidRPr="00000000" w14:paraId="00000CF3">
      <w:pPr>
        <w:spacing w:line="240" w:lineRule="auto"/>
        <w:ind w:left="729" w:firstLine="0"/>
        <w:jc w:val="both"/>
        <w:rPr>
          <w:sz w:val="26"/>
          <w:szCs w:val="26"/>
        </w:rPr>
      </w:pPr>
      <w:r w:rsidDel="00000000" w:rsidR="00000000" w:rsidRPr="00000000">
        <w:rPr>
          <w:sz w:val="26"/>
          <w:szCs w:val="26"/>
          <w:rtl w:val="0"/>
        </w:rPr>
        <w:t xml:space="preserve">Entropy Influence: Adapting to pain and unpredictability, using chaotic resilience to overcome adversity.</w:t>
      </w:r>
    </w:p>
    <w:p w:rsidR="00000000" w:rsidDel="00000000" w:rsidP="00000000" w:rsidRDefault="00000000" w:rsidRPr="00000000" w14:paraId="00000CF4">
      <w:pPr>
        <w:spacing w:line="240" w:lineRule="auto"/>
        <w:ind w:left="729" w:firstLine="0"/>
        <w:jc w:val="both"/>
        <w:rPr>
          <w:sz w:val="26"/>
          <w:szCs w:val="26"/>
        </w:rPr>
      </w:pPr>
      <w:r w:rsidDel="00000000" w:rsidR="00000000" w:rsidRPr="00000000">
        <w:rPr>
          <w:sz w:val="26"/>
          <w:szCs w:val="26"/>
          <w:rtl w:val="0"/>
        </w:rPr>
        <w:t xml:space="preserve">Gnosis Influence: Practicing precise conditioning techniques for long-term endurance.</w:t>
      </w:r>
    </w:p>
    <w:p w:rsidR="00000000" w:rsidDel="00000000" w:rsidP="00000000" w:rsidRDefault="00000000" w:rsidRPr="00000000" w14:paraId="00000CF5">
      <w:pPr>
        <w:spacing w:line="240" w:lineRule="auto"/>
        <w:ind w:left="729" w:firstLine="0"/>
        <w:jc w:val="both"/>
        <w:rPr>
          <w:sz w:val="26"/>
          <w:szCs w:val="26"/>
        </w:rPr>
      </w:pPr>
      <w:r w:rsidDel="00000000" w:rsidR="00000000" w:rsidRPr="00000000">
        <w:rPr>
          <w:sz w:val="26"/>
          <w:szCs w:val="26"/>
          <w:rtl w:val="0"/>
        </w:rPr>
        <w:t xml:space="preserve">5. Martial Arts</w:t>
      </w:r>
    </w:p>
    <w:p w:rsidR="00000000" w:rsidDel="00000000" w:rsidP="00000000" w:rsidRDefault="00000000" w:rsidRPr="00000000" w14:paraId="00000CF6">
      <w:pPr>
        <w:spacing w:line="240" w:lineRule="auto"/>
        <w:ind w:left="729" w:firstLine="0"/>
        <w:jc w:val="both"/>
        <w:rPr>
          <w:sz w:val="26"/>
          <w:szCs w:val="26"/>
        </w:rPr>
      </w:pPr>
      <w:r w:rsidDel="00000000" w:rsidR="00000000" w:rsidRPr="00000000">
        <w:rPr>
          <w:sz w:val="26"/>
          <w:szCs w:val="26"/>
          <w:rtl w:val="0"/>
        </w:rPr>
        <w:t xml:space="preserve">“A steady hand and a strong heart make the warrior.”</w:t>
      </w:r>
    </w:p>
    <w:p w:rsidR="00000000" w:rsidDel="00000000" w:rsidP="00000000" w:rsidRDefault="00000000" w:rsidRPr="00000000" w14:paraId="00000CF7">
      <w:pPr>
        <w:spacing w:line="240" w:lineRule="auto"/>
        <w:ind w:left="729" w:firstLine="0"/>
        <w:jc w:val="both"/>
        <w:rPr>
          <w:sz w:val="26"/>
          <w:szCs w:val="26"/>
        </w:rPr>
      </w:pPr>
      <w:r w:rsidDel="00000000" w:rsidR="00000000" w:rsidRPr="00000000">
        <w:rPr>
          <w:sz w:val="26"/>
          <w:szCs w:val="26"/>
          <w:rtl w:val="0"/>
        </w:rPr>
        <w:t xml:space="preserve">Martial Arts proficiency covers close-quarters combat techniques that emphasize discipline, technique, and raw power. Whether it’s grappling, striking, or defensive maneuvers, mastery of Martial Arts requires a deep understanding of body mechanics and combat flow.</w:t>
      </w:r>
    </w:p>
    <w:p w:rsidR="00000000" w:rsidDel="00000000" w:rsidP="00000000" w:rsidRDefault="00000000" w:rsidRPr="00000000" w14:paraId="00000CF8">
      <w:pPr>
        <w:spacing w:line="240" w:lineRule="auto"/>
        <w:ind w:left="729" w:firstLine="0"/>
        <w:jc w:val="both"/>
        <w:rPr>
          <w:sz w:val="26"/>
          <w:szCs w:val="26"/>
        </w:rPr>
      </w:pPr>
      <w:r w:rsidDel="00000000" w:rsidR="00000000" w:rsidRPr="00000000">
        <w:rPr>
          <w:sz w:val="26"/>
          <w:szCs w:val="26"/>
          <w:rtl w:val="0"/>
        </w:rPr>
        <w:t xml:space="preserve">• Mental Application: Strategizing combat moves based on opponent weaknesses and tactical positioning.</w:t>
      </w:r>
    </w:p>
    <w:p w:rsidR="00000000" w:rsidDel="00000000" w:rsidP="00000000" w:rsidRDefault="00000000" w:rsidRPr="00000000" w14:paraId="00000CF9">
      <w:pPr>
        <w:spacing w:line="240" w:lineRule="auto"/>
        <w:ind w:left="729" w:firstLine="0"/>
        <w:jc w:val="both"/>
        <w:rPr>
          <w:sz w:val="26"/>
          <w:szCs w:val="26"/>
        </w:rPr>
      </w:pPr>
      <w:r w:rsidDel="00000000" w:rsidR="00000000" w:rsidRPr="00000000">
        <w:rPr>
          <w:sz w:val="26"/>
          <w:szCs w:val="26"/>
          <w:rtl w:val="0"/>
        </w:rPr>
        <w:t xml:space="preserve">• Spiritual Application: Channeling inner strength and focus to achieve peak combat efficiency.</w:t>
      </w:r>
    </w:p>
    <w:p w:rsidR="00000000" w:rsidDel="00000000" w:rsidP="00000000" w:rsidRDefault="00000000" w:rsidRPr="00000000" w14:paraId="00000CFA">
      <w:pPr>
        <w:spacing w:line="240" w:lineRule="auto"/>
        <w:ind w:left="729" w:firstLine="0"/>
        <w:jc w:val="both"/>
        <w:rPr>
          <w:sz w:val="26"/>
          <w:szCs w:val="26"/>
        </w:rPr>
      </w:pPr>
      <w:r w:rsidDel="00000000" w:rsidR="00000000" w:rsidRPr="00000000">
        <w:rPr>
          <w:sz w:val="26"/>
          <w:szCs w:val="26"/>
          <w:rtl w:val="0"/>
        </w:rPr>
        <w:t xml:space="preserve">• Physical Application: Executing powerful strikes, holds, and counters with precision and strength.</w:t>
      </w:r>
    </w:p>
    <w:p w:rsidR="00000000" w:rsidDel="00000000" w:rsidP="00000000" w:rsidRDefault="00000000" w:rsidRPr="00000000" w14:paraId="00000CFB">
      <w:pPr>
        <w:spacing w:line="240" w:lineRule="auto"/>
        <w:ind w:left="729" w:firstLine="0"/>
        <w:jc w:val="both"/>
        <w:rPr>
          <w:sz w:val="26"/>
          <w:szCs w:val="26"/>
        </w:rPr>
      </w:pPr>
      <w:r w:rsidDel="00000000" w:rsidR="00000000" w:rsidRPr="00000000">
        <w:rPr>
          <w:sz w:val="26"/>
          <w:szCs w:val="26"/>
          <w:rtl w:val="0"/>
        </w:rPr>
        <w:t xml:space="preserve">Entropy Influence: Unpredictable, adaptive fighting styles that exploit openings in chaotic situations.</w:t>
      </w:r>
    </w:p>
    <w:p w:rsidR="00000000" w:rsidDel="00000000" w:rsidP="00000000" w:rsidRDefault="00000000" w:rsidRPr="00000000" w14:paraId="00000CFC">
      <w:pPr>
        <w:spacing w:line="240" w:lineRule="auto"/>
        <w:ind w:left="729" w:firstLine="0"/>
        <w:jc w:val="both"/>
        <w:rPr>
          <w:sz w:val="26"/>
          <w:szCs w:val="26"/>
        </w:rPr>
      </w:pPr>
      <w:r w:rsidDel="00000000" w:rsidR="00000000" w:rsidRPr="00000000">
        <w:rPr>
          <w:sz w:val="26"/>
          <w:szCs w:val="26"/>
          <w:rtl w:val="0"/>
        </w:rPr>
        <w:t xml:space="preserve">Gnosis Influence: Measured, disciplined forms that focus on efficiency and control.</w:t>
      </w:r>
    </w:p>
    <w:p w:rsidR="00000000" w:rsidDel="00000000" w:rsidP="00000000" w:rsidRDefault="00000000" w:rsidRPr="00000000" w14:paraId="00000CFD">
      <w:pPr>
        <w:spacing w:line="240" w:lineRule="auto"/>
        <w:ind w:left="729" w:firstLine="0"/>
        <w:jc w:val="both"/>
        <w:rPr>
          <w:sz w:val="26"/>
          <w:szCs w:val="26"/>
        </w:rPr>
      </w:pPr>
      <w:r w:rsidDel="00000000" w:rsidR="00000000" w:rsidRPr="00000000">
        <w:rPr>
          <w:sz w:val="26"/>
          <w:szCs w:val="26"/>
          <w:rtl w:val="0"/>
        </w:rPr>
        <w:t xml:space="preserve">Spellcasting Flow Overview</w:t>
      </w:r>
    </w:p>
    <w:p w:rsidR="00000000" w:rsidDel="00000000" w:rsidP="00000000" w:rsidRDefault="00000000" w:rsidRPr="00000000" w14:paraId="00000CFE">
      <w:pPr>
        <w:spacing w:line="240" w:lineRule="auto"/>
        <w:ind w:left="729" w:firstLine="0"/>
        <w:jc w:val="both"/>
        <w:rPr>
          <w:sz w:val="26"/>
          <w:szCs w:val="26"/>
        </w:rPr>
      </w:pPr>
      <w:r w:rsidDel="00000000" w:rsidR="00000000" w:rsidRPr="00000000">
        <w:rPr>
          <w:sz w:val="26"/>
          <w:szCs w:val="26"/>
          <w:rtl w:val="0"/>
        </w:rPr>
        <w:t xml:space="preserve">Players will acquire spells through the pre-established means (guilds, research, latent talent, etc.), and their Tier Gate determines the maximum spell cost they can attempt to cast.</w:t>
      </w:r>
    </w:p>
    <w:p w:rsidR="00000000" w:rsidDel="00000000" w:rsidP="00000000" w:rsidRDefault="00000000" w:rsidRPr="00000000" w14:paraId="00000CFF">
      <w:pPr>
        <w:spacing w:line="240" w:lineRule="auto"/>
        <w:ind w:left="729" w:firstLine="0"/>
        <w:jc w:val="both"/>
        <w:rPr>
          <w:sz w:val="26"/>
          <w:szCs w:val="26"/>
        </w:rPr>
      </w:pPr>
      <w:r w:rsidDel="00000000" w:rsidR="00000000" w:rsidRPr="00000000">
        <w:rPr>
          <w:sz w:val="26"/>
          <w:szCs w:val="26"/>
          <w:rtl w:val="0"/>
        </w:rPr>
        <w:t xml:space="preserve">1. Drawing Energy (Blind Draw Phase)</w:t>
      </w:r>
    </w:p>
    <w:p w:rsidR="00000000" w:rsidDel="00000000" w:rsidP="00000000" w:rsidRDefault="00000000" w:rsidRPr="00000000" w14:paraId="00000D00">
      <w:pPr>
        <w:spacing w:line="240" w:lineRule="auto"/>
        <w:ind w:left="729" w:firstLine="0"/>
        <w:jc w:val="both"/>
        <w:rPr>
          <w:sz w:val="26"/>
          <w:szCs w:val="26"/>
        </w:rPr>
      </w:pPr>
      <w:r w:rsidDel="00000000" w:rsidR="00000000" w:rsidRPr="00000000">
        <w:rPr>
          <w:sz w:val="26"/>
          <w:szCs w:val="26"/>
          <w:rtl w:val="0"/>
        </w:rPr>
        <w:t xml:space="preserve">• Each spell has a resonance cost, represented by a number from one to five.</w:t>
      </w:r>
    </w:p>
    <w:p w:rsidR="00000000" w:rsidDel="00000000" w:rsidP="00000000" w:rsidRDefault="00000000" w:rsidRPr="00000000" w14:paraId="00000D01">
      <w:pPr>
        <w:spacing w:line="240" w:lineRule="auto"/>
        <w:ind w:left="729" w:firstLine="0"/>
        <w:jc w:val="both"/>
        <w:rPr>
          <w:sz w:val="26"/>
          <w:szCs w:val="26"/>
        </w:rPr>
      </w:pPr>
      <w:r w:rsidDel="00000000" w:rsidR="00000000" w:rsidRPr="00000000">
        <w:rPr>
          <w:sz w:val="26"/>
          <w:szCs w:val="26"/>
          <w:rtl w:val="0"/>
        </w:rPr>
        <w:t xml:space="preserve">• At blind draw, every card initially counts as one resonance unit.</w:t>
      </w:r>
    </w:p>
    <w:p w:rsidR="00000000" w:rsidDel="00000000" w:rsidP="00000000" w:rsidRDefault="00000000" w:rsidRPr="00000000" w14:paraId="00000D02">
      <w:pPr>
        <w:spacing w:line="240" w:lineRule="auto"/>
        <w:ind w:left="729" w:firstLine="0"/>
        <w:jc w:val="both"/>
        <w:rPr>
          <w:sz w:val="26"/>
          <w:szCs w:val="26"/>
        </w:rPr>
      </w:pPr>
      <w:r w:rsidDel="00000000" w:rsidR="00000000" w:rsidRPr="00000000">
        <w:rPr>
          <w:sz w:val="26"/>
          <w:szCs w:val="26"/>
          <w:rtl w:val="0"/>
        </w:rPr>
        <w:t xml:space="preserve">• Players must estimate the number of cards to draw, trying to match the spell’s cost exactly.</w:t>
      </w:r>
    </w:p>
    <w:p w:rsidR="00000000" w:rsidDel="00000000" w:rsidP="00000000" w:rsidRDefault="00000000" w:rsidRPr="00000000" w14:paraId="00000D03">
      <w:pPr>
        <w:spacing w:line="240" w:lineRule="auto"/>
        <w:ind w:left="729" w:firstLine="0"/>
        <w:jc w:val="both"/>
        <w:rPr>
          <w:sz w:val="26"/>
          <w:szCs w:val="26"/>
        </w:rPr>
      </w:pPr>
      <w:r w:rsidDel="00000000" w:rsidR="00000000" w:rsidRPr="00000000">
        <w:rPr>
          <w:sz w:val="26"/>
          <w:szCs w:val="26"/>
          <w:rtl w:val="0"/>
        </w:rPr>
        <w:t xml:space="preserve">• Example: If they need a cost of three, they might draw three cards—gambling on not drawing too much or too little energy.</w:t>
      </w:r>
    </w:p>
    <w:p w:rsidR="00000000" w:rsidDel="00000000" w:rsidP="00000000" w:rsidRDefault="00000000" w:rsidRPr="00000000" w14:paraId="00000D04">
      <w:pPr>
        <w:spacing w:line="240" w:lineRule="auto"/>
        <w:ind w:left="729" w:firstLine="0"/>
        <w:jc w:val="both"/>
        <w:rPr>
          <w:sz w:val="26"/>
          <w:szCs w:val="26"/>
        </w:rPr>
      </w:pPr>
      <w:r w:rsidDel="00000000" w:rsidR="00000000" w:rsidRPr="00000000">
        <w:rPr>
          <w:sz w:val="26"/>
          <w:szCs w:val="26"/>
          <w:rtl w:val="0"/>
        </w:rPr>
        <w:t xml:space="preserve">• Risk Factor: Drawing too many or too few cards results in consequences.</w:t>
      </w:r>
    </w:p>
    <w:p w:rsidR="00000000" w:rsidDel="00000000" w:rsidP="00000000" w:rsidRDefault="00000000" w:rsidRPr="00000000" w14:paraId="00000D05">
      <w:pPr>
        <w:spacing w:line="240" w:lineRule="auto"/>
        <w:ind w:left="729" w:firstLine="0"/>
        <w:jc w:val="both"/>
        <w:rPr>
          <w:sz w:val="26"/>
          <w:szCs w:val="26"/>
        </w:rPr>
      </w:pPr>
      <w:r w:rsidDel="00000000" w:rsidR="00000000" w:rsidRPr="00000000">
        <w:rPr>
          <w:sz w:val="26"/>
          <w:szCs w:val="26"/>
          <w:rtl w:val="0"/>
        </w:rPr>
        <w:t xml:space="preserve">2. Flipping the Cards (Reveal Phase)</w:t>
      </w:r>
    </w:p>
    <w:p w:rsidR="00000000" w:rsidDel="00000000" w:rsidP="00000000" w:rsidRDefault="00000000" w:rsidRPr="00000000" w14:paraId="00000D06">
      <w:pPr>
        <w:spacing w:line="240" w:lineRule="auto"/>
        <w:ind w:left="729" w:firstLine="0"/>
        <w:jc w:val="both"/>
        <w:rPr>
          <w:sz w:val="26"/>
          <w:szCs w:val="26"/>
        </w:rPr>
      </w:pPr>
      <w:r w:rsidDel="00000000" w:rsidR="00000000" w:rsidRPr="00000000">
        <w:rPr>
          <w:sz w:val="26"/>
          <w:szCs w:val="26"/>
          <w:rtl w:val="0"/>
        </w:rPr>
        <w:t xml:space="preserve">Once the draw is complete, they must flip and reveal the true resonance value of each card. Each card has a hidden value (one to five) that determines the actual energy pulled from the ether.</w:t>
      </w:r>
    </w:p>
    <w:p w:rsidR="00000000" w:rsidDel="00000000" w:rsidP="00000000" w:rsidRDefault="00000000" w:rsidRPr="00000000" w14:paraId="00000D07">
      <w:pPr>
        <w:spacing w:line="240" w:lineRule="auto"/>
        <w:ind w:left="729" w:firstLine="0"/>
        <w:jc w:val="both"/>
        <w:rPr>
          <w:sz w:val="26"/>
          <w:szCs w:val="26"/>
        </w:rPr>
      </w:pPr>
      <w:r w:rsidDel="00000000" w:rsidR="00000000" w:rsidRPr="00000000">
        <w:rPr>
          <w:sz w:val="26"/>
          <w:szCs w:val="26"/>
          <w:rtl w:val="0"/>
        </w:rPr>
        <w:t xml:space="preserve">• If they draw enough to exactly meet the spell’s cost:</w:t>
      </w:r>
    </w:p>
    <w:p w:rsidR="00000000" w:rsidDel="00000000" w:rsidP="00000000" w:rsidRDefault="00000000" w:rsidRPr="00000000" w14:paraId="00000D08">
      <w:pPr>
        <w:spacing w:line="240" w:lineRule="auto"/>
        <w:ind w:left="729" w:firstLine="0"/>
        <w:jc w:val="both"/>
        <w:rPr>
          <w:sz w:val="26"/>
          <w:szCs w:val="26"/>
        </w:rPr>
      </w:pPr>
      <w:r w:rsidDel="00000000" w:rsidR="00000000" w:rsidRPr="00000000">
        <w:rPr>
          <w:sz w:val="26"/>
          <w:szCs w:val="26"/>
          <w:rtl w:val="0"/>
        </w:rPr>
        <w:t xml:space="preserve">• The spell is cast successfully without backlash.</w:t>
      </w:r>
    </w:p>
    <w:p w:rsidR="00000000" w:rsidDel="00000000" w:rsidP="00000000" w:rsidRDefault="00000000" w:rsidRPr="00000000" w14:paraId="00000D09">
      <w:pPr>
        <w:spacing w:line="240" w:lineRule="auto"/>
        <w:ind w:left="729" w:firstLine="0"/>
        <w:jc w:val="both"/>
        <w:rPr>
          <w:sz w:val="26"/>
          <w:szCs w:val="26"/>
        </w:rPr>
      </w:pPr>
      <w:r w:rsidDel="00000000" w:rsidR="00000000" w:rsidRPr="00000000">
        <w:rPr>
          <w:sz w:val="26"/>
          <w:szCs w:val="26"/>
          <w:rtl w:val="0"/>
        </w:rPr>
        <w:t xml:space="preserve">• If they draw under the required cost:</w:t>
      </w:r>
    </w:p>
    <w:p w:rsidR="00000000" w:rsidDel="00000000" w:rsidP="00000000" w:rsidRDefault="00000000" w:rsidRPr="00000000" w14:paraId="00000D0A">
      <w:pPr>
        <w:spacing w:line="240" w:lineRule="auto"/>
        <w:ind w:left="729" w:firstLine="0"/>
        <w:jc w:val="both"/>
        <w:rPr>
          <w:sz w:val="26"/>
          <w:szCs w:val="26"/>
        </w:rPr>
      </w:pPr>
      <w:r w:rsidDel="00000000" w:rsidR="00000000" w:rsidRPr="00000000">
        <w:rPr>
          <w:sz w:val="26"/>
          <w:szCs w:val="26"/>
          <w:rtl w:val="0"/>
        </w:rPr>
        <w:t xml:space="preserve">• The spell fizzles or misfires in unpredictable ways.</w:t>
      </w:r>
    </w:p>
    <w:p w:rsidR="00000000" w:rsidDel="00000000" w:rsidP="00000000" w:rsidRDefault="00000000" w:rsidRPr="00000000" w14:paraId="00000D0B">
      <w:pPr>
        <w:spacing w:line="240" w:lineRule="auto"/>
        <w:ind w:left="729" w:firstLine="0"/>
        <w:jc w:val="both"/>
        <w:rPr>
          <w:sz w:val="26"/>
          <w:szCs w:val="26"/>
        </w:rPr>
      </w:pPr>
      <w:r w:rsidDel="00000000" w:rsidR="00000000" w:rsidRPr="00000000">
        <w:rPr>
          <w:sz w:val="26"/>
          <w:szCs w:val="26"/>
          <w:rtl w:val="0"/>
        </w:rPr>
        <w:t xml:space="preserve">• If they draw over the required cost:</w:t>
      </w:r>
    </w:p>
    <w:p w:rsidR="00000000" w:rsidDel="00000000" w:rsidP="00000000" w:rsidRDefault="00000000" w:rsidRPr="00000000" w14:paraId="00000D0C">
      <w:pPr>
        <w:spacing w:line="240" w:lineRule="auto"/>
        <w:ind w:left="729" w:firstLine="0"/>
        <w:jc w:val="both"/>
        <w:rPr>
          <w:sz w:val="26"/>
          <w:szCs w:val="26"/>
        </w:rPr>
      </w:pPr>
      <w:r w:rsidDel="00000000" w:rsidR="00000000" w:rsidRPr="00000000">
        <w:rPr>
          <w:sz w:val="26"/>
          <w:szCs w:val="26"/>
          <w:rtl w:val="0"/>
        </w:rPr>
        <w:t xml:space="preserve">• The caster suffers Mana Burn, causing side effects based on the excess power.</w:t>
      </w:r>
    </w:p>
    <w:p w:rsidR="00000000" w:rsidDel="00000000" w:rsidP="00000000" w:rsidRDefault="00000000" w:rsidRPr="00000000" w14:paraId="00000D0D">
      <w:pPr>
        <w:spacing w:line="240" w:lineRule="auto"/>
        <w:ind w:left="729" w:firstLine="0"/>
        <w:jc w:val="both"/>
        <w:rPr>
          <w:sz w:val="26"/>
          <w:szCs w:val="26"/>
        </w:rPr>
      </w:pPr>
      <w:r w:rsidDel="00000000" w:rsidR="00000000" w:rsidRPr="00000000">
        <w:rPr>
          <w:sz w:val="26"/>
          <w:szCs w:val="26"/>
          <w:rtl w:val="0"/>
        </w:rPr>
        <w:t xml:space="preserve">• Proper tools (like psionic dampeners, talismans, etc.) can mitigate these effects.</w:t>
      </w:r>
    </w:p>
    <w:p w:rsidR="00000000" w:rsidDel="00000000" w:rsidP="00000000" w:rsidRDefault="00000000" w:rsidRPr="00000000" w14:paraId="00000D0E">
      <w:pPr>
        <w:spacing w:line="240" w:lineRule="auto"/>
        <w:ind w:left="729" w:firstLine="0"/>
        <w:jc w:val="both"/>
        <w:rPr>
          <w:sz w:val="26"/>
          <w:szCs w:val="26"/>
        </w:rPr>
      </w:pPr>
      <w:r w:rsidDel="00000000" w:rsidR="00000000" w:rsidRPr="00000000">
        <w:rPr>
          <w:sz w:val="26"/>
          <w:szCs w:val="26"/>
          <w:rtl w:val="0"/>
        </w:rPr>
        <w:t xml:space="preserve">Spellcasting Consequences (Resolution Phase)</w:t>
      </w:r>
    </w:p>
    <w:tbl>
      <w:tblPr>
        <w:tblStyle w:val="Table2"/>
        <w:tblW w:w="5566.0" w:type="dxa"/>
        <w:jc w:val="left"/>
        <w:tblLayout w:type="fixed"/>
        <w:tblLook w:val="0400"/>
      </w:tblPr>
      <w:tblGrid>
        <w:gridCol w:w="2205"/>
        <w:gridCol w:w="3361"/>
        <w:tblGridChange w:id="0">
          <w:tblGrid>
            <w:gridCol w:w="2205"/>
            <w:gridCol w:w="3361"/>
          </w:tblGrid>
        </w:tblGridChange>
      </w:tblGrid>
      <w:tr>
        <w:trPr>
          <w:cantSplit w:val="0"/>
          <w:tblHeader w:val="1"/>
        </w:trPr>
        <w:tc>
          <w:tcPr>
            <w:vAlign w:val="center"/>
          </w:tcPr>
          <w:p w:rsidR="00000000" w:rsidDel="00000000" w:rsidP="00000000" w:rsidRDefault="00000000" w:rsidRPr="00000000" w14:paraId="00000D0F">
            <w:pPr>
              <w:spacing w:line="240" w:lineRule="auto"/>
              <w:ind w:left="729" w:firstLine="0"/>
              <w:jc w:val="both"/>
              <w:rPr>
                <w:sz w:val="26"/>
                <w:szCs w:val="26"/>
              </w:rPr>
            </w:pPr>
            <w:r w:rsidDel="00000000" w:rsidR="00000000" w:rsidRPr="00000000">
              <w:rPr>
                <w:sz w:val="26"/>
                <w:szCs w:val="26"/>
                <w:rtl w:val="0"/>
              </w:rPr>
              <w:t xml:space="preserve">Condition</w:t>
            </w:r>
          </w:p>
        </w:tc>
        <w:tc>
          <w:tcPr>
            <w:vAlign w:val="center"/>
          </w:tcPr>
          <w:p w:rsidR="00000000" w:rsidDel="00000000" w:rsidP="00000000" w:rsidRDefault="00000000" w:rsidRPr="00000000" w14:paraId="00000D10">
            <w:pPr>
              <w:spacing w:line="240" w:lineRule="auto"/>
              <w:ind w:left="729" w:firstLine="0"/>
              <w:jc w:val="both"/>
              <w:rPr>
                <w:sz w:val="26"/>
                <w:szCs w:val="26"/>
              </w:rPr>
            </w:pPr>
            <w:r w:rsidDel="00000000" w:rsidR="00000000" w:rsidRPr="00000000">
              <w:rPr>
                <w:sz w:val="26"/>
                <w:szCs w:val="26"/>
                <w:rtl w:val="0"/>
              </w:rPr>
              <w:t xml:space="preserve">Effect</w:t>
            </w:r>
          </w:p>
        </w:tc>
      </w:tr>
      <w:tr>
        <w:trPr>
          <w:cantSplit w:val="0"/>
          <w:tblHeader w:val="0"/>
        </w:trPr>
        <w:tc>
          <w:tcPr>
            <w:vAlign w:val="center"/>
          </w:tcPr>
          <w:p w:rsidR="00000000" w:rsidDel="00000000" w:rsidP="00000000" w:rsidRDefault="00000000" w:rsidRPr="00000000" w14:paraId="00000D11">
            <w:pPr>
              <w:spacing w:line="240" w:lineRule="auto"/>
              <w:ind w:left="729" w:firstLine="0"/>
              <w:jc w:val="both"/>
              <w:rPr>
                <w:sz w:val="26"/>
                <w:szCs w:val="26"/>
              </w:rPr>
            </w:pPr>
            <w:r w:rsidDel="00000000" w:rsidR="00000000" w:rsidRPr="00000000">
              <w:rPr>
                <w:sz w:val="26"/>
                <w:szCs w:val="26"/>
                <w:rtl w:val="0"/>
              </w:rPr>
              <w:t xml:space="preserve">Undercharged (Less than cost)</w:t>
            </w:r>
          </w:p>
        </w:tc>
        <w:tc>
          <w:tcPr>
            <w:vAlign w:val="center"/>
          </w:tcPr>
          <w:p w:rsidR="00000000" w:rsidDel="00000000" w:rsidP="00000000" w:rsidRDefault="00000000" w:rsidRPr="00000000" w14:paraId="00000D12">
            <w:pPr>
              <w:spacing w:line="240" w:lineRule="auto"/>
              <w:ind w:left="729" w:firstLine="0"/>
              <w:jc w:val="both"/>
              <w:rPr>
                <w:sz w:val="26"/>
                <w:szCs w:val="26"/>
              </w:rPr>
            </w:pPr>
            <w:r w:rsidDel="00000000" w:rsidR="00000000" w:rsidRPr="00000000">
              <w:rPr>
                <w:sz w:val="26"/>
                <w:szCs w:val="26"/>
                <w:rtl w:val="0"/>
              </w:rPr>
              <w:t xml:space="preserve">Partial effect, fizzle, wasted action, strain on mind.</w:t>
            </w:r>
          </w:p>
        </w:tc>
      </w:tr>
      <w:tr>
        <w:trPr>
          <w:cantSplit w:val="0"/>
          <w:tblHeader w:val="0"/>
        </w:trPr>
        <w:tc>
          <w:tcPr>
            <w:vAlign w:val="center"/>
          </w:tcPr>
          <w:p w:rsidR="00000000" w:rsidDel="00000000" w:rsidP="00000000" w:rsidRDefault="00000000" w:rsidRPr="00000000" w14:paraId="00000D13">
            <w:pPr>
              <w:spacing w:line="240" w:lineRule="auto"/>
              <w:ind w:left="729" w:firstLine="0"/>
              <w:jc w:val="both"/>
              <w:rPr>
                <w:sz w:val="26"/>
                <w:szCs w:val="26"/>
              </w:rPr>
            </w:pPr>
            <w:r w:rsidDel="00000000" w:rsidR="00000000" w:rsidRPr="00000000">
              <w:rPr>
                <w:sz w:val="26"/>
                <w:szCs w:val="26"/>
                <w:rtl w:val="0"/>
              </w:rPr>
              <w:t xml:space="preserve">Perfect Charge (Exact cost)</w:t>
            </w:r>
          </w:p>
        </w:tc>
        <w:tc>
          <w:tcPr>
            <w:vAlign w:val="center"/>
          </w:tcPr>
          <w:p w:rsidR="00000000" w:rsidDel="00000000" w:rsidP="00000000" w:rsidRDefault="00000000" w:rsidRPr="00000000" w14:paraId="00000D14">
            <w:pPr>
              <w:spacing w:line="240" w:lineRule="auto"/>
              <w:ind w:left="729" w:firstLine="0"/>
              <w:jc w:val="both"/>
              <w:rPr>
                <w:sz w:val="26"/>
                <w:szCs w:val="26"/>
              </w:rPr>
            </w:pPr>
            <w:r w:rsidDel="00000000" w:rsidR="00000000" w:rsidRPr="00000000">
              <w:rPr>
                <w:sz w:val="26"/>
                <w:szCs w:val="26"/>
                <w:rtl w:val="0"/>
              </w:rPr>
              <w:t xml:space="preserve">Full effect, potential critical success on alignment.</w:t>
            </w:r>
          </w:p>
        </w:tc>
      </w:tr>
      <w:tr>
        <w:trPr>
          <w:cantSplit w:val="0"/>
          <w:tblHeader w:val="0"/>
        </w:trPr>
        <w:tc>
          <w:tcPr>
            <w:vAlign w:val="center"/>
          </w:tcPr>
          <w:p w:rsidR="00000000" w:rsidDel="00000000" w:rsidP="00000000" w:rsidRDefault="00000000" w:rsidRPr="00000000" w14:paraId="00000D15">
            <w:pPr>
              <w:spacing w:line="240" w:lineRule="auto"/>
              <w:ind w:left="729" w:firstLine="0"/>
              <w:jc w:val="both"/>
              <w:rPr>
                <w:sz w:val="26"/>
                <w:szCs w:val="26"/>
              </w:rPr>
            </w:pPr>
            <w:r w:rsidDel="00000000" w:rsidR="00000000" w:rsidRPr="00000000">
              <w:rPr>
                <w:sz w:val="26"/>
                <w:szCs w:val="26"/>
                <w:rtl w:val="0"/>
              </w:rPr>
              <w:t xml:space="preserve">Overcharged (More than cost)</w:t>
            </w:r>
          </w:p>
        </w:tc>
        <w:tc>
          <w:tcPr>
            <w:vAlign w:val="center"/>
          </w:tcPr>
          <w:p w:rsidR="00000000" w:rsidDel="00000000" w:rsidP="00000000" w:rsidRDefault="00000000" w:rsidRPr="00000000" w14:paraId="00000D16">
            <w:pPr>
              <w:spacing w:line="240" w:lineRule="auto"/>
              <w:ind w:left="729" w:firstLine="0"/>
              <w:jc w:val="both"/>
              <w:rPr>
                <w:sz w:val="26"/>
                <w:szCs w:val="26"/>
              </w:rPr>
            </w:pPr>
            <w:r w:rsidDel="00000000" w:rsidR="00000000" w:rsidRPr="00000000">
              <w:rPr>
                <w:sz w:val="26"/>
                <w:szCs w:val="26"/>
                <w:rtl w:val="0"/>
              </w:rPr>
              <w:t xml:space="preserve">Mana Burn (damage, exhaustion, unintended effects).</w:t>
            </w:r>
          </w:p>
        </w:tc>
      </w:tr>
    </w:tbl>
    <w:p w:rsidR="00000000" w:rsidDel="00000000" w:rsidP="00000000" w:rsidRDefault="00000000" w:rsidRPr="00000000" w14:paraId="00000D17">
      <w:pPr>
        <w:spacing w:line="240" w:lineRule="auto"/>
        <w:ind w:left="729" w:firstLine="0"/>
        <w:jc w:val="both"/>
        <w:rPr>
          <w:sz w:val="26"/>
          <w:szCs w:val="26"/>
        </w:rPr>
      </w:pPr>
      <w:r w:rsidDel="00000000" w:rsidR="00000000" w:rsidRPr="00000000">
        <w:rPr>
          <w:sz w:val="26"/>
          <w:szCs w:val="26"/>
          <w:rtl w:val="0"/>
        </w:rPr>
        <w:t xml:space="preserve">Example:</w:t>
      </w:r>
    </w:p>
    <w:p w:rsidR="00000000" w:rsidDel="00000000" w:rsidP="00000000" w:rsidRDefault="00000000" w:rsidRPr="00000000" w14:paraId="00000D18">
      <w:pPr>
        <w:spacing w:line="240" w:lineRule="auto"/>
        <w:ind w:left="729" w:firstLine="0"/>
        <w:jc w:val="both"/>
        <w:rPr>
          <w:sz w:val="26"/>
          <w:szCs w:val="26"/>
        </w:rPr>
      </w:pPr>
      <w:r w:rsidDel="00000000" w:rsidR="00000000" w:rsidRPr="00000000">
        <w:rPr>
          <w:sz w:val="26"/>
          <w:szCs w:val="26"/>
          <w:rtl w:val="0"/>
        </w:rPr>
        <w:t xml:space="preserve">A caster wants to use a spell with a cost of three.</w:t>
      </w:r>
    </w:p>
    <w:p w:rsidR="00000000" w:rsidDel="00000000" w:rsidP="00000000" w:rsidRDefault="00000000" w:rsidRPr="00000000" w14:paraId="00000D19">
      <w:pPr>
        <w:spacing w:line="240" w:lineRule="auto"/>
        <w:ind w:left="729" w:firstLine="0"/>
        <w:jc w:val="both"/>
        <w:rPr>
          <w:sz w:val="26"/>
          <w:szCs w:val="26"/>
        </w:rPr>
      </w:pPr>
      <w:r w:rsidDel="00000000" w:rsidR="00000000" w:rsidRPr="00000000">
        <w:rPr>
          <w:sz w:val="26"/>
          <w:szCs w:val="26"/>
          <w:rtl w:val="0"/>
        </w:rPr>
        <w:t xml:space="preserve">• They draw three cards blindly.</w:t>
      </w:r>
    </w:p>
    <w:p w:rsidR="00000000" w:rsidDel="00000000" w:rsidP="00000000" w:rsidRDefault="00000000" w:rsidRPr="00000000" w14:paraId="00000D1A">
      <w:pPr>
        <w:spacing w:line="240" w:lineRule="auto"/>
        <w:ind w:left="729" w:firstLine="0"/>
        <w:jc w:val="both"/>
        <w:rPr>
          <w:sz w:val="26"/>
          <w:szCs w:val="26"/>
        </w:rPr>
      </w:pPr>
      <w:r w:rsidDel="00000000" w:rsidR="00000000" w:rsidRPr="00000000">
        <w:rPr>
          <w:sz w:val="26"/>
          <w:szCs w:val="26"/>
          <w:rtl w:val="0"/>
        </w:rPr>
        <w:t xml:space="preserve">• Upon flipping, they reveal values of 1, 2, 2, totaling five, leading to overcharge.</w:t>
      </w:r>
    </w:p>
    <w:p w:rsidR="00000000" w:rsidDel="00000000" w:rsidP="00000000" w:rsidRDefault="00000000" w:rsidRPr="00000000" w14:paraId="00000D1B">
      <w:pPr>
        <w:spacing w:line="240" w:lineRule="auto"/>
        <w:ind w:left="729" w:firstLine="0"/>
        <w:jc w:val="both"/>
        <w:rPr>
          <w:sz w:val="26"/>
          <w:szCs w:val="26"/>
        </w:rPr>
      </w:pPr>
      <w:r w:rsidDel="00000000" w:rsidR="00000000" w:rsidRPr="00000000">
        <w:rPr>
          <w:sz w:val="26"/>
          <w:szCs w:val="26"/>
          <w:rtl w:val="0"/>
        </w:rPr>
        <w:t xml:space="preserve">• Without proper dampeners, they risk mental strain or physical feedback.</w:t>
      </w:r>
    </w:p>
    <w:p w:rsidR="00000000" w:rsidDel="00000000" w:rsidP="00000000" w:rsidRDefault="00000000" w:rsidRPr="00000000" w14:paraId="00000D1C">
      <w:pPr>
        <w:spacing w:line="240" w:lineRule="auto"/>
        <w:ind w:left="729" w:firstLine="0"/>
        <w:jc w:val="both"/>
        <w:rPr>
          <w:sz w:val="26"/>
          <w:szCs w:val="26"/>
        </w:rPr>
      </w:pPr>
      <w:r w:rsidDel="00000000" w:rsidR="00000000" w:rsidRPr="00000000">
        <w:rPr>
          <w:sz w:val="26"/>
          <w:szCs w:val="26"/>
          <w:rtl w:val="0"/>
        </w:rPr>
        <w:t xml:space="preserve">Enhancing Spells with Paragon Effects</w:t>
      </w:r>
    </w:p>
    <w:p w:rsidR="00000000" w:rsidDel="00000000" w:rsidP="00000000" w:rsidRDefault="00000000" w:rsidRPr="00000000" w14:paraId="00000D1D">
      <w:pPr>
        <w:spacing w:line="240" w:lineRule="auto"/>
        <w:ind w:left="729" w:firstLine="0"/>
        <w:jc w:val="both"/>
        <w:rPr>
          <w:sz w:val="26"/>
          <w:szCs w:val="26"/>
        </w:rPr>
      </w:pPr>
      <w:r w:rsidDel="00000000" w:rsidR="00000000" w:rsidRPr="00000000">
        <w:rPr>
          <w:sz w:val="26"/>
          <w:szCs w:val="26"/>
          <w:rtl w:val="0"/>
        </w:rPr>
        <w:t xml:space="preserve">Paragon effects are not spells themselves but powerful augmentations triggered when the drawn tarot card aligns with the caster’s:</w:t>
      </w:r>
    </w:p>
    <w:p w:rsidR="00000000" w:rsidDel="00000000" w:rsidP="00000000" w:rsidRDefault="00000000" w:rsidRPr="00000000" w14:paraId="00000D1E">
      <w:pPr>
        <w:spacing w:line="240" w:lineRule="auto"/>
        <w:ind w:left="729" w:firstLine="0"/>
        <w:jc w:val="both"/>
        <w:rPr>
          <w:sz w:val="26"/>
          <w:szCs w:val="26"/>
        </w:rPr>
      </w:pPr>
      <w:r w:rsidDel="00000000" w:rsidR="00000000" w:rsidRPr="00000000">
        <w:rPr>
          <w:sz w:val="26"/>
          <w:szCs w:val="26"/>
          <w:rtl w:val="0"/>
        </w:rPr>
        <w:t xml:space="preserve">1. Element (Fire, Water, etc.)</w:t>
      </w:r>
    </w:p>
    <w:p w:rsidR="00000000" w:rsidDel="00000000" w:rsidP="00000000" w:rsidRDefault="00000000" w:rsidRPr="00000000" w14:paraId="00000D1F">
      <w:pPr>
        <w:spacing w:line="240" w:lineRule="auto"/>
        <w:ind w:left="729" w:firstLine="0"/>
        <w:jc w:val="both"/>
        <w:rPr>
          <w:sz w:val="26"/>
          <w:szCs w:val="26"/>
        </w:rPr>
      </w:pPr>
      <w:r w:rsidDel="00000000" w:rsidR="00000000" w:rsidRPr="00000000">
        <w:rPr>
          <w:sz w:val="26"/>
          <w:szCs w:val="26"/>
          <w:rtl w:val="0"/>
        </w:rPr>
        <w:t xml:space="preserve">2. Discipline (Psionics, Technomancy, etc.)</w:t>
      </w:r>
    </w:p>
    <w:p w:rsidR="00000000" w:rsidDel="00000000" w:rsidP="00000000" w:rsidRDefault="00000000" w:rsidRPr="00000000" w14:paraId="00000D20">
      <w:pPr>
        <w:spacing w:line="240" w:lineRule="auto"/>
        <w:ind w:left="729" w:firstLine="0"/>
        <w:jc w:val="both"/>
        <w:rPr>
          <w:sz w:val="26"/>
          <w:szCs w:val="26"/>
        </w:rPr>
      </w:pPr>
      <w:r w:rsidDel="00000000" w:rsidR="00000000" w:rsidRPr="00000000">
        <w:rPr>
          <w:sz w:val="26"/>
          <w:szCs w:val="26"/>
          <w:rtl w:val="0"/>
        </w:rPr>
        <w:t xml:space="preserve">3. Attribute (Dominion, Aetherius, etc.)</w:t>
      </w:r>
    </w:p>
    <w:p w:rsidR="00000000" w:rsidDel="00000000" w:rsidP="00000000" w:rsidRDefault="00000000" w:rsidRPr="00000000" w14:paraId="00000D21">
      <w:pPr>
        <w:spacing w:line="240" w:lineRule="auto"/>
        <w:ind w:left="729" w:firstLine="0"/>
        <w:jc w:val="both"/>
        <w:rPr>
          <w:sz w:val="26"/>
          <w:szCs w:val="26"/>
        </w:rPr>
      </w:pPr>
      <w:r w:rsidDel="00000000" w:rsidR="00000000" w:rsidRPr="00000000">
        <w:rPr>
          <w:sz w:val="26"/>
          <w:szCs w:val="26"/>
          <w:rtl w:val="0"/>
        </w:rPr>
        <w:t xml:space="preserve">If the alignment is perfect, the caster can activate the Paragon Effect of that specific tarot card, boosting the spell in unique ways.</w:t>
      </w:r>
    </w:p>
    <w:p w:rsidR="00000000" w:rsidDel="00000000" w:rsidP="00000000" w:rsidRDefault="00000000" w:rsidRPr="00000000" w14:paraId="00000D22">
      <w:pPr>
        <w:spacing w:line="240" w:lineRule="auto"/>
        <w:ind w:left="729" w:firstLine="0"/>
        <w:jc w:val="both"/>
        <w:rPr>
          <w:sz w:val="26"/>
          <w:szCs w:val="26"/>
        </w:rPr>
      </w:pPr>
      <w:r w:rsidDel="00000000" w:rsidR="00000000" w:rsidRPr="00000000">
        <w:rPr>
          <w:sz w:val="26"/>
          <w:szCs w:val="26"/>
          <w:rtl w:val="0"/>
        </w:rPr>
        <w:t xml:space="preserve">Example:</w:t>
      </w:r>
    </w:p>
    <w:p w:rsidR="00000000" w:rsidDel="00000000" w:rsidP="00000000" w:rsidRDefault="00000000" w:rsidRPr="00000000" w14:paraId="00000D23">
      <w:pPr>
        <w:spacing w:line="240" w:lineRule="auto"/>
        <w:ind w:left="729" w:firstLine="0"/>
        <w:jc w:val="both"/>
        <w:rPr>
          <w:sz w:val="26"/>
          <w:szCs w:val="26"/>
        </w:rPr>
      </w:pPr>
      <w:r w:rsidDel="00000000" w:rsidR="00000000" w:rsidRPr="00000000">
        <w:rPr>
          <w:sz w:val="26"/>
          <w:szCs w:val="26"/>
          <w:rtl w:val="0"/>
        </w:rPr>
        <w:t xml:space="preserve">• If a caster is aligned with Azathoth (The Fool) and draws it while casting an exploration spell, they might unlock a Paragon Effect that enhances movement and grants unpredictable insight into cosmic mysteries.</w:t>
      </w:r>
    </w:p>
    <w:p w:rsidR="00000000" w:rsidDel="00000000" w:rsidP="00000000" w:rsidRDefault="00000000" w:rsidRPr="00000000" w14:paraId="00000D24">
      <w:pPr>
        <w:spacing w:line="240" w:lineRule="auto"/>
        <w:ind w:left="729" w:firstLine="0"/>
        <w:jc w:val="both"/>
        <w:rPr>
          <w:sz w:val="26"/>
          <w:szCs w:val="26"/>
        </w:rPr>
      </w:pPr>
      <w:r w:rsidDel="00000000" w:rsidR="00000000" w:rsidRPr="00000000">
        <w:rPr>
          <w:sz w:val="26"/>
          <w:szCs w:val="26"/>
          <w:rtl w:val="0"/>
        </w:rPr>
        <w:t xml:space="preserve">• This effect is permanent once unlocked but only applies under specific conditions.</w:t>
      </w:r>
    </w:p>
    <w:p w:rsidR="00000000" w:rsidDel="00000000" w:rsidP="00000000" w:rsidRDefault="00000000" w:rsidRPr="00000000" w14:paraId="00000D25">
      <w:pPr>
        <w:spacing w:line="240" w:lineRule="auto"/>
        <w:ind w:left="729" w:firstLine="0"/>
        <w:jc w:val="both"/>
        <w:rPr>
          <w:sz w:val="26"/>
          <w:szCs w:val="26"/>
        </w:rPr>
      </w:pPr>
      <w:r w:rsidDel="00000000" w:rsidR="00000000" w:rsidRPr="00000000">
        <w:rPr>
          <w:sz w:val="26"/>
          <w:szCs w:val="26"/>
          <w:rtl w:val="0"/>
        </w:rPr>
        <w:t xml:space="preserve">Breakdown of Paragon Types:</w:t>
      </w:r>
    </w:p>
    <w:p w:rsidR="00000000" w:rsidDel="00000000" w:rsidP="00000000" w:rsidRDefault="00000000" w:rsidRPr="00000000" w14:paraId="00000D26">
      <w:pPr>
        <w:spacing w:line="240" w:lineRule="auto"/>
        <w:ind w:left="729" w:firstLine="0"/>
        <w:jc w:val="both"/>
        <w:rPr>
          <w:sz w:val="26"/>
          <w:szCs w:val="26"/>
        </w:rPr>
      </w:pPr>
      <w:r w:rsidDel="00000000" w:rsidR="00000000" w:rsidRPr="00000000">
        <w:rPr>
          <w:sz w:val="26"/>
          <w:szCs w:val="26"/>
          <w:rtl w:val="0"/>
        </w:rPr>
        <w:t xml:space="preserve">1. Paragon Traits – Permanent passive bonuses unlocked once via narrative or achievements.</w:t>
      </w:r>
    </w:p>
    <w:p w:rsidR="00000000" w:rsidDel="00000000" w:rsidP="00000000" w:rsidRDefault="00000000" w:rsidRPr="00000000" w14:paraId="00000D27">
      <w:pPr>
        <w:spacing w:line="240" w:lineRule="auto"/>
        <w:ind w:left="729" w:firstLine="0"/>
        <w:jc w:val="both"/>
        <w:rPr>
          <w:sz w:val="26"/>
          <w:szCs w:val="26"/>
        </w:rPr>
      </w:pPr>
      <w:r w:rsidDel="00000000" w:rsidR="00000000" w:rsidRPr="00000000">
        <w:rPr>
          <w:sz w:val="26"/>
          <w:szCs w:val="26"/>
          <w:rtl w:val="0"/>
        </w:rPr>
        <w:t xml:space="preserve">2. Paragon Powers – Class-aligned, tier-gated, and scalable abilities.</w:t>
      </w:r>
    </w:p>
    <w:p w:rsidR="00000000" w:rsidDel="00000000" w:rsidP="00000000" w:rsidRDefault="00000000" w:rsidRPr="00000000" w14:paraId="00000D28">
      <w:pPr>
        <w:spacing w:line="240" w:lineRule="auto"/>
        <w:ind w:left="729" w:firstLine="0"/>
        <w:jc w:val="both"/>
        <w:rPr>
          <w:sz w:val="26"/>
          <w:szCs w:val="26"/>
        </w:rPr>
      </w:pPr>
      <w:r w:rsidDel="00000000" w:rsidR="00000000" w:rsidRPr="00000000">
        <w:rPr>
          <w:sz w:val="26"/>
          <w:szCs w:val="26"/>
          <w:rtl w:val="0"/>
        </w:rPr>
        <w:t xml:space="preserve">3. Paragon Effects – Spell augmentations triggered via tarot card alignment.</w:t>
      </w:r>
    </w:p>
    <w:p w:rsidR="00000000" w:rsidDel="00000000" w:rsidP="00000000" w:rsidRDefault="00000000" w:rsidRPr="00000000" w14:paraId="00000D29">
      <w:pPr>
        <w:spacing w:line="240" w:lineRule="auto"/>
        <w:ind w:left="729" w:firstLine="0"/>
        <w:jc w:val="both"/>
        <w:rPr>
          <w:sz w:val="26"/>
          <w:szCs w:val="26"/>
        </w:rPr>
      </w:pPr>
      <w:r w:rsidDel="00000000" w:rsidR="00000000" w:rsidRPr="00000000">
        <w:rPr>
          <w:sz w:val="26"/>
          <w:szCs w:val="26"/>
          <w:rtl w:val="0"/>
        </w:rPr>
        <w:t xml:space="preserve">Spellcasting Tools (Mitigating Risk)</w:t>
      </w:r>
    </w:p>
    <w:p w:rsidR="00000000" w:rsidDel="00000000" w:rsidP="00000000" w:rsidRDefault="00000000" w:rsidRPr="00000000" w14:paraId="00000D2A">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D2B">
      <w:pPr>
        <w:spacing w:line="240" w:lineRule="auto"/>
        <w:ind w:left="729" w:firstLine="0"/>
        <w:jc w:val="both"/>
        <w:rPr>
          <w:sz w:val="26"/>
          <w:szCs w:val="26"/>
        </w:rPr>
      </w:pPr>
      <w:r w:rsidDel="00000000" w:rsidR="00000000" w:rsidRPr="00000000">
        <w:rPr>
          <w:sz w:val="26"/>
          <w:szCs w:val="26"/>
          <w:rtl w:val="0"/>
        </w:rPr>
        <w:t xml:space="preserve">To balance out the inherent chaos of drawing cards, casters can use tools like:</w:t>
      </w:r>
    </w:p>
    <w:p w:rsidR="00000000" w:rsidDel="00000000" w:rsidP="00000000" w:rsidRDefault="00000000" w:rsidRPr="00000000" w14:paraId="00000D2C">
      <w:pPr>
        <w:spacing w:line="240" w:lineRule="auto"/>
        <w:ind w:left="729" w:firstLine="0"/>
        <w:jc w:val="both"/>
        <w:rPr>
          <w:sz w:val="26"/>
          <w:szCs w:val="26"/>
        </w:rPr>
      </w:pPr>
      <w:r w:rsidDel="00000000" w:rsidR="00000000" w:rsidRPr="00000000">
        <w:rPr>
          <w:sz w:val="26"/>
          <w:szCs w:val="26"/>
          <w:rtl w:val="0"/>
        </w:rPr>
        <w:t xml:space="preserve">• Psionic Dampeners: Absorb excess resonance to prevent overcharge.</w:t>
      </w:r>
    </w:p>
    <w:p w:rsidR="00000000" w:rsidDel="00000000" w:rsidP="00000000" w:rsidRDefault="00000000" w:rsidRPr="00000000" w14:paraId="00000D2D">
      <w:pPr>
        <w:spacing w:line="240" w:lineRule="auto"/>
        <w:ind w:left="729" w:firstLine="0"/>
        <w:jc w:val="both"/>
        <w:rPr>
          <w:sz w:val="26"/>
          <w:szCs w:val="26"/>
        </w:rPr>
      </w:pPr>
      <w:r w:rsidDel="00000000" w:rsidR="00000000" w:rsidRPr="00000000">
        <w:rPr>
          <w:sz w:val="26"/>
          <w:szCs w:val="26"/>
          <w:rtl w:val="0"/>
        </w:rPr>
        <w:t xml:space="preserve">• Energy Reclamators: Allow excess energy to be stored for later use.</w:t>
      </w:r>
    </w:p>
    <w:p w:rsidR="00000000" w:rsidDel="00000000" w:rsidP="00000000" w:rsidRDefault="00000000" w:rsidRPr="00000000" w14:paraId="00000D2E">
      <w:pPr>
        <w:spacing w:line="240" w:lineRule="auto"/>
        <w:ind w:left="729" w:firstLine="0"/>
        <w:jc w:val="both"/>
        <w:rPr>
          <w:sz w:val="26"/>
          <w:szCs w:val="26"/>
        </w:rPr>
      </w:pPr>
      <w:r w:rsidDel="00000000" w:rsidR="00000000" w:rsidRPr="00000000">
        <w:rPr>
          <w:sz w:val="26"/>
          <w:szCs w:val="26"/>
          <w:rtl w:val="0"/>
        </w:rPr>
        <w:t xml:space="preserve">• Focus Talismans: Guarantee a minimum value on one draw per day.</w:t>
      </w:r>
    </w:p>
    <w:p w:rsidR="00000000" w:rsidDel="00000000" w:rsidP="00000000" w:rsidRDefault="00000000" w:rsidRPr="00000000" w14:paraId="00000D2F">
      <w:pPr>
        <w:spacing w:line="240" w:lineRule="auto"/>
        <w:ind w:left="729" w:firstLine="0"/>
        <w:jc w:val="both"/>
        <w:rPr>
          <w:sz w:val="26"/>
          <w:szCs w:val="26"/>
        </w:rPr>
      </w:pPr>
      <w:r w:rsidDel="00000000" w:rsidR="00000000" w:rsidRPr="00000000">
        <w:rPr>
          <w:sz w:val="26"/>
          <w:szCs w:val="26"/>
          <w:rtl w:val="0"/>
        </w:rPr>
        <w:t xml:space="preserve">Spellcasting Flow Summary:</w:t>
      </w:r>
    </w:p>
    <w:p w:rsidR="00000000" w:rsidDel="00000000" w:rsidP="00000000" w:rsidRDefault="00000000" w:rsidRPr="00000000" w14:paraId="00000D30">
      <w:pPr>
        <w:spacing w:line="240" w:lineRule="auto"/>
        <w:ind w:left="729" w:firstLine="0"/>
        <w:jc w:val="both"/>
        <w:rPr>
          <w:sz w:val="26"/>
          <w:szCs w:val="26"/>
        </w:rPr>
      </w:pPr>
      <w:r w:rsidDel="00000000" w:rsidR="00000000" w:rsidRPr="00000000">
        <w:rPr>
          <w:sz w:val="26"/>
          <w:szCs w:val="26"/>
          <w:rtl w:val="0"/>
        </w:rPr>
        <w:t xml:space="preserve">1. Select Spell: Choose from known spells within the Tier Gate limit.</w:t>
      </w:r>
    </w:p>
    <w:p w:rsidR="00000000" w:rsidDel="00000000" w:rsidP="00000000" w:rsidRDefault="00000000" w:rsidRPr="00000000" w14:paraId="00000D31">
      <w:pPr>
        <w:spacing w:line="240" w:lineRule="auto"/>
        <w:ind w:left="729" w:firstLine="0"/>
        <w:jc w:val="both"/>
        <w:rPr>
          <w:sz w:val="26"/>
          <w:szCs w:val="26"/>
        </w:rPr>
      </w:pPr>
      <w:r w:rsidDel="00000000" w:rsidR="00000000" w:rsidRPr="00000000">
        <w:rPr>
          <w:sz w:val="26"/>
          <w:szCs w:val="26"/>
          <w:rtl w:val="0"/>
        </w:rPr>
        <w:t xml:space="preserve">2. Estimate Draw: Pull cards blindly equal to estimated cost.</w:t>
      </w:r>
    </w:p>
    <w:p w:rsidR="00000000" w:rsidDel="00000000" w:rsidP="00000000" w:rsidRDefault="00000000" w:rsidRPr="00000000" w14:paraId="00000D32">
      <w:pPr>
        <w:spacing w:line="240" w:lineRule="auto"/>
        <w:ind w:left="729" w:firstLine="0"/>
        <w:jc w:val="both"/>
        <w:rPr>
          <w:sz w:val="26"/>
          <w:szCs w:val="26"/>
        </w:rPr>
      </w:pPr>
      <w:r w:rsidDel="00000000" w:rsidR="00000000" w:rsidRPr="00000000">
        <w:rPr>
          <w:sz w:val="26"/>
          <w:szCs w:val="26"/>
          <w:rtl w:val="0"/>
        </w:rPr>
        <w:t xml:space="preserve">3. Flip Cards: Reveal values to determine total resonance.</w:t>
      </w:r>
    </w:p>
    <w:p w:rsidR="00000000" w:rsidDel="00000000" w:rsidP="00000000" w:rsidRDefault="00000000" w:rsidRPr="00000000" w14:paraId="00000D33">
      <w:pPr>
        <w:spacing w:line="240" w:lineRule="auto"/>
        <w:ind w:left="729" w:firstLine="0"/>
        <w:jc w:val="both"/>
        <w:rPr>
          <w:sz w:val="26"/>
          <w:szCs w:val="26"/>
        </w:rPr>
      </w:pPr>
      <w:r w:rsidDel="00000000" w:rsidR="00000000" w:rsidRPr="00000000">
        <w:rPr>
          <w:sz w:val="26"/>
          <w:szCs w:val="26"/>
          <w:rtl w:val="0"/>
        </w:rPr>
        <w:t xml:space="preserve">4. Resolve: If cost is met, spell succeeds; if not, suffer consequences.</w:t>
      </w:r>
    </w:p>
    <w:p w:rsidR="00000000" w:rsidDel="00000000" w:rsidP="00000000" w:rsidRDefault="00000000" w:rsidRPr="00000000" w14:paraId="00000D34">
      <w:pPr>
        <w:spacing w:line="240" w:lineRule="auto"/>
        <w:ind w:left="729" w:firstLine="0"/>
        <w:jc w:val="both"/>
        <w:rPr>
          <w:sz w:val="26"/>
          <w:szCs w:val="26"/>
        </w:rPr>
      </w:pPr>
      <w:r w:rsidDel="00000000" w:rsidR="00000000" w:rsidRPr="00000000">
        <w:rPr>
          <w:sz w:val="26"/>
          <w:szCs w:val="26"/>
          <w:rtl w:val="0"/>
        </w:rPr>
        <w:t xml:space="preserve">5. Enhancement: If the correct tarot card is flipped, unlock Paragon Effects.</w:t>
      </w:r>
    </w:p>
    <w:p w:rsidR="00000000" w:rsidDel="00000000" w:rsidP="00000000" w:rsidRDefault="00000000" w:rsidRPr="00000000" w14:paraId="00000D35">
      <w:pPr>
        <w:spacing w:line="240" w:lineRule="auto"/>
        <w:ind w:left="729" w:firstLine="0"/>
        <w:jc w:val="both"/>
        <w:rPr>
          <w:sz w:val="26"/>
          <w:szCs w:val="26"/>
        </w:rPr>
      </w:pPr>
      <w:r w:rsidDel="00000000" w:rsidR="00000000" w:rsidRPr="00000000">
        <w:rPr>
          <w:sz w:val="26"/>
          <w:szCs w:val="26"/>
          <w:rtl w:val="0"/>
        </w:rPr>
        <w:t xml:space="preserve">6. Mitigation: Use tools or accept backlash.</w:t>
      </w:r>
    </w:p>
    <w:p w:rsidR="00000000" w:rsidDel="00000000" w:rsidP="00000000" w:rsidRDefault="00000000" w:rsidRPr="00000000" w14:paraId="00000D36">
      <w:pPr>
        <w:spacing w:line="240" w:lineRule="auto"/>
        <w:ind w:left="729" w:firstLine="0"/>
        <w:jc w:val="both"/>
        <w:rPr>
          <w:sz w:val="26"/>
          <w:szCs w:val="26"/>
        </w:rPr>
      </w:pPr>
      <w:r w:rsidDel="00000000" w:rsidR="00000000" w:rsidRPr="00000000">
        <w:rPr>
          <w:sz w:val="26"/>
          <w:szCs w:val="26"/>
          <w:rtl w:val="0"/>
        </w:rPr>
        <w:t xml:space="preserve">1. Core Mechanic: Numeric Values and Alignment Checks</w:t>
      </w:r>
    </w:p>
    <w:p w:rsidR="00000000" w:rsidDel="00000000" w:rsidP="00000000" w:rsidRDefault="00000000" w:rsidRPr="00000000" w14:paraId="00000D37">
      <w:pPr>
        <w:spacing w:line="240" w:lineRule="auto"/>
        <w:ind w:left="729" w:firstLine="0"/>
        <w:jc w:val="both"/>
        <w:rPr>
          <w:sz w:val="26"/>
          <w:szCs w:val="26"/>
        </w:rPr>
      </w:pPr>
      <w:r w:rsidDel="00000000" w:rsidR="00000000" w:rsidRPr="00000000">
        <w:rPr>
          <w:sz w:val="26"/>
          <w:szCs w:val="26"/>
          <w:rtl w:val="0"/>
        </w:rPr>
        <w:t xml:space="preserve">Each card drawn contributes a numeric value to the total spell cost and determines effectiveness based on alignment with attributes, disciplines, and elements.</w:t>
      </w:r>
    </w:p>
    <w:p w:rsidR="00000000" w:rsidDel="00000000" w:rsidP="00000000" w:rsidRDefault="00000000" w:rsidRPr="00000000" w14:paraId="00000D38">
      <w:pPr>
        <w:spacing w:line="240" w:lineRule="auto"/>
        <w:ind w:left="729" w:firstLine="0"/>
        <w:jc w:val="both"/>
        <w:rPr>
          <w:sz w:val="26"/>
          <w:szCs w:val="26"/>
        </w:rPr>
      </w:pPr>
      <w:r w:rsidDel="00000000" w:rsidR="00000000" w:rsidRPr="00000000">
        <w:rPr>
          <w:sz w:val="26"/>
          <w:szCs w:val="26"/>
          <w:rtl w:val="0"/>
        </w:rPr>
        <w:t xml:space="preserve">Drawing and Assigning Numeric Values:</w:t>
      </w:r>
    </w:p>
    <w:p w:rsidR="00000000" w:rsidDel="00000000" w:rsidP="00000000" w:rsidRDefault="00000000" w:rsidRPr="00000000" w14:paraId="00000D39">
      <w:pPr>
        <w:spacing w:line="240" w:lineRule="auto"/>
        <w:ind w:left="729" w:firstLine="0"/>
        <w:jc w:val="both"/>
        <w:rPr>
          <w:sz w:val="26"/>
          <w:szCs w:val="26"/>
        </w:rPr>
      </w:pPr>
      <w:r w:rsidDel="00000000" w:rsidR="00000000" w:rsidRPr="00000000">
        <w:rPr>
          <w:sz w:val="26"/>
          <w:szCs w:val="26"/>
          <w:rtl w:val="0"/>
        </w:rPr>
        <w:t xml:space="preserve">• Base Value: Each card has a base numeric value (let’s say one to five) revealed when flipped.</w:t>
      </w:r>
    </w:p>
    <w:p w:rsidR="00000000" w:rsidDel="00000000" w:rsidP="00000000" w:rsidRDefault="00000000" w:rsidRPr="00000000" w14:paraId="00000D3A">
      <w:pPr>
        <w:spacing w:line="240" w:lineRule="auto"/>
        <w:ind w:left="729" w:firstLine="0"/>
        <w:jc w:val="both"/>
        <w:rPr>
          <w:sz w:val="26"/>
          <w:szCs w:val="26"/>
        </w:rPr>
      </w:pPr>
      <w:r w:rsidDel="00000000" w:rsidR="00000000" w:rsidRPr="00000000">
        <w:rPr>
          <w:sz w:val="26"/>
          <w:szCs w:val="26"/>
          <w:rtl w:val="0"/>
        </w:rPr>
        <w:t xml:space="preserve">• Alignment Bonus: If the drawn card aligns with the caster’s core attribute (e.g., Dominion, Aetherius, etc.), they roll their highest modifier die attached to that attribute to boost or reduce spell cost.</w:t>
      </w:r>
    </w:p>
    <w:p w:rsidR="00000000" w:rsidDel="00000000" w:rsidP="00000000" w:rsidRDefault="00000000" w:rsidRPr="00000000" w14:paraId="00000D3B">
      <w:pPr>
        <w:spacing w:line="240" w:lineRule="auto"/>
        <w:ind w:left="729" w:firstLine="0"/>
        <w:jc w:val="both"/>
        <w:rPr>
          <w:sz w:val="26"/>
          <w:szCs w:val="26"/>
        </w:rPr>
      </w:pPr>
      <w:r w:rsidDel="00000000" w:rsidR="00000000" w:rsidRPr="00000000">
        <w:rPr>
          <w:sz w:val="26"/>
          <w:szCs w:val="26"/>
          <w:rtl w:val="0"/>
        </w:rPr>
        <w:t xml:space="preserve">• Example: A caster drawing a Fire-aligned card (Imperius) and having Fire affinity could roll a d12 to reduce the final cost.</w:t>
      </w:r>
    </w:p>
    <w:p w:rsidR="00000000" w:rsidDel="00000000" w:rsidP="00000000" w:rsidRDefault="00000000" w:rsidRPr="00000000" w14:paraId="00000D3C">
      <w:pPr>
        <w:spacing w:line="240" w:lineRule="auto"/>
        <w:ind w:left="729" w:firstLine="0"/>
        <w:jc w:val="both"/>
        <w:rPr>
          <w:sz w:val="26"/>
          <w:szCs w:val="26"/>
        </w:rPr>
      </w:pPr>
      <w:r w:rsidDel="00000000" w:rsidR="00000000" w:rsidRPr="00000000">
        <w:rPr>
          <w:sz w:val="26"/>
          <w:szCs w:val="26"/>
          <w:rtl w:val="0"/>
        </w:rPr>
        <w:t xml:space="preserve">Disadvantage Mechanic for Misalignment:</w:t>
      </w:r>
    </w:p>
    <w:p w:rsidR="00000000" w:rsidDel="00000000" w:rsidP="00000000" w:rsidRDefault="00000000" w:rsidRPr="00000000" w14:paraId="00000D3D">
      <w:pPr>
        <w:spacing w:line="240" w:lineRule="auto"/>
        <w:ind w:left="729" w:firstLine="0"/>
        <w:jc w:val="both"/>
        <w:rPr>
          <w:sz w:val="26"/>
          <w:szCs w:val="26"/>
        </w:rPr>
      </w:pPr>
      <w:r w:rsidDel="00000000" w:rsidR="00000000" w:rsidRPr="00000000">
        <w:rPr>
          <w:sz w:val="26"/>
          <w:szCs w:val="26"/>
          <w:rtl w:val="0"/>
        </w:rPr>
        <w:t xml:space="preserve">If the card doesn’t match the caster’s core attribute, they roll a d100 with disadvantage, using the Odd/Even Call System:</w:t>
      </w:r>
    </w:p>
    <w:p w:rsidR="00000000" w:rsidDel="00000000" w:rsidP="00000000" w:rsidRDefault="00000000" w:rsidRPr="00000000" w14:paraId="00000D3E">
      <w:pPr>
        <w:spacing w:line="240" w:lineRule="auto"/>
        <w:ind w:left="729" w:firstLine="0"/>
        <w:jc w:val="both"/>
        <w:rPr>
          <w:sz w:val="26"/>
          <w:szCs w:val="26"/>
        </w:rPr>
      </w:pPr>
      <w:r w:rsidDel="00000000" w:rsidR="00000000" w:rsidRPr="00000000">
        <w:rPr>
          <w:sz w:val="26"/>
          <w:szCs w:val="26"/>
          <w:rtl w:val="0"/>
        </w:rPr>
        <w:t xml:space="preserve">1. The player calls “odd” or “even” before rolling.</w:t>
      </w:r>
    </w:p>
    <w:p w:rsidR="00000000" w:rsidDel="00000000" w:rsidP="00000000" w:rsidRDefault="00000000" w:rsidRPr="00000000" w14:paraId="00000D3F">
      <w:pPr>
        <w:spacing w:line="240" w:lineRule="auto"/>
        <w:ind w:left="729" w:firstLine="0"/>
        <w:jc w:val="both"/>
        <w:rPr>
          <w:sz w:val="26"/>
          <w:szCs w:val="26"/>
        </w:rPr>
      </w:pPr>
      <w:r w:rsidDel="00000000" w:rsidR="00000000" w:rsidRPr="00000000">
        <w:rPr>
          <w:sz w:val="26"/>
          <w:szCs w:val="26"/>
          <w:rtl w:val="0"/>
        </w:rPr>
        <w:t xml:space="preserve">2. If the roll doesn’t match their call, the spell is cast at full cost + backlash potential.</w:t>
      </w:r>
    </w:p>
    <w:p w:rsidR="00000000" w:rsidDel="00000000" w:rsidP="00000000" w:rsidRDefault="00000000" w:rsidRPr="00000000" w14:paraId="00000D40">
      <w:pPr>
        <w:spacing w:line="240" w:lineRule="auto"/>
        <w:ind w:left="729" w:firstLine="0"/>
        <w:jc w:val="both"/>
        <w:rPr>
          <w:sz w:val="26"/>
          <w:szCs w:val="26"/>
        </w:rPr>
      </w:pPr>
      <w:r w:rsidDel="00000000" w:rsidR="00000000" w:rsidRPr="00000000">
        <w:rPr>
          <w:sz w:val="26"/>
          <w:szCs w:val="26"/>
          <w:rtl w:val="0"/>
        </w:rPr>
        <w:t xml:space="preserve">3. If it matches, they gain a small reduction, but not as much as aligned casters.</w:t>
      </w:r>
    </w:p>
    <w:p w:rsidR="00000000" w:rsidDel="00000000" w:rsidP="00000000" w:rsidRDefault="00000000" w:rsidRPr="00000000" w14:paraId="00000D41">
      <w:pPr>
        <w:spacing w:line="240" w:lineRule="auto"/>
        <w:ind w:left="729" w:firstLine="0"/>
        <w:jc w:val="both"/>
        <w:rPr>
          <w:sz w:val="26"/>
          <w:szCs w:val="26"/>
        </w:rPr>
      </w:pPr>
      <w:r w:rsidDel="00000000" w:rsidR="00000000" w:rsidRPr="00000000">
        <w:rPr>
          <w:sz w:val="26"/>
          <w:szCs w:val="26"/>
          <w:rtl w:val="0"/>
        </w:rPr>
        <w:t xml:space="preserve">2. Gnosis vs. Entropy: Consequences and Effects</w:t>
      </w:r>
    </w:p>
    <w:p w:rsidR="00000000" w:rsidDel="00000000" w:rsidP="00000000" w:rsidRDefault="00000000" w:rsidRPr="00000000" w14:paraId="00000D42">
      <w:pPr>
        <w:spacing w:line="240" w:lineRule="auto"/>
        <w:ind w:left="729" w:firstLine="0"/>
        <w:jc w:val="both"/>
        <w:rPr>
          <w:sz w:val="26"/>
          <w:szCs w:val="26"/>
        </w:rPr>
      </w:pPr>
      <w:r w:rsidDel="00000000" w:rsidR="00000000" w:rsidRPr="00000000">
        <w:rPr>
          <w:sz w:val="26"/>
          <w:szCs w:val="26"/>
          <w:rtl w:val="0"/>
        </w:rPr>
        <w:t xml:space="preserve">When the card drawn is purely Gnosis or Entropy-aligned:</w:t>
      </w:r>
    </w:p>
    <w:p w:rsidR="00000000" w:rsidDel="00000000" w:rsidP="00000000" w:rsidRDefault="00000000" w:rsidRPr="00000000" w14:paraId="00000D43">
      <w:pPr>
        <w:spacing w:line="240" w:lineRule="auto"/>
        <w:ind w:left="729" w:firstLine="0"/>
        <w:jc w:val="both"/>
        <w:rPr>
          <w:sz w:val="26"/>
          <w:szCs w:val="26"/>
        </w:rPr>
      </w:pPr>
      <w:r w:rsidDel="00000000" w:rsidR="00000000" w:rsidRPr="00000000">
        <w:rPr>
          <w:sz w:val="26"/>
          <w:szCs w:val="26"/>
          <w:rtl w:val="0"/>
        </w:rPr>
        <w:t xml:space="preserve">• If the caster aligns with it (Entropy-aligned drawing Entropy card, etc.):</w:t>
      </w:r>
    </w:p>
    <w:p w:rsidR="00000000" w:rsidDel="00000000" w:rsidP="00000000" w:rsidRDefault="00000000" w:rsidRPr="00000000" w14:paraId="00000D44">
      <w:pPr>
        <w:spacing w:line="240" w:lineRule="auto"/>
        <w:ind w:left="729" w:firstLine="0"/>
        <w:jc w:val="both"/>
        <w:rPr>
          <w:sz w:val="26"/>
          <w:szCs w:val="26"/>
        </w:rPr>
      </w:pPr>
      <w:r w:rsidDel="00000000" w:rsidR="00000000" w:rsidRPr="00000000">
        <w:rPr>
          <w:sz w:val="26"/>
          <w:szCs w:val="26"/>
          <w:rtl w:val="0"/>
        </w:rPr>
        <w:t xml:space="preserve">• They roll their normal attribute die, gaining the full benefit of the card’s numeric value.</w:t>
      </w:r>
    </w:p>
    <w:p w:rsidR="00000000" w:rsidDel="00000000" w:rsidP="00000000" w:rsidRDefault="00000000" w:rsidRPr="00000000" w14:paraId="00000D45">
      <w:pPr>
        <w:spacing w:line="240" w:lineRule="auto"/>
        <w:ind w:left="729" w:firstLine="0"/>
        <w:jc w:val="both"/>
        <w:rPr>
          <w:sz w:val="26"/>
          <w:szCs w:val="26"/>
        </w:rPr>
      </w:pPr>
      <w:r w:rsidDel="00000000" w:rsidR="00000000" w:rsidRPr="00000000">
        <w:rPr>
          <w:sz w:val="26"/>
          <w:szCs w:val="26"/>
          <w:rtl w:val="0"/>
        </w:rPr>
        <w:t xml:space="preserve">• Example: An Entropy-aligned caster drawing an Entropy card rolls a d20 to amplify the effect or cost reduction.</w:t>
      </w:r>
    </w:p>
    <w:p w:rsidR="00000000" w:rsidDel="00000000" w:rsidP="00000000" w:rsidRDefault="00000000" w:rsidRPr="00000000" w14:paraId="00000D46">
      <w:pPr>
        <w:spacing w:line="240" w:lineRule="auto"/>
        <w:ind w:left="729" w:firstLine="0"/>
        <w:jc w:val="both"/>
        <w:rPr>
          <w:sz w:val="26"/>
          <w:szCs w:val="26"/>
        </w:rPr>
      </w:pPr>
      <w:r w:rsidDel="00000000" w:rsidR="00000000" w:rsidRPr="00000000">
        <w:rPr>
          <w:sz w:val="26"/>
          <w:szCs w:val="26"/>
          <w:rtl w:val="0"/>
        </w:rPr>
        <w:t xml:space="preserve">• If the caster is misaligned (Gnosis user drawing Entropy card, or vice versa):</w:t>
      </w:r>
    </w:p>
    <w:p w:rsidR="00000000" w:rsidDel="00000000" w:rsidP="00000000" w:rsidRDefault="00000000" w:rsidRPr="00000000" w14:paraId="00000D47">
      <w:pPr>
        <w:spacing w:line="240" w:lineRule="auto"/>
        <w:ind w:left="729" w:firstLine="0"/>
        <w:jc w:val="both"/>
        <w:rPr>
          <w:sz w:val="26"/>
          <w:szCs w:val="26"/>
        </w:rPr>
      </w:pPr>
      <w:r w:rsidDel="00000000" w:rsidR="00000000" w:rsidRPr="00000000">
        <w:rPr>
          <w:sz w:val="26"/>
          <w:szCs w:val="26"/>
          <w:rtl w:val="0"/>
        </w:rPr>
        <w:t xml:space="preserve">• The card is effectively “dead,” meaning:</w:t>
      </w:r>
    </w:p>
    <w:p w:rsidR="00000000" w:rsidDel="00000000" w:rsidP="00000000" w:rsidRDefault="00000000" w:rsidRPr="00000000" w14:paraId="00000D48">
      <w:pPr>
        <w:spacing w:line="240" w:lineRule="auto"/>
        <w:ind w:left="729" w:firstLine="0"/>
        <w:jc w:val="both"/>
        <w:rPr>
          <w:sz w:val="26"/>
          <w:szCs w:val="26"/>
        </w:rPr>
      </w:pPr>
      <w:r w:rsidDel="00000000" w:rsidR="00000000" w:rsidRPr="00000000">
        <w:rPr>
          <w:sz w:val="26"/>
          <w:szCs w:val="26"/>
          <w:rtl w:val="0"/>
        </w:rPr>
        <w:t xml:space="preserve">1. They get no benefits from the draw, but the cost still counts.</w:t>
      </w:r>
    </w:p>
    <w:p w:rsidR="00000000" w:rsidDel="00000000" w:rsidP="00000000" w:rsidRDefault="00000000" w:rsidRPr="00000000" w14:paraId="00000D49">
      <w:pPr>
        <w:spacing w:line="240" w:lineRule="auto"/>
        <w:ind w:left="729" w:firstLine="0"/>
        <w:jc w:val="both"/>
        <w:rPr>
          <w:sz w:val="26"/>
          <w:szCs w:val="26"/>
        </w:rPr>
      </w:pPr>
      <w:r w:rsidDel="00000000" w:rsidR="00000000" w:rsidRPr="00000000">
        <w:rPr>
          <w:sz w:val="26"/>
          <w:szCs w:val="26"/>
          <w:rtl w:val="0"/>
        </w:rPr>
        <w:t xml:space="preserve">2. A minor backlash effect occurs (e.g., temporary stat drain, corruption buildup, etc.).</w:t>
      </w:r>
    </w:p>
    <w:p w:rsidR="00000000" w:rsidDel="00000000" w:rsidP="00000000" w:rsidRDefault="00000000" w:rsidRPr="00000000" w14:paraId="00000D4A">
      <w:pPr>
        <w:spacing w:line="240" w:lineRule="auto"/>
        <w:ind w:left="729" w:firstLine="0"/>
        <w:jc w:val="both"/>
        <w:rPr>
          <w:sz w:val="26"/>
          <w:szCs w:val="26"/>
        </w:rPr>
      </w:pPr>
      <w:r w:rsidDel="00000000" w:rsidR="00000000" w:rsidRPr="00000000">
        <w:rPr>
          <w:sz w:val="26"/>
          <w:szCs w:val="26"/>
          <w:rtl w:val="0"/>
        </w:rPr>
        <w:t xml:space="preserve">• This enforces a risk/reward structure and encourages thematic specialization.</w:t>
      </w:r>
    </w:p>
    <w:p w:rsidR="00000000" w:rsidDel="00000000" w:rsidP="00000000" w:rsidRDefault="00000000" w:rsidRPr="00000000" w14:paraId="00000D4B">
      <w:pPr>
        <w:spacing w:line="240" w:lineRule="auto"/>
        <w:ind w:left="729" w:firstLine="0"/>
        <w:jc w:val="both"/>
        <w:rPr>
          <w:sz w:val="26"/>
          <w:szCs w:val="26"/>
        </w:rPr>
      </w:pPr>
      <w:r w:rsidDel="00000000" w:rsidR="00000000" w:rsidRPr="00000000">
        <w:rPr>
          <w:sz w:val="26"/>
          <w:szCs w:val="26"/>
          <w:rtl w:val="0"/>
        </w:rPr>
        <w:t xml:space="preserve">3. Spell Cost Calculation Example Flow:</w:t>
      </w:r>
    </w:p>
    <w:p w:rsidR="00000000" w:rsidDel="00000000" w:rsidP="00000000" w:rsidRDefault="00000000" w:rsidRPr="00000000" w14:paraId="00000D4C">
      <w:pPr>
        <w:spacing w:line="240" w:lineRule="auto"/>
        <w:ind w:left="729" w:firstLine="0"/>
        <w:jc w:val="both"/>
        <w:rPr>
          <w:sz w:val="26"/>
          <w:szCs w:val="26"/>
        </w:rPr>
      </w:pPr>
      <w:r w:rsidDel="00000000" w:rsidR="00000000" w:rsidRPr="00000000">
        <w:rPr>
          <w:sz w:val="26"/>
          <w:szCs w:val="26"/>
          <w:rtl w:val="0"/>
        </w:rPr>
        <w:t xml:space="preserve">Let’s say a player wants to cast a spell and draws a card:</w:t>
      </w:r>
    </w:p>
    <w:p w:rsidR="00000000" w:rsidDel="00000000" w:rsidP="00000000" w:rsidRDefault="00000000" w:rsidRPr="00000000" w14:paraId="00000D4D">
      <w:pPr>
        <w:spacing w:line="240" w:lineRule="auto"/>
        <w:ind w:left="729" w:firstLine="0"/>
        <w:jc w:val="both"/>
        <w:rPr>
          <w:sz w:val="26"/>
          <w:szCs w:val="26"/>
        </w:rPr>
      </w:pPr>
      <w:r w:rsidDel="00000000" w:rsidR="00000000" w:rsidRPr="00000000">
        <w:rPr>
          <w:sz w:val="26"/>
          <w:szCs w:val="26"/>
          <w:rtl w:val="0"/>
        </w:rPr>
        <w:t xml:space="preserve">1. Draw Step:</w:t>
      </w:r>
    </w:p>
    <w:p w:rsidR="00000000" w:rsidDel="00000000" w:rsidP="00000000" w:rsidRDefault="00000000" w:rsidRPr="00000000" w14:paraId="00000D4E">
      <w:pPr>
        <w:spacing w:line="240" w:lineRule="auto"/>
        <w:ind w:left="729" w:firstLine="0"/>
        <w:jc w:val="both"/>
        <w:rPr>
          <w:sz w:val="26"/>
          <w:szCs w:val="26"/>
        </w:rPr>
      </w:pPr>
      <w:r w:rsidDel="00000000" w:rsidR="00000000" w:rsidRPr="00000000">
        <w:rPr>
          <w:sz w:val="26"/>
          <w:szCs w:val="26"/>
          <w:rtl w:val="0"/>
        </w:rPr>
        <w:t xml:space="preserve">• They pull “Azathoth (The Fool)” with a base value of three.</w:t>
      </w:r>
    </w:p>
    <w:p w:rsidR="00000000" w:rsidDel="00000000" w:rsidP="00000000" w:rsidRDefault="00000000" w:rsidRPr="00000000" w14:paraId="00000D4F">
      <w:pPr>
        <w:spacing w:line="240" w:lineRule="auto"/>
        <w:ind w:left="729" w:firstLine="0"/>
        <w:jc w:val="both"/>
        <w:rPr>
          <w:sz w:val="26"/>
          <w:szCs w:val="26"/>
        </w:rPr>
      </w:pPr>
      <w:r w:rsidDel="00000000" w:rsidR="00000000" w:rsidRPr="00000000">
        <w:rPr>
          <w:sz w:val="26"/>
          <w:szCs w:val="26"/>
          <w:rtl w:val="0"/>
        </w:rPr>
        <w:t xml:space="preserve">2. Alignment Check:</w:t>
      </w:r>
    </w:p>
    <w:p w:rsidR="00000000" w:rsidDel="00000000" w:rsidP="00000000" w:rsidRDefault="00000000" w:rsidRPr="00000000" w14:paraId="00000D50">
      <w:pPr>
        <w:spacing w:line="240" w:lineRule="auto"/>
        <w:ind w:left="729" w:firstLine="0"/>
        <w:jc w:val="both"/>
        <w:rPr>
          <w:sz w:val="26"/>
          <w:szCs w:val="26"/>
        </w:rPr>
      </w:pPr>
      <w:r w:rsidDel="00000000" w:rsidR="00000000" w:rsidRPr="00000000">
        <w:rPr>
          <w:sz w:val="26"/>
          <w:szCs w:val="26"/>
          <w:rtl w:val="0"/>
        </w:rPr>
        <w:t xml:space="preserve">• If they’re an Aetherius (Air) caster and The Fool aligns with Air, they roll their Aetherius die (d10).</w:t>
      </w:r>
    </w:p>
    <w:p w:rsidR="00000000" w:rsidDel="00000000" w:rsidP="00000000" w:rsidRDefault="00000000" w:rsidRPr="00000000" w14:paraId="00000D51">
      <w:pPr>
        <w:spacing w:line="240" w:lineRule="auto"/>
        <w:ind w:left="729" w:firstLine="0"/>
        <w:jc w:val="both"/>
        <w:rPr>
          <w:sz w:val="26"/>
          <w:szCs w:val="26"/>
        </w:rPr>
      </w:pPr>
      <w:r w:rsidDel="00000000" w:rsidR="00000000" w:rsidRPr="00000000">
        <w:rPr>
          <w:sz w:val="26"/>
          <w:szCs w:val="26"/>
          <w:rtl w:val="0"/>
        </w:rPr>
        <w:t xml:space="preserve">• If they’re NOT aligned, they roll a d100 with disadvantage and use the Odd/Even Call System.</w:t>
      </w:r>
    </w:p>
    <w:p w:rsidR="00000000" w:rsidDel="00000000" w:rsidP="00000000" w:rsidRDefault="00000000" w:rsidRPr="00000000" w14:paraId="00000D52">
      <w:pPr>
        <w:spacing w:line="240" w:lineRule="auto"/>
        <w:ind w:left="729" w:firstLine="0"/>
        <w:jc w:val="both"/>
        <w:rPr>
          <w:sz w:val="26"/>
          <w:szCs w:val="26"/>
        </w:rPr>
      </w:pPr>
      <w:r w:rsidDel="00000000" w:rsidR="00000000" w:rsidRPr="00000000">
        <w:rPr>
          <w:sz w:val="26"/>
          <w:szCs w:val="26"/>
          <w:rtl w:val="0"/>
        </w:rPr>
        <w:t xml:space="preserve">3. Resolution Step:</w:t>
      </w:r>
    </w:p>
    <w:p w:rsidR="00000000" w:rsidDel="00000000" w:rsidP="00000000" w:rsidRDefault="00000000" w:rsidRPr="00000000" w14:paraId="00000D53">
      <w:pPr>
        <w:spacing w:line="240" w:lineRule="auto"/>
        <w:ind w:left="729" w:firstLine="0"/>
        <w:jc w:val="both"/>
        <w:rPr>
          <w:sz w:val="26"/>
          <w:szCs w:val="26"/>
        </w:rPr>
      </w:pPr>
      <w:r w:rsidDel="00000000" w:rsidR="00000000" w:rsidRPr="00000000">
        <w:rPr>
          <w:sz w:val="26"/>
          <w:szCs w:val="26"/>
          <w:rtl w:val="0"/>
        </w:rPr>
        <w:t xml:space="preserve">• If the die roll succeeds, they reduce the spell cost (e.g., a d10 result of eight reduces the cost from three to two).</w:t>
      </w:r>
    </w:p>
    <w:p w:rsidR="00000000" w:rsidDel="00000000" w:rsidP="00000000" w:rsidRDefault="00000000" w:rsidRPr="00000000" w14:paraId="00000D54">
      <w:pPr>
        <w:spacing w:line="240" w:lineRule="auto"/>
        <w:ind w:left="729" w:firstLine="0"/>
        <w:jc w:val="both"/>
        <w:rPr>
          <w:sz w:val="26"/>
          <w:szCs w:val="26"/>
        </w:rPr>
      </w:pPr>
      <w:r w:rsidDel="00000000" w:rsidR="00000000" w:rsidRPr="00000000">
        <w:rPr>
          <w:sz w:val="26"/>
          <w:szCs w:val="26"/>
          <w:rtl w:val="0"/>
        </w:rPr>
        <w:t xml:space="preserve">• If they fail, they pay the full cost, and if misaligned with Gnosis/Entropy, they suffer a backlash effect.</w:t>
      </w:r>
    </w:p>
    <w:p w:rsidR="00000000" w:rsidDel="00000000" w:rsidP="00000000" w:rsidRDefault="00000000" w:rsidRPr="00000000" w14:paraId="00000D55">
      <w:pPr>
        <w:spacing w:line="240" w:lineRule="auto"/>
        <w:ind w:left="729" w:firstLine="0"/>
        <w:jc w:val="both"/>
        <w:rPr>
          <w:sz w:val="26"/>
          <w:szCs w:val="26"/>
        </w:rPr>
      </w:pPr>
      <w:r w:rsidDel="00000000" w:rsidR="00000000" w:rsidRPr="00000000">
        <w:rPr>
          <w:sz w:val="26"/>
          <w:szCs w:val="26"/>
          <w:rtl w:val="0"/>
        </w:rPr>
        <w:t xml:space="preserve">4. Additional Effects for Gnosis/Entropy Cards</w:t>
      </w:r>
    </w:p>
    <w:p w:rsidR="00000000" w:rsidDel="00000000" w:rsidP="00000000" w:rsidRDefault="00000000" w:rsidRPr="00000000" w14:paraId="00000D56">
      <w:pPr>
        <w:spacing w:line="240" w:lineRule="auto"/>
        <w:ind w:left="729" w:firstLine="0"/>
        <w:jc w:val="both"/>
        <w:rPr>
          <w:sz w:val="26"/>
          <w:szCs w:val="26"/>
        </w:rPr>
      </w:pPr>
      <w:r w:rsidDel="00000000" w:rsidR="00000000" w:rsidRPr="00000000">
        <w:rPr>
          <w:sz w:val="26"/>
          <w:szCs w:val="26"/>
          <w:rtl w:val="0"/>
        </w:rPr>
        <w:t xml:space="preserve">• If a Gnosis card is drawn by an Entropy caster (or vice versa), some unique penalties or advantages can happen, like:</w:t>
      </w:r>
    </w:p>
    <w:p w:rsidR="00000000" w:rsidDel="00000000" w:rsidP="00000000" w:rsidRDefault="00000000" w:rsidRPr="00000000" w14:paraId="00000D57">
      <w:pPr>
        <w:spacing w:line="240" w:lineRule="auto"/>
        <w:ind w:left="729" w:firstLine="0"/>
        <w:jc w:val="both"/>
        <w:rPr>
          <w:sz w:val="26"/>
          <w:szCs w:val="26"/>
        </w:rPr>
      </w:pPr>
      <w:r w:rsidDel="00000000" w:rsidR="00000000" w:rsidRPr="00000000">
        <w:rPr>
          <w:sz w:val="26"/>
          <w:szCs w:val="26"/>
          <w:rtl w:val="0"/>
        </w:rPr>
        <w:t xml:space="preserve">• Gnosis casters misusing Entropy cards: Increased corruption buildup.</w:t>
      </w:r>
    </w:p>
    <w:p w:rsidR="00000000" w:rsidDel="00000000" w:rsidP="00000000" w:rsidRDefault="00000000" w:rsidRPr="00000000" w14:paraId="00000D58">
      <w:pPr>
        <w:spacing w:line="240" w:lineRule="auto"/>
        <w:ind w:left="729" w:firstLine="0"/>
        <w:jc w:val="both"/>
        <w:rPr>
          <w:sz w:val="26"/>
          <w:szCs w:val="26"/>
        </w:rPr>
      </w:pPr>
      <w:r w:rsidDel="00000000" w:rsidR="00000000" w:rsidRPr="00000000">
        <w:rPr>
          <w:sz w:val="26"/>
          <w:szCs w:val="26"/>
          <w:rtl w:val="0"/>
        </w:rPr>
        <w:t xml:space="preserve">• Entropy casters misusing Gnosis cards: Spells misfire unpredictably.</w:t>
      </w:r>
    </w:p>
    <w:p w:rsidR="00000000" w:rsidDel="00000000" w:rsidP="00000000" w:rsidRDefault="00000000" w:rsidRPr="00000000" w14:paraId="00000D59">
      <w:pPr>
        <w:spacing w:line="240" w:lineRule="auto"/>
        <w:ind w:left="729" w:firstLine="0"/>
        <w:jc w:val="both"/>
        <w:rPr>
          <w:sz w:val="26"/>
          <w:szCs w:val="26"/>
        </w:rPr>
      </w:pPr>
      <w:r w:rsidDel="00000000" w:rsidR="00000000" w:rsidRPr="00000000">
        <w:rPr>
          <w:sz w:val="26"/>
          <w:szCs w:val="26"/>
          <w:rtl w:val="0"/>
        </w:rPr>
        <w:t xml:space="preserve">• Pure Gnosis draws: Offer knowledge-based benefits (insight, temporary boosts).</w:t>
      </w:r>
    </w:p>
    <w:p w:rsidR="00000000" w:rsidDel="00000000" w:rsidP="00000000" w:rsidRDefault="00000000" w:rsidRPr="00000000" w14:paraId="00000D5A">
      <w:pPr>
        <w:spacing w:line="240" w:lineRule="auto"/>
        <w:ind w:left="729" w:firstLine="0"/>
        <w:jc w:val="both"/>
        <w:rPr>
          <w:sz w:val="26"/>
          <w:szCs w:val="26"/>
        </w:rPr>
      </w:pPr>
      <w:r w:rsidDel="00000000" w:rsidR="00000000" w:rsidRPr="00000000">
        <w:rPr>
          <w:sz w:val="26"/>
          <w:szCs w:val="26"/>
          <w:rtl w:val="0"/>
        </w:rPr>
        <w:t xml:space="preserve">• Pure Entropy draws: Tend to destroy or decay surroundings if mishandled.</w:t>
      </w:r>
    </w:p>
    <w:p w:rsidR="00000000" w:rsidDel="00000000" w:rsidP="00000000" w:rsidRDefault="00000000" w:rsidRPr="00000000" w14:paraId="00000D5B">
      <w:pPr>
        <w:spacing w:line="240" w:lineRule="auto"/>
        <w:ind w:left="729" w:firstLine="0"/>
        <w:jc w:val="both"/>
        <w:rPr>
          <w:sz w:val="26"/>
          <w:szCs w:val="26"/>
        </w:rPr>
      </w:pPr>
      <w:r w:rsidDel="00000000" w:rsidR="00000000" w:rsidRPr="00000000">
        <w:rPr>
          <w:sz w:val="26"/>
          <w:szCs w:val="26"/>
          <w:rtl w:val="0"/>
        </w:rPr>
        <w:t xml:space="preserve">1. Mitigation Devices (Resonance Reclamation Tools)</w:t>
      </w:r>
    </w:p>
    <w:p w:rsidR="00000000" w:rsidDel="00000000" w:rsidP="00000000" w:rsidRDefault="00000000" w:rsidRPr="00000000" w14:paraId="00000D5C">
      <w:pPr>
        <w:spacing w:line="240" w:lineRule="auto"/>
        <w:ind w:left="729" w:firstLine="0"/>
        <w:jc w:val="both"/>
        <w:rPr>
          <w:sz w:val="26"/>
          <w:szCs w:val="26"/>
        </w:rPr>
      </w:pPr>
      <w:r w:rsidDel="00000000" w:rsidR="00000000" w:rsidRPr="00000000">
        <w:rPr>
          <w:sz w:val="26"/>
          <w:szCs w:val="26"/>
          <w:rtl w:val="0"/>
        </w:rPr>
        <w:t xml:space="preserve">Mitigation devices, much like Shadowrun’s fetishes and foci, serve as a buffer for spellcasting risks, absorbing excess resonance or nullifying a failed attempt. The devices range from mundane trinkets to legendary artifacts, with cost and rarity tied to their quality and reliability.</w:t>
      </w:r>
    </w:p>
    <w:p w:rsidR="00000000" w:rsidDel="00000000" w:rsidP="00000000" w:rsidRDefault="00000000" w:rsidRPr="00000000" w14:paraId="00000D5D">
      <w:pPr>
        <w:spacing w:line="240" w:lineRule="auto"/>
        <w:ind w:left="729" w:firstLine="0"/>
        <w:jc w:val="both"/>
        <w:rPr>
          <w:sz w:val="26"/>
          <w:szCs w:val="26"/>
        </w:rPr>
      </w:pPr>
      <w:r w:rsidDel="00000000" w:rsidR="00000000" w:rsidRPr="00000000">
        <w:rPr>
          <w:sz w:val="26"/>
          <w:szCs w:val="26"/>
          <w:rtl w:val="0"/>
        </w:rPr>
        <w:t xml:space="preserve">Basic Rules for Mitigation Devices:</w:t>
      </w:r>
    </w:p>
    <w:p w:rsidR="00000000" w:rsidDel="00000000" w:rsidP="00000000" w:rsidRDefault="00000000" w:rsidRPr="00000000" w14:paraId="00000D5E">
      <w:pPr>
        <w:spacing w:line="240" w:lineRule="auto"/>
        <w:ind w:left="729" w:firstLine="0"/>
        <w:jc w:val="both"/>
        <w:rPr>
          <w:sz w:val="26"/>
          <w:szCs w:val="26"/>
        </w:rPr>
      </w:pPr>
      <w:r w:rsidDel="00000000" w:rsidR="00000000" w:rsidRPr="00000000">
        <w:rPr>
          <w:sz w:val="26"/>
          <w:szCs w:val="26"/>
          <w:rtl w:val="0"/>
        </w:rPr>
        <w:t xml:space="preserve">1. One Charge = One Cast.</w:t>
      </w:r>
    </w:p>
    <w:p w:rsidR="00000000" w:rsidDel="00000000" w:rsidP="00000000" w:rsidRDefault="00000000" w:rsidRPr="00000000" w14:paraId="00000D5F">
      <w:pPr>
        <w:spacing w:line="240" w:lineRule="auto"/>
        <w:ind w:left="729" w:firstLine="0"/>
        <w:jc w:val="both"/>
        <w:rPr>
          <w:sz w:val="26"/>
          <w:szCs w:val="26"/>
        </w:rPr>
      </w:pPr>
      <w:r w:rsidDel="00000000" w:rsidR="00000000" w:rsidRPr="00000000">
        <w:rPr>
          <w:sz w:val="26"/>
          <w:szCs w:val="26"/>
          <w:rtl w:val="0"/>
        </w:rPr>
        <w:t xml:space="preserve">• When equipped, the device absorbs any excess resonance from overcharging a spell, nullifying negative consequences.</w:t>
      </w:r>
    </w:p>
    <w:p w:rsidR="00000000" w:rsidDel="00000000" w:rsidP="00000000" w:rsidRDefault="00000000" w:rsidRPr="00000000" w14:paraId="00000D60">
      <w:pPr>
        <w:spacing w:line="240" w:lineRule="auto"/>
        <w:ind w:left="729" w:firstLine="0"/>
        <w:jc w:val="both"/>
        <w:rPr>
          <w:sz w:val="26"/>
          <w:szCs w:val="26"/>
        </w:rPr>
      </w:pPr>
      <w:r w:rsidDel="00000000" w:rsidR="00000000" w:rsidRPr="00000000">
        <w:rPr>
          <w:sz w:val="26"/>
          <w:szCs w:val="26"/>
          <w:rtl w:val="0"/>
        </w:rPr>
        <w:t xml:space="preserve">• If the spell is undercharged, it can provide a minor boost to bridge the gap, if applicable.</w:t>
      </w:r>
    </w:p>
    <w:p w:rsidR="00000000" w:rsidDel="00000000" w:rsidP="00000000" w:rsidRDefault="00000000" w:rsidRPr="00000000" w14:paraId="00000D61">
      <w:pPr>
        <w:spacing w:line="240" w:lineRule="auto"/>
        <w:ind w:left="729" w:firstLine="0"/>
        <w:jc w:val="both"/>
        <w:rPr>
          <w:sz w:val="26"/>
          <w:szCs w:val="26"/>
        </w:rPr>
      </w:pPr>
      <w:r w:rsidDel="00000000" w:rsidR="00000000" w:rsidRPr="00000000">
        <w:rPr>
          <w:sz w:val="26"/>
          <w:szCs w:val="26"/>
          <w:rtl w:val="0"/>
        </w:rPr>
        <w:t xml:space="preserve">2. Quality Matters:</w:t>
      </w:r>
    </w:p>
    <w:p w:rsidR="00000000" w:rsidDel="00000000" w:rsidP="00000000" w:rsidRDefault="00000000" w:rsidRPr="00000000" w14:paraId="00000D62">
      <w:pPr>
        <w:spacing w:line="240" w:lineRule="auto"/>
        <w:ind w:left="729" w:firstLine="0"/>
        <w:jc w:val="both"/>
        <w:rPr>
          <w:sz w:val="26"/>
          <w:szCs w:val="26"/>
        </w:rPr>
      </w:pPr>
      <w:r w:rsidDel="00000000" w:rsidR="00000000" w:rsidRPr="00000000">
        <w:rPr>
          <w:sz w:val="26"/>
          <w:szCs w:val="26"/>
          <w:rtl w:val="0"/>
        </w:rPr>
        <w:t xml:space="preserve">• Cheap Devices: Unreliable; overseer rolls odd/even silently to determine if it fails, malfunctions, or does something… unexpected.</w:t>
      </w:r>
    </w:p>
    <w:p w:rsidR="00000000" w:rsidDel="00000000" w:rsidP="00000000" w:rsidRDefault="00000000" w:rsidRPr="00000000" w14:paraId="00000D63">
      <w:pPr>
        <w:spacing w:line="240" w:lineRule="auto"/>
        <w:ind w:left="729" w:firstLine="0"/>
        <w:jc w:val="both"/>
        <w:rPr>
          <w:sz w:val="26"/>
          <w:szCs w:val="26"/>
        </w:rPr>
      </w:pPr>
      <w:r w:rsidDel="00000000" w:rsidR="00000000" w:rsidRPr="00000000">
        <w:rPr>
          <w:sz w:val="26"/>
          <w:szCs w:val="26"/>
          <w:rtl w:val="0"/>
        </w:rPr>
        <w:t xml:space="preserve">• Expensive Devices: Highly reliable but incredibly rare, possibly even sentient.</w:t>
      </w:r>
    </w:p>
    <w:p w:rsidR="00000000" w:rsidDel="00000000" w:rsidP="00000000" w:rsidRDefault="00000000" w:rsidRPr="00000000" w14:paraId="00000D64">
      <w:pPr>
        <w:spacing w:line="240" w:lineRule="auto"/>
        <w:ind w:left="729" w:firstLine="0"/>
        <w:jc w:val="both"/>
        <w:rPr>
          <w:sz w:val="26"/>
          <w:szCs w:val="26"/>
        </w:rPr>
      </w:pPr>
      <w:r w:rsidDel="00000000" w:rsidR="00000000" w:rsidRPr="00000000">
        <w:rPr>
          <w:sz w:val="26"/>
          <w:szCs w:val="26"/>
          <w:rtl w:val="0"/>
        </w:rPr>
        <w:t xml:space="preserve">• Legendary Devices: May provide bonus effects, like storing surplus energy for later use.</w:t>
      </w:r>
    </w:p>
    <w:p w:rsidR="00000000" w:rsidDel="00000000" w:rsidP="00000000" w:rsidRDefault="00000000" w:rsidRPr="00000000" w14:paraId="00000D65">
      <w:pPr>
        <w:spacing w:line="240" w:lineRule="auto"/>
        <w:ind w:left="729" w:firstLine="0"/>
        <w:jc w:val="both"/>
        <w:rPr>
          <w:sz w:val="26"/>
          <w:szCs w:val="26"/>
        </w:rPr>
      </w:pPr>
      <w:r w:rsidDel="00000000" w:rsidR="00000000" w:rsidRPr="00000000">
        <w:rPr>
          <w:sz w:val="26"/>
          <w:szCs w:val="26"/>
          <w:rtl w:val="0"/>
        </w:rPr>
        <w:t xml:space="preserve">3. Potential Side Effects of Cheap/Overused Devices:</w:t>
      </w:r>
    </w:p>
    <w:p w:rsidR="00000000" w:rsidDel="00000000" w:rsidP="00000000" w:rsidRDefault="00000000" w:rsidRPr="00000000" w14:paraId="00000D66">
      <w:pPr>
        <w:spacing w:line="240" w:lineRule="auto"/>
        <w:ind w:left="729" w:firstLine="0"/>
        <w:jc w:val="both"/>
        <w:rPr>
          <w:sz w:val="26"/>
          <w:szCs w:val="26"/>
        </w:rPr>
      </w:pPr>
      <w:r w:rsidDel="00000000" w:rsidR="00000000" w:rsidRPr="00000000">
        <w:rPr>
          <w:sz w:val="26"/>
          <w:szCs w:val="26"/>
          <w:rtl w:val="0"/>
        </w:rPr>
        <w:t xml:space="preserve">• Explodes in the caster’s face.</w:t>
      </w:r>
    </w:p>
    <w:p w:rsidR="00000000" w:rsidDel="00000000" w:rsidP="00000000" w:rsidRDefault="00000000" w:rsidRPr="00000000" w14:paraId="00000D67">
      <w:pPr>
        <w:spacing w:line="240" w:lineRule="auto"/>
        <w:ind w:left="729" w:firstLine="0"/>
        <w:jc w:val="both"/>
        <w:rPr>
          <w:sz w:val="26"/>
          <w:szCs w:val="26"/>
        </w:rPr>
      </w:pPr>
      <w:r w:rsidDel="00000000" w:rsidR="00000000" w:rsidRPr="00000000">
        <w:rPr>
          <w:sz w:val="26"/>
          <w:szCs w:val="26"/>
          <w:rtl w:val="0"/>
        </w:rPr>
        <w:t xml:space="preserve">• Awakens and attempts to possess the caster.</w:t>
      </w:r>
    </w:p>
    <w:p w:rsidR="00000000" w:rsidDel="00000000" w:rsidP="00000000" w:rsidRDefault="00000000" w:rsidRPr="00000000" w14:paraId="00000D68">
      <w:pPr>
        <w:spacing w:line="240" w:lineRule="auto"/>
        <w:ind w:left="729" w:firstLine="0"/>
        <w:jc w:val="both"/>
        <w:rPr>
          <w:sz w:val="26"/>
          <w:szCs w:val="26"/>
        </w:rPr>
      </w:pPr>
      <w:r w:rsidDel="00000000" w:rsidR="00000000" w:rsidRPr="00000000">
        <w:rPr>
          <w:sz w:val="26"/>
          <w:szCs w:val="26"/>
          <w:rtl w:val="0"/>
        </w:rPr>
        <w:t xml:space="preserve">• Causes minor or major reality distortions (e.g., weird illusions, portals opening randomly).</w:t>
      </w:r>
    </w:p>
    <w:p w:rsidR="00000000" w:rsidDel="00000000" w:rsidP="00000000" w:rsidRDefault="00000000" w:rsidRPr="00000000" w14:paraId="00000D69">
      <w:pPr>
        <w:spacing w:line="240" w:lineRule="auto"/>
        <w:ind w:left="729" w:firstLine="0"/>
        <w:jc w:val="both"/>
        <w:rPr>
          <w:sz w:val="26"/>
          <w:szCs w:val="26"/>
        </w:rPr>
      </w:pPr>
      <w:r w:rsidDel="00000000" w:rsidR="00000000" w:rsidRPr="00000000">
        <w:rPr>
          <w:sz w:val="26"/>
          <w:szCs w:val="26"/>
          <w:rtl w:val="0"/>
        </w:rPr>
        <w:t xml:space="preserve">• Triggers curses, debts, or unknown consequences (perhaps linked to its creation).</w:t>
      </w:r>
    </w:p>
    <w:p w:rsidR="00000000" w:rsidDel="00000000" w:rsidP="00000000" w:rsidRDefault="00000000" w:rsidRPr="00000000" w14:paraId="00000D6A">
      <w:pPr>
        <w:spacing w:line="240" w:lineRule="auto"/>
        <w:ind w:left="729" w:firstLine="0"/>
        <w:jc w:val="both"/>
        <w:rPr>
          <w:sz w:val="26"/>
          <w:szCs w:val="26"/>
        </w:rPr>
      </w:pPr>
      <w:r w:rsidDel="00000000" w:rsidR="00000000" w:rsidRPr="00000000">
        <w:rPr>
          <w:sz w:val="26"/>
          <w:szCs w:val="26"/>
          <w:rtl w:val="0"/>
        </w:rPr>
        <w:t xml:space="preserve">Examples of Mitigation Devices:</w:t>
      </w:r>
    </w:p>
    <w:tbl>
      <w:tblPr>
        <w:tblStyle w:val="Table3"/>
        <w:tblW w:w="5566.0" w:type="dxa"/>
        <w:jc w:val="left"/>
        <w:tblLayout w:type="fixed"/>
        <w:tblLook w:val="0400"/>
      </w:tblPr>
      <w:tblGrid>
        <w:gridCol w:w="1388"/>
        <w:gridCol w:w="773"/>
        <w:gridCol w:w="2434"/>
        <w:gridCol w:w="971"/>
        <w:tblGridChange w:id="0">
          <w:tblGrid>
            <w:gridCol w:w="1388"/>
            <w:gridCol w:w="773"/>
            <w:gridCol w:w="2434"/>
            <w:gridCol w:w="971"/>
          </w:tblGrid>
        </w:tblGridChange>
      </w:tblGrid>
      <w:tr>
        <w:trPr>
          <w:cantSplit w:val="0"/>
          <w:tblHeader w:val="1"/>
        </w:trPr>
        <w:tc>
          <w:tcPr>
            <w:vAlign w:val="center"/>
          </w:tcPr>
          <w:p w:rsidR="00000000" w:rsidDel="00000000" w:rsidP="00000000" w:rsidRDefault="00000000" w:rsidRPr="00000000" w14:paraId="00000D6B">
            <w:pPr>
              <w:spacing w:line="240" w:lineRule="auto"/>
              <w:ind w:left="645" w:firstLine="0"/>
              <w:jc w:val="both"/>
              <w:rPr>
                <w:sz w:val="26"/>
                <w:szCs w:val="26"/>
              </w:rPr>
            </w:pPr>
            <w:r w:rsidDel="00000000" w:rsidR="00000000" w:rsidRPr="00000000">
              <w:rPr>
                <w:sz w:val="26"/>
                <w:szCs w:val="26"/>
                <w:rtl w:val="0"/>
              </w:rPr>
              <w:t xml:space="preserve">Device Name</w:t>
            </w:r>
          </w:p>
        </w:tc>
        <w:tc>
          <w:tcPr>
            <w:vAlign w:val="center"/>
          </w:tcPr>
          <w:p w:rsidR="00000000" w:rsidDel="00000000" w:rsidP="00000000" w:rsidRDefault="00000000" w:rsidRPr="00000000" w14:paraId="00000D6C">
            <w:pPr>
              <w:spacing w:line="240" w:lineRule="auto"/>
              <w:ind w:left="30" w:firstLine="0"/>
              <w:jc w:val="both"/>
              <w:rPr>
                <w:sz w:val="26"/>
                <w:szCs w:val="26"/>
              </w:rPr>
            </w:pPr>
            <w:r w:rsidDel="00000000" w:rsidR="00000000" w:rsidRPr="00000000">
              <w:rPr>
                <w:sz w:val="26"/>
                <w:szCs w:val="26"/>
                <w:rtl w:val="0"/>
              </w:rPr>
              <w:t xml:space="preserve">Charges</w:t>
            </w:r>
          </w:p>
        </w:tc>
        <w:tc>
          <w:tcPr>
            <w:vAlign w:val="center"/>
          </w:tcPr>
          <w:p w:rsidR="00000000" w:rsidDel="00000000" w:rsidP="00000000" w:rsidRDefault="00000000" w:rsidRPr="00000000" w14:paraId="00000D6D">
            <w:pPr>
              <w:spacing w:line="240" w:lineRule="auto"/>
              <w:ind w:left="729" w:firstLine="0"/>
              <w:jc w:val="both"/>
              <w:rPr>
                <w:sz w:val="26"/>
                <w:szCs w:val="26"/>
              </w:rPr>
            </w:pPr>
            <w:r w:rsidDel="00000000" w:rsidR="00000000" w:rsidRPr="00000000">
              <w:rPr>
                <w:sz w:val="26"/>
                <w:szCs w:val="26"/>
                <w:rtl w:val="0"/>
              </w:rPr>
              <w:t xml:space="preserve">Effect</w:t>
            </w:r>
          </w:p>
        </w:tc>
        <w:tc>
          <w:tcPr>
            <w:vAlign w:val="center"/>
          </w:tcPr>
          <w:p w:rsidR="00000000" w:rsidDel="00000000" w:rsidP="00000000" w:rsidRDefault="00000000" w:rsidRPr="00000000" w14:paraId="00000D6E">
            <w:pPr>
              <w:spacing w:line="240" w:lineRule="auto"/>
              <w:ind w:left="225" w:firstLine="0"/>
              <w:jc w:val="both"/>
              <w:rPr>
                <w:sz w:val="26"/>
                <w:szCs w:val="26"/>
              </w:rPr>
            </w:pPr>
            <w:r w:rsidDel="00000000" w:rsidR="00000000" w:rsidRPr="00000000">
              <w:rPr>
                <w:sz w:val="26"/>
                <w:szCs w:val="26"/>
                <w:rtl w:val="0"/>
              </w:rPr>
              <w:t xml:space="preserve">Cost Level</w:t>
            </w:r>
          </w:p>
        </w:tc>
      </w:tr>
      <w:tr>
        <w:trPr>
          <w:cantSplit w:val="0"/>
          <w:tblHeader w:val="0"/>
        </w:trPr>
        <w:tc>
          <w:tcPr>
            <w:vAlign w:val="center"/>
          </w:tcPr>
          <w:p w:rsidR="00000000" w:rsidDel="00000000" w:rsidP="00000000" w:rsidRDefault="00000000" w:rsidRPr="00000000" w14:paraId="00000D6F">
            <w:pPr>
              <w:spacing w:line="240" w:lineRule="auto"/>
              <w:ind w:left="645" w:firstLine="0"/>
              <w:jc w:val="both"/>
              <w:rPr>
                <w:sz w:val="26"/>
                <w:szCs w:val="26"/>
              </w:rPr>
            </w:pPr>
            <w:r w:rsidDel="00000000" w:rsidR="00000000" w:rsidRPr="00000000">
              <w:rPr>
                <w:sz w:val="26"/>
                <w:szCs w:val="26"/>
                <w:rtl w:val="0"/>
              </w:rPr>
              <w:t xml:space="preserve">Witch’s Crotch Charm</w:t>
            </w:r>
          </w:p>
        </w:tc>
        <w:tc>
          <w:tcPr>
            <w:vAlign w:val="center"/>
          </w:tcPr>
          <w:p w:rsidR="00000000" w:rsidDel="00000000" w:rsidP="00000000" w:rsidRDefault="00000000" w:rsidRPr="00000000" w14:paraId="00000D70">
            <w:pPr>
              <w:spacing w:line="240" w:lineRule="auto"/>
              <w:ind w:left="30" w:firstLine="0"/>
              <w:jc w:val="both"/>
              <w:rPr>
                <w:sz w:val="26"/>
                <w:szCs w:val="26"/>
              </w:rPr>
            </w:pPr>
            <w:r w:rsidDel="00000000" w:rsidR="00000000" w:rsidRPr="00000000">
              <w:rPr>
                <w:sz w:val="26"/>
                <w:szCs w:val="26"/>
                <w:rtl w:val="0"/>
              </w:rPr>
              <w:t xml:space="preserve">3 uses</w:t>
            </w:r>
          </w:p>
        </w:tc>
        <w:tc>
          <w:tcPr>
            <w:vAlign w:val="center"/>
          </w:tcPr>
          <w:p w:rsidR="00000000" w:rsidDel="00000000" w:rsidP="00000000" w:rsidRDefault="00000000" w:rsidRPr="00000000" w14:paraId="00000D71">
            <w:pPr>
              <w:spacing w:line="240" w:lineRule="auto"/>
              <w:ind w:left="729" w:firstLine="0"/>
              <w:jc w:val="both"/>
              <w:rPr>
                <w:sz w:val="26"/>
                <w:szCs w:val="26"/>
              </w:rPr>
            </w:pPr>
            <w:r w:rsidDel="00000000" w:rsidR="00000000" w:rsidRPr="00000000">
              <w:rPr>
                <w:sz w:val="26"/>
                <w:szCs w:val="26"/>
                <w:rtl w:val="0"/>
              </w:rPr>
              <w:t xml:space="preserve">Absorbs minor overcharge, 10% misfire chance</w:t>
            </w:r>
          </w:p>
        </w:tc>
        <w:tc>
          <w:tcPr>
            <w:vAlign w:val="center"/>
          </w:tcPr>
          <w:p w:rsidR="00000000" w:rsidDel="00000000" w:rsidP="00000000" w:rsidRDefault="00000000" w:rsidRPr="00000000" w14:paraId="00000D72">
            <w:pPr>
              <w:spacing w:line="240" w:lineRule="auto"/>
              <w:ind w:left="225" w:firstLine="0"/>
              <w:jc w:val="both"/>
              <w:rPr>
                <w:sz w:val="26"/>
                <w:szCs w:val="26"/>
              </w:rPr>
            </w:pPr>
            <w:r w:rsidDel="00000000" w:rsidR="00000000" w:rsidRPr="00000000">
              <w:rPr>
                <w:sz w:val="26"/>
                <w:szCs w:val="26"/>
                <w:rtl w:val="0"/>
              </w:rPr>
              <w:t xml:space="preserve">Low</w:t>
            </w:r>
          </w:p>
        </w:tc>
      </w:tr>
      <w:tr>
        <w:trPr>
          <w:cantSplit w:val="0"/>
          <w:tblHeader w:val="0"/>
        </w:trPr>
        <w:tc>
          <w:tcPr>
            <w:vAlign w:val="center"/>
          </w:tcPr>
          <w:p w:rsidR="00000000" w:rsidDel="00000000" w:rsidP="00000000" w:rsidRDefault="00000000" w:rsidRPr="00000000" w14:paraId="00000D73">
            <w:pPr>
              <w:spacing w:line="240" w:lineRule="auto"/>
              <w:ind w:left="645" w:firstLine="0"/>
              <w:jc w:val="both"/>
              <w:rPr>
                <w:sz w:val="26"/>
                <w:szCs w:val="26"/>
              </w:rPr>
            </w:pPr>
            <w:r w:rsidDel="00000000" w:rsidR="00000000" w:rsidRPr="00000000">
              <w:rPr>
                <w:sz w:val="26"/>
                <w:szCs w:val="26"/>
                <w:rtl w:val="0"/>
              </w:rPr>
              <w:t xml:space="preserve">Nullstone Amulet</w:t>
            </w:r>
          </w:p>
        </w:tc>
        <w:tc>
          <w:tcPr>
            <w:vAlign w:val="center"/>
          </w:tcPr>
          <w:p w:rsidR="00000000" w:rsidDel="00000000" w:rsidP="00000000" w:rsidRDefault="00000000" w:rsidRPr="00000000" w14:paraId="00000D74">
            <w:pPr>
              <w:spacing w:line="240" w:lineRule="auto"/>
              <w:ind w:left="30" w:firstLine="0"/>
              <w:jc w:val="both"/>
              <w:rPr>
                <w:sz w:val="26"/>
                <w:szCs w:val="26"/>
              </w:rPr>
            </w:pPr>
            <w:r w:rsidDel="00000000" w:rsidR="00000000" w:rsidRPr="00000000">
              <w:rPr>
                <w:sz w:val="26"/>
                <w:szCs w:val="26"/>
                <w:rtl w:val="0"/>
              </w:rPr>
              <w:t xml:space="preserve">5 uses</w:t>
            </w:r>
          </w:p>
        </w:tc>
        <w:tc>
          <w:tcPr>
            <w:vAlign w:val="center"/>
          </w:tcPr>
          <w:p w:rsidR="00000000" w:rsidDel="00000000" w:rsidP="00000000" w:rsidRDefault="00000000" w:rsidRPr="00000000" w14:paraId="00000D75">
            <w:pPr>
              <w:spacing w:line="240" w:lineRule="auto"/>
              <w:ind w:left="729" w:firstLine="0"/>
              <w:jc w:val="both"/>
              <w:rPr>
                <w:sz w:val="26"/>
                <w:szCs w:val="26"/>
              </w:rPr>
            </w:pPr>
            <w:r w:rsidDel="00000000" w:rsidR="00000000" w:rsidRPr="00000000">
              <w:rPr>
                <w:sz w:val="26"/>
                <w:szCs w:val="26"/>
                <w:rtl w:val="0"/>
              </w:rPr>
              <w:t xml:space="preserve">Prevents any backlash once, then shatters</w:t>
            </w:r>
          </w:p>
        </w:tc>
        <w:tc>
          <w:tcPr>
            <w:vAlign w:val="center"/>
          </w:tcPr>
          <w:p w:rsidR="00000000" w:rsidDel="00000000" w:rsidP="00000000" w:rsidRDefault="00000000" w:rsidRPr="00000000" w14:paraId="00000D76">
            <w:pPr>
              <w:spacing w:line="240" w:lineRule="auto"/>
              <w:ind w:left="225" w:firstLine="0"/>
              <w:jc w:val="both"/>
              <w:rPr>
                <w:sz w:val="26"/>
                <w:szCs w:val="26"/>
              </w:rPr>
            </w:pPr>
            <w:r w:rsidDel="00000000" w:rsidR="00000000" w:rsidRPr="00000000">
              <w:rPr>
                <w:sz w:val="26"/>
                <w:szCs w:val="26"/>
                <w:rtl w:val="0"/>
              </w:rPr>
              <w:t xml:space="preserve">Moderate</w:t>
            </w:r>
          </w:p>
        </w:tc>
      </w:tr>
      <w:tr>
        <w:trPr>
          <w:cantSplit w:val="0"/>
          <w:tblHeader w:val="0"/>
        </w:trPr>
        <w:tc>
          <w:tcPr>
            <w:vAlign w:val="center"/>
          </w:tcPr>
          <w:p w:rsidR="00000000" w:rsidDel="00000000" w:rsidP="00000000" w:rsidRDefault="00000000" w:rsidRPr="00000000" w14:paraId="00000D77">
            <w:pPr>
              <w:spacing w:line="240" w:lineRule="auto"/>
              <w:ind w:left="645" w:firstLine="0"/>
              <w:jc w:val="both"/>
              <w:rPr>
                <w:sz w:val="26"/>
                <w:szCs w:val="26"/>
              </w:rPr>
            </w:pPr>
            <w:r w:rsidDel="00000000" w:rsidR="00000000" w:rsidRPr="00000000">
              <w:rPr>
                <w:sz w:val="26"/>
                <w:szCs w:val="26"/>
                <w:rtl w:val="0"/>
              </w:rPr>
              <w:t xml:space="preserve">Resonance Sphere</w:t>
            </w:r>
          </w:p>
        </w:tc>
        <w:tc>
          <w:tcPr>
            <w:vAlign w:val="center"/>
          </w:tcPr>
          <w:p w:rsidR="00000000" w:rsidDel="00000000" w:rsidP="00000000" w:rsidRDefault="00000000" w:rsidRPr="00000000" w14:paraId="00000D78">
            <w:pPr>
              <w:spacing w:line="240" w:lineRule="auto"/>
              <w:ind w:left="30" w:firstLine="0"/>
              <w:jc w:val="both"/>
              <w:rPr>
                <w:sz w:val="26"/>
                <w:szCs w:val="26"/>
              </w:rPr>
            </w:pPr>
            <w:r w:rsidDel="00000000" w:rsidR="00000000" w:rsidRPr="00000000">
              <w:rPr>
                <w:sz w:val="26"/>
                <w:szCs w:val="26"/>
                <w:rtl w:val="0"/>
              </w:rPr>
              <w:t xml:space="preserve">10 uses</w:t>
            </w:r>
          </w:p>
        </w:tc>
        <w:tc>
          <w:tcPr>
            <w:vAlign w:val="center"/>
          </w:tcPr>
          <w:p w:rsidR="00000000" w:rsidDel="00000000" w:rsidP="00000000" w:rsidRDefault="00000000" w:rsidRPr="00000000" w14:paraId="00000D79">
            <w:pPr>
              <w:spacing w:line="240" w:lineRule="auto"/>
              <w:ind w:left="729" w:firstLine="0"/>
              <w:jc w:val="both"/>
              <w:rPr>
                <w:sz w:val="26"/>
                <w:szCs w:val="26"/>
              </w:rPr>
            </w:pPr>
            <w:r w:rsidDel="00000000" w:rsidR="00000000" w:rsidRPr="00000000">
              <w:rPr>
                <w:sz w:val="26"/>
                <w:szCs w:val="26"/>
                <w:rtl w:val="0"/>
              </w:rPr>
              <w:t xml:space="preserve">Redirects excess energy to allies</w:t>
            </w:r>
          </w:p>
        </w:tc>
        <w:tc>
          <w:tcPr>
            <w:vAlign w:val="center"/>
          </w:tcPr>
          <w:p w:rsidR="00000000" w:rsidDel="00000000" w:rsidP="00000000" w:rsidRDefault="00000000" w:rsidRPr="00000000" w14:paraId="00000D7A">
            <w:pPr>
              <w:spacing w:line="240" w:lineRule="auto"/>
              <w:ind w:left="225" w:firstLine="0"/>
              <w:jc w:val="both"/>
              <w:rPr>
                <w:sz w:val="26"/>
                <w:szCs w:val="26"/>
              </w:rPr>
            </w:pPr>
            <w:r w:rsidDel="00000000" w:rsidR="00000000" w:rsidRPr="00000000">
              <w:rPr>
                <w:sz w:val="26"/>
                <w:szCs w:val="26"/>
                <w:rtl w:val="0"/>
              </w:rPr>
              <w:t xml:space="preserve">High</w:t>
            </w:r>
          </w:p>
        </w:tc>
      </w:tr>
      <w:tr>
        <w:trPr>
          <w:cantSplit w:val="0"/>
          <w:tblHeader w:val="0"/>
        </w:trPr>
        <w:tc>
          <w:tcPr>
            <w:vAlign w:val="center"/>
          </w:tcPr>
          <w:p w:rsidR="00000000" w:rsidDel="00000000" w:rsidP="00000000" w:rsidRDefault="00000000" w:rsidRPr="00000000" w14:paraId="00000D7B">
            <w:pPr>
              <w:spacing w:line="240" w:lineRule="auto"/>
              <w:ind w:left="645" w:firstLine="0"/>
              <w:jc w:val="both"/>
              <w:rPr>
                <w:sz w:val="26"/>
                <w:szCs w:val="26"/>
              </w:rPr>
            </w:pPr>
            <w:r w:rsidDel="00000000" w:rsidR="00000000" w:rsidRPr="00000000">
              <w:rPr>
                <w:sz w:val="26"/>
                <w:szCs w:val="26"/>
                <w:rtl w:val="0"/>
              </w:rPr>
              <w:t xml:space="preserve">Ketra’s Eye</w:t>
            </w:r>
          </w:p>
        </w:tc>
        <w:tc>
          <w:tcPr>
            <w:vAlign w:val="center"/>
          </w:tcPr>
          <w:p w:rsidR="00000000" w:rsidDel="00000000" w:rsidP="00000000" w:rsidRDefault="00000000" w:rsidRPr="00000000" w14:paraId="00000D7C">
            <w:pPr>
              <w:spacing w:line="240" w:lineRule="auto"/>
              <w:ind w:left="30" w:firstLine="0"/>
              <w:jc w:val="both"/>
              <w:rPr>
                <w:sz w:val="26"/>
                <w:szCs w:val="26"/>
              </w:rPr>
            </w:pPr>
            <w:r w:rsidDel="00000000" w:rsidR="00000000" w:rsidRPr="00000000">
              <w:rPr>
                <w:sz w:val="26"/>
                <w:szCs w:val="26"/>
                <w:rtl w:val="0"/>
              </w:rPr>
              <w:t xml:space="preserve">Infinite</w:t>
            </w:r>
          </w:p>
        </w:tc>
        <w:tc>
          <w:tcPr>
            <w:vAlign w:val="center"/>
          </w:tcPr>
          <w:p w:rsidR="00000000" w:rsidDel="00000000" w:rsidP="00000000" w:rsidRDefault="00000000" w:rsidRPr="00000000" w14:paraId="00000D7D">
            <w:pPr>
              <w:spacing w:line="240" w:lineRule="auto"/>
              <w:ind w:left="729" w:firstLine="0"/>
              <w:jc w:val="both"/>
              <w:rPr>
                <w:sz w:val="26"/>
                <w:szCs w:val="26"/>
              </w:rPr>
            </w:pPr>
            <w:r w:rsidDel="00000000" w:rsidR="00000000" w:rsidRPr="00000000">
              <w:rPr>
                <w:sz w:val="26"/>
                <w:szCs w:val="26"/>
                <w:rtl w:val="0"/>
              </w:rPr>
              <w:t xml:space="preserve">Predicts spell outcomes, but whispers insane secrets</w:t>
            </w:r>
          </w:p>
        </w:tc>
        <w:tc>
          <w:tcPr>
            <w:vAlign w:val="center"/>
          </w:tcPr>
          <w:p w:rsidR="00000000" w:rsidDel="00000000" w:rsidP="00000000" w:rsidRDefault="00000000" w:rsidRPr="00000000" w14:paraId="00000D7E">
            <w:pPr>
              <w:spacing w:line="240" w:lineRule="auto"/>
              <w:ind w:left="225" w:firstLine="0"/>
              <w:jc w:val="both"/>
              <w:rPr>
                <w:sz w:val="26"/>
                <w:szCs w:val="26"/>
              </w:rPr>
            </w:pPr>
            <w:r w:rsidDel="00000000" w:rsidR="00000000" w:rsidRPr="00000000">
              <w:rPr>
                <w:sz w:val="26"/>
                <w:szCs w:val="26"/>
                <w:rtl w:val="0"/>
              </w:rPr>
              <w:t xml:space="preserve">Legendary</w:t>
            </w:r>
          </w:p>
        </w:tc>
      </w:tr>
    </w:tbl>
    <w:p w:rsidR="00000000" w:rsidDel="00000000" w:rsidP="00000000" w:rsidRDefault="00000000" w:rsidRPr="00000000" w14:paraId="00000D7F">
      <w:pPr>
        <w:spacing w:line="240" w:lineRule="auto"/>
        <w:ind w:left="729" w:firstLine="0"/>
        <w:jc w:val="both"/>
        <w:rPr>
          <w:sz w:val="26"/>
          <w:szCs w:val="26"/>
        </w:rPr>
      </w:pPr>
      <w:r w:rsidDel="00000000" w:rsidR="00000000" w:rsidRPr="00000000">
        <w:rPr>
          <w:sz w:val="26"/>
          <w:szCs w:val="26"/>
          <w:rtl w:val="0"/>
        </w:rPr>
        <w:t xml:space="preserve"> Special Tarot Card EffectsCertain Major Arcana cards will have unique gameplay modifiers that trigger when drawn, adding depth and unpredictability to spellcasting.</w:t>
      </w:r>
    </w:p>
    <w:p w:rsidR="00000000" w:rsidDel="00000000" w:rsidP="00000000" w:rsidRDefault="00000000" w:rsidRPr="00000000" w14:paraId="00000D80">
      <w:pPr>
        <w:spacing w:line="240" w:lineRule="auto"/>
        <w:ind w:left="729" w:firstLine="0"/>
        <w:jc w:val="both"/>
        <w:rPr>
          <w:sz w:val="26"/>
          <w:szCs w:val="26"/>
        </w:rPr>
      </w:pPr>
      <w:r w:rsidDel="00000000" w:rsidR="00000000" w:rsidRPr="00000000">
        <w:rPr>
          <w:sz w:val="26"/>
          <w:szCs w:val="26"/>
          <w:rtl w:val="0"/>
        </w:rPr>
        <w:t xml:space="preserve">Examples of Special Effects per Card:</w:t>
      </w:r>
    </w:p>
    <w:p w:rsidR="00000000" w:rsidDel="00000000" w:rsidP="00000000" w:rsidRDefault="00000000" w:rsidRPr="00000000" w14:paraId="00000D81">
      <w:pPr>
        <w:spacing w:line="240" w:lineRule="auto"/>
        <w:ind w:left="729" w:firstLine="0"/>
        <w:jc w:val="both"/>
        <w:rPr>
          <w:sz w:val="26"/>
          <w:szCs w:val="26"/>
        </w:rPr>
      </w:pPr>
      <w:r w:rsidDel="00000000" w:rsidR="00000000" w:rsidRPr="00000000">
        <w:rPr>
          <w:sz w:val="26"/>
          <w:szCs w:val="26"/>
          <w:rtl w:val="0"/>
        </w:rPr>
        <w:t xml:space="preserve">1. The Fool (Azathoth):</w:t>
      </w:r>
    </w:p>
    <w:p w:rsidR="00000000" w:rsidDel="00000000" w:rsidP="00000000" w:rsidRDefault="00000000" w:rsidRPr="00000000" w14:paraId="00000D82">
      <w:pPr>
        <w:spacing w:line="240" w:lineRule="auto"/>
        <w:ind w:left="729" w:firstLine="0"/>
        <w:jc w:val="both"/>
        <w:rPr>
          <w:sz w:val="26"/>
          <w:szCs w:val="26"/>
        </w:rPr>
      </w:pPr>
      <w:r w:rsidDel="00000000" w:rsidR="00000000" w:rsidRPr="00000000">
        <w:rPr>
          <w:sz w:val="26"/>
          <w:szCs w:val="26"/>
          <w:rtl w:val="0"/>
        </w:rPr>
        <w:t xml:space="preserve">• Forces the caster to draw an extra card, but they must accept its full resonance value, even if it pushes them into overcharge territory.</w:t>
      </w:r>
    </w:p>
    <w:p w:rsidR="00000000" w:rsidDel="00000000" w:rsidP="00000000" w:rsidRDefault="00000000" w:rsidRPr="00000000" w14:paraId="00000D83">
      <w:pPr>
        <w:spacing w:line="240" w:lineRule="auto"/>
        <w:ind w:left="729" w:firstLine="0"/>
        <w:jc w:val="both"/>
        <w:rPr>
          <w:sz w:val="26"/>
          <w:szCs w:val="26"/>
        </w:rPr>
      </w:pPr>
      <w:r w:rsidDel="00000000" w:rsidR="00000000" w:rsidRPr="00000000">
        <w:rPr>
          <w:sz w:val="26"/>
          <w:szCs w:val="26"/>
          <w:rtl w:val="0"/>
        </w:rPr>
        <w:t xml:space="preserve">• Reverse Paragon Effect: Instead of enhancing, it introduces a chaotic version of the effect.</w:t>
      </w:r>
    </w:p>
    <w:p w:rsidR="00000000" w:rsidDel="00000000" w:rsidP="00000000" w:rsidRDefault="00000000" w:rsidRPr="00000000" w14:paraId="00000D84">
      <w:pPr>
        <w:spacing w:line="240" w:lineRule="auto"/>
        <w:ind w:left="729" w:firstLine="0"/>
        <w:jc w:val="both"/>
        <w:rPr>
          <w:sz w:val="26"/>
          <w:szCs w:val="26"/>
        </w:rPr>
      </w:pPr>
      <w:r w:rsidDel="00000000" w:rsidR="00000000" w:rsidRPr="00000000">
        <w:rPr>
          <w:sz w:val="26"/>
          <w:szCs w:val="26"/>
          <w:rtl w:val="0"/>
        </w:rPr>
        <w:t xml:space="preserve">2. The Tower:</w:t>
      </w:r>
    </w:p>
    <w:p w:rsidR="00000000" w:rsidDel="00000000" w:rsidP="00000000" w:rsidRDefault="00000000" w:rsidRPr="00000000" w14:paraId="00000D85">
      <w:pPr>
        <w:spacing w:line="240" w:lineRule="auto"/>
        <w:ind w:left="729" w:firstLine="0"/>
        <w:jc w:val="both"/>
        <w:rPr>
          <w:sz w:val="26"/>
          <w:szCs w:val="26"/>
        </w:rPr>
      </w:pPr>
      <w:r w:rsidDel="00000000" w:rsidR="00000000" w:rsidRPr="00000000">
        <w:rPr>
          <w:sz w:val="26"/>
          <w:szCs w:val="26"/>
          <w:rtl w:val="0"/>
        </w:rPr>
        <w:t xml:space="preserve">• Upon drawing, the caster must roll a d100 to determine the card’s resonance value (1-5).</w:t>
      </w:r>
    </w:p>
    <w:p w:rsidR="00000000" w:rsidDel="00000000" w:rsidP="00000000" w:rsidRDefault="00000000" w:rsidRPr="00000000" w14:paraId="00000D86">
      <w:pPr>
        <w:spacing w:line="240" w:lineRule="auto"/>
        <w:ind w:left="729" w:firstLine="0"/>
        <w:jc w:val="both"/>
        <w:rPr>
          <w:sz w:val="26"/>
          <w:szCs w:val="26"/>
        </w:rPr>
      </w:pPr>
      <w:r w:rsidDel="00000000" w:rsidR="00000000" w:rsidRPr="00000000">
        <w:rPr>
          <w:sz w:val="26"/>
          <w:szCs w:val="26"/>
          <w:rtl w:val="0"/>
        </w:rPr>
        <w:t xml:space="preserve">• If they roll a 100, the spell causes an immediate catastrophic event.</w:t>
      </w:r>
    </w:p>
    <w:p w:rsidR="00000000" w:rsidDel="00000000" w:rsidP="00000000" w:rsidRDefault="00000000" w:rsidRPr="00000000" w14:paraId="00000D87">
      <w:pPr>
        <w:spacing w:line="240" w:lineRule="auto"/>
        <w:ind w:left="729" w:firstLine="0"/>
        <w:jc w:val="both"/>
        <w:rPr>
          <w:sz w:val="26"/>
          <w:szCs w:val="26"/>
        </w:rPr>
      </w:pPr>
      <w:r w:rsidDel="00000000" w:rsidR="00000000" w:rsidRPr="00000000">
        <w:rPr>
          <w:sz w:val="26"/>
          <w:szCs w:val="26"/>
          <w:rtl w:val="0"/>
        </w:rPr>
        <w:t xml:space="preserve">3. The High Priestess:</w:t>
      </w:r>
    </w:p>
    <w:p w:rsidR="00000000" w:rsidDel="00000000" w:rsidP="00000000" w:rsidRDefault="00000000" w:rsidRPr="00000000" w14:paraId="00000D88">
      <w:pPr>
        <w:spacing w:line="240" w:lineRule="auto"/>
        <w:ind w:left="729" w:firstLine="0"/>
        <w:jc w:val="both"/>
        <w:rPr>
          <w:sz w:val="26"/>
          <w:szCs w:val="26"/>
        </w:rPr>
      </w:pPr>
      <w:r w:rsidDel="00000000" w:rsidR="00000000" w:rsidRPr="00000000">
        <w:rPr>
          <w:sz w:val="26"/>
          <w:szCs w:val="26"/>
          <w:rtl w:val="0"/>
        </w:rPr>
        <w:t xml:space="preserve">• Allows the caster to replace one drawn card with another from the deck.</w:t>
      </w:r>
    </w:p>
    <w:p w:rsidR="00000000" w:rsidDel="00000000" w:rsidP="00000000" w:rsidRDefault="00000000" w:rsidRPr="00000000" w14:paraId="00000D89">
      <w:pPr>
        <w:spacing w:line="240" w:lineRule="auto"/>
        <w:ind w:left="729" w:firstLine="0"/>
        <w:jc w:val="both"/>
        <w:rPr>
          <w:sz w:val="26"/>
          <w:szCs w:val="26"/>
        </w:rPr>
      </w:pPr>
      <w:r w:rsidDel="00000000" w:rsidR="00000000" w:rsidRPr="00000000">
        <w:rPr>
          <w:sz w:val="26"/>
          <w:szCs w:val="26"/>
          <w:rtl w:val="0"/>
        </w:rPr>
        <w:t xml:space="preserve">• Grants insight into the near future, but at a mental strain cost.</w:t>
      </w:r>
    </w:p>
    <w:p w:rsidR="00000000" w:rsidDel="00000000" w:rsidP="00000000" w:rsidRDefault="00000000" w:rsidRPr="00000000" w14:paraId="00000D8A">
      <w:pPr>
        <w:spacing w:line="240" w:lineRule="auto"/>
        <w:ind w:left="729" w:firstLine="0"/>
        <w:jc w:val="both"/>
        <w:rPr>
          <w:sz w:val="26"/>
          <w:szCs w:val="26"/>
        </w:rPr>
      </w:pPr>
      <w:r w:rsidDel="00000000" w:rsidR="00000000" w:rsidRPr="00000000">
        <w:rPr>
          <w:sz w:val="26"/>
          <w:szCs w:val="26"/>
          <w:rtl w:val="0"/>
        </w:rPr>
        <w:t xml:space="preserve">4. Death:</w:t>
      </w:r>
    </w:p>
    <w:p w:rsidR="00000000" w:rsidDel="00000000" w:rsidP="00000000" w:rsidRDefault="00000000" w:rsidRPr="00000000" w14:paraId="00000D8B">
      <w:pPr>
        <w:spacing w:line="240" w:lineRule="auto"/>
        <w:ind w:left="729" w:firstLine="0"/>
        <w:jc w:val="both"/>
        <w:rPr>
          <w:sz w:val="26"/>
          <w:szCs w:val="26"/>
        </w:rPr>
      </w:pPr>
      <w:r w:rsidDel="00000000" w:rsidR="00000000" w:rsidRPr="00000000">
        <w:rPr>
          <w:sz w:val="26"/>
          <w:szCs w:val="26"/>
          <w:rtl w:val="0"/>
        </w:rPr>
        <w:t xml:space="preserve">• All mitigation devices immediately deactivate, forcing the caster to take the full backlash.</w:t>
      </w:r>
    </w:p>
    <w:p w:rsidR="00000000" w:rsidDel="00000000" w:rsidP="00000000" w:rsidRDefault="00000000" w:rsidRPr="00000000" w14:paraId="00000D8C">
      <w:pPr>
        <w:spacing w:line="240" w:lineRule="auto"/>
        <w:ind w:left="729" w:firstLine="0"/>
        <w:jc w:val="both"/>
        <w:rPr>
          <w:sz w:val="26"/>
          <w:szCs w:val="26"/>
        </w:rPr>
      </w:pPr>
      <w:r w:rsidDel="00000000" w:rsidR="00000000" w:rsidRPr="00000000">
        <w:rPr>
          <w:sz w:val="26"/>
          <w:szCs w:val="26"/>
          <w:rtl w:val="0"/>
        </w:rPr>
        <w:t xml:space="preserve">• However, the next spell cast is empowered beyond normal limits.</w:t>
      </w:r>
    </w:p>
    <w:p w:rsidR="00000000" w:rsidDel="00000000" w:rsidP="00000000" w:rsidRDefault="00000000" w:rsidRPr="00000000" w14:paraId="00000D8D">
      <w:pPr>
        <w:spacing w:line="240" w:lineRule="auto"/>
        <w:ind w:left="729" w:firstLine="0"/>
        <w:jc w:val="both"/>
        <w:rPr>
          <w:sz w:val="26"/>
          <w:szCs w:val="26"/>
        </w:rPr>
      </w:pPr>
      <w:r w:rsidDel="00000000" w:rsidR="00000000" w:rsidRPr="00000000">
        <w:rPr>
          <w:sz w:val="26"/>
          <w:szCs w:val="26"/>
          <w:rtl w:val="0"/>
        </w:rPr>
        <w:t xml:space="preserve">5. The Magician:</w:t>
      </w:r>
    </w:p>
    <w:p w:rsidR="00000000" w:rsidDel="00000000" w:rsidP="00000000" w:rsidRDefault="00000000" w:rsidRPr="00000000" w14:paraId="00000D8E">
      <w:pPr>
        <w:spacing w:line="240" w:lineRule="auto"/>
        <w:ind w:left="729" w:firstLine="0"/>
        <w:jc w:val="both"/>
        <w:rPr>
          <w:sz w:val="26"/>
          <w:szCs w:val="26"/>
        </w:rPr>
      </w:pPr>
      <w:r w:rsidDel="00000000" w:rsidR="00000000" w:rsidRPr="00000000">
        <w:rPr>
          <w:sz w:val="26"/>
          <w:szCs w:val="26"/>
          <w:rtl w:val="0"/>
        </w:rPr>
        <w:t xml:space="preserve">• If drawn, the caster may reallocate resonance between spells or even transfer it to another nearby caster.</w:t>
      </w:r>
    </w:p>
    <w:p w:rsidR="00000000" w:rsidDel="00000000" w:rsidP="00000000" w:rsidRDefault="00000000" w:rsidRPr="00000000" w14:paraId="00000D8F">
      <w:pPr>
        <w:spacing w:line="240" w:lineRule="auto"/>
        <w:ind w:left="729" w:firstLine="0"/>
        <w:jc w:val="both"/>
        <w:rPr>
          <w:sz w:val="26"/>
          <w:szCs w:val="26"/>
        </w:rPr>
      </w:pPr>
      <w:r w:rsidDel="00000000" w:rsidR="00000000" w:rsidRPr="00000000">
        <w:rPr>
          <w:sz w:val="26"/>
          <w:szCs w:val="26"/>
          <w:rtl w:val="0"/>
        </w:rPr>
        <w:t xml:space="preserve">Backlash Tables for Overcharge Scenarios</w:t>
      </w:r>
    </w:p>
    <w:p w:rsidR="00000000" w:rsidDel="00000000" w:rsidP="00000000" w:rsidRDefault="00000000" w:rsidRPr="00000000" w14:paraId="00000D90">
      <w:pPr>
        <w:spacing w:line="240" w:lineRule="auto"/>
        <w:ind w:left="729" w:firstLine="0"/>
        <w:jc w:val="both"/>
        <w:rPr>
          <w:sz w:val="26"/>
          <w:szCs w:val="26"/>
        </w:rPr>
      </w:pPr>
      <w:r w:rsidDel="00000000" w:rsidR="00000000" w:rsidRPr="00000000">
        <w:rPr>
          <w:sz w:val="26"/>
          <w:szCs w:val="26"/>
          <w:rtl w:val="0"/>
        </w:rPr>
        <w:t xml:space="preserve">If a player overdraws and doesn’t have a mitigation device, they must roll on an Overcharge Backlash Table, which varies by their magic discipline.</w:t>
      </w:r>
    </w:p>
    <w:p w:rsidR="00000000" w:rsidDel="00000000" w:rsidP="00000000" w:rsidRDefault="00000000" w:rsidRPr="00000000" w14:paraId="00000D91">
      <w:pPr>
        <w:spacing w:line="240" w:lineRule="auto"/>
        <w:ind w:left="729" w:firstLine="0"/>
        <w:jc w:val="both"/>
        <w:rPr>
          <w:sz w:val="26"/>
          <w:szCs w:val="26"/>
        </w:rPr>
      </w:pPr>
      <w:r w:rsidDel="00000000" w:rsidR="00000000" w:rsidRPr="00000000">
        <w:rPr>
          <w:sz w:val="26"/>
          <w:szCs w:val="26"/>
          <w:rtl w:val="0"/>
        </w:rPr>
        <w:t xml:space="preserve">Sample Backlash Effects (by Discipline):</w:t>
      </w:r>
    </w:p>
    <w:p w:rsidR="00000000" w:rsidDel="00000000" w:rsidP="00000000" w:rsidRDefault="00000000" w:rsidRPr="00000000" w14:paraId="00000D92">
      <w:pPr>
        <w:spacing w:line="240" w:lineRule="auto"/>
        <w:ind w:left="729" w:firstLine="0"/>
        <w:jc w:val="both"/>
        <w:rPr>
          <w:sz w:val="26"/>
          <w:szCs w:val="26"/>
        </w:rPr>
      </w:pPr>
      <w:r w:rsidDel="00000000" w:rsidR="00000000" w:rsidRPr="00000000">
        <w:rPr>
          <w:sz w:val="26"/>
          <w:szCs w:val="26"/>
          <w:rtl w:val="0"/>
        </w:rPr>
        <w:t xml:space="preserve">• Psionics:</w:t>
      </w:r>
    </w:p>
    <w:p w:rsidR="00000000" w:rsidDel="00000000" w:rsidP="00000000" w:rsidRDefault="00000000" w:rsidRPr="00000000" w14:paraId="00000D93">
      <w:pPr>
        <w:spacing w:line="240" w:lineRule="auto"/>
        <w:ind w:left="729" w:firstLine="0"/>
        <w:jc w:val="both"/>
        <w:rPr>
          <w:sz w:val="26"/>
          <w:szCs w:val="26"/>
        </w:rPr>
      </w:pPr>
      <w:r w:rsidDel="00000000" w:rsidR="00000000" w:rsidRPr="00000000">
        <w:rPr>
          <w:sz w:val="26"/>
          <w:szCs w:val="26"/>
          <w:rtl w:val="0"/>
        </w:rPr>
        <w:t xml:space="preserve">• Psychic feedback stuns the caster for 1d4 rounds.</w:t>
      </w:r>
    </w:p>
    <w:p w:rsidR="00000000" w:rsidDel="00000000" w:rsidP="00000000" w:rsidRDefault="00000000" w:rsidRPr="00000000" w14:paraId="00000D94">
      <w:pPr>
        <w:spacing w:line="240" w:lineRule="auto"/>
        <w:ind w:left="729" w:firstLine="0"/>
        <w:jc w:val="both"/>
        <w:rPr>
          <w:sz w:val="26"/>
          <w:szCs w:val="26"/>
        </w:rPr>
      </w:pPr>
      <w:r w:rsidDel="00000000" w:rsidR="00000000" w:rsidRPr="00000000">
        <w:rPr>
          <w:sz w:val="26"/>
          <w:szCs w:val="26"/>
          <w:rtl w:val="0"/>
        </w:rPr>
        <w:t xml:space="preserve">• Nearby NPCs become psionically linked and share emotional states.</w:t>
      </w:r>
    </w:p>
    <w:p w:rsidR="00000000" w:rsidDel="00000000" w:rsidP="00000000" w:rsidRDefault="00000000" w:rsidRPr="00000000" w14:paraId="00000D95">
      <w:pPr>
        <w:spacing w:line="240" w:lineRule="auto"/>
        <w:ind w:left="729" w:firstLine="0"/>
        <w:jc w:val="both"/>
        <w:rPr>
          <w:sz w:val="26"/>
          <w:szCs w:val="26"/>
        </w:rPr>
      </w:pPr>
      <w:r w:rsidDel="00000000" w:rsidR="00000000" w:rsidRPr="00000000">
        <w:rPr>
          <w:sz w:val="26"/>
          <w:szCs w:val="26"/>
          <w:rtl w:val="0"/>
        </w:rPr>
        <w:t xml:space="preserve">• A random, hostile thoughtform manifests nearby.</w:t>
      </w:r>
    </w:p>
    <w:p w:rsidR="00000000" w:rsidDel="00000000" w:rsidP="00000000" w:rsidRDefault="00000000" w:rsidRPr="00000000" w14:paraId="00000D96">
      <w:pPr>
        <w:spacing w:line="240" w:lineRule="auto"/>
        <w:ind w:left="729" w:firstLine="0"/>
        <w:jc w:val="both"/>
        <w:rPr>
          <w:sz w:val="26"/>
          <w:szCs w:val="26"/>
        </w:rPr>
      </w:pPr>
      <w:r w:rsidDel="00000000" w:rsidR="00000000" w:rsidRPr="00000000">
        <w:rPr>
          <w:sz w:val="26"/>
          <w:szCs w:val="26"/>
          <w:rtl w:val="0"/>
        </w:rPr>
        <w:t xml:space="preserve">• Technomancy:</w:t>
      </w:r>
    </w:p>
    <w:p w:rsidR="00000000" w:rsidDel="00000000" w:rsidP="00000000" w:rsidRDefault="00000000" w:rsidRPr="00000000" w14:paraId="00000D97">
      <w:pPr>
        <w:spacing w:line="240" w:lineRule="auto"/>
        <w:ind w:left="729" w:firstLine="0"/>
        <w:jc w:val="both"/>
        <w:rPr>
          <w:sz w:val="26"/>
          <w:szCs w:val="26"/>
        </w:rPr>
      </w:pPr>
      <w:r w:rsidDel="00000000" w:rsidR="00000000" w:rsidRPr="00000000">
        <w:rPr>
          <w:sz w:val="26"/>
          <w:szCs w:val="26"/>
          <w:rtl w:val="0"/>
        </w:rPr>
        <w:t xml:space="preserve">• All nearby electronics short-circuit violently.</w:t>
      </w:r>
    </w:p>
    <w:p w:rsidR="00000000" w:rsidDel="00000000" w:rsidP="00000000" w:rsidRDefault="00000000" w:rsidRPr="00000000" w14:paraId="00000D98">
      <w:pPr>
        <w:spacing w:line="240" w:lineRule="auto"/>
        <w:ind w:left="729" w:firstLine="0"/>
        <w:jc w:val="both"/>
        <w:rPr>
          <w:sz w:val="26"/>
          <w:szCs w:val="26"/>
        </w:rPr>
      </w:pPr>
      <w:r w:rsidDel="00000000" w:rsidR="00000000" w:rsidRPr="00000000">
        <w:rPr>
          <w:sz w:val="26"/>
          <w:szCs w:val="26"/>
          <w:rtl w:val="0"/>
        </w:rPr>
        <w:t xml:space="preserve">• The caster’s implants overheat, causing temporary paralysis.</w:t>
      </w:r>
    </w:p>
    <w:p w:rsidR="00000000" w:rsidDel="00000000" w:rsidP="00000000" w:rsidRDefault="00000000" w:rsidRPr="00000000" w14:paraId="00000D99">
      <w:pPr>
        <w:spacing w:line="240" w:lineRule="auto"/>
        <w:ind w:left="729" w:firstLine="0"/>
        <w:jc w:val="both"/>
        <w:rPr>
          <w:sz w:val="26"/>
          <w:szCs w:val="26"/>
        </w:rPr>
      </w:pPr>
      <w:r w:rsidDel="00000000" w:rsidR="00000000" w:rsidRPr="00000000">
        <w:rPr>
          <w:sz w:val="26"/>
          <w:szCs w:val="26"/>
          <w:rtl w:val="0"/>
        </w:rPr>
        <w:t xml:space="preserve">• An unintended signal is broadcast to an unknown force.</w:t>
      </w:r>
    </w:p>
    <w:p w:rsidR="00000000" w:rsidDel="00000000" w:rsidP="00000000" w:rsidRDefault="00000000" w:rsidRPr="00000000" w14:paraId="00000D9A">
      <w:pPr>
        <w:spacing w:line="240" w:lineRule="auto"/>
        <w:ind w:left="729" w:firstLine="0"/>
        <w:jc w:val="both"/>
        <w:rPr>
          <w:sz w:val="26"/>
          <w:szCs w:val="26"/>
        </w:rPr>
      </w:pPr>
      <w:r w:rsidDel="00000000" w:rsidR="00000000" w:rsidRPr="00000000">
        <w:rPr>
          <w:sz w:val="26"/>
          <w:szCs w:val="26"/>
          <w:rtl w:val="0"/>
        </w:rPr>
        <w:t xml:space="preserve">• Abyssal Occumancy:</w:t>
      </w:r>
    </w:p>
    <w:p w:rsidR="00000000" w:rsidDel="00000000" w:rsidP="00000000" w:rsidRDefault="00000000" w:rsidRPr="00000000" w14:paraId="00000D9B">
      <w:pPr>
        <w:spacing w:line="240" w:lineRule="auto"/>
        <w:ind w:left="729" w:firstLine="0"/>
        <w:jc w:val="both"/>
        <w:rPr>
          <w:sz w:val="26"/>
          <w:szCs w:val="26"/>
        </w:rPr>
      </w:pPr>
      <w:r w:rsidDel="00000000" w:rsidR="00000000" w:rsidRPr="00000000">
        <w:rPr>
          <w:sz w:val="26"/>
          <w:szCs w:val="26"/>
          <w:rtl w:val="0"/>
        </w:rPr>
        <w:t xml:space="preserve">• A localized rift forms, distorting reality for 1d6 minutes.</w:t>
      </w:r>
    </w:p>
    <w:p w:rsidR="00000000" w:rsidDel="00000000" w:rsidP="00000000" w:rsidRDefault="00000000" w:rsidRPr="00000000" w14:paraId="00000D9C">
      <w:pPr>
        <w:spacing w:line="240" w:lineRule="auto"/>
        <w:ind w:left="729" w:firstLine="0"/>
        <w:jc w:val="both"/>
        <w:rPr>
          <w:sz w:val="26"/>
          <w:szCs w:val="26"/>
        </w:rPr>
      </w:pPr>
      <w:r w:rsidDel="00000000" w:rsidR="00000000" w:rsidRPr="00000000">
        <w:rPr>
          <w:sz w:val="26"/>
          <w:szCs w:val="26"/>
          <w:rtl w:val="0"/>
        </w:rPr>
        <w:t xml:space="preserve">• The caster gains a temporary mutation.</w:t>
      </w:r>
    </w:p>
    <w:p w:rsidR="00000000" w:rsidDel="00000000" w:rsidP="00000000" w:rsidRDefault="00000000" w:rsidRPr="00000000" w14:paraId="00000D9D">
      <w:pPr>
        <w:spacing w:line="240" w:lineRule="auto"/>
        <w:ind w:left="729" w:firstLine="0"/>
        <w:jc w:val="both"/>
        <w:rPr>
          <w:sz w:val="26"/>
          <w:szCs w:val="26"/>
        </w:rPr>
      </w:pPr>
      <w:r w:rsidDel="00000000" w:rsidR="00000000" w:rsidRPr="00000000">
        <w:rPr>
          <w:sz w:val="26"/>
          <w:szCs w:val="26"/>
          <w:rtl w:val="0"/>
        </w:rPr>
        <w:t xml:space="preserve">• Something from beyond whispers a dangerous secret.</w:t>
      </w:r>
    </w:p>
    <w:p w:rsidR="00000000" w:rsidDel="00000000" w:rsidP="00000000" w:rsidRDefault="00000000" w:rsidRPr="00000000" w14:paraId="00000D9E">
      <w:pPr>
        <w:spacing w:line="240" w:lineRule="auto"/>
        <w:ind w:left="729" w:firstLine="0"/>
        <w:jc w:val="both"/>
        <w:rPr>
          <w:sz w:val="26"/>
          <w:szCs w:val="26"/>
        </w:rPr>
      </w:pPr>
      <w:r w:rsidDel="00000000" w:rsidR="00000000" w:rsidRPr="00000000">
        <w:rPr>
          <w:sz w:val="26"/>
          <w:szCs w:val="26"/>
          <w:rtl w:val="0"/>
        </w:rPr>
        <w:t xml:space="preserve">Backlash Tables for Overcharge Scenarios</w:t>
      </w:r>
    </w:p>
    <w:p w:rsidR="00000000" w:rsidDel="00000000" w:rsidP="00000000" w:rsidRDefault="00000000" w:rsidRPr="00000000" w14:paraId="00000D9F">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DA0">
      <w:pPr>
        <w:spacing w:line="240" w:lineRule="auto"/>
        <w:ind w:left="729" w:firstLine="0"/>
        <w:jc w:val="both"/>
        <w:rPr>
          <w:sz w:val="26"/>
          <w:szCs w:val="26"/>
        </w:rPr>
      </w:pPr>
      <w:r w:rsidDel="00000000" w:rsidR="00000000" w:rsidRPr="00000000">
        <w:rPr>
          <w:sz w:val="26"/>
          <w:szCs w:val="26"/>
          <w:rtl w:val="0"/>
        </w:rPr>
        <w:t xml:space="preserve">If a player overdraws and doesn’t have a mitigation device, they must roll on an Overcharge Backlash Table, which varies by their magic discipline.</w:t>
      </w:r>
    </w:p>
    <w:p w:rsidR="00000000" w:rsidDel="00000000" w:rsidP="00000000" w:rsidRDefault="00000000" w:rsidRPr="00000000" w14:paraId="00000DA1">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DA2">
      <w:pPr>
        <w:spacing w:line="240" w:lineRule="auto"/>
        <w:ind w:left="729" w:firstLine="0"/>
        <w:jc w:val="both"/>
        <w:rPr>
          <w:sz w:val="26"/>
          <w:szCs w:val="26"/>
        </w:rPr>
      </w:pPr>
      <w:r w:rsidDel="00000000" w:rsidR="00000000" w:rsidRPr="00000000">
        <w:rPr>
          <w:sz w:val="26"/>
          <w:szCs w:val="26"/>
          <w:rtl w:val="0"/>
        </w:rPr>
        <w:t xml:space="preserve">Sample Backlash Effects (by Discipline):</w:t>
      </w:r>
    </w:p>
    <w:p w:rsidR="00000000" w:rsidDel="00000000" w:rsidP="00000000" w:rsidRDefault="00000000" w:rsidRPr="00000000" w14:paraId="00000DA3">
      <w:pPr>
        <w:spacing w:line="240" w:lineRule="auto"/>
        <w:ind w:left="729" w:firstLine="0"/>
        <w:jc w:val="both"/>
        <w:rPr>
          <w:sz w:val="26"/>
          <w:szCs w:val="26"/>
        </w:rPr>
      </w:pPr>
      <w:r w:rsidDel="00000000" w:rsidR="00000000" w:rsidRPr="00000000">
        <w:rPr>
          <w:sz w:val="26"/>
          <w:szCs w:val="26"/>
          <w:rtl w:val="0"/>
        </w:rPr>
        <w:t xml:space="preserve">• Psionics:</w:t>
      </w:r>
    </w:p>
    <w:p w:rsidR="00000000" w:rsidDel="00000000" w:rsidP="00000000" w:rsidRDefault="00000000" w:rsidRPr="00000000" w14:paraId="00000DA4">
      <w:pPr>
        <w:spacing w:line="240" w:lineRule="auto"/>
        <w:ind w:left="729" w:firstLine="0"/>
        <w:jc w:val="both"/>
        <w:rPr>
          <w:sz w:val="26"/>
          <w:szCs w:val="26"/>
        </w:rPr>
      </w:pPr>
      <w:r w:rsidDel="00000000" w:rsidR="00000000" w:rsidRPr="00000000">
        <w:rPr>
          <w:sz w:val="26"/>
          <w:szCs w:val="26"/>
          <w:rtl w:val="0"/>
        </w:rPr>
        <w:t xml:space="preserve">• Psychic feedback stuns the caster for 1d4 rounds.</w:t>
      </w:r>
    </w:p>
    <w:p w:rsidR="00000000" w:rsidDel="00000000" w:rsidP="00000000" w:rsidRDefault="00000000" w:rsidRPr="00000000" w14:paraId="00000DA5">
      <w:pPr>
        <w:spacing w:line="240" w:lineRule="auto"/>
        <w:ind w:left="729" w:firstLine="0"/>
        <w:jc w:val="both"/>
        <w:rPr>
          <w:sz w:val="26"/>
          <w:szCs w:val="26"/>
        </w:rPr>
      </w:pPr>
      <w:r w:rsidDel="00000000" w:rsidR="00000000" w:rsidRPr="00000000">
        <w:rPr>
          <w:sz w:val="26"/>
          <w:szCs w:val="26"/>
          <w:rtl w:val="0"/>
        </w:rPr>
        <w:t xml:space="preserve">• Nearby NPCs become psionically linked and share emotional states.</w:t>
      </w:r>
    </w:p>
    <w:p w:rsidR="00000000" w:rsidDel="00000000" w:rsidP="00000000" w:rsidRDefault="00000000" w:rsidRPr="00000000" w14:paraId="00000DA6">
      <w:pPr>
        <w:spacing w:line="240" w:lineRule="auto"/>
        <w:ind w:left="729" w:firstLine="0"/>
        <w:jc w:val="both"/>
        <w:rPr>
          <w:sz w:val="26"/>
          <w:szCs w:val="26"/>
        </w:rPr>
      </w:pPr>
      <w:r w:rsidDel="00000000" w:rsidR="00000000" w:rsidRPr="00000000">
        <w:rPr>
          <w:sz w:val="26"/>
          <w:szCs w:val="26"/>
          <w:rtl w:val="0"/>
        </w:rPr>
        <w:t xml:space="preserve">• A random, hostile thoughtform manifests nearby.</w:t>
      </w:r>
    </w:p>
    <w:p w:rsidR="00000000" w:rsidDel="00000000" w:rsidP="00000000" w:rsidRDefault="00000000" w:rsidRPr="00000000" w14:paraId="00000DA7">
      <w:pPr>
        <w:spacing w:line="240" w:lineRule="auto"/>
        <w:ind w:left="729" w:firstLine="0"/>
        <w:jc w:val="both"/>
        <w:rPr>
          <w:sz w:val="26"/>
          <w:szCs w:val="26"/>
        </w:rPr>
      </w:pPr>
      <w:r w:rsidDel="00000000" w:rsidR="00000000" w:rsidRPr="00000000">
        <w:rPr>
          <w:sz w:val="26"/>
          <w:szCs w:val="26"/>
          <w:rtl w:val="0"/>
        </w:rPr>
        <w:t xml:space="preserve">• Technomancy:</w:t>
      </w:r>
    </w:p>
    <w:p w:rsidR="00000000" w:rsidDel="00000000" w:rsidP="00000000" w:rsidRDefault="00000000" w:rsidRPr="00000000" w14:paraId="00000DA8">
      <w:pPr>
        <w:spacing w:line="240" w:lineRule="auto"/>
        <w:ind w:left="729" w:firstLine="0"/>
        <w:jc w:val="both"/>
        <w:rPr>
          <w:sz w:val="26"/>
          <w:szCs w:val="26"/>
        </w:rPr>
      </w:pPr>
      <w:r w:rsidDel="00000000" w:rsidR="00000000" w:rsidRPr="00000000">
        <w:rPr>
          <w:sz w:val="26"/>
          <w:szCs w:val="26"/>
          <w:rtl w:val="0"/>
        </w:rPr>
        <w:t xml:space="preserve">• All nearby electronics short-circuit violently.</w:t>
      </w:r>
    </w:p>
    <w:p w:rsidR="00000000" w:rsidDel="00000000" w:rsidP="00000000" w:rsidRDefault="00000000" w:rsidRPr="00000000" w14:paraId="00000DA9">
      <w:pPr>
        <w:spacing w:line="240" w:lineRule="auto"/>
        <w:ind w:left="729" w:firstLine="0"/>
        <w:jc w:val="both"/>
        <w:rPr>
          <w:sz w:val="26"/>
          <w:szCs w:val="26"/>
        </w:rPr>
      </w:pPr>
      <w:r w:rsidDel="00000000" w:rsidR="00000000" w:rsidRPr="00000000">
        <w:rPr>
          <w:sz w:val="26"/>
          <w:szCs w:val="26"/>
          <w:rtl w:val="0"/>
        </w:rPr>
        <w:t xml:space="preserve">• The caster’s implants overheat, causing temporary paralysis.</w:t>
      </w:r>
    </w:p>
    <w:p w:rsidR="00000000" w:rsidDel="00000000" w:rsidP="00000000" w:rsidRDefault="00000000" w:rsidRPr="00000000" w14:paraId="00000DAA">
      <w:pPr>
        <w:spacing w:line="240" w:lineRule="auto"/>
        <w:ind w:left="729" w:firstLine="0"/>
        <w:jc w:val="both"/>
        <w:rPr>
          <w:sz w:val="26"/>
          <w:szCs w:val="26"/>
        </w:rPr>
      </w:pPr>
      <w:r w:rsidDel="00000000" w:rsidR="00000000" w:rsidRPr="00000000">
        <w:rPr>
          <w:sz w:val="26"/>
          <w:szCs w:val="26"/>
          <w:rtl w:val="0"/>
        </w:rPr>
        <w:t xml:space="preserve">• An unintended signal is broadcast to an unknown force.</w:t>
      </w:r>
    </w:p>
    <w:p w:rsidR="00000000" w:rsidDel="00000000" w:rsidP="00000000" w:rsidRDefault="00000000" w:rsidRPr="00000000" w14:paraId="00000DAB">
      <w:pPr>
        <w:spacing w:line="240" w:lineRule="auto"/>
        <w:ind w:left="729" w:firstLine="0"/>
        <w:jc w:val="both"/>
        <w:rPr>
          <w:sz w:val="26"/>
          <w:szCs w:val="26"/>
        </w:rPr>
      </w:pPr>
      <w:r w:rsidDel="00000000" w:rsidR="00000000" w:rsidRPr="00000000">
        <w:rPr>
          <w:sz w:val="26"/>
          <w:szCs w:val="26"/>
          <w:rtl w:val="0"/>
        </w:rPr>
        <w:t xml:space="preserve">• Abyssal Occumancy:</w:t>
      </w:r>
    </w:p>
    <w:p w:rsidR="00000000" w:rsidDel="00000000" w:rsidP="00000000" w:rsidRDefault="00000000" w:rsidRPr="00000000" w14:paraId="00000DAC">
      <w:pPr>
        <w:spacing w:line="240" w:lineRule="auto"/>
        <w:ind w:left="729" w:firstLine="0"/>
        <w:jc w:val="both"/>
        <w:rPr>
          <w:sz w:val="26"/>
          <w:szCs w:val="26"/>
        </w:rPr>
      </w:pPr>
      <w:r w:rsidDel="00000000" w:rsidR="00000000" w:rsidRPr="00000000">
        <w:rPr>
          <w:sz w:val="26"/>
          <w:szCs w:val="26"/>
          <w:rtl w:val="0"/>
        </w:rPr>
        <w:t xml:space="preserve">• A localized rift forms, distorting reality for 1d6 minutes.</w:t>
      </w:r>
    </w:p>
    <w:p w:rsidR="00000000" w:rsidDel="00000000" w:rsidP="00000000" w:rsidRDefault="00000000" w:rsidRPr="00000000" w14:paraId="00000DAD">
      <w:pPr>
        <w:spacing w:line="240" w:lineRule="auto"/>
        <w:ind w:left="729" w:firstLine="0"/>
        <w:jc w:val="both"/>
        <w:rPr>
          <w:sz w:val="26"/>
          <w:szCs w:val="26"/>
        </w:rPr>
      </w:pPr>
      <w:r w:rsidDel="00000000" w:rsidR="00000000" w:rsidRPr="00000000">
        <w:rPr>
          <w:sz w:val="26"/>
          <w:szCs w:val="26"/>
          <w:rtl w:val="0"/>
        </w:rPr>
        <w:t xml:space="preserve">• The caster gains a temporary mutation.</w:t>
      </w:r>
    </w:p>
    <w:p w:rsidR="00000000" w:rsidDel="00000000" w:rsidP="00000000" w:rsidRDefault="00000000" w:rsidRPr="00000000" w14:paraId="00000DAE">
      <w:pPr>
        <w:spacing w:line="240" w:lineRule="auto"/>
        <w:ind w:left="729" w:firstLine="0"/>
        <w:jc w:val="both"/>
        <w:rPr>
          <w:sz w:val="26"/>
          <w:szCs w:val="26"/>
        </w:rPr>
      </w:pPr>
      <w:r w:rsidDel="00000000" w:rsidR="00000000" w:rsidRPr="00000000">
        <w:rPr>
          <w:sz w:val="26"/>
          <w:szCs w:val="26"/>
          <w:rtl w:val="0"/>
        </w:rPr>
        <w:t xml:space="preserve">• Something from beyond whispers a dangerous secret.</w:t>
      </w:r>
    </w:p>
    <w:p w:rsidR="00000000" w:rsidDel="00000000" w:rsidP="00000000" w:rsidRDefault="00000000" w:rsidRPr="00000000" w14:paraId="00000DAF">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DB0">
      <w:pPr>
        <w:spacing w:line="240" w:lineRule="auto"/>
        <w:ind w:left="729" w:firstLine="0"/>
        <w:jc w:val="both"/>
        <w:rPr>
          <w:sz w:val="26"/>
          <w:szCs w:val="26"/>
        </w:rPr>
      </w:pPr>
      <w:r w:rsidDel="00000000" w:rsidR="00000000" w:rsidRPr="00000000">
        <w:rPr>
          <w:sz w:val="26"/>
          <w:szCs w:val="26"/>
          <w:rtl w:val="0"/>
        </w:rPr>
        <w:t xml:space="preserve">Finalized Spellcasting Flow (Updated with New Additions):</w:t>
      </w:r>
    </w:p>
    <w:p w:rsidR="00000000" w:rsidDel="00000000" w:rsidP="00000000" w:rsidRDefault="00000000" w:rsidRPr="00000000" w14:paraId="00000DB1">
      <w:pPr>
        <w:spacing w:line="240" w:lineRule="auto"/>
        <w:ind w:left="729" w:firstLine="0"/>
        <w:jc w:val="both"/>
        <w:rPr>
          <w:sz w:val="26"/>
          <w:szCs w:val="26"/>
        </w:rPr>
      </w:pPr>
      <w:r w:rsidDel="00000000" w:rsidR="00000000" w:rsidRPr="00000000">
        <w:rPr>
          <w:sz w:val="26"/>
          <w:szCs w:val="26"/>
          <w:rtl w:val="0"/>
        </w:rPr>
        <w:t xml:space="preserve">1. Declare the Spell: Choose from the available spell list within the tier gate.</w:t>
      </w:r>
    </w:p>
    <w:p w:rsidR="00000000" w:rsidDel="00000000" w:rsidP="00000000" w:rsidRDefault="00000000" w:rsidRPr="00000000" w14:paraId="00000DB2">
      <w:pPr>
        <w:spacing w:line="240" w:lineRule="auto"/>
        <w:ind w:left="729" w:firstLine="0"/>
        <w:jc w:val="both"/>
        <w:rPr>
          <w:sz w:val="26"/>
          <w:szCs w:val="26"/>
        </w:rPr>
      </w:pPr>
      <w:r w:rsidDel="00000000" w:rsidR="00000000" w:rsidRPr="00000000">
        <w:rPr>
          <w:sz w:val="26"/>
          <w:szCs w:val="26"/>
          <w:rtl w:val="0"/>
        </w:rPr>
        <w:t xml:space="preserve">2. Draw Cards Blindly: Estimate the required cost and pull the appropriate number.</w:t>
      </w:r>
    </w:p>
    <w:p w:rsidR="00000000" w:rsidDel="00000000" w:rsidP="00000000" w:rsidRDefault="00000000" w:rsidRPr="00000000" w14:paraId="00000DB3">
      <w:pPr>
        <w:spacing w:line="240" w:lineRule="auto"/>
        <w:ind w:left="729" w:firstLine="0"/>
        <w:jc w:val="both"/>
        <w:rPr>
          <w:sz w:val="26"/>
          <w:szCs w:val="26"/>
        </w:rPr>
      </w:pPr>
      <w:r w:rsidDel="00000000" w:rsidR="00000000" w:rsidRPr="00000000">
        <w:rPr>
          <w:sz w:val="26"/>
          <w:szCs w:val="26"/>
          <w:rtl w:val="0"/>
        </w:rPr>
        <w:t xml:space="preserve">3. Flip Cards &amp; Resolve:</w:t>
      </w:r>
    </w:p>
    <w:p w:rsidR="00000000" w:rsidDel="00000000" w:rsidP="00000000" w:rsidRDefault="00000000" w:rsidRPr="00000000" w14:paraId="00000DB4">
      <w:pPr>
        <w:spacing w:line="240" w:lineRule="auto"/>
        <w:ind w:left="729" w:firstLine="0"/>
        <w:jc w:val="both"/>
        <w:rPr>
          <w:sz w:val="26"/>
          <w:szCs w:val="26"/>
        </w:rPr>
      </w:pPr>
      <w:r w:rsidDel="00000000" w:rsidR="00000000" w:rsidRPr="00000000">
        <w:rPr>
          <w:sz w:val="26"/>
          <w:szCs w:val="26"/>
          <w:rtl w:val="0"/>
        </w:rPr>
        <w:t xml:space="preserve">• If aligned, spells activate perfectly.</w:t>
      </w:r>
    </w:p>
    <w:p w:rsidR="00000000" w:rsidDel="00000000" w:rsidP="00000000" w:rsidRDefault="00000000" w:rsidRPr="00000000" w14:paraId="00000DB5">
      <w:pPr>
        <w:spacing w:line="240" w:lineRule="auto"/>
        <w:ind w:left="729" w:firstLine="0"/>
        <w:jc w:val="both"/>
        <w:rPr>
          <w:sz w:val="26"/>
          <w:szCs w:val="26"/>
        </w:rPr>
      </w:pPr>
      <w:r w:rsidDel="00000000" w:rsidR="00000000" w:rsidRPr="00000000">
        <w:rPr>
          <w:sz w:val="26"/>
          <w:szCs w:val="26"/>
          <w:rtl w:val="0"/>
        </w:rPr>
        <w:t xml:space="preserve">• If over/undercharged, apply effects or use mitigation devices.</w:t>
      </w:r>
    </w:p>
    <w:p w:rsidR="00000000" w:rsidDel="00000000" w:rsidP="00000000" w:rsidRDefault="00000000" w:rsidRPr="00000000" w14:paraId="00000DB6">
      <w:pPr>
        <w:spacing w:line="240" w:lineRule="auto"/>
        <w:ind w:left="729" w:firstLine="0"/>
        <w:jc w:val="both"/>
        <w:rPr>
          <w:sz w:val="26"/>
          <w:szCs w:val="26"/>
        </w:rPr>
      </w:pPr>
      <w:r w:rsidDel="00000000" w:rsidR="00000000" w:rsidRPr="00000000">
        <w:rPr>
          <w:sz w:val="26"/>
          <w:szCs w:val="26"/>
          <w:rtl w:val="0"/>
        </w:rPr>
        <w:t xml:space="preserve">4. Special Card Effects Trigger:</w:t>
      </w:r>
    </w:p>
    <w:p w:rsidR="00000000" w:rsidDel="00000000" w:rsidP="00000000" w:rsidRDefault="00000000" w:rsidRPr="00000000" w14:paraId="00000DB7">
      <w:pPr>
        <w:spacing w:line="240" w:lineRule="auto"/>
        <w:ind w:left="729" w:firstLine="0"/>
        <w:jc w:val="both"/>
        <w:rPr>
          <w:sz w:val="26"/>
          <w:szCs w:val="26"/>
        </w:rPr>
      </w:pPr>
      <w:r w:rsidDel="00000000" w:rsidR="00000000" w:rsidRPr="00000000">
        <w:rPr>
          <w:sz w:val="26"/>
          <w:szCs w:val="26"/>
          <w:rtl w:val="0"/>
        </w:rPr>
        <w:t xml:space="preserve">• Some cards may force draws, dice rolls, or alter the spell effect.</w:t>
      </w:r>
    </w:p>
    <w:p w:rsidR="00000000" w:rsidDel="00000000" w:rsidP="00000000" w:rsidRDefault="00000000" w:rsidRPr="00000000" w14:paraId="00000DB8">
      <w:pPr>
        <w:spacing w:line="240" w:lineRule="auto"/>
        <w:ind w:left="729" w:firstLine="0"/>
        <w:jc w:val="both"/>
        <w:rPr>
          <w:sz w:val="26"/>
          <w:szCs w:val="26"/>
        </w:rPr>
      </w:pPr>
      <w:r w:rsidDel="00000000" w:rsidR="00000000" w:rsidRPr="00000000">
        <w:rPr>
          <w:sz w:val="26"/>
          <w:szCs w:val="26"/>
          <w:rtl w:val="0"/>
        </w:rPr>
        <w:t xml:space="preserve">5. Overseer Input:</w:t>
      </w:r>
    </w:p>
    <w:p w:rsidR="00000000" w:rsidDel="00000000" w:rsidP="00000000" w:rsidRDefault="00000000" w:rsidRPr="00000000" w14:paraId="00000DB9">
      <w:pPr>
        <w:spacing w:line="240" w:lineRule="auto"/>
        <w:ind w:left="729" w:firstLine="0"/>
        <w:jc w:val="both"/>
        <w:rPr>
          <w:sz w:val="26"/>
          <w:szCs w:val="26"/>
        </w:rPr>
      </w:pPr>
      <w:r w:rsidDel="00000000" w:rsidR="00000000" w:rsidRPr="00000000">
        <w:rPr>
          <w:sz w:val="26"/>
          <w:szCs w:val="26"/>
          <w:rtl w:val="0"/>
        </w:rPr>
        <w:t xml:space="preserve">• Overseer may roll quietly to determine misfire chances for cheaper devices.</w:t>
      </w:r>
    </w:p>
    <w:p w:rsidR="00000000" w:rsidDel="00000000" w:rsidP="00000000" w:rsidRDefault="00000000" w:rsidRPr="00000000" w14:paraId="00000DBA">
      <w:pPr>
        <w:spacing w:line="240" w:lineRule="auto"/>
        <w:ind w:left="729" w:firstLine="0"/>
        <w:jc w:val="both"/>
        <w:rPr>
          <w:sz w:val="26"/>
          <w:szCs w:val="26"/>
        </w:rPr>
      </w:pPr>
      <w:r w:rsidDel="00000000" w:rsidR="00000000" w:rsidRPr="00000000">
        <w:rPr>
          <w:sz w:val="26"/>
          <w:szCs w:val="26"/>
          <w:rtl w:val="0"/>
        </w:rPr>
        <w:t xml:space="preserve">6. Mitigation Use:</w:t>
      </w:r>
    </w:p>
    <w:p w:rsidR="00000000" w:rsidDel="00000000" w:rsidP="00000000" w:rsidRDefault="00000000" w:rsidRPr="00000000" w14:paraId="00000DBB">
      <w:pPr>
        <w:spacing w:line="240" w:lineRule="auto"/>
        <w:ind w:left="729" w:firstLine="0"/>
        <w:jc w:val="both"/>
        <w:rPr>
          <w:sz w:val="26"/>
          <w:szCs w:val="26"/>
        </w:rPr>
      </w:pPr>
      <w:r w:rsidDel="00000000" w:rsidR="00000000" w:rsidRPr="00000000">
        <w:rPr>
          <w:sz w:val="26"/>
          <w:szCs w:val="26"/>
          <w:rtl w:val="0"/>
        </w:rPr>
        <w:t xml:space="preserve">• Devices absorb or redirect energy; failure results in backlash rolls.</w:t>
      </w:r>
    </w:p>
    <w:p w:rsidR="00000000" w:rsidDel="00000000" w:rsidP="00000000" w:rsidRDefault="00000000" w:rsidRPr="00000000" w14:paraId="00000DBC">
      <w:pPr>
        <w:spacing w:line="240" w:lineRule="auto"/>
        <w:ind w:left="729" w:firstLine="0"/>
        <w:jc w:val="both"/>
        <w:rPr>
          <w:sz w:val="26"/>
          <w:szCs w:val="26"/>
        </w:rPr>
      </w:pPr>
      <w:r w:rsidDel="00000000" w:rsidR="00000000" w:rsidRPr="00000000">
        <w:rPr>
          <w:sz w:val="26"/>
          <w:szCs w:val="26"/>
          <w:rtl w:val="0"/>
        </w:rPr>
        <w:t xml:space="preserve">7. Paragon Effect Unlocks:</w:t>
      </w:r>
    </w:p>
    <w:p w:rsidR="00000000" w:rsidDel="00000000" w:rsidP="00000000" w:rsidRDefault="00000000" w:rsidRPr="00000000" w14:paraId="00000DBD">
      <w:pPr>
        <w:spacing w:line="240" w:lineRule="auto"/>
        <w:ind w:left="729" w:firstLine="0"/>
        <w:jc w:val="both"/>
        <w:rPr>
          <w:sz w:val="26"/>
          <w:szCs w:val="26"/>
        </w:rPr>
      </w:pPr>
      <w:r w:rsidDel="00000000" w:rsidR="00000000" w:rsidRPr="00000000">
        <w:rPr>
          <w:sz w:val="26"/>
          <w:szCs w:val="26"/>
          <w:rtl w:val="0"/>
        </w:rPr>
        <w:t xml:space="preserve">• If alignment is perfect, the spell gains bonus effects.</w:t>
      </w:r>
    </w:p>
    <w:p w:rsidR="00000000" w:rsidDel="00000000" w:rsidP="00000000" w:rsidRDefault="00000000" w:rsidRPr="00000000" w14:paraId="00000DBE">
      <w:pPr>
        <w:spacing w:line="240" w:lineRule="auto"/>
        <w:ind w:left="729" w:firstLine="0"/>
        <w:jc w:val="both"/>
        <w:rPr>
          <w:sz w:val="26"/>
          <w:szCs w:val="26"/>
        </w:rPr>
      </w:pPr>
      <w:r w:rsidDel="00000000" w:rsidR="00000000" w:rsidRPr="00000000">
        <w:rPr>
          <w:sz w:val="26"/>
          <w:szCs w:val="26"/>
          <w:rtl w:val="0"/>
        </w:rPr>
        <w:t xml:space="preserve">Mitigation Devices (Resonance Reclamation Tools)</w:t>
      </w:r>
    </w:p>
    <w:p w:rsidR="00000000" w:rsidDel="00000000" w:rsidP="00000000" w:rsidRDefault="00000000" w:rsidRPr="00000000" w14:paraId="00000DBF">
      <w:pPr>
        <w:spacing w:line="240" w:lineRule="auto"/>
        <w:ind w:left="729" w:firstLine="0"/>
        <w:jc w:val="both"/>
        <w:rPr>
          <w:sz w:val="26"/>
          <w:szCs w:val="26"/>
        </w:rPr>
      </w:pPr>
      <w:r w:rsidDel="00000000" w:rsidR="00000000" w:rsidRPr="00000000">
        <w:rPr>
          <w:sz w:val="26"/>
          <w:szCs w:val="26"/>
          <w:rtl w:val="0"/>
        </w:rPr>
        <w:t xml:space="preserve">Mitigation devices, much like Shadowrun’s fetishes and foci, serve as a buffer for spellcasting risks, absorbing excess resonance or nullifying a failed attempt. The devices range from mundane trinkets to legendary artifacts, with cost and rarity tied to their quality and reliability.</w:t>
      </w:r>
    </w:p>
    <w:p w:rsidR="00000000" w:rsidDel="00000000" w:rsidP="00000000" w:rsidRDefault="00000000" w:rsidRPr="00000000" w14:paraId="00000DC0">
      <w:pPr>
        <w:spacing w:line="240" w:lineRule="auto"/>
        <w:ind w:left="729" w:firstLine="0"/>
        <w:jc w:val="both"/>
        <w:rPr>
          <w:sz w:val="26"/>
          <w:szCs w:val="26"/>
        </w:rPr>
      </w:pPr>
      <w:r w:rsidDel="00000000" w:rsidR="00000000" w:rsidRPr="00000000">
        <w:rPr>
          <w:sz w:val="26"/>
          <w:szCs w:val="26"/>
          <w:rtl w:val="0"/>
        </w:rPr>
        <w:t xml:space="preserve">Basic Rules for Mitigation Devices:</w:t>
      </w:r>
    </w:p>
    <w:p w:rsidR="00000000" w:rsidDel="00000000" w:rsidP="00000000" w:rsidRDefault="00000000" w:rsidRPr="00000000" w14:paraId="00000DC1">
      <w:pPr>
        <w:spacing w:line="240" w:lineRule="auto"/>
        <w:ind w:left="729" w:firstLine="0"/>
        <w:jc w:val="both"/>
        <w:rPr>
          <w:sz w:val="26"/>
          <w:szCs w:val="26"/>
        </w:rPr>
      </w:pPr>
      <w:r w:rsidDel="00000000" w:rsidR="00000000" w:rsidRPr="00000000">
        <w:rPr>
          <w:sz w:val="26"/>
          <w:szCs w:val="26"/>
          <w:rtl w:val="0"/>
        </w:rPr>
        <w:t xml:space="preserve">1. One Charge = One Cast.</w:t>
      </w:r>
    </w:p>
    <w:p w:rsidR="00000000" w:rsidDel="00000000" w:rsidP="00000000" w:rsidRDefault="00000000" w:rsidRPr="00000000" w14:paraId="00000DC2">
      <w:pPr>
        <w:spacing w:line="240" w:lineRule="auto"/>
        <w:ind w:left="729" w:firstLine="0"/>
        <w:jc w:val="both"/>
        <w:rPr>
          <w:sz w:val="26"/>
          <w:szCs w:val="26"/>
        </w:rPr>
      </w:pPr>
      <w:r w:rsidDel="00000000" w:rsidR="00000000" w:rsidRPr="00000000">
        <w:rPr>
          <w:sz w:val="26"/>
          <w:szCs w:val="26"/>
          <w:rtl w:val="0"/>
        </w:rPr>
        <w:t xml:space="preserve">• When equipped, the device absorbs any excess resonance from overcharging a spell, nullifying negative consequences.</w:t>
      </w:r>
    </w:p>
    <w:p w:rsidR="00000000" w:rsidDel="00000000" w:rsidP="00000000" w:rsidRDefault="00000000" w:rsidRPr="00000000" w14:paraId="00000DC3">
      <w:pPr>
        <w:spacing w:line="240" w:lineRule="auto"/>
        <w:ind w:left="729" w:firstLine="0"/>
        <w:jc w:val="both"/>
        <w:rPr>
          <w:sz w:val="26"/>
          <w:szCs w:val="26"/>
        </w:rPr>
      </w:pPr>
      <w:r w:rsidDel="00000000" w:rsidR="00000000" w:rsidRPr="00000000">
        <w:rPr>
          <w:sz w:val="26"/>
          <w:szCs w:val="26"/>
          <w:rtl w:val="0"/>
        </w:rPr>
        <w:t xml:space="preserve">• If the spell is undercharged, it can provide a minor boost to bridge the gap, if applicable.</w:t>
      </w:r>
    </w:p>
    <w:p w:rsidR="00000000" w:rsidDel="00000000" w:rsidP="00000000" w:rsidRDefault="00000000" w:rsidRPr="00000000" w14:paraId="00000DC4">
      <w:pPr>
        <w:spacing w:line="240" w:lineRule="auto"/>
        <w:ind w:left="729" w:firstLine="0"/>
        <w:jc w:val="both"/>
        <w:rPr>
          <w:sz w:val="26"/>
          <w:szCs w:val="26"/>
        </w:rPr>
      </w:pPr>
      <w:r w:rsidDel="00000000" w:rsidR="00000000" w:rsidRPr="00000000">
        <w:rPr>
          <w:sz w:val="26"/>
          <w:szCs w:val="26"/>
          <w:rtl w:val="0"/>
        </w:rPr>
        <w:t xml:space="preserve">2. Quality Matters:</w:t>
      </w:r>
    </w:p>
    <w:p w:rsidR="00000000" w:rsidDel="00000000" w:rsidP="00000000" w:rsidRDefault="00000000" w:rsidRPr="00000000" w14:paraId="00000DC5">
      <w:pPr>
        <w:spacing w:line="240" w:lineRule="auto"/>
        <w:ind w:left="729" w:firstLine="0"/>
        <w:jc w:val="both"/>
        <w:rPr>
          <w:sz w:val="26"/>
          <w:szCs w:val="26"/>
        </w:rPr>
      </w:pPr>
      <w:r w:rsidDel="00000000" w:rsidR="00000000" w:rsidRPr="00000000">
        <w:rPr>
          <w:sz w:val="26"/>
          <w:szCs w:val="26"/>
          <w:rtl w:val="0"/>
        </w:rPr>
        <w:t xml:space="preserve">• Cheap Devices: Unreliable; overseer rolls odd/even silently to determine if it fails, malfunctions, or does something… unexpected.</w:t>
      </w:r>
    </w:p>
    <w:p w:rsidR="00000000" w:rsidDel="00000000" w:rsidP="00000000" w:rsidRDefault="00000000" w:rsidRPr="00000000" w14:paraId="00000DC6">
      <w:pPr>
        <w:spacing w:line="240" w:lineRule="auto"/>
        <w:ind w:left="729" w:firstLine="0"/>
        <w:jc w:val="both"/>
        <w:rPr>
          <w:sz w:val="26"/>
          <w:szCs w:val="26"/>
        </w:rPr>
      </w:pPr>
      <w:r w:rsidDel="00000000" w:rsidR="00000000" w:rsidRPr="00000000">
        <w:rPr>
          <w:sz w:val="26"/>
          <w:szCs w:val="26"/>
          <w:rtl w:val="0"/>
        </w:rPr>
        <w:t xml:space="preserve">• Expensive Devices: Highly reliable but incredibly rare, possibly even sentient.</w:t>
      </w:r>
    </w:p>
    <w:p w:rsidR="00000000" w:rsidDel="00000000" w:rsidP="00000000" w:rsidRDefault="00000000" w:rsidRPr="00000000" w14:paraId="00000DC7">
      <w:pPr>
        <w:spacing w:line="240" w:lineRule="auto"/>
        <w:ind w:left="729" w:firstLine="0"/>
        <w:jc w:val="both"/>
        <w:rPr>
          <w:sz w:val="26"/>
          <w:szCs w:val="26"/>
        </w:rPr>
      </w:pPr>
      <w:r w:rsidDel="00000000" w:rsidR="00000000" w:rsidRPr="00000000">
        <w:rPr>
          <w:sz w:val="26"/>
          <w:szCs w:val="26"/>
          <w:rtl w:val="0"/>
        </w:rPr>
        <w:t xml:space="preserve">• Legendary Devices: May provide bonus effects, like storing surplus energy for later use.</w:t>
      </w:r>
    </w:p>
    <w:p w:rsidR="00000000" w:rsidDel="00000000" w:rsidP="00000000" w:rsidRDefault="00000000" w:rsidRPr="00000000" w14:paraId="00000DC8">
      <w:pPr>
        <w:spacing w:line="240" w:lineRule="auto"/>
        <w:ind w:left="729" w:firstLine="0"/>
        <w:jc w:val="both"/>
        <w:rPr>
          <w:sz w:val="26"/>
          <w:szCs w:val="26"/>
        </w:rPr>
      </w:pPr>
      <w:r w:rsidDel="00000000" w:rsidR="00000000" w:rsidRPr="00000000">
        <w:rPr>
          <w:sz w:val="26"/>
          <w:szCs w:val="26"/>
          <w:rtl w:val="0"/>
        </w:rPr>
        <w:t xml:space="preserve">3. Potential Side Effects of Cheap/Overused Devices:</w:t>
      </w:r>
    </w:p>
    <w:p w:rsidR="00000000" w:rsidDel="00000000" w:rsidP="00000000" w:rsidRDefault="00000000" w:rsidRPr="00000000" w14:paraId="00000DC9">
      <w:pPr>
        <w:spacing w:line="240" w:lineRule="auto"/>
        <w:ind w:left="729" w:firstLine="0"/>
        <w:jc w:val="both"/>
        <w:rPr>
          <w:sz w:val="26"/>
          <w:szCs w:val="26"/>
        </w:rPr>
      </w:pPr>
      <w:r w:rsidDel="00000000" w:rsidR="00000000" w:rsidRPr="00000000">
        <w:rPr>
          <w:sz w:val="26"/>
          <w:szCs w:val="26"/>
          <w:rtl w:val="0"/>
        </w:rPr>
        <w:t xml:space="preserve">• Explodes in the caster’s face.</w:t>
      </w:r>
    </w:p>
    <w:p w:rsidR="00000000" w:rsidDel="00000000" w:rsidP="00000000" w:rsidRDefault="00000000" w:rsidRPr="00000000" w14:paraId="00000DCA">
      <w:pPr>
        <w:spacing w:line="240" w:lineRule="auto"/>
        <w:ind w:left="729" w:firstLine="0"/>
        <w:jc w:val="both"/>
        <w:rPr>
          <w:sz w:val="26"/>
          <w:szCs w:val="26"/>
        </w:rPr>
      </w:pPr>
      <w:r w:rsidDel="00000000" w:rsidR="00000000" w:rsidRPr="00000000">
        <w:rPr>
          <w:sz w:val="26"/>
          <w:szCs w:val="26"/>
          <w:rtl w:val="0"/>
        </w:rPr>
        <w:t xml:space="preserve">• Awakens and attempts to possess the caster.</w:t>
      </w:r>
    </w:p>
    <w:p w:rsidR="00000000" w:rsidDel="00000000" w:rsidP="00000000" w:rsidRDefault="00000000" w:rsidRPr="00000000" w14:paraId="00000DCB">
      <w:pPr>
        <w:spacing w:line="240" w:lineRule="auto"/>
        <w:ind w:left="729" w:firstLine="0"/>
        <w:jc w:val="both"/>
        <w:rPr>
          <w:sz w:val="26"/>
          <w:szCs w:val="26"/>
        </w:rPr>
      </w:pPr>
      <w:r w:rsidDel="00000000" w:rsidR="00000000" w:rsidRPr="00000000">
        <w:rPr>
          <w:sz w:val="26"/>
          <w:szCs w:val="26"/>
          <w:rtl w:val="0"/>
        </w:rPr>
        <w:t xml:space="preserve">• Causes minor or major reality distortions (e.g., weird illusions, portals opening randomly).</w:t>
      </w:r>
    </w:p>
    <w:p w:rsidR="00000000" w:rsidDel="00000000" w:rsidP="00000000" w:rsidRDefault="00000000" w:rsidRPr="00000000" w14:paraId="00000DCC">
      <w:pPr>
        <w:spacing w:line="240" w:lineRule="auto"/>
        <w:ind w:left="729" w:firstLine="0"/>
        <w:jc w:val="both"/>
        <w:rPr>
          <w:sz w:val="26"/>
          <w:szCs w:val="26"/>
        </w:rPr>
      </w:pPr>
      <w:r w:rsidDel="00000000" w:rsidR="00000000" w:rsidRPr="00000000">
        <w:rPr>
          <w:sz w:val="26"/>
          <w:szCs w:val="26"/>
          <w:rtl w:val="0"/>
        </w:rPr>
        <w:t xml:space="preserve">• Triggers curses, debts, or unknown consequences (perhaps linked to its creation).</w:t>
      </w:r>
    </w:p>
    <w:p w:rsidR="00000000" w:rsidDel="00000000" w:rsidP="00000000" w:rsidRDefault="00000000" w:rsidRPr="00000000" w14:paraId="00000DCD">
      <w:pPr>
        <w:spacing w:line="240" w:lineRule="auto"/>
        <w:ind w:left="729" w:firstLine="0"/>
        <w:jc w:val="both"/>
        <w:rPr>
          <w:sz w:val="26"/>
          <w:szCs w:val="26"/>
        </w:rPr>
      </w:pPr>
      <w:r w:rsidDel="00000000" w:rsidR="00000000" w:rsidRPr="00000000">
        <w:rPr>
          <w:sz w:val="26"/>
          <w:szCs w:val="26"/>
          <w:rtl w:val="0"/>
        </w:rPr>
        <w:t xml:space="preserve">Examples of Mitigation Devices:</w:t>
      </w:r>
    </w:p>
    <w:p w:rsidR="00000000" w:rsidDel="00000000" w:rsidP="00000000" w:rsidRDefault="00000000" w:rsidRPr="00000000" w14:paraId="00000DCE">
      <w:pPr>
        <w:spacing w:line="240" w:lineRule="auto"/>
        <w:ind w:left="729" w:firstLine="0"/>
        <w:jc w:val="both"/>
        <w:rPr>
          <w:sz w:val="26"/>
          <w:szCs w:val="26"/>
        </w:rPr>
      </w:pPr>
      <w:r w:rsidDel="00000000" w:rsidR="00000000" w:rsidRPr="00000000">
        <w:rPr>
          <w:sz w:val="26"/>
          <w:szCs w:val="26"/>
          <w:rtl w:val="0"/>
        </w:rPr>
        <w:t xml:space="preserve">Device Name Charges Effect Cost Level</w:t>
      </w:r>
    </w:p>
    <w:p w:rsidR="00000000" w:rsidDel="00000000" w:rsidP="00000000" w:rsidRDefault="00000000" w:rsidRPr="00000000" w14:paraId="00000DCF">
      <w:pPr>
        <w:spacing w:line="240" w:lineRule="auto"/>
        <w:ind w:left="729" w:firstLine="0"/>
        <w:jc w:val="both"/>
        <w:rPr>
          <w:sz w:val="26"/>
          <w:szCs w:val="26"/>
        </w:rPr>
      </w:pPr>
      <w:r w:rsidDel="00000000" w:rsidR="00000000" w:rsidRPr="00000000">
        <w:rPr>
          <w:sz w:val="26"/>
          <w:szCs w:val="26"/>
          <w:rtl w:val="0"/>
        </w:rPr>
        <w:t xml:space="preserve">Witch’s Crotch Charm 3 uses Absorbs minor overcharge, 10% misfire chance Low</w:t>
      </w:r>
    </w:p>
    <w:p w:rsidR="00000000" w:rsidDel="00000000" w:rsidP="00000000" w:rsidRDefault="00000000" w:rsidRPr="00000000" w14:paraId="00000DD0">
      <w:pPr>
        <w:spacing w:line="240" w:lineRule="auto"/>
        <w:ind w:left="729" w:firstLine="0"/>
        <w:jc w:val="both"/>
        <w:rPr>
          <w:sz w:val="26"/>
          <w:szCs w:val="26"/>
        </w:rPr>
      </w:pPr>
      <w:r w:rsidDel="00000000" w:rsidR="00000000" w:rsidRPr="00000000">
        <w:rPr>
          <w:sz w:val="26"/>
          <w:szCs w:val="26"/>
          <w:rtl w:val="0"/>
        </w:rPr>
        <w:t xml:space="preserve">Nullstone Amulet 5 uses Prevents any backlash once, then shatters Moderate</w:t>
      </w:r>
    </w:p>
    <w:p w:rsidR="00000000" w:rsidDel="00000000" w:rsidP="00000000" w:rsidRDefault="00000000" w:rsidRPr="00000000" w14:paraId="00000DD1">
      <w:pPr>
        <w:spacing w:line="240" w:lineRule="auto"/>
        <w:ind w:left="729" w:firstLine="0"/>
        <w:jc w:val="both"/>
        <w:rPr>
          <w:sz w:val="26"/>
          <w:szCs w:val="26"/>
        </w:rPr>
      </w:pPr>
      <w:r w:rsidDel="00000000" w:rsidR="00000000" w:rsidRPr="00000000">
        <w:rPr>
          <w:sz w:val="26"/>
          <w:szCs w:val="26"/>
          <w:rtl w:val="0"/>
        </w:rPr>
        <w:t xml:space="preserve">Resonance Sphere 10 uses Redirects excess energy to allies High</w:t>
      </w:r>
    </w:p>
    <w:p w:rsidR="00000000" w:rsidDel="00000000" w:rsidP="00000000" w:rsidRDefault="00000000" w:rsidRPr="00000000" w14:paraId="00000DD2">
      <w:pPr>
        <w:spacing w:line="240" w:lineRule="auto"/>
        <w:ind w:left="729" w:firstLine="0"/>
        <w:jc w:val="both"/>
        <w:rPr>
          <w:sz w:val="26"/>
          <w:szCs w:val="26"/>
        </w:rPr>
      </w:pPr>
      <w:r w:rsidDel="00000000" w:rsidR="00000000" w:rsidRPr="00000000">
        <w:rPr>
          <w:sz w:val="26"/>
          <w:szCs w:val="26"/>
          <w:rtl w:val="0"/>
        </w:rPr>
        <w:t xml:space="preserve">Ketra’s Eye Infinite Predicts spell outcomes, but whispers insane secrets Legendary</w:t>
      </w:r>
    </w:p>
    <w:p w:rsidR="00000000" w:rsidDel="00000000" w:rsidP="00000000" w:rsidRDefault="00000000" w:rsidRPr="00000000" w14:paraId="00000DD3">
      <w:pPr>
        <w:spacing w:line="240" w:lineRule="auto"/>
        <w:ind w:left="729" w:firstLine="0"/>
        <w:jc w:val="both"/>
        <w:rPr>
          <w:sz w:val="26"/>
          <w:szCs w:val="26"/>
        </w:rPr>
      </w:pPr>
      <w:r w:rsidDel="00000000" w:rsidR="00000000" w:rsidRPr="00000000">
        <w:rPr>
          <w:sz w:val="26"/>
          <w:szCs w:val="26"/>
          <w:rtl w:val="0"/>
        </w:rPr>
        <w:t xml:space="preserve">Tarot Card Resonance Mechanics</w:t>
      </w:r>
    </w:p>
    <w:p w:rsidR="00000000" w:rsidDel="00000000" w:rsidP="00000000" w:rsidRDefault="00000000" w:rsidRPr="00000000" w14:paraId="00000DD4">
      <w:pPr>
        <w:spacing w:line="240" w:lineRule="auto"/>
        <w:ind w:left="729" w:firstLine="0"/>
        <w:jc w:val="both"/>
        <w:rPr>
          <w:sz w:val="26"/>
          <w:szCs w:val="26"/>
        </w:rPr>
      </w:pPr>
      <w:r w:rsidDel="00000000" w:rsidR="00000000" w:rsidRPr="00000000">
        <w:rPr>
          <w:sz w:val="26"/>
          <w:szCs w:val="26"/>
          <w:rtl w:val="0"/>
        </w:rPr>
        <w:t xml:space="preserve">Each card will have a Base Resonance Value (BRV) of 1 at the time of blind draw. However, upon flipping, the card will reveal its True Resonance Value (TRV), which can either match expectations or introduce chaos.</w:t>
      </w:r>
    </w:p>
    <w:p w:rsidR="00000000" w:rsidDel="00000000" w:rsidP="00000000" w:rsidRDefault="00000000" w:rsidRPr="00000000" w14:paraId="00000DD5">
      <w:pPr>
        <w:spacing w:line="240" w:lineRule="auto"/>
        <w:ind w:left="729" w:firstLine="0"/>
        <w:jc w:val="both"/>
        <w:rPr>
          <w:sz w:val="26"/>
          <w:szCs w:val="26"/>
        </w:rPr>
      </w:pPr>
      <w:r w:rsidDel="00000000" w:rsidR="00000000" w:rsidRPr="00000000">
        <w:rPr>
          <w:sz w:val="26"/>
          <w:szCs w:val="26"/>
          <w:rtl w:val="0"/>
        </w:rPr>
        <w:t xml:space="preserve">Examples Based on Meaning:</w:t>
      </w:r>
    </w:p>
    <w:p w:rsidR="00000000" w:rsidDel="00000000" w:rsidP="00000000" w:rsidRDefault="00000000" w:rsidRPr="00000000" w14:paraId="00000DD6">
      <w:pPr>
        <w:spacing w:line="240" w:lineRule="auto"/>
        <w:ind w:left="729" w:firstLine="0"/>
        <w:jc w:val="both"/>
        <w:rPr>
          <w:sz w:val="26"/>
          <w:szCs w:val="26"/>
        </w:rPr>
      </w:pPr>
      <w:r w:rsidDel="00000000" w:rsidR="00000000" w:rsidRPr="00000000">
        <w:rPr>
          <w:sz w:val="26"/>
          <w:szCs w:val="26"/>
          <w:rtl w:val="0"/>
        </w:rPr>
        <w:t xml:space="preserve">1. The Fool (Azathoth) – Chaotic Uncertainty</w:t>
      </w:r>
    </w:p>
    <w:p w:rsidR="00000000" w:rsidDel="00000000" w:rsidP="00000000" w:rsidRDefault="00000000" w:rsidRPr="00000000" w14:paraId="00000DD7">
      <w:pPr>
        <w:spacing w:line="240" w:lineRule="auto"/>
        <w:ind w:left="729" w:firstLine="0"/>
        <w:jc w:val="both"/>
        <w:rPr>
          <w:sz w:val="26"/>
          <w:szCs w:val="26"/>
        </w:rPr>
      </w:pPr>
      <w:r w:rsidDel="00000000" w:rsidR="00000000" w:rsidRPr="00000000">
        <w:rPr>
          <w:sz w:val="26"/>
          <w:szCs w:val="26"/>
          <w:rtl w:val="0"/>
        </w:rPr>
        <w:t xml:space="preserve">• Resonance Value: 1 (Blind Draw), 1d4 (Flip)</w:t>
      </w:r>
    </w:p>
    <w:p w:rsidR="00000000" w:rsidDel="00000000" w:rsidP="00000000" w:rsidRDefault="00000000" w:rsidRPr="00000000" w14:paraId="00000DD8">
      <w:pPr>
        <w:spacing w:line="240" w:lineRule="auto"/>
        <w:ind w:left="729" w:firstLine="0"/>
        <w:jc w:val="both"/>
        <w:rPr>
          <w:sz w:val="26"/>
          <w:szCs w:val="26"/>
        </w:rPr>
      </w:pPr>
      <w:r w:rsidDel="00000000" w:rsidR="00000000" w:rsidRPr="00000000">
        <w:rPr>
          <w:sz w:val="26"/>
          <w:szCs w:val="26"/>
          <w:rtl w:val="0"/>
        </w:rPr>
        <w:t xml:space="preserve">• Effect: Forces the caster to draw an additional card immediately.</w:t>
      </w:r>
    </w:p>
    <w:p w:rsidR="00000000" w:rsidDel="00000000" w:rsidP="00000000" w:rsidRDefault="00000000" w:rsidRPr="00000000" w14:paraId="00000DD9">
      <w:pPr>
        <w:spacing w:line="240" w:lineRule="auto"/>
        <w:ind w:left="729" w:firstLine="0"/>
        <w:jc w:val="both"/>
        <w:rPr>
          <w:sz w:val="26"/>
          <w:szCs w:val="26"/>
        </w:rPr>
      </w:pPr>
      <w:r w:rsidDel="00000000" w:rsidR="00000000" w:rsidRPr="00000000">
        <w:rPr>
          <w:sz w:val="26"/>
          <w:szCs w:val="26"/>
          <w:rtl w:val="0"/>
        </w:rPr>
        <w:t xml:space="preserve">• Backlash Rule: If the new draw causes overcharge, the caster must roll a d20—on a 10 or lower, their spell fizzles; on a 20, something unexpected happens (Overseer’s discretion).</w:t>
      </w:r>
    </w:p>
    <w:p w:rsidR="00000000" w:rsidDel="00000000" w:rsidP="00000000" w:rsidRDefault="00000000" w:rsidRPr="00000000" w14:paraId="00000DDA">
      <w:pPr>
        <w:spacing w:line="240" w:lineRule="auto"/>
        <w:ind w:left="729" w:firstLine="0"/>
        <w:jc w:val="both"/>
        <w:rPr>
          <w:sz w:val="26"/>
          <w:szCs w:val="26"/>
        </w:rPr>
      </w:pPr>
      <w:r w:rsidDel="00000000" w:rsidR="00000000" w:rsidRPr="00000000">
        <w:rPr>
          <w:sz w:val="26"/>
          <w:szCs w:val="26"/>
          <w:rtl w:val="0"/>
        </w:rPr>
        <w:t xml:space="preserve">2. The Tower – Sudden Destruction</w:t>
      </w:r>
    </w:p>
    <w:p w:rsidR="00000000" w:rsidDel="00000000" w:rsidP="00000000" w:rsidRDefault="00000000" w:rsidRPr="00000000" w14:paraId="00000DDB">
      <w:pPr>
        <w:spacing w:line="240" w:lineRule="auto"/>
        <w:ind w:left="729" w:firstLine="0"/>
        <w:jc w:val="both"/>
        <w:rPr>
          <w:sz w:val="26"/>
          <w:szCs w:val="26"/>
        </w:rPr>
      </w:pPr>
      <w:r w:rsidDel="00000000" w:rsidR="00000000" w:rsidRPr="00000000">
        <w:rPr>
          <w:sz w:val="26"/>
          <w:szCs w:val="26"/>
          <w:rtl w:val="0"/>
        </w:rPr>
        <w:t xml:space="preserve">• Resonance Value: 1 (Blind Draw), d100 (Flip)</w:t>
      </w:r>
    </w:p>
    <w:p w:rsidR="00000000" w:rsidDel="00000000" w:rsidP="00000000" w:rsidRDefault="00000000" w:rsidRPr="00000000" w14:paraId="00000DDC">
      <w:pPr>
        <w:spacing w:line="240" w:lineRule="auto"/>
        <w:ind w:left="729" w:firstLine="0"/>
        <w:jc w:val="both"/>
        <w:rPr>
          <w:sz w:val="26"/>
          <w:szCs w:val="26"/>
        </w:rPr>
      </w:pPr>
      <w:r w:rsidDel="00000000" w:rsidR="00000000" w:rsidRPr="00000000">
        <w:rPr>
          <w:sz w:val="26"/>
          <w:szCs w:val="26"/>
          <w:rtl w:val="0"/>
        </w:rPr>
        <w:t xml:space="preserve">• Effect:</w:t>
      </w:r>
    </w:p>
    <w:p w:rsidR="00000000" w:rsidDel="00000000" w:rsidP="00000000" w:rsidRDefault="00000000" w:rsidRPr="00000000" w14:paraId="00000DDD">
      <w:pPr>
        <w:spacing w:line="240" w:lineRule="auto"/>
        <w:ind w:left="729" w:firstLine="0"/>
        <w:jc w:val="both"/>
        <w:rPr>
          <w:sz w:val="26"/>
          <w:szCs w:val="26"/>
        </w:rPr>
      </w:pPr>
      <w:r w:rsidDel="00000000" w:rsidR="00000000" w:rsidRPr="00000000">
        <w:rPr>
          <w:sz w:val="26"/>
          <w:szCs w:val="26"/>
          <w:rtl w:val="0"/>
        </w:rPr>
        <w:t xml:space="preserve">• If the card’s revealed value is above 11, the caster must draw another card.</w:t>
      </w:r>
    </w:p>
    <w:p w:rsidR="00000000" w:rsidDel="00000000" w:rsidP="00000000" w:rsidRDefault="00000000" w:rsidRPr="00000000" w14:paraId="00000DDE">
      <w:pPr>
        <w:spacing w:line="240" w:lineRule="auto"/>
        <w:ind w:left="729" w:firstLine="0"/>
        <w:jc w:val="both"/>
        <w:rPr>
          <w:sz w:val="26"/>
          <w:szCs w:val="26"/>
        </w:rPr>
      </w:pPr>
      <w:r w:rsidDel="00000000" w:rsidR="00000000" w:rsidRPr="00000000">
        <w:rPr>
          <w:sz w:val="26"/>
          <w:szCs w:val="26"/>
          <w:rtl w:val="0"/>
        </w:rPr>
        <w:t xml:space="preserve">• If the roll results in a 100, the spell automatically backfires in a catastrophic way (local reality shift, collapse, or void entity interference).</w:t>
      </w:r>
    </w:p>
    <w:p w:rsidR="00000000" w:rsidDel="00000000" w:rsidP="00000000" w:rsidRDefault="00000000" w:rsidRPr="00000000" w14:paraId="00000DDF">
      <w:pPr>
        <w:spacing w:line="240" w:lineRule="auto"/>
        <w:ind w:left="729" w:firstLine="0"/>
        <w:jc w:val="both"/>
        <w:rPr>
          <w:sz w:val="26"/>
          <w:szCs w:val="26"/>
        </w:rPr>
      </w:pPr>
      <w:r w:rsidDel="00000000" w:rsidR="00000000" w:rsidRPr="00000000">
        <w:rPr>
          <w:sz w:val="26"/>
          <w:szCs w:val="26"/>
          <w:rtl w:val="0"/>
        </w:rPr>
        <w:t xml:space="preserve">• Backlash Rule: No mitigation allowed for a roll of 90 or higher—caster must absorb the full effect.</w:t>
      </w:r>
    </w:p>
    <w:p w:rsidR="00000000" w:rsidDel="00000000" w:rsidP="00000000" w:rsidRDefault="00000000" w:rsidRPr="00000000" w14:paraId="00000DE0">
      <w:pPr>
        <w:spacing w:line="240" w:lineRule="auto"/>
        <w:ind w:left="729" w:firstLine="0"/>
        <w:jc w:val="both"/>
        <w:rPr>
          <w:sz w:val="26"/>
          <w:szCs w:val="26"/>
        </w:rPr>
      </w:pPr>
      <w:r w:rsidDel="00000000" w:rsidR="00000000" w:rsidRPr="00000000">
        <w:rPr>
          <w:sz w:val="26"/>
          <w:szCs w:val="26"/>
          <w:rtl w:val="0"/>
        </w:rPr>
        <w:t xml:space="preserve">3. The High Priestess – Subtle Manipulation</w:t>
      </w:r>
    </w:p>
    <w:p w:rsidR="00000000" w:rsidDel="00000000" w:rsidP="00000000" w:rsidRDefault="00000000" w:rsidRPr="00000000" w14:paraId="00000DE1">
      <w:pPr>
        <w:spacing w:line="240" w:lineRule="auto"/>
        <w:ind w:left="729" w:firstLine="0"/>
        <w:jc w:val="both"/>
        <w:rPr>
          <w:sz w:val="26"/>
          <w:szCs w:val="26"/>
        </w:rPr>
      </w:pPr>
      <w:r w:rsidDel="00000000" w:rsidR="00000000" w:rsidRPr="00000000">
        <w:rPr>
          <w:sz w:val="26"/>
          <w:szCs w:val="26"/>
          <w:rtl w:val="0"/>
        </w:rPr>
        <w:t xml:space="preserve">• Resonance Value: 1 (Blind Draw), 2 (Flip)</w:t>
      </w:r>
    </w:p>
    <w:p w:rsidR="00000000" w:rsidDel="00000000" w:rsidP="00000000" w:rsidRDefault="00000000" w:rsidRPr="00000000" w14:paraId="00000DE2">
      <w:pPr>
        <w:spacing w:line="240" w:lineRule="auto"/>
        <w:ind w:left="729" w:firstLine="0"/>
        <w:jc w:val="both"/>
        <w:rPr>
          <w:sz w:val="26"/>
          <w:szCs w:val="26"/>
        </w:rPr>
      </w:pPr>
      <w:r w:rsidDel="00000000" w:rsidR="00000000" w:rsidRPr="00000000">
        <w:rPr>
          <w:sz w:val="26"/>
          <w:szCs w:val="26"/>
          <w:rtl w:val="0"/>
        </w:rPr>
        <w:t xml:space="preserve">• Effect: Allows the caster to swap any one drawn card with another from the deck.</w:t>
      </w:r>
    </w:p>
    <w:p w:rsidR="00000000" w:rsidDel="00000000" w:rsidP="00000000" w:rsidRDefault="00000000" w:rsidRPr="00000000" w14:paraId="00000DE3">
      <w:pPr>
        <w:spacing w:line="240" w:lineRule="auto"/>
        <w:ind w:left="729" w:firstLine="0"/>
        <w:jc w:val="both"/>
        <w:rPr>
          <w:sz w:val="26"/>
          <w:szCs w:val="26"/>
        </w:rPr>
      </w:pPr>
      <w:r w:rsidDel="00000000" w:rsidR="00000000" w:rsidRPr="00000000">
        <w:rPr>
          <w:sz w:val="26"/>
          <w:szCs w:val="26"/>
          <w:rtl w:val="0"/>
        </w:rPr>
        <w:t xml:space="preserve">• Backlash Rule: If an attempt is made to manipulate more than once in a scene, the caster rolls a d10—on a 1, they lose access to spells for 1d4 rounds due to cognitive overload.</w:t>
      </w:r>
    </w:p>
    <w:p w:rsidR="00000000" w:rsidDel="00000000" w:rsidP="00000000" w:rsidRDefault="00000000" w:rsidRPr="00000000" w14:paraId="00000DE4">
      <w:pPr>
        <w:spacing w:line="240" w:lineRule="auto"/>
        <w:ind w:left="729" w:firstLine="0"/>
        <w:jc w:val="both"/>
        <w:rPr>
          <w:sz w:val="26"/>
          <w:szCs w:val="26"/>
        </w:rPr>
      </w:pPr>
      <w:r w:rsidDel="00000000" w:rsidR="00000000" w:rsidRPr="00000000">
        <w:rPr>
          <w:sz w:val="26"/>
          <w:szCs w:val="26"/>
          <w:rtl w:val="0"/>
        </w:rPr>
        <w:t xml:space="preserve">4. The Magician – Controlled Power</w:t>
      </w:r>
    </w:p>
    <w:p w:rsidR="00000000" w:rsidDel="00000000" w:rsidP="00000000" w:rsidRDefault="00000000" w:rsidRPr="00000000" w14:paraId="00000DE5">
      <w:pPr>
        <w:spacing w:line="240" w:lineRule="auto"/>
        <w:ind w:left="729" w:firstLine="0"/>
        <w:jc w:val="both"/>
        <w:rPr>
          <w:sz w:val="26"/>
          <w:szCs w:val="26"/>
        </w:rPr>
      </w:pPr>
      <w:r w:rsidDel="00000000" w:rsidR="00000000" w:rsidRPr="00000000">
        <w:rPr>
          <w:sz w:val="26"/>
          <w:szCs w:val="26"/>
          <w:rtl w:val="0"/>
        </w:rPr>
        <w:t xml:space="preserve">• Resonance Value: 1 (Blind Draw), 3 (Flip)</w:t>
      </w:r>
    </w:p>
    <w:p w:rsidR="00000000" w:rsidDel="00000000" w:rsidP="00000000" w:rsidRDefault="00000000" w:rsidRPr="00000000" w14:paraId="00000DE6">
      <w:pPr>
        <w:spacing w:line="240" w:lineRule="auto"/>
        <w:ind w:left="729" w:firstLine="0"/>
        <w:jc w:val="both"/>
        <w:rPr>
          <w:sz w:val="26"/>
          <w:szCs w:val="26"/>
        </w:rPr>
      </w:pPr>
      <w:r w:rsidDel="00000000" w:rsidR="00000000" w:rsidRPr="00000000">
        <w:rPr>
          <w:sz w:val="26"/>
          <w:szCs w:val="26"/>
          <w:rtl w:val="0"/>
        </w:rPr>
        <w:t xml:space="preserve">• Effect: Enables the caster to redirect excess resonance to another target (friend or foe).</w:t>
      </w:r>
    </w:p>
    <w:p w:rsidR="00000000" w:rsidDel="00000000" w:rsidP="00000000" w:rsidRDefault="00000000" w:rsidRPr="00000000" w14:paraId="00000DE7">
      <w:pPr>
        <w:spacing w:line="240" w:lineRule="auto"/>
        <w:ind w:left="729" w:firstLine="0"/>
        <w:jc w:val="both"/>
        <w:rPr>
          <w:sz w:val="26"/>
          <w:szCs w:val="26"/>
        </w:rPr>
      </w:pPr>
      <w:r w:rsidDel="00000000" w:rsidR="00000000" w:rsidRPr="00000000">
        <w:rPr>
          <w:sz w:val="26"/>
          <w:szCs w:val="26"/>
          <w:rtl w:val="0"/>
        </w:rPr>
        <w:t xml:space="preserve">• Backlash Rule: If used improperly, the spell instead transfers to the nearest unintended target.</w:t>
      </w:r>
    </w:p>
    <w:p w:rsidR="00000000" w:rsidDel="00000000" w:rsidP="00000000" w:rsidRDefault="00000000" w:rsidRPr="00000000" w14:paraId="00000DE8">
      <w:pPr>
        <w:spacing w:line="240" w:lineRule="auto"/>
        <w:ind w:left="729" w:firstLine="0"/>
        <w:jc w:val="both"/>
        <w:rPr>
          <w:sz w:val="26"/>
          <w:szCs w:val="26"/>
        </w:rPr>
      </w:pPr>
      <w:r w:rsidDel="00000000" w:rsidR="00000000" w:rsidRPr="00000000">
        <w:rPr>
          <w:sz w:val="26"/>
          <w:szCs w:val="26"/>
          <w:rtl w:val="0"/>
        </w:rPr>
        <w:t xml:space="preserve">Rules for Drawing &amp; Mitigation</w:t>
      </w:r>
    </w:p>
    <w:p w:rsidR="00000000" w:rsidDel="00000000" w:rsidP="00000000" w:rsidRDefault="00000000" w:rsidRPr="00000000" w14:paraId="00000DE9">
      <w:pPr>
        <w:spacing w:line="240" w:lineRule="auto"/>
        <w:ind w:left="729" w:firstLine="0"/>
        <w:jc w:val="both"/>
        <w:rPr>
          <w:sz w:val="26"/>
          <w:szCs w:val="26"/>
        </w:rPr>
      </w:pPr>
      <w:r w:rsidDel="00000000" w:rsidR="00000000" w:rsidRPr="00000000">
        <w:rPr>
          <w:sz w:val="26"/>
          <w:szCs w:val="26"/>
          <w:rtl w:val="0"/>
        </w:rPr>
        <w:t xml:space="preserve">Drawing Mechanic:</w:t>
      </w:r>
    </w:p>
    <w:p w:rsidR="00000000" w:rsidDel="00000000" w:rsidP="00000000" w:rsidRDefault="00000000" w:rsidRPr="00000000" w14:paraId="00000DEA">
      <w:pPr>
        <w:spacing w:line="240" w:lineRule="auto"/>
        <w:ind w:left="729" w:firstLine="0"/>
        <w:jc w:val="both"/>
        <w:rPr>
          <w:sz w:val="26"/>
          <w:szCs w:val="26"/>
        </w:rPr>
      </w:pPr>
      <w:r w:rsidDel="00000000" w:rsidR="00000000" w:rsidRPr="00000000">
        <w:rPr>
          <w:sz w:val="26"/>
          <w:szCs w:val="26"/>
          <w:rtl w:val="0"/>
        </w:rPr>
        <w:t xml:space="preserve">1. The player estimates the spell’s cost and draws cards blindly, each valued at 1 resonance at the time of draw.</w:t>
      </w:r>
    </w:p>
    <w:p w:rsidR="00000000" w:rsidDel="00000000" w:rsidP="00000000" w:rsidRDefault="00000000" w:rsidRPr="00000000" w14:paraId="00000DEB">
      <w:pPr>
        <w:spacing w:line="240" w:lineRule="auto"/>
        <w:ind w:left="729" w:firstLine="0"/>
        <w:jc w:val="both"/>
        <w:rPr>
          <w:sz w:val="26"/>
          <w:szCs w:val="26"/>
        </w:rPr>
      </w:pPr>
      <w:r w:rsidDel="00000000" w:rsidR="00000000" w:rsidRPr="00000000">
        <w:rPr>
          <w:sz w:val="26"/>
          <w:szCs w:val="26"/>
          <w:rtl w:val="0"/>
        </w:rPr>
        <w:t xml:space="preserve">2. After drawing, cards are flipped to reveal their True Resonance Value.</w:t>
      </w:r>
    </w:p>
    <w:p w:rsidR="00000000" w:rsidDel="00000000" w:rsidP="00000000" w:rsidRDefault="00000000" w:rsidRPr="00000000" w14:paraId="00000DEC">
      <w:pPr>
        <w:spacing w:line="240" w:lineRule="auto"/>
        <w:ind w:left="729" w:firstLine="0"/>
        <w:jc w:val="both"/>
        <w:rPr>
          <w:sz w:val="26"/>
          <w:szCs w:val="26"/>
        </w:rPr>
      </w:pPr>
      <w:r w:rsidDel="00000000" w:rsidR="00000000" w:rsidRPr="00000000">
        <w:rPr>
          <w:sz w:val="26"/>
          <w:szCs w:val="26"/>
          <w:rtl w:val="0"/>
        </w:rPr>
        <w:t xml:space="preserve"> If the total value exceeds the spell cost:</w:t>
      </w:r>
    </w:p>
    <w:p w:rsidR="00000000" w:rsidDel="00000000" w:rsidP="00000000" w:rsidRDefault="00000000" w:rsidRPr="00000000" w14:paraId="00000DED">
      <w:pPr>
        <w:spacing w:line="240" w:lineRule="auto"/>
        <w:ind w:left="729" w:firstLine="0"/>
        <w:jc w:val="both"/>
        <w:rPr>
          <w:sz w:val="26"/>
          <w:szCs w:val="26"/>
        </w:rPr>
      </w:pPr>
      <w:r w:rsidDel="00000000" w:rsidR="00000000" w:rsidRPr="00000000">
        <w:rPr>
          <w:sz w:val="26"/>
          <w:szCs w:val="26"/>
          <w:rtl w:val="0"/>
        </w:rPr>
        <w:t xml:space="preserve">• A mitigation device may absorb excess, if available.</w:t>
      </w:r>
    </w:p>
    <w:p w:rsidR="00000000" w:rsidDel="00000000" w:rsidP="00000000" w:rsidRDefault="00000000" w:rsidRPr="00000000" w14:paraId="00000DEE">
      <w:pPr>
        <w:spacing w:line="240" w:lineRule="auto"/>
        <w:ind w:left="729" w:firstLine="0"/>
        <w:jc w:val="both"/>
        <w:rPr>
          <w:sz w:val="26"/>
          <w:szCs w:val="26"/>
        </w:rPr>
      </w:pPr>
      <w:r w:rsidDel="00000000" w:rsidR="00000000" w:rsidRPr="00000000">
        <w:rPr>
          <w:sz w:val="26"/>
          <w:szCs w:val="26"/>
          <w:rtl w:val="0"/>
        </w:rPr>
        <w:t xml:space="preserve">• If no device is available, backlash effects apply.</w:t>
      </w:r>
    </w:p>
    <w:p w:rsidR="00000000" w:rsidDel="00000000" w:rsidP="00000000" w:rsidRDefault="00000000" w:rsidRPr="00000000" w14:paraId="00000DEF">
      <w:pPr>
        <w:spacing w:line="240" w:lineRule="auto"/>
        <w:ind w:left="729" w:firstLine="0"/>
        <w:jc w:val="both"/>
        <w:rPr>
          <w:sz w:val="26"/>
          <w:szCs w:val="26"/>
        </w:rPr>
      </w:pPr>
      <w:r w:rsidDel="00000000" w:rsidR="00000000" w:rsidRPr="00000000">
        <w:rPr>
          <w:sz w:val="26"/>
          <w:szCs w:val="26"/>
          <w:rtl w:val="0"/>
        </w:rPr>
        <w:t xml:space="preserve">If the total value is lower than required:</w:t>
      </w:r>
    </w:p>
    <w:p w:rsidR="00000000" w:rsidDel="00000000" w:rsidP="00000000" w:rsidRDefault="00000000" w:rsidRPr="00000000" w14:paraId="00000DF0">
      <w:pPr>
        <w:spacing w:line="240" w:lineRule="auto"/>
        <w:ind w:left="729" w:firstLine="0"/>
        <w:jc w:val="both"/>
        <w:rPr>
          <w:sz w:val="26"/>
          <w:szCs w:val="26"/>
        </w:rPr>
      </w:pPr>
      <w:r w:rsidDel="00000000" w:rsidR="00000000" w:rsidRPr="00000000">
        <w:rPr>
          <w:sz w:val="26"/>
          <w:szCs w:val="26"/>
          <w:rtl w:val="0"/>
        </w:rPr>
        <w:t xml:space="preserve">• The caster must attempt to “force” the spell at their peril, risking psionic strain or chaos.</w:t>
      </w:r>
    </w:p>
    <w:p w:rsidR="00000000" w:rsidDel="00000000" w:rsidP="00000000" w:rsidRDefault="00000000" w:rsidRPr="00000000" w14:paraId="00000DF1">
      <w:pPr>
        <w:spacing w:line="240" w:lineRule="auto"/>
        <w:ind w:left="729" w:firstLine="0"/>
        <w:jc w:val="both"/>
        <w:rPr>
          <w:sz w:val="26"/>
          <w:szCs w:val="26"/>
        </w:rPr>
      </w:pPr>
      <w:r w:rsidDel="00000000" w:rsidR="00000000" w:rsidRPr="00000000">
        <w:rPr>
          <w:sz w:val="26"/>
          <w:szCs w:val="26"/>
          <w:rtl w:val="0"/>
        </w:rPr>
        <w:t xml:space="preserve">Mitigation Devices (Absorbers &amp; Nullifiers):</w:t>
      </w:r>
    </w:p>
    <w:p w:rsidR="00000000" w:rsidDel="00000000" w:rsidP="00000000" w:rsidRDefault="00000000" w:rsidRPr="00000000" w14:paraId="00000DF2">
      <w:pPr>
        <w:spacing w:line="240" w:lineRule="auto"/>
        <w:ind w:left="729" w:firstLine="0"/>
        <w:jc w:val="both"/>
        <w:rPr>
          <w:sz w:val="26"/>
          <w:szCs w:val="26"/>
        </w:rPr>
      </w:pPr>
      <w:r w:rsidDel="00000000" w:rsidR="00000000" w:rsidRPr="00000000">
        <w:rPr>
          <w:sz w:val="26"/>
          <w:szCs w:val="26"/>
          <w:rtl w:val="0"/>
        </w:rPr>
        <w:t xml:space="preserve">• Absorbers: Can soak up exact excess resonance value.</w:t>
      </w:r>
    </w:p>
    <w:p w:rsidR="00000000" w:rsidDel="00000000" w:rsidP="00000000" w:rsidRDefault="00000000" w:rsidRPr="00000000" w14:paraId="00000DF3">
      <w:pPr>
        <w:spacing w:line="240" w:lineRule="auto"/>
        <w:ind w:left="729" w:firstLine="0"/>
        <w:jc w:val="both"/>
        <w:rPr>
          <w:sz w:val="26"/>
          <w:szCs w:val="26"/>
        </w:rPr>
      </w:pPr>
      <w:r w:rsidDel="00000000" w:rsidR="00000000" w:rsidRPr="00000000">
        <w:rPr>
          <w:sz w:val="26"/>
          <w:szCs w:val="26"/>
          <w:rtl w:val="0"/>
        </w:rPr>
        <w:t xml:space="preserve">• Nullifiers: Allow discarding the highest value card drawn, replacing it with a fresh draw.</w:t>
      </w:r>
    </w:p>
    <w:p w:rsidR="00000000" w:rsidDel="00000000" w:rsidP="00000000" w:rsidRDefault="00000000" w:rsidRPr="00000000" w14:paraId="00000DF4">
      <w:pPr>
        <w:spacing w:line="240" w:lineRule="auto"/>
        <w:ind w:left="729" w:firstLine="0"/>
        <w:jc w:val="both"/>
        <w:rPr>
          <w:sz w:val="26"/>
          <w:szCs w:val="26"/>
        </w:rPr>
      </w:pPr>
      <w:r w:rsidDel="00000000" w:rsidR="00000000" w:rsidRPr="00000000">
        <w:rPr>
          <w:sz w:val="26"/>
          <w:szCs w:val="26"/>
          <w:rtl w:val="0"/>
        </w:rPr>
        <w:t xml:space="preserve">• Overseer Discretion: Cheap devices might fail at critical moments, while high-quality ones carry built-in risks of corruption or malfunction.</w:t>
      </w:r>
    </w:p>
    <w:p w:rsidR="00000000" w:rsidDel="00000000" w:rsidP="00000000" w:rsidRDefault="00000000" w:rsidRPr="00000000" w14:paraId="00000DF5">
      <w:pPr>
        <w:spacing w:line="240" w:lineRule="auto"/>
        <w:ind w:left="729" w:firstLine="0"/>
        <w:jc w:val="both"/>
        <w:rPr>
          <w:sz w:val="26"/>
          <w:szCs w:val="26"/>
        </w:rPr>
      </w:pPr>
      <w:r w:rsidDel="00000000" w:rsidR="00000000" w:rsidRPr="00000000">
        <w:rPr>
          <w:sz w:val="26"/>
          <w:szCs w:val="26"/>
          <w:rtl w:val="0"/>
        </w:rPr>
        <w:t xml:space="preserve">Core Mechanics Recap </w:t>
      </w:r>
    </w:p>
    <w:p w:rsidR="00000000" w:rsidDel="00000000" w:rsidP="00000000" w:rsidRDefault="00000000" w:rsidRPr="00000000" w14:paraId="00000DF6">
      <w:pPr>
        <w:spacing w:line="240" w:lineRule="auto"/>
        <w:ind w:left="729" w:firstLine="0"/>
        <w:jc w:val="both"/>
        <w:rPr>
          <w:sz w:val="26"/>
          <w:szCs w:val="26"/>
        </w:rPr>
      </w:pPr>
      <w:r w:rsidDel="00000000" w:rsidR="00000000" w:rsidRPr="00000000">
        <w:rPr>
          <w:sz w:val="26"/>
          <w:szCs w:val="26"/>
          <w:rtl w:val="0"/>
        </w:rPr>
        <w:t xml:space="preserve">1. Blind Draw Phase: Each card starts at 1 BRV, with unknown consequences.</w:t>
      </w:r>
    </w:p>
    <w:p w:rsidR="00000000" w:rsidDel="00000000" w:rsidP="00000000" w:rsidRDefault="00000000" w:rsidRPr="00000000" w14:paraId="00000DF7">
      <w:pPr>
        <w:spacing w:line="240" w:lineRule="auto"/>
        <w:ind w:left="729" w:firstLine="0"/>
        <w:jc w:val="both"/>
        <w:rPr>
          <w:sz w:val="26"/>
          <w:szCs w:val="26"/>
        </w:rPr>
      </w:pPr>
      <w:r w:rsidDel="00000000" w:rsidR="00000000" w:rsidRPr="00000000">
        <w:rPr>
          <w:sz w:val="26"/>
          <w:szCs w:val="26"/>
          <w:rtl w:val="0"/>
        </w:rPr>
        <w:t xml:space="preserve">2. Flip Phase: Each card reveals its True Resonance Value (TRV), which may add risk, force further draws, or provide hidden benefits.</w:t>
      </w:r>
    </w:p>
    <w:p w:rsidR="00000000" w:rsidDel="00000000" w:rsidP="00000000" w:rsidRDefault="00000000" w:rsidRPr="00000000" w14:paraId="00000DF8">
      <w:pPr>
        <w:spacing w:line="240" w:lineRule="auto"/>
        <w:ind w:left="729" w:firstLine="0"/>
        <w:jc w:val="both"/>
        <w:rPr>
          <w:sz w:val="26"/>
          <w:szCs w:val="26"/>
        </w:rPr>
      </w:pPr>
      <w:r w:rsidDel="00000000" w:rsidR="00000000" w:rsidRPr="00000000">
        <w:rPr>
          <w:sz w:val="26"/>
          <w:szCs w:val="26"/>
          <w:rtl w:val="0"/>
        </w:rPr>
        <w:t xml:space="preserve">3. Alignment Check:</w:t>
      </w:r>
    </w:p>
    <w:p w:rsidR="00000000" w:rsidDel="00000000" w:rsidP="00000000" w:rsidRDefault="00000000" w:rsidRPr="00000000" w14:paraId="00000DF9">
      <w:pPr>
        <w:spacing w:line="240" w:lineRule="auto"/>
        <w:ind w:left="729" w:firstLine="0"/>
        <w:jc w:val="both"/>
        <w:rPr>
          <w:sz w:val="26"/>
          <w:szCs w:val="26"/>
        </w:rPr>
      </w:pPr>
      <w:r w:rsidDel="00000000" w:rsidR="00000000" w:rsidRPr="00000000">
        <w:rPr>
          <w:sz w:val="26"/>
          <w:szCs w:val="26"/>
          <w:rtl w:val="0"/>
        </w:rPr>
        <w:t xml:space="preserve">• If the card element or attribute aligns with the caster’s build, they roll with advantage for spell effects.</w:t>
      </w:r>
    </w:p>
    <w:p w:rsidR="00000000" w:rsidDel="00000000" w:rsidP="00000000" w:rsidRDefault="00000000" w:rsidRPr="00000000" w14:paraId="00000DFA">
      <w:pPr>
        <w:spacing w:line="240" w:lineRule="auto"/>
        <w:ind w:left="729" w:firstLine="0"/>
        <w:jc w:val="both"/>
        <w:rPr>
          <w:sz w:val="26"/>
          <w:szCs w:val="26"/>
        </w:rPr>
      </w:pPr>
      <w:r w:rsidDel="00000000" w:rsidR="00000000" w:rsidRPr="00000000">
        <w:rPr>
          <w:sz w:val="26"/>
          <w:szCs w:val="26"/>
          <w:rtl w:val="0"/>
        </w:rPr>
        <w:t xml:space="preserve">• If misaligned, the caster must roll a d100 with disadvantage and declare even/odd for success.</w:t>
      </w:r>
    </w:p>
    <w:p w:rsidR="00000000" w:rsidDel="00000000" w:rsidP="00000000" w:rsidRDefault="00000000" w:rsidRPr="00000000" w14:paraId="00000DFB">
      <w:pPr>
        <w:spacing w:line="240" w:lineRule="auto"/>
        <w:ind w:left="729" w:firstLine="0"/>
        <w:jc w:val="both"/>
        <w:rPr>
          <w:sz w:val="26"/>
          <w:szCs w:val="26"/>
        </w:rPr>
      </w:pPr>
      <w:r w:rsidDel="00000000" w:rsidR="00000000" w:rsidRPr="00000000">
        <w:rPr>
          <w:sz w:val="26"/>
          <w:szCs w:val="26"/>
          <w:rtl w:val="0"/>
        </w:rPr>
        <w:t xml:space="preserve">4. Gnosis vs. Entropy Effects:</w:t>
      </w:r>
    </w:p>
    <w:p w:rsidR="00000000" w:rsidDel="00000000" w:rsidP="00000000" w:rsidRDefault="00000000" w:rsidRPr="00000000" w14:paraId="00000DFC">
      <w:pPr>
        <w:spacing w:line="240" w:lineRule="auto"/>
        <w:ind w:left="729" w:firstLine="0"/>
        <w:jc w:val="both"/>
        <w:rPr>
          <w:sz w:val="26"/>
          <w:szCs w:val="26"/>
        </w:rPr>
      </w:pPr>
      <w:r w:rsidDel="00000000" w:rsidR="00000000" w:rsidRPr="00000000">
        <w:rPr>
          <w:sz w:val="26"/>
          <w:szCs w:val="26"/>
          <w:rtl w:val="0"/>
        </w:rPr>
        <w:t xml:space="preserve">• Cards aligned with Gnosis lean toward control and stability.</w:t>
      </w:r>
    </w:p>
    <w:p w:rsidR="00000000" w:rsidDel="00000000" w:rsidP="00000000" w:rsidRDefault="00000000" w:rsidRPr="00000000" w14:paraId="00000DFD">
      <w:pPr>
        <w:spacing w:line="240" w:lineRule="auto"/>
        <w:ind w:left="729" w:firstLine="0"/>
        <w:jc w:val="both"/>
        <w:rPr>
          <w:sz w:val="26"/>
          <w:szCs w:val="26"/>
        </w:rPr>
      </w:pPr>
      <w:r w:rsidDel="00000000" w:rsidR="00000000" w:rsidRPr="00000000">
        <w:rPr>
          <w:sz w:val="26"/>
          <w:szCs w:val="26"/>
          <w:rtl w:val="0"/>
        </w:rPr>
        <w:t xml:space="preserve">• Entropy-aligned cards are unpredictable and chaotic, forcing additional checks.</w:t>
      </w:r>
    </w:p>
    <w:p w:rsidR="00000000" w:rsidDel="00000000" w:rsidP="00000000" w:rsidRDefault="00000000" w:rsidRPr="00000000" w14:paraId="00000DFE">
      <w:pPr>
        <w:spacing w:line="240" w:lineRule="auto"/>
        <w:ind w:left="729" w:firstLine="0"/>
        <w:jc w:val="both"/>
        <w:rPr>
          <w:sz w:val="26"/>
          <w:szCs w:val="26"/>
        </w:rPr>
      </w:pPr>
      <w:r w:rsidDel="00000000" w:rsidR="00000000" w:rsidRPr="00000000">
        <w:rPr>
          <w:sz w:val="26"/>
          <w:szCs w:val="26"/>
          <w:rtl w:val="0"/>
        </w:rPr>
        <w:t xml:space="preserve">5. Paragon Effects:</w:t>
      </w:r>
    </w:p>
    <w:p w:rsidR="00000000" w:rsidDel="00000000" w:rsidP="00000000" w:rsidRDefault="00000000" w:rsidRPr="00000000" w14:paraId="00000DFF">
      <w:pPr>
        <w:spacing w:line="240" w:lineRule="auto"/>
        <w:ind w:left="729" w:firstLine="0"/>
        <w:jc w:val="both"/>
        <w:rPr>
          <w:sz w:val="26"/>
          <w:szCs w:val="26"/>
        </w:rPr>
      </w:pPr>
      <w:r w:rsidDel="00000000" w:rsidR="00000000" w:rsidRPr="00000000">
        <w:rPr>
          <w:sz w:val="26"/>
          <w:szCs w:val="26"/>
          <w:rtl w:val="0"/>
        </w:rPr>
        <w:t xml:space="preserve">• If the caster perfectly aligns with a card’s resonance, they unlock a one-time Paragon Effect, enhancing the spell beyond normal limits.</w:t>
      </w:r>
    </w:p>
    <w:p w:rsidR="00000000" w:rsidDel="00000000" w:rsidP="00000000" w:rsidRDefault="00000000" w:rsidRPr="00000000" w14:paraId="00000E00">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E01">
      <w:pPr>
        <w:spacing w:line="240" w:lineRule="auto"/>
        <w:ind w:left="729" w:firstLine="0"/>
        <w:jc w:val="both"/>
        <w:rPr>
          <w:sz w:val="26"/>
          <w:szCs w:val="26"/>
        </w:rPr>
      </w:pPr>
      <w:r w:rsidDel="00000000" w:rsidR="00000000" w:rsidRPr="00000000">
        <w:rPr>
          <w:sz w:val="26"/>
          <w:szCs w:val="26"/>
          <w:rtl w:val="0"/>
        </w:rPr>
        <w:t xml:space="preserve">The Fool’s Journey: A Map to the Unknown</w:t>
      </w:r>
    </w:p>
    <w:p w:rsidR="00000000" w:rsidDel="00000000" w:rsidP="00000000" w:rsidRDefault="00000000" w:rsidRPr="00000000" w14:paraId="00000E02">
      <w:pPr>
        <w:spacing w:line="240" w:lineRule="auto"/>
        <w:ind w:left="729" w:firstLine="0"/>
        <w:jc w:val="both"/>
        <w:rPr>
          <w:sz w:val="26"/>
          <w:szCs w:val="26"/>
        </w:rPr>
      </w:pPr>
      <w:r w:rsidDel="00000000" w:rsidR="00000000" w:rsidRPr="00000000">
        <w:rPr>
          <w:sz w:val="26"/>
          <w:szCs w:val="26"/>
          <w:rtl w:val="0"/>
        </w:rPr>
        <w:t xml:space="preserve">They say that every Palladian soul carries within it the weight of forgotten memories, echoes of lives lived and unlived, paths taken and abandoned. The Empire does not recognize fate, nor does it bow to the whims of unseen forces—yet the cards do not lie. Whether relics of a forgotten civilization or artifacts born of Palladian ingenuity, the Fool’s Deck exists in every corner of the known universe, handed from trembling fingers to eager hands, passed in secret or laid bare in the halls of power.</w:t>
      </w:r>
    </w:p>
    <w:p w:rsidR="00000000" w:rsidDel="00000000" w:rsidP="00000000" w:rsidRDefault="00000000" w:rsidRPr="00000000" w14:paraId="00000E03">
      <w:pPr>
        <w:spacing w:line="240" w:lineRule="auto"/>
        <w:ind w:left="729" w:firstLine="0"/>
        <w:jc w:val="both"/>
        <w:rPr>
          <w:sz w:val="26"/>
          <w:szCs w:val="26"/>
        </w:rPr>
      </w:pPr>
      <w:r w:rsidDel="00000000" w:rsidR="00000000" w:rsidRPr="00000000">
        <w:rPr>
          <w:sz w:val="26"/>
          <w:szCs w:val="26"/>
          <w:rtl w:val="0"/>
        </w:rPr>
        <w:t xml:space="preserve">The deck, like the cosmos, is infinite in its potential. A roadmap, they say. A blueprint etched into the fabric of Palladian existence, reflecting every rise and fall, every moment of triumph and tragedy, every dream born from the ashes of ruin. And at the heart of it all is the Fool, the beginning, the end, and the infinite space between.</w:t>
      </w:r>
    </w:p>
    <w:p w:rsidR="00000000" w:rsidDel="00000000" w:rsidP="00000000" w:rsidRDefault="00000000" w:rsidRPr="00000000" w14:paraId="00000E04">
      <w:pPr>
        <w:spacing w:line="240" w:lineRule="auto"/>
        <w:ind w:left="729" w:firstLine="0"/>
        <w:jc w:val="both"/>
        <w:rPr>
          <w:sz w:val="26"/>
          <w:szCs w:val="26"/>
        </w:rPr>
      </w:pPr>
      <w:r w:rsidDel="00000000" w:rsidR="00000000" w:rsidRPr="00000000">
        <w:rPr>
          <w:sz w:val="26"/>
          <w:szCs w:val="26"/>
          <w:rtl w:val="0"/>
        </w:rPr>
        <w:t xml:space="preserve">“From the formless void from which all cast twelve eons, where order first wove its threads, we are bound. Each path walked, each destiny fulfilled, is but an echo of that first perfect moment.” – Void Navigator’s Creed</w:t>
      </w:r>
    </w:p>
    <w:p w:rsidR="00000000" w:rsidDel="00000000" w:rsidP="00000000" w:rsidRDefault="00000000" w:rsidRPr="00000000" w14:paraId="00000E05">
      <w:pPr>
        <w:spacing w:line="240" w:lineRule="auto"/>
        <w:ind w:left="729" w:firstLine="0"/>
        <w:jc w:val="both"/>
        <w:rPr>
          <w:sz w:val="26"/>
          <w:szCs w:val="26"/>
        </w:rPr>
      </w:pPr>
      <w:r w:rsidDel="00000000" w:rsidR="00000000" w:rsidRPr="00000000">
        <w:rPr>
          <w:sz w:val="26"/>
          <w:szCs w:val="26"/>
          <w:rtl w:val="0"/>
        </w:rPr>
        <w:t xml:space="preserve">But not all see the cosmos through such a grand lens. Some, particularly those who study the Art, reject the notion of preordained paths. For them, existence is not an echo, but a canvas.</w:t>
      </w:r>
    </w:p>
    <w:p w:rsidR="00000000" w:rsidDel="00000000" w:rsidP="00000000" w:rsidRDefault="00000000" w:rsidRPr="00000000" w14:paraId="00000E06">
      <w:pPr>
        <w:spacing w:line="240" w:lineRule="auto"/>
        <w:ind w:left="729" w:firstLine="0"/>
        <w:jc w:val="both"/>
        <w:rPr>
          <w:sz w:val="26"/>
          <w:szCs w:val="26"/>
        </w:rPr>
      </w:pPr>
      <w:r w:rsidDel="00000000" w:rsidR="00000000" w:rsidRPr="00000000">
        <w:rPr>
          <w:sz w:val="26"/>
          <w:szCs w:val="26"/>
          <w:rtl w:val="0"/>
        </w:rPr>
        <w:t xml:space="preserve">Magic, through the focus of will and discipline of the mind, is the measurable, quantifiable manifestation of inward psychic realities, given form by desire and intention.</w:t>
      </w:r>
    </w:p>
    <w:p w:rsidR="00000000" w:rsidDel="00000000" w:rsidP="00000000" w:rsidRDefault="00000000" w:rsidRPr="00000000" w14:paraId="00000E07">
      <w:pPr>
        <w:spacing w:line="240" w:lineRule="auto"/>
        <w:ind w:left="729" w:firstLine="0"/>
        <w:jc w:val="both"/>
        <w:rPr>
          <w:sz w:val="26"/>
          <w:szCs w:val="26"/>
        </w:rPr>
      </w:pPr>
      <w:r w:rsidDel="00000000" w:rsidR="00000000" w:rsidRPr="00000000">
        <w:rPr>
          <w:sz w:val="26"/>
          <w:szCs w:val="26"/>
          <w:rtl w:val="0"/>
        </w:rPr>
        <w:t xml:space="preserve">Though their faith lies in science and reason, every Palladian bears a hunger older than their empire, deeper than their knowledge, more absolute than their laws. It is the silent certainty that they are the destined inheritors of the universe. No star too distant, no power too great, no force beyond their grasp. It is manifest. It is inevitable. It is what drives them forward—conquerors of the known, dreamers of the unknown.</w:t>
      </w:r>
    </w:p>
    <w:p w:rsidR="00000000" w:rsidDel="00000000" w:rsidP="00000000" w:rsidRDefault="00000000" w:rsidRPr="00000000" w14:paraId="00000E08">
      <w:pPr>
        <w:spacing w:line="240" w:lineRule="auto"/>
        <w:ind w:left="729" w:firstLine="0"/>
        <w:jc w:val="both"/>
        <w:rPr>
          <w:sz w:val="26"/>
          <w:szCs w:val="26"/>
        </w:rPr>
      </w:pPr>
      <w:r w:rsidDel="00000000" w:rsidR="00000000" w:rsidRPr="00000000">
        <w:rPr>
          <w:sz w:val="26"/>
          <w:szCs w:val="26"/>
          <w:rtl w:val="0"/>
        </w:rPr>
        <w:t xml:space="preserve">Some whisper that this unshakable certainty is not truly Palladian in origin. That it was given to them, sewn into their genes by hands long vanished, by architects whose dreams for their creations may not yet be fulfilled. Others dismiss it as the byproduct of progress—of logic, calculation, and strategy carried to its utmost extreme. But in the farthest reaches of the Empire, where the starless void stares back, those who listen too closely to the silence sometimes hear it… the call to become something more.</w:t>
      </w:r>
    </w:p>
    <w:p w:rsidR="00000000" w:rsidDel="00000000" w:rsidP="00000000" w:rsidRDefault="00000000" w:rsidRPr="00000000" w14:paraId="00000E09">
      <w:pPr>
        <w:spacing w:line="240" w:lineRule="auto"/>
        <w:ind w:left="729" w:firstLine="0"/>
        <w:jc w:val="both"/>
        <w:rPr>
          <w:sz w:val="26"/>
          <w:szCs w:val="26"/>
        </w:rPr>
      </w:pPr>
      <w:r w:rsidDel="00000000" w:rsidR="00000000" w:rsidRPr="00000000">
        <w:rPr>
          <w:sz w:val="26"/>
          <w:szCs w:val="26"/>
          <w:rtl w:val="0"/>
        </w:rPr>
        <w:t xml:space="preserve">Azathoth, The Fool</w:t>
      </w:r>
    </w:p>
    <w:p w:rsidR="00000000" w:rsidDel="00000000" w:rsidP="00000000" w:rsidRDefault="00000000" w:rsidRPr="00000000" w14:paraId="00000E0A">
      <w:pPr>
        <w:spacing w:line="240" w:lineRule="auto"/>
        <w:ind w:left="729" w:firstLine="0"/>
        <w:jc w:val="both"/>
        <w:rPr>
          <w:sz w:val="26"/>
          <w:szCs w:val="26"/>
        </w:rPr>
      </w:pPr>
      <w:r w:rsidDel="00000000" w:rsidR="00000000" w:rsidRPr="00000000">
        <w:rPr>
          <w:sz w:val="26"/>
          <w:szCs w:val="26"/>
          <w:rtl w:val="0"/>
        </w:rPr>
        <w:t xml:space="preserve">The Blind Idiot God</w:t>
      </w:r>
    </w:p>
    <w:p w:rsidR="00000000" w:rsidDel="00000000" w:rsidP="00000000" w:rsidRDefault="00000000" w:rsidRPr="00000000" w14:paraId="00000E0B">
      <w:pPr>
        <w:spacing w:line="240" w:lineRule="auto"/>
        <w:ind w:left="729" w:firstLine="0"/>
        <w:jc w:val="both"/>
        <w:rPr>
          <w:sz w:val="26"/>
          <w:szCs w:val="26"/>
        </w:rPr>
      </w:pPr>
      <w:r w:rsidDel="00000000" w:rsidR="00000000" w:rsidRPr="00000000">
        <w:rPr>
          <w:sz w:val="26"/>
          <w:szCs w:val="26"/>
          <w:rtl w:val="0"/>
        </w:rPr>
        <w:t xml:space="preserve">“From the yawning void where the first whispers came, a step is taken, unknowing, unfearing. The fool embarks, a vessel for potential or disaster—both are equal in the gulf of uncertainty.”</w:t>
      </w:r>
    </w:p>
    <w:p w:rsidR="00000000" w:rsidDel="00000000" w:rsidP="00000000" w:rsidRDefault="00000000" w:rsidRPr="00000000" w14:paraId="00000E0C">
      <w:pPr>
        <w:spacing w:line="240" w:lineRule="auto"/>
        <w:ind w:left="729" w:firstLine="0"/>
        <w:jc w:val="both"/>
        <w:rPr>
          <w:sz w:val="26"/>
          <w:szCs w:val="26"/>
        </w:rPr>
      </w:pPr>
      <w:r w:rsidDel="00000000" w:rsidR="00000000" w:rsidRPr="00000000">
        <w:rPr>
          <w:sz w:val="26"/>
          <w:szCs w:val="26"/>
          <w:rtl w:val="0"/>
        </w:rPr>
        <w:t xml:space="preserve">The Fool, known as Azathoth, embodies the raw, unformed potential that courses through the Palladian psyche—the first step into the unknown, reckless and blissful in its ignorance. As the stories whisper, he is the blind idiot god at the center of all things, a cosmic force of creation and destruction, unaware of the wake of madness trailing behind him. To draw Azathoth is to invoke chaos and infinite possibility, but without form or foresight.</w:t>
      </w:r>
    </w:p>
    <w:p w:rsidR="00000000" w:rsidDel="00000000" w:rsidP="00000000" w:rsidRDefault="00000000" w:rsidRPr="00000000" w14:paraId="00000E0D">
      <w:pPr>
        <w:spacing w:line="240" w:lineRule="auto"/>
        <w:ind w:left="729" w:firstLine="0"/>
        <w:jc w:val="both"/>
        <w:rPr>
          <w:sz w:val="26"/>
          <w:szCs w:val="26"/>
        </w:rPr>
      </w:pPr>
      <w:r w:rsidDel="00000000" w:rsidR="00000000" w:rsidRPr="00000000">
        <w:rPr>
          <w:sz w:val="26"/>
          <w:szCs w:val="26"/>
          <w:rtl w:val="0"/>
        </w:rPr>
        <w:t xml:space="preserve">The symbolism of the card is clear: a lone figure stepping boldly forward, absorbed in the weight of knowledge while oblivious to the precipice ahead. Behind him, the black sun—an ominous beacon—casts snake-like rays into the void, each one a whisper from forgotten horrors beyond the stars. This is the mark of the Fool’s Journey, the beginning of all things and their inevitable end. It is the Palladian birthright to seek, to step forward, to never fear the dark… yet the dark is always watching.</w:t>
      </w:r>
    </w:p>
    <w:p w:rsidR="00000000" w:rsidDel="00000000" w:rsidP="00000000" w:rsidRDefault="00000000" w:rsidRPr="00000000" w14:paraId="00000E0E">
      <w:pPr>
        <w:spacing w:line="240" w:lineRule="auto"/>
        <w:ind w:left="729" w:firstLine="0"/>
        <w:jc w:val="both"/>
        <w:rPr>
          <w:sz w:val="26"/>
          <w:szCs w:val="26"/>
        </w:rPr>
      </w:pPr>
      <w:r w:rsidDel="00000000" w:rsidR="00000000" w:rsidRPr="00000000">
        <w:rPr>
          <w:sz w:val="26"/>
          <w:szCs w:val="26"/>
          <w:rtl w:val="0"/>
        </w:rPr>
        <w:t xml:space="preserve">Associations</w:t>
      </w:r>
    </w:p>
    <w:p w:rsidR="00000000" w:rsidDel="00000000" w:rsidP="00000000" w:rsidRDefault="00000000" w:rsidRPr="00000000" w14:paraId="00000E0F">
      <w:pPr>
        <w:spacing w:line="240" w:lineRule="auto"/>
        <w:ind w:left="729" w:firstLine="0"/>
        <w:jc w:val="both"/>
        <w:rPr>
          <w:sz w:val="26"/>
          <w:szCs w:val="26"/>
        </w:rPr>
      </w:pPr>
      <w:r w:rsidDel="00000000" w:rsidR="00000000" w:rsidRPr="00000000">
        <w:rPr>
          <w:sz w:val="26"/>
          <w:szCs w:val="26"/>
          <w:rtl w:val="0"/>
        </w:rPr>
        <w:t xml:space="preserve">• Pentagram Alignment: Imperius (Fire)</w:t>
      </w:r>
    </w:p>
    <w:p w:rsidR="00000000" w:rsidDel="00000000" w:rsidP="00000000" w:rsidRDefault="00000000" w:rsidRPr="00000000" w14:paraId="00000E10">
      <w:pPr>
        <w:spacing w:line="240" w:lineRule="auto"/>
        <w:ind w:left="729" w:firstLine="0"/>
        <w:jc w:val="both"/>
        <w:rPr>
          <w:sz w:val="26"/>
          <w:szCs w:val="26"/>
        </w:rPr>
      </w:pPr>
      <w:r w:rsidDel="00000000" w:rsidR="00000000" w:rsidRPr="00000000">
        <w:rPr>
          <w:sz w:val="26"/>
          <w:szCs w:val="26"/>
          <w:rtl w:val="0"/>
        </w:rPr>
        <w:t xml:space="preserve">• Zodiac House: The House of Conquest (0° Aries)</w:t>
      </w:r>
    </w:p>
    <w:p w:rsidR="00000000" w:rsidDel="00000000" w:rsidP="00000000" w:rsidRDefault="00000000" w:rsidRPr="00000000" w14:paraId="00000E11">
      <w:pPr>
        <w:spacing w:line="240" w:lineRule="auto"/>
        <w:ind w:left="729" w:firstLine="0"/>
        <w:jc w:val="both"/>
        <w:rPr>
          <w:sz w:val="26"/>
          <w:szCs w:val="26"/>
        </w:rPr>
      </w:pPr>
      <w:r w:rsidDel="00000000" w:rsidR="00000000" w:rsidRPr="00000000">
        <w:rPr>
          <w:sz w:val="26"/>
          <w:szCs w:val="26"/>
          <w:rtl w:val="0"/>
        </w:rPr>
        <w:t xml:space="preserve">• Core Attribute: Imperius</w:t>
      </w:r>
    </w:p>
    <w:p w:rsidR="00000000" w:rsidDel="00000000" w:rsidP="00000000" w:rsidRDefault="00000000" w:rsidRPr="00000000" w14:paraId="00000E12">
      <w:pPr>
        <w:spacing w:line="240" w:lineRule="auto"/>
        <w:ind w:left="729" w:firstLine="0"/>
        <w:jc w:val="both"/>
        <w:rPr>
          <w:sz w:val="26"/>
          <w:szCs w:val="26"/>
        </w:rPr>
      </w:pPr>
      <w:r w:rsidDel="00000000" w:rsidR="00000000" w:rsidRPr="00000000">
        <w:rPr>
          <w:sz w:val="26"/>
          <w:szCs w:val="26"/>
          <w:rtl w:val="0"/>
        </w:rPr>
        <w:t xml:space="preserve">• Resonance Cost: 1 (at blind draw), 3 (upon revelation)</w:t>
      </w:r>
    </w:p>
    <w:p w:rsidR="00000000" w:rsidDel="00000000" w:rsidP="00000000" w:rsidRDefault="00000000" w:rsidRPr="00000000" w14:paraId="00000E13">
      <w:pPr>
        <w:spacing w:line="240" w:lineRule="auto"/>
        <w:ind w:left="729" w:firstLine="0"/>
        <w:jc w:val="both"/>
        <w:rPr>
          <w:sz w:val="26"/>
          <w:szCs w:val="26"/>
        </w:rPr>
      </w:pPr>
      <w:r w:rsidDel="00000000" w:rsidR="00000000" w:rsidRPr="00000000">
        <w:rPr>
          <w:sz w:val="26"/>
          <w:szCs w:val="26"/>
          <w:rtl w:val="0"/>
        </w:rPr>
        <w:t xml:space="preserve">• Dominant Element: Fire – raw ambition, destruction, and creation</w:t>
      </w:r>
    </w:p>
    <w:p w:rsidR="00000000" w:rsidDel="00000000" w:rsidP="00000000" w:rsidRDefault="00000000" w:rsidRPr="00000000" w14:paraId="00000E14">
      <w:pPr>
        <w:spacing w:line="240" w:lineRule="auto"/>
        <w:ind w:left="729" w:firstLine="0"/>
        <w:jc w:val="both"/>
        <w:rPr>
          <w:sz w:val="26"/>
          <w:szCs w:val="26"/>
        </w:rPr>
      </w:pPr>
      <w:r w:rsidDel="00000000" w:rsidR="00000000" w:rsidRPr="00000000">
        <w:rPr>
          <w:sz w:val="26"/>
          <w:szCs w:val="26"/>
          <w:rtl w:val="0"/>
        </w:rPr>
        <w:t xml:space="preserve">Paragon Effect</w:t>
      </w:r>
    </w:p>
    <w:p w:rsidR="00000000" w:rsidDel="00000000" w:rsidP="00000000" w:rsidRDefault="00000000" w:rsidRPr="00000000" w14:paraId="00000E15">
      <w:pPr>
        <w:spacing w:line="240" w:lineRule="auto"/>
        <w:ind w:left="729" w:firstLine="0"/>
        <w:jc w:val="both"/>
        <w:rPr>
          <w:sz w:val="26"/>
          <w:szCs w:val="26"/>
        </w:rPr>
      </w:pPr>
      <w:r w:rsidDel="00000000" w:rsidR="00000000" w:rsidRPr="00000000">
        <w:rPr>
          <w:sz w:val="26"/>
          <w:szCs w:val="26"/>
          <w:rtl w:val="0"/>
        </w:rPr>
        <w:t xml:space="preserve">When drawn, the Fool offers a fleeting taste of boundless potential—but at what cost?</w:t>
      </w:r>
    </w:p>
    <w:p w:rsidR="00000000" w:rsidDel="00000000" w:rsidP="00000000" w:rsidRDefault="00000000" w:rsidRPr="00000000" w14:paraId="00000E16">
      <w:pPr>
        <w:spacing w:line="240" w:lineRule="auto"/>
        <w:ind w:left="729" w:firstLine="0"/>
        <w:jc w:val="both"/>
        <w:rPr>
          <w:sz w:val="26"/>
          <w:szCs w:val="26"/>
        </w:rPr>
      </w:pPr>
      <w:r w:rsidDel="00000000" w:rsidR="00000000" w:rsidRPr="00000000">
        <w:rPr>
          <w:sz w:val="26"/>
          <w:szCs w:val="26"/>
          <w:rtl w:val="0"/>
        </w:rPr>
        <w:t xml:space="preserve">• Effect: The caster may immediately attempt a spell without paying resonance cost. However, they must draw another card, activating its effect even if it exceeds their current spell tier.</w:t>
      </w:r>
    </w:p>
    <w:p w:rsidR="00000000" w:rsidDel="00000000" w:rsidP="00000000" w:rsidRDefault="00000000" w:rsidRPr="00000000" w14:paraId="00000E17">
      <w:pPr>
        <w:spacing w:line="240" w:lineRule="auto"/>
        <w:ind w:left="729" w:firstLine="0"/>
        <w:jc w:val="both"/>
        <w:rPr>
          <w:sz w:val="26"/>
          <w:szCs w:val="26"/>
        </w:rPr>
      </w:pPr>
      <w:r w:rsidDel="00000000" w:rsidR="00000000" w:rsidRPr="00000000">
        <w:rPr>
          <w:sz w:val="26"/>
          <w:szCs w:val="26"/>
          <w:rtl w:val="0"/>
        </w:rPr>
        <w:t xml:space="preserve">• If the Magician is drawn alongside Azathoth: The chaotic effects of the Fool are nullified, and the caster may choose to avoid drawing an additional card.</w:t>
      </w:r>
    </w:p>
    <w:p w:rsidR="00000000" w:rsidDel="00000000" w:rsidP="00000000" w:rsidRDefault="00000000" w:rsidRPr="00000000" w14:paraId="00000E18">
      <w:pPr>
        <w:spacing w:line="240" w:lineRule="auto"/>
        <w:ind w:left="729" w:firstLine="0"/>
        <w:jc w:val="both"/>
        <w:rPr>
          <w:sz w:val="26"/>
          <w:szCs w:val="26"/>
        </w:rPr>
      </w:pPr>
      <w:r w:rsidDel="00000000" w:rsidR="00000000" w:rsidRPr="00000000">
        <w:rPr>
          <w:sz w:val="26"/>
          <w:szCs w:val="26"/>
          <w:rtl w:val="0"/>
        </w:rPr>
        <w:t xml:space="preserve">• Failure Consequence: If the final drawn card exceeds their tier, the spell backfires catastrophically, drawing the attention of the unseen.</w:t>
      </w:r>
    </w:p>
    <w:p w:rsidR="00000000" w:rsidDel="00000000" w:rsidP="00000000" w:rsidRDefault="00000000" w:rsidRPr="00000000" w14:paraId="00000E19">
      <w:pPr>
        <w:spacing w:line="240" w:lineRule="auto"/>
        <w:ind w:left="729" w:firstLine="0"/>
        <w:jc w:val="both"/>
        <w:rPr>
          <w:sz w:val="26"/>
          <w:szCs w:val="26"/>
        </w:rPr>
      </w:pPr>
      <w:r w:rsidDel="00000000" w:rsidR="00000000" w:rsidRPr="00000000">
        <w:rPr>
          <w:sz w:val="26"/>
          <w:szCs w:val="26"/>
          <w:rtl w:val="0"/>
        </w:rPr>
        <w:t xml:space="preserve">Narrative Integration</w:t>
      </w:r>
    </w:p>
    <w:p w:rsidR="00000000" w:rsidDel="00000000" w:rsidP="00000000" w:rsidRDefault="00000000" w:rsidRPr="00000000" w14:paraId="00000E1A">
      <w:pPr>
        <w:spacing w:line="240" w:lineRule="auto"/>
        <w:ind w:left="729" w:firstLine="0"/>
        <w:jc w:val="both"/>
        <w:rPr>
          <w:sz w:val="26"/>
          <w:szCs w:val="26"/>
        </w:rPr>
      </w:pPr>
      <w:r w:rsidDel="00000000" w:rsidR="00000000" w:rsidRPr="00000000">
        <w:rPr>
          <w:sz w:val="26"/>
          <w:szCs w:val="26"/>
          <w:rtl w:val="0"/>
        </w:rPr>
        <w:t xml:space="preserve">The Fool’s presence in a reading signals the beginning of a new cycle or an unforeseen shift in the tides of fate. For the Palladian Empire, it is the harbinger of expansion, discovery, and downfall. In character development, the Fool represents hubris and innocence—an echo of the empire’s early days, stepping off the precipice into galactic dominion without fully understanding the darkness waiting beyond.</w:t>
      </w:r>
    </w:p>
    <w:p w:rsidR="00000000" w:rsidDel="00000000" w:rsidP="00000000" w:rsidRDefault="00000000" w:rsidRPr="00000000" w14:paraId="00000E1B">
      <w:pPr>
        <w:spacing w:line="240" w:lineRule="auto"/>
        <w:ind w:left="729" w:firstLine="0"/>
        <w:jc w:val="both"/>
        <w:rPr>
          <w:sz w:val="26"/>
          <w:szCs w:val="26"/>
        </w:rPr>
      </w:pPr>
      <w:r w:rsidDel="00000000" w:rsidR="00000000" w:rsidRPr="00000000">
        <w:rPr>
          <w:sz w:val="26"/>
          <w:szCs w:val="26"/>
          <w:rtl w:val="0"/>
        </w:rPr>
        <w:t xml:space="preserve">“The Fool leaps, not knowing if there is ground beneath him. In his hand, the sum of all knowledge; in his heart, the fire that will consume him.”</w:t>
      </w:r>
    </w:p>
    <w:p w:rsidR="00000000" w:rsidDel="00000000" w:rsidP="00000000" w:rsidRDefault="00000000" w:rsidRPr="00000000" w14:paraId="00000E1C">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E1D">
      <w:pPr>
        <w:spacing w:line="240" w:lineRule="auto"/>
        <w:ind w:left="729" w:firstLine="0"/>
        <w:jc w:val="both"/>
        <w:rPr>
          <w:sz w:val="26"/>
          <w:szCs w:val="26"/>
        </w:rPr>
      </w:pPr>
      <w:r w:rsidDel="00000000" w:rsidR="00000000" w:rsidRPr="00000000">
        <w:rPr>
          <w:sz w:val="26"/>
          <w:szCs w:val="26"/>
          <w:rtl w:val="0"/>
        </w:rPr>
        <w:t xml:space="preserve">The Magician – “The Architect of Fate”</w:t>
      </w:r>
    </w:p>
    <w:p w:rsidR="00000000" w:rsidDel="00000000" w:rsidP="00000000" w:rsidRDefault="00000000" w:rsidRPr="00000000" w14:paraId="00000E1E">
      <w:pPr>
        <w:spacing w:line="240" w:lineRule="auto"/>
        <w:ind w:left="729" w:firstLine="0"/>
        <w:jc w:val="both"/>
        <w:rPr>
          <w:sz w:val="26"/>
          <w:szCs w:val="26"/>
        </w:rPr>
      </w:pPr>
      <w:r w:rsidDel="00000000" w:rsidR="00000000" w:rsidRPr="00000000">
        <w:rPr>
          <w:sz w:val="26"/>
          <w:szCs w:val="26"/>
          <w:rtl w:val="0"/>
        </w:rPr>
        <w:t xml:space="preserve">“The mind that reaches for the stars must first grasp the dangers in its own heart.”</w:t>
      </w:r>
    </w:p>
    <w:p w:rsidR="00000000" w:rsidDel="00000000" w:rsidP="00000000" w:rsidRDefault="00000000" w:rsidRPr="00000000" w14:paraId="00000E1F">
      <w:pPr>
        <w:spacing w:line="240" w:lineRule="auto"/>
        <w:ind w:left="729" w:firstLine="0"/>
        <w:jc w:val="both"/>
        <w:rPr>
          <w:sz w:val="26"/>
          <w:szCs w:val="26"/>
        </w:rPr>
      </w:pPr>
      <w:r w:rsidDel="00000000" w:rsidR="00000000" w:rsidRPr="00000000">
        <w:rPr>
          <w:sz w:val="26"/>
          <w:szCs w:val="26"/>
          <w:rtl w:val="0"/>
        </w:rPr>
        <w:t xml:space="preserve">Imagery:</w:t>
      </w:r>
    </w:p>
    <w:p w:rsidR="00000000" w:rsidDel="00000000" w:rsidP="00000000" w:rsidRDefault="00000000" w:rsidRPr="00000000" w14:paraId="00000E20">
      <w:pPr>
        <w:spacing w:line="240" w:lineRule="auto"/>
        <w:ind w:left="729" w:firstLine="0"/>
        <w:jc w:val="both"/>
        <w:rPr>
          <w:sz w:val="26"/>
          <w:szCs w:val="26"/>
        </w:rPr>
      </w:pPr>
      <w:r w:rsidDel="00000000" w:rsidR="00000000" w:rsidRPr="00000000">
        <w:rPr>
          <w:sz w:val="26"/>
          <w:szCs w:val="26"/>
          <w:rtl w:val="0"/>
        </w:rPr>
        <w:t xml:space="preserve">• A figure sits at an altar, surrounded by tomes of forbidden lore and arcane devices, staring through the reader with glowing eyes of gnosis and entropy entwined.</w:t>
      </w:r>
    </w:p>
    <w:p w:rsidR="00000000" w:rsidDel="00000000" w:rsidP="00000000" w:rsidRDefault="00000000" w:rsidRPr="00000000" w14:paraId="00000E21">
      <w:pPr>
        <w:spacing w:line="240" w:lineRule="auto"/>
        <w:ind w:left="729" w:firstLine="0"/>
        <w:jc w:val="both"/>
        <w:rPr>
          <w:sz w:val="26"/>
          <w:szCs w:val="26"/>
        </w:rPr>
      </w:pPr>
      <w:r w:rsidDel="00000000" w:rsidR="00000000" w:rsidRPr="00000000">
        <w:rPr>
          <w:sz w:val="26"/>
          <w:szCs w:val="26"/>
          <w:rtl w:val="0"/>
        </w:rPr>
        <w:t xml:space="preserve">• The table holds the Palladian elements: a sword, a chalice, a pentacle, and a staff, symbolic of the mastery of all disciplines.</w:t>
      </w:r>
    </w:p>
    <w:p w:rsidR="00000000" w:rsidDel="00000000" w:rsidP="00000000" w:rsidRDefault="00000000" w:rsidRPr="00000000" w14:paraId="00000E22">
      <w:pPr>
        <w:spacing w:line="240" w:lineRule="auto"/>
        <w:ind w:left="729" w:firstLine="0"/>
        <w:jc w:val="both"/>
        <w:rPr>
          <w:sz w:val="26"/>
          <w:szCs w:val="26"/>
        </w:rPr>
      </w:pPr>
      <w:r w:rsidDel="00000000" w:rsidR="00000000" w:rsidRPr="00000000">
        <w:rPr>
          <w:sz w:val="26"/>
          <w:szCs w:val="26"/>
          <w:rtl w:val="0"/>
        </w:rPr>
        <w:t xml:space="preserve">• Behind him, an astral gateway swirls, suggesting that the universe itself bends to his intent.</w:t>
      </w:r>
    </w:p>
    <w:p w:rsidR="00000000" w:rsidDel="00000000" w:rsidP="00000000" w:rsidRDefault="00000000" w:rsidRPr="00000000" w14:paraId="00000E23">
      <w:pPr>
        <w:spacing w:line="240" w:lineRule="auto"/>
        <w:ind w:left="729" w:firstLine="0"/>
        <w:jc w:val="both"/>
        <w:rPr>
          <w:sz w:val="26"/>
          <w:szCs w:val="26"/>
        </w:rPr>
      </w:pPr>
      <w:r w:rsidDel="00000000" w:rsidR="00000000" w:rsidRPr="00000000">
        <w:rPr>
          <w:sz w:val="26"/>
          <w:szCs w:val="26"/>
          <w:rtl w:val="0"/>
        </w:rPr>
        <w:t xml:space="preserve">• Yet, his shadow seems to have a mind of its own, shifting unnaturally, a reminder of what stares back from the void.</w:t>
      </w:r>
    </w:p>
    <w:p w:rsidR="00000000" w:rsidDel="00000000" w:rsidP="00000000" w:rsidRDefault="00000000" w:rsidRPr="00000000" w14:paraId="00000E24">
      <w:pPr>
        <w:spacing w:line="240" w:lineRule="auto"/>
        <w:ind w:left="729" w:firstLine="0"/>
        <w:jc w:val="both"/>
        <w:rPr>
          <w:sz w:val="26"/>
          <w:szCs w:val="26"/>
        </w:rPr>
      </w:pPr>
      <w:r w:rsidDel="00000000" w:rsidR="00000000" w:rsidRPr="00000000">
        <w:rPr>
          <w:sz w:val="26"/>
          <w:szCs w:val="26"/>
          <w:rtl w:val="0"/>
        </w:rPr>
        <w:t xml:space="preserve">Meaning &amp; Themes:</w:t>
      </w:r>
    </w:p>
    <w:p w:rsidR="00000000" w:rsidDel="00000000" w:rsidP="00000000" w:rsidRDefault="00000000" w:rsidRPr="00000000" w14:paraId="00000E25">
      <w:pPr>
        <w:spacing w:line="240" w:lineRule="auto"/>
        <w:ind w:left="729" w:firstLine="0"/>
        <w:jc w:val="both"/>
        <w:rPr>
          <w:sz w:val="26"/>
          <w:szCs w:val="26"/>
        </w:rPr>
      </w:pPr>
      <w:r w:rsidDel="00000000" w:rsidR="00000000" w:rsidRPr="00000000">
        <w:rPr>
          <w:sz w:val="26"/>
          <w:szCs w:val="26"/>
          <w:rtl w:val="0"/>
        </w:rPr>
        <w:t xml:space="preserve">• Mastery and Understanding: The Magician is the wielder of Palladian knowledge, able to manifest will into reality, turning the unseen into the seen.</w:t>
      </w:r>
    </w:p>
    <w:p w:rsidR="00000000" w:rsidDel="00000000" w:rsidP="00000000" w:rsidRDefault="00000000" w:rsidRPr="00000000" w14:paraId="00000E26">
      <w:pPr>
        <w:spacing w:line="240" w:lineRule="auto"/>
        <w:ind w:left="729" w:firstLine="0"/>
        <w:jc w:val="both"/>
        <w:rPr>
          <w:sz w:val="26"/>
          <w:szCs w:val="26"/>
        </w:rPr>
      </w:pPr>
      <w:r w:rsidDel="00000000" w:rsidR="00000000" w:rsidRPr="00000000">
        <w:rPr>
          <w:sz w:val="26"/>
          <w:szCs w:val="26"/>
          <w:rtl w:val="0"/>
        </w:rPr>
        <w:t xml:space="preserve">• Balance of Power: The realization that knowledge alone does not grant wisdom—one must temper it with purpose.</w:t>
      </w:r>
    </w:p>
    <w:p w:rsidR="00000000" w:rsidDel="00000000" w:rsidP="00000000" w:rsidRDefault="00000000" w:rsidRPr="00000000" w14:paraId="00000E27">
      <w:pPr>
        <w:spacing w:line="240" w:lineRule="auto"/>
        <w:ind w:left="729" w:firstLine="0"/>
        <w:jc w:val="both"/>
        <w:rPr>
          <w:sz w:val="26"/>
          <w:szCs w:val="26"/>
        </w:rPr>
      </w:pPr>
      <w:r w:rsidDel="00000000" w:rsidR="00000000" w:rsidRPr="00000000">
        <w:rPr>
          <w:sz w:val="26"/>
          <w:szCs w:val="26"/>
          <w:rtl w:val="0"/>
        </w:rPr>
        <w:t xml:space="preserve">• Potential vs. Hubris: The Magician stands between control and obsession; in his hands, power can be creation or destruction.</w:t>
      </w:r>
    </w:p>
    <w:p w:rsidR="00000000" w:rsidDel="00000000" w:rsidP="00000000" w:rsidRDefault="00000000" w:rsidRPr="00000000" w14:paraId="00000E28">
      <w:pPr>
        <w:spacing w:line="240" w:lineRule="auto"/>
        <w:ind w:left="729" w:firstLine="0"/>
        <w:jc w:val="both"/>
        <w:rPr>
          <w:sz w:val="26"/>
          <w:szCs w:val="26"/>
        </w:rPr>
      </w:pPr>
      <w:r w:rsidDel="00000000" w:rsidR="00000000" w:rsidRPr="00000000">
        <w:rPr>
          <w:sz w:val="26"/>
          <w:szCs w:val="26"/>
          <w:rtl w:val="0"/>
        </w:rPr>
        <w:t xml:space="preserve">• The First Step into the Unknown: This card marks the first conscious use of the “gift,” the moment of realization that the mind and the universe are one.</w:t>
      </w:r>
    </w:p>
    <w:p w:rsidR="00000000" w:rsidDel="00000000" w:rsidP="00000000" w:rsidRDefault="00000000" w:rsidRPr="00000000" w14:paraId="00000E29">
      <w:pPr>
        <w:spacing w:line="240" w:lineRule="auto"/>
        <w:ind w:left="729" w:firstLine="0"/>
        <w:jc w:val="both"/>
        <w:rPr>
          <w:sz w:val="26"/>
          <w:szCs w:val="26"/>
        </w:rPr>
      </w:pPr>
      <w:r w:rsidDel="00000000" w:rsidR="00000000" w:rsidRPr="00000000">
        <w:rPr>
          <w:sz w:val="26"/>
          <w:szCs w:val="26"/>
          <w:rtl w:val="0"/>
        </w:rPr>
        <w:t xml:space="preserve">Alignment &amp; Astrological Placement:</w:t>
      </w:r>
    </w:p>
    <w:p w:rsidR="00000000" w:rsidDel="00000000" w:rsidP="00000000" w:rsidRDefault="00000000" w:rsidRPr="00000000" w14:paraId="00000E2A">
      <w:pPr>
        <w:spacing w:line="240" w:lineRule="auto"/>
        <w:ind w:left="729" w:firstLine="0"/>
        <w:jc w:val="both"/>
        <w:rPr>
          <w:sz w:val="26"/>
          <w:szCs w:val="26"/>
        </w:rPr>
      </w:pPr>
      <w:r w:rsidDel="00000000" w:rsidR="00000000" w:rsidRPr="00000000">
        <w:rPr>
          <w:sz w:val="26"/>
          <w:szCs w:val="26"/>
          <w:rtl w:val="0"/>
        </w:rPr>
        <w:t xml:space="preserve">• Alignment: Dominion (Fire)</w:t>
      </w:r>
    </w:p>
    <w:p w:rsidR="00000000" w:rsidDel="00000000" w:rsidP="00000000" w:rsidRDefault="00000000" w:rsidRPr="00000000" w14:paraId="00000E2B">
      <w:pPr>
        <w:spacing w:line="240" w:lineRule="auto"/>
        <w:ind w:left="729" w:firstLine="0"/>
        <w:jc w:val="both"/>
        <w:rPr>
          <w:sz w:val="26"/>
          <w:szCs w:val="26"/>
        </w:rPr>
      </w:pPr>
      <w:r w:rsidDel="00000000" w:rsidR="00000000" w:rsidRPr="00000000">
        <w:rPr>
          <w:sz w:val="26"/>
          <w:szCs w:val="26"/>
          <w:rtl w:val="0"/>
        </w:rPr>
        <w:t xml:space="preserve">• Element: Imperius (Fire) – Willpower, Control, Drive</w:t>
      </w:r>
    </w:p>
    <w:p w:rsidR="00000000" w:rsidDel="00000000" w:rsidP="00000000" w:rsidRDefault="00000000" w:rsidRPr="00000000" w14:paraId="00000E2C">
      <w:pPr>
        <w:spacing w:line="240" w:lineRule="auto"/>
        <w:ind w:left="729" w:firstLine="0"/>
        <w:jc w:val="both"/>
        <w:rPr>
          <w:sz w:val="26"/>
          <w:szCs w:val="26"/>
        </w:rPr>
      </w:pPr>
      <w:r w:rsidDel="00000000" w:rsidR="00000000" w:rsidRPr="00000000">
        <w:rPr>
          <w:sz w:val="26"/>
          <w:szCs w:val="26"/>
          <w:rtl w:val="0"/>
        </w:rPr>
        <w:t xml:space="preserve">• Degree: 0°-30° in Aries</w:t>
      </w:r>
    </w:p>
    <w:p w:rsidR="00000000" w:rsidDel="00000000" w:rsidP="00000000" w:rsidRDefault="00000000" w:rsidRPr="00000000" w14:paraId="00000E2D">
      <w:pPr>
        <w:spacing w:line="240" w:lineRule="auto"/>
        <w:ind w:left="729" w:firstLine="0"/>
        <w:jc w:val="both"/>
        <w:rPr>
          <w:sz w:val="26"/>
          <w:szCs w:val="26"/>
        </w:rPr>
      </w:pPr>
      <w:r w:rsidDel="00000000" w:rsidR="00000000" w:rsidRPr="00000000">
        <w:rPr>
          <w:sz w:val="26"/>
          <w:szCs w:val="26"/>
          <w:rtl w:val="0"/>
        </w:rPr>
        <w:t xml:space="preserve">• Pentagram Association: The South, the seat of ambition and action</w:t>
      </w:r>
    </w:p>
    <w:p w:rsidR="00000000" w:rsidDel="00000000" w:rsidP="00000000" w:rsidRDefault="00000000" w:rsidRPr="00000000" w14:paraId="00000E2E">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2F">
      <w:pPr>
        <w:spacing w:line="240" w:lineRule="auto"/>
        <w:ind w:left="729" w:firstLine="0"/>
        <w:jc w:val="both"/>
        <w:rPr>
          <w:sz w:val="26"/>
          <w:szCs w:val="26"/>
        </w:rPr>
      </w:pPr>
      <w:r w:rsidDel="00000000" w:rsidR="00000000" w:rsidRPr="00000000">
        <w:rPr>
          <w:sz w:val="26"/>
          <w:szCs w:val="26"/>
          <w:rtl w:val="0"/>
        </w:rPr>
        <w:t xml:space="preserve">• Gnosis-aligned: Base cost 3</w:t>
      </w:r>
    </w:p>
    <w:p w:rsidR="00000000" w:rsidDel="00000000" w:rsidP="00000000" w:rsidRDefault="00000000" w:rsidRPr="00000000" w14:paraId="00000E30">
      <w:pPr>
        <w:spacing w:line="240" w:lineRule="auto"/>
        <w:ind w:left="729" w:firstLine="0"/>
        <w:jc w:val="both"/>
        <w:rPr>
          <w:sz w:val="26"/>
          <w:szCs w:val="26"/>
        </w:rPr>
      </w:pPr>
      <w:r w:rsidDel="00000000" w:rsidR="00000000" w:rsidRPr="00000000">
        <w:rPr>
          <w:sz w:val="26"/>
          <w:szCs w:val="26"/>
          <w:rtl w:val="0"/>
        </w:rPr>
        <w:t xml:space="preserve">• Entropy-aligned: Cost increases by +1, requiring an additional resonance draw</w:t>
      </w:r>
    </w:p>
    <w:p w:rsidR="00000000" w:rsidDel="00000000" w:rsidP="00000000" w:rsidRDefault="00000000" w:rsidRPr="00000000" w14:paraId="00000E31">
      <w:pPr>
        <w:spacing w:line="240" w:lineRule="auto"/>
        <w:ind w:left="729" w:firstLine="0"/>
        <w:jc w:val="both"/>
        <w:rPr>
          <w:sz w:val="26"/>
          <w:szCs w:val="26"/>
        </w:rPr>
      </w:pPr>
      <w:r w:rsidDel="00000000" w:rsidR="00000000" w:rsidRPr="00000000">
        <w:rPr>
          <w:sz w:val="26"/>
          <w:szCs w:val="26"/>
          <w:rtl w:val="0"/>
        </w:rPr>
        <w:t xml:space="preserve">• Unaligned: Cast at disadvantage; may require an additional draw to stabilize</w:t>
      </w:r>
    </w:p>
    <w:p w:rsidR="00000000" w:rsidDel="00000000" w:rsidP="00000000" w:rsidRDefault="00000000" w:rsidRPr="00000000" w14:paraId="00000E3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E33">
      <w:pPr>
        <w:spacing w:line="240" w:lineRule="auto"/>
        <w:ind w:left="729" w:firstLine="0"/>
        <w:jc w:val="both"/>
        <w:rPr>
          <w:sz w:val="26"/>
          <w:szCs w:val="26"/>
        </w:rPr>
      </w:pPr>
      <w:r w:rsidDel="00000000" w:rsidR="00000000" w:rsidRPr="00000000">
        <w:rPr>
          <w:sz w:val="26"/>
          <w:szCs w:val="26"/>
          <w:rtl w:val="0"/>
        </w:rPr>
        <w:t xml:space="preserve">Paragon Effect (Unlocked if fully aligned):</w:t>
      </w:r>
    </w:p>
    <w:p w:rsidR="00000000" w:rsidDel="00000000" w:rsidP="00000000" w:rsidRDefault="00000000" w:rsidRPr="00000000" w14:paraId="00000E34">
      <w:pPr>
        <w:spacing w:line="240" w:lineRule="auto"/>
        <w:ind w:left="729" w:firstLine="0"/>
        <w:jc w:val="both"/>
        <w:rPr>
          <w:sz w:val="26"/>
          <w:szCs w:val="26"/>
        </w:rPr>
      </w:pPr>
      <w:r w:rsidDel="00000000" w:rsidR="00000000" w:rsidRPr="00000000">
        <w:rPr>
          <w:sz w:val="26"/>
          <w:szCs w:val="26"/>
          <w:rtl w:val="0"/>
        </w:rPr>
        <w:t xml:space="preserve">“Weaving Fate” – Allows the caster to reshape reality within a small localized area, subtly influencing probability in their favor for the next three actions. Success breeds further success, but failure compounds disastrously.</w:t>
      </w:r>
    </w:p>
    <w:p w:rsidR="00000000" w:rsidDel="00000000" w:rsidP="00000000" w:rsidRDefault="00000000" w:rsidRPr="00000000" w14:paraId="00000E35">
      <w:pPr>
        <w:spacing w:line="240" w:lineRule="auto"/>
        <w:ind w:left="729" w:firstLine="0"/>
        <w:jc w:val="both"/>
        <w:rPr>
          <w:sz w:val="26"/>
          <w:szCs w:val="26"/>
        </w:rPr>
      </w:pPr>
      <w:r w:rsidDel="00000000" w:rsidR="00000000" w:rsidRPr="00000000">
        <w:rPr>
          <w:sz w:val="26"/>
          <w:szCs w:val="26"/>
          <w:rtl w:val="0"/>
        </w:rPr>
        <w:t xml:space="preserve">Special Draw Mechanics:</w:t>
      </w:r>
    </w:p>
    <w:p w:rsidR="00000000" w:rsidDel="00000000" w:rsidP="00000000" w:rsidRDefault="00000000" w:rsidRPr="00000000" w14:paraId="00000E36">
      <w:pPr>
        <w:spacing w:line="240" w:lineRule="auto"/>
        <w:ind w:left="729" w:firstLine="0"/>
        <w:jc w:val="both"/>
        <w:rPr>
          <w:sz w:val="26"/>
          <w:szCs w:val="26"/>
        </w:rPr>
      </w:pPr>
      <w:r w:rsidDel="00000000" w:rsidR="00000000" w:rsidRPr="00000000">
        <w:rPr>
          <w:sz w:val="26"/>
          <w:szCs w:val="26"/>
          <w:rtl w:val="0"/>
        </w:rPr>
        <w:t xml:space="preserve">• If drawn alongside The Fool, it nullifies chaotic effects and grants clarity to the spell being cast.</w:t>
      </w:r>
    </w:p>
    <w:p w:rsidR="00000000" w:rsidDel="00000000" w:rsidP="00000000" w:rsidRDefault="00000000" w:rsidRPr="00000000" w14:paraId="00000E37">
      <w:pPr>
        <w:spacing w:line="240" w:lineRule="auto"/>
        <w:ind w:left="729" w:firstLine="0"/>
        <w:jc w:val="both"/>
        <w:rPr>
          <w:sz w:val="26"/>
          <w:szCs w:val="26"/>
        </w:rPr>
      </w:pPr>
      <w:r w:rsidDel="00000000" w:rsidR="00000000" w:rsidRPr="00000000">
        <w:rPr>
          <w:sz w:val="26"/>
          <w:szCs w:val="26"/>
          <w:rtl w:val="0"/>
        </w:rPr>
        <w:t xml:space="preserve">• If drawn after a “high-risk” card like The Tower, it allows a single re-draw but at the cost of potential backlash.</w:t>
      </w:r>
    </w:p>
    <w:p w:rsidR="00000000" w:rsidDel="00000000" w:rsidP="00000000" w:rsidRDefault="00000000" w:rsidRPr="00000000" w14:paraId="00000E38">
      <w:pPr>
        <w:spacing w:line="240" w:lineRule="auto"/>
        <w:ind w:left="729" w:firstLine="0"/>
        <w:jc w:val="both"/>
        <w:rPr>
          <w:sz w:val="26"/>
          <w:szCs w:val="26"/>
        </w:rPr>
      </w:pPr>
      <w:r w:rsidDel="00000000" w:rsidR="00000000" w:rsidRPr="00000000">
        <w:rPr>
          <w:sz w:val="26"/>
          <w:szCs w:val="26"/>
          <w:rtl w:val="0"/>
        </w:rPr>
        <w:t xml:space="preserve">• If drawn in isolation, the Magician grants +2 to resonance for the spell but locks the next drawn card.</w:t>
      </w:r>
    </w:p>
    <w:p w:rsidR="00000000" w:rsidDel="00000000" w:rsidP="00000000" w:rsidRDefault="00000000" w:rsidRPr="00000000" w14:paraId="00000E39">
      <w:pPr>
        <w:spacing w:line="240" w:lineRule="auto"/>
        <w:ind w:left="729" w:firstLine="0"/>
        <w:jc w:val="both"/>
        <w:rPr>
          <w:sz w:val="26"/>
          <w:szCs w:val="26"/>
        </w:rPr>
      </w:pPr>
      <w:r w:rsidDel="00000000" w:rsidR="00000000" w:rsidRPr="00000000">
        <w:rPr>
          <w:sz w:val="26"/>
          <w:szCs w:val="26"/>
          <w:rtl w:val="0"/>
        </w:rPr>
        <w:t xml:space="preserve">Does this match the vision you’re seeing for The Magician?</w:t>
      </w:r>
    </w:p>
    <w:p w:rsidR="00000000" w:rsidDel="00000000" w:rsidP="00000000" w:rsidRDefault="00000000" w:rsidRPr="00000000" w14:paraId="00000E3A">
      <w:pPr>
        <w:spacing w:line="240" w:lineRule="auto"/>
        <w:ind w:left="729" w:firstLine="0"/>
        <w:jc w:val="both"/>
        <w:rPr>
          <w:sz w:val="26"/>
          <w:szCs w:val="26"/>
        </w:rPr>
      </w:pPr>
      <w:r w:rsidDel="00000000" w:rsidR="00000000" w:rsidRPr="00000000">
        <w:rPr>
          <w:sz w:val="26"/>
          <w:szCs w:val="26"/>
          <w:rtl w:val="0"/>
        </w:rPr>
        <w:t xml:space="preserve">Got it. Let’s tackle The High Priestess, and we’ll wrap up after that so you can handle your business.</w:t>
      </w:r>
    </w:p>
    <w:p w:rsidR="00000000" w:rsidDel="00000000" w:rsidP="00000000" w:rsidRDefault="00000000" w:rsidRPr="00000000" w14:paraId="00000E3B">
      <w:pPr>
        <w:spacing w:line="240" w:lineRule="auto"/>
        <w:ind w:left="729" w:firstLine="0"/>
        <w:jc w:val="both"/>
        <w:rPr>
          <w:sz w:val="26"/>
          <w:szCs w:val="26"/>
        </w:rPr>
      </w:pPr>
      <w:r w:rsidDel="00000000" w:rsidR="00000000" w:rsidRPr="00000000">
        <w:rPr>
          <w:sz w:val="26"/>
          <w:szCs w:val="26"/>
          <w:rtl w:val="0"/>
        </w:rPr>
        <w:t xml:space="preserve">The High Priestess – “The Keeper of Silent Truths”</w:t>
      </w:r>
    </w:p>
    <w:p w:rsidR="00000000" w:rsidDel="00000000" w:rsidP="00000000" w:rsidRDefault="00000000" w:rsidRPr="00000000" w14:paraId="00000E3C">
      <w:pPr>
        <w:spacing w:line="240" w:lineRule="auto"/>
        <w:ind w:left="729" w:firstLine="0"/>
        <w:jc w:val="both"/>
        <w:rPr>
          <w:sz w:val="26"/>
          <w:szCs w:val="26"/>
        </w:rPr>
      </w:pPr>
      <w:r w:rsidDel="00000000" w:rsidR="00000000" w:rsidRPr="00000000">
        <w:rPr>
          <w:sz w:val="26"/>
          <w:szCs w:val="26"/>
          <w:rtl w:val="0"/>
        </w:rPr>
        <w:t xml:space="preserve">“In the stillness, all answers reside. But beware—some truths should remain unspoken.”</w:t>
      </w:r>
    </w:p>
    <w:p w:rsidR="00000000" w:rsidDel="00000000" w:rsidP="00000000" w:rsidRDefault="00000000" w:rsidRPr="00000000" w14:paraId="00000E3D">
      <w:pPr>
        <w:spacing w:line="240" w:lineRule="auto"/>
        <w:ind w:left="729" w:firstLine="0"/>
        <w:jc w:val="both"/>
        <w:rPr>
          <w:sz w:val="26"/>
          <w:szCs w:val="26"/>
        </w:rPr>
      </w:pPr>
      <w:r w:rsidDel="00000000" w:rsidR="00000000" w:rsidRPr="00000000">
        <w:rPr>
          <w:sz w:val="26"/>
          <w:szCs w:val="26"/>
          <w:rtl w:val="0"/>
        </w:rPr>
        <w:t xml:space="preserve">Imagery:</w:t>
      </w:r>
    </w:p>
    <w:p w:rsidR="00000000" w:rsidDel="00000000" w:rsidP="00000000" w:rsidRDefault="00000000" w:rsidRPr="00000000" w14:paraId="00000E3E">
      <w:pPr>
        <w:spacing w:line="240" w:lineRule="auto"/>
        <w:ind w:left="729" w:firstLine="0"/>
        <w:jc w:val="both"/>
        <w:rPr>
          <w:sz w:val="26"/>
          <w:szCs w:val="26"/>
        </w:rPr>
      </w:pPr>
      <w:r w:rsidDel="00000000" w:rsidR="00000000" w:rsidRPr="00000000">
        <w:rPr>
          <w:sz w:val="26"/>
          <w:szCs w:val="26"/>
          <w:rtl w:val="0"/>
        </w:rPr>
        <w:t xml:space="preserve">• A veiled figure, seated upon an obsidian throne beneath an eclipsed star, her eyes closed but aware of all.</w:t>
      </w:r>
    </w:p>
    <w:p w:rsidR="00000000" w:rsidDel="00000000" w:rsidP="00000000" w:rsidRDefault="00000000" w:rsidRPr="00000000" w14:paraId="00000E3F">
      <w:pPr>
        <w:spacing w:line="240" w:lineRule="auto"/>
        <w:ind w:left="729" w:firstLine="0"/>
        <w:jc w:val="both"/>
        <w:rPr>
          <w:sz w:val="26"/>
          <w:szCs w:val="26"/>
        </w:rPr>
      </w:pPr>
      <w:r w:rsidDel="00000000" w:rsidR="00000000" w:rsidRPr="00000000">
        <w:rPr>
          <w:sz w:val="26"/>
          <w:szCs w:val="26"/>
          <w:rtl w:val="0"/>
        </w:rPr>
        <w:t xml:space="preserve">• Ancient data scrolls and relics of forgotten ages line the chamber, symbols of forbidden and long-lost knowledge.</w:t>
      </w:r>
    </w:p>
    <w:p w:rsidR="00000000" w:rsidDel="00000000" w:rsidP="00000000" w:rsidRDefault="00000000" w:rsidRPr="00000000" w14:paraId="00000E40">
      <w:pPr>
        <w:spacing w:line="240" w:lineRule="auto"/>
        <w:ind w:left="729" w:firstLine="0"/>
        <w:jc w:val="both"/>
        <w:rPr>
          <w:sz w:val="26"/>
          <w:szCs w:val="26"/>
        </w:rPr>
      </w:pPr>
      <w:r w:rsidDel="00000000" w:rsidR="00000000" w:rsidRPr="00000000">
        <w:rPr>
          <w:sz w:val="26"/>
          <w:szCs w:val="26"/>
          <w:rtl w:val="0"/>
        </w:rPr>
        <w:t xml:space="preserve">• A silver key rests in her hand, a reminder that some secrets should only be unlocked by the worthy.</w:t>
      </w:r>
    </w:p>
    <w:p w:rsidR="00000000" w:rsidDel="00000000" w:rsidP="00000000" w:rsidRDefault="00000000" w:rsidRPr="00000000" w14:paraId="00000E41">
      <w:pPr>
        <w:spacing w:line="240" w:lineRule="auto"/>
        <w:ind w:left="729" w:firstLine="0"/>
        <w:jc w:val="both"/>
        <w:rPr>
          <w:sz w:val="26"/>
          <w:szCs w:val="26"/>
        </w:rPr>
      </w:pPr>
      <w:r w:rsidDel="00000000" w:rsidR="00000000" w:rsidRPr="00000000">
        <w:rPr>
          <w:sz w:val="26"/>
          <w:szCs w:val="26"/>
          <w:rtl w:val="0"/>
        </w:rPr>
        <w:t xml:space="preserve">• Two towering, semi-transparent figures flank her—representations of Gnosis and Entropy, locked in eternal balance.</w:t>
      </w:r>
    </w:p>
    <w:p w:rsidR="00000000" w:rsidDel="00000000" w:rsidP="00000000" w:rsidRDefault="00000000" w:rsidRPr="00000000" w14:paraId="00000E42">
      <w:pPr>
        <w:spacing w:line="240" w:lineRule="auto"/>
        <w:ind w:left="729" w:firstLine="0"/>
        <w:jc w:val="both"/>
        <w:rPr>
          <w:sz w:val="26"/>
          <w:szCs w:val="26"/>
        </w:rPr>
      </w:pPr>
      <w:r w:rsidDel="00000000" w:rsidR="00000000" w:rsidRPr="00000000">
        <w:rPr>
          <w:sz w:val="26"/>
          <w:szCs w:val="26"/>
          <w:rtl w:val="0"/>
        </w:rPr>
        <w:t xml:space="preserve">• In the distance, a mirror reflects her image, but it is subtly distorted, hinting at the ever-shifting nature of perception.</w:t>
      </w:r>
    </w:p>
    <w:p w:rsidR="00000000" w:rsidDel="00000000" w:rsidP="00000000" w:rsidRDefault="00000000" w:rsidRPr="00000000" w14:paraId="00000E43">
      <w:pPr>
        <w:spacing w:line="240" w:lineRule="auto"/>
        <w:ind w:left="729" w:firstLine="0"/>
        <w:jc w:val="both"/>
        <w:rPr>
          <w:sz w:val="26"/>
          <w:szCs w:val="26"/>
        </w:rPr>
      </w:pPr>
      <w:r w:rsidDel="00000000" w:rsidR="00000000" w:rsidRPr="00000000">
        <w:rPr>
          <w:sz w:val="26"/>
          <w:szCs w:val="26"/>
          <w:rtl w:val="0"/>
        </w:rPr>
        <w:t xml:space="preserve">Meaning &amp; Themes:</w:t>
      </w:r>
    </w:p>
    <w:p w:rsidR="00000000" w:rsidDel="00000000" w:rsidP="00000000" w:rsidRDefault="00000000" w:rsidRPr="00000000" w14:paraId="00000E44">
      <w:pPr>
        <w:spacing w:line="240" w:lineRule="auto"/>
        <w:ind w:left="729" w:firstLine="0"/>
        <w:jc w:val="both"/>
        <w:rPr>
          <w:sz w:val="26"/>
          <w:szCs w:val="26"/>
        </w:rPr>
      </w:pPr>
      <w:r w:rsidDel="00000000" w:rsidR="00000000" w:rsidRPr="00000000">
        <w:rPr>
          <w:sz w:val="26"/>
          <w:szCs w:val="26"/>
          <w:rtl w:val="0"/>
        </w:rPr>
        <w:t xml:space="preserve">• Intuition and Hidden Knowledge: The Priestess is the unseen hand guiding the Magician, representing inner wisdom and mystery.</w:t>
      </w:r>
    </w:p>
    <w:p w:rsidR="00000000" w:rsidDel="00000000" w:rsidP="00000000" w:rsidRDefault="00000000" w:rsidRPr="00000000" w14:paraId="00000E45">
      <w:pPr>
        <w:spacing w:line="240" w:lineRule="auto"/>
        <w:ind w:left="729" w:firstLine="0"/>
        <w:jc w:val="both"/>
        <w:rPr>
          <w:sz w:val="26"/>
          <w:szCs w:val="26"/>
        </w:rPr>
      </w:pPr>
      <w:r w:rsidDel="00000000" w:rsidR="00000000" w:rsidRPr="00000000">
        <w:rPr>
          <w:sz w:val="26"/>
          <w:szCs w:val="26"/>
          <w:rtl w:val="0"/>
        </w:rPr>
        <w:t xml:space="preserve">• The Threshold Between Worlds: She stands at the border of the known and unknown, the conscious and subconscious.</w:t>
      </w:r>
    </w:p>
    <w:p w:rsidR="00000000" w:rsidDel="00000000" w:rsidP="00000000" w:rsidRDefault="00000000" w:rsidRPr="00000000" w14:paraId="00000E46">
      <w:pPr>
        <w:spacing w:line="240" w:lineRule="auto"/>
        <w:ind w:left="729" w:firstLine="0"/>
        <w:jc w:val="both"/>
        <w:rPr>
          <w:sz w:val="26"/>
          <w:szCs w:val="26"/>
        </w:rPr>
      </w:pPr>
      <w:r w:rsidDel="00000000" w:rsidR="00000000" w:rsidRPr="00000000">
        <w:rPr>
          <w:sz w:val="26"/>
          <w:szCs w:val="26"/>
          <w:rtl w:val="0"/>
        </w:rPr>
        <w:t xml:space="preserve">• Caution and Patience: Not all knowledge is meant to be wielded; some must be guarded, understood only by those prepared.</w:t>
      </w:r>
    </w:p>
    <w:p w:rsidR="00000000" w:rsidDel="00000000" w:rsidP="00000000" w:rsidRDefault="00000000" w:rsidRPr="00000000" w14:paraId="00000E47">
      <w:pPr>
        <w:spacing w:line="240" w:lineRule="auto"/>
        <w:ind w:left="729" w:firstLine="0"/>
        <w:jc w:val="both"/>
        <w:rPr>
          <w:sz w:val="26"/>
          <w:szCs w:val="26"/>
        </w:rPr>
      </w:pPr>
      <w:r w:rsidDel="00000000" w:rsidR="00000000" w:rsidRPr="00000000">
        <w:rPr>
          <w:sz w:val="26"/>
          <w:szCs w:val="26"/>
          <w:rtl w:val="0"/>
        </w:rPr>
        <w:t xml:space="preserve">• Influence Without Action: The power of silence, observation, and timing—the Priestess teaches when to act and when to wait.</w:t>
      </w:r>
    </w:p>
    <w:p w:rsidR="00000000" w:rsidDel="00000000" w:rsidP="00000000" w:rsidRDefault="00000000" w:rsidRPr="00000000" w14:paraId="00000E48">
      <w:pPr>
        <w:spacing w:line="240" w:lineRule="auto"/>
        <w:ind w:left="729" w:firstLine="0"/>
        <w:jc w:val="both"/>
        <w:rPr>
          <w:sz w:val="26"/>
          <w:szCs w:val="26"/>
        </w:rPr>
      </w:pPr>
      <w:r w:rsidDel="00000000" w:rsidR="00000000" w:rsidRPr="00000000">
        <w:rPr>
          <w:sz w:val="26"/>
          <w:szCs w:val="26"/>
          <w:rtl w:val="0"/>
        </w:rPr>
        <w:t xml:space="preserve">• The Unseen Hand: Represents the quiet forces working in the background to shape destiny.</w:t>
      </w:r>
    </w:p>
    <w:p w:rsidR="00000000" w:rsidDel="00000000" w:rsidP="00000000" w:rsidRDefault="00000000" w:rsidRPr="00000000" w14:paraId="00000E49">
      <w:pPr>
        <w:spacing w:line="240" w:lineRule="auto"/>
        <w:ind w:left="729" w:firstLine="0"/>
        <w:jc w:val="both"/>
        <w:rPr>
          <w:sz w:val="26"/>
          <w:szCs w:val="26"/>
        </w:rPr>
      </w:pPr>
      <w:r w:rsidDel="00000000" w:rsidR="00000000" w:rsidRPr="00000000">
        <w:rPr>
          <w:sz w:val="26"/>
          <w:szCs w:val="26"/>
          <w:rtl w:val="0"/>
        </w:rPr>
        <w:t xml:space="preserve">Alignment &amp; Astrological Placement:</w:t>
      </w:r>
    </w:p>
    <w:p w:rsidR="00000000" w:rsidDel="00000000" w:rsidP="00000000" w:rsidRDefault="00000000" w:rsidRPr="00000000" w14:paraId="00000E4A">
      <w:pPr>
        <w:spacing w:line="240" w:lineRule="auto"/>
        <w:ind w:left="729" w:firstLine="0"/>
        <w:jc w:val="both"/>
        <w:rPr>
          <w:sz w:val="26"/>
          <w:szCs w:val="26"/>
        </w:rPr>
      </w:pPr>
      <w:r w:rsidDel="00000000" w:rsidR="00000000" w:rsidRPr="00000000">
        <w:rPr>
          <w:sz w:val="26"/>
          <w:szCs w:val="26"/>
          <w:rtl w:val="0"/>
        </w:rPr>
        <w:t xml:space="preserve">• Alignment: Katra (Water)</w:t>
      </w:r>
    </w:p>
    <w:p w:rsidR="00000000" w:rsidDel="00000000" w:rsidP="00000000" w:rsidRDefault="00000000" w:rsidRPr="00000000" w14:paraId="00000E4B">
      <w:pPr>
        <w:spacing w:line="240" w:lineRule="auto"/>
        <w:ind w:left="729" w:firstLine="0"/>
        <w:jc w:val="both"/>
        <w:rPr>
          <w:sz w:val="26"/>
          <w:szCs w:val="26"/>
        </w:rPr>
      </w:pPr>
      <w:r w:rsidDel="00000000" w:rsidR="00000000" w:rsidRPr="00000000">
        <w:rPr>
          <w:sz w:val="26"/>
          <w:szCs w:val="26"/>
          <w:rtl w:val="0"/>
        </w:rPr>
        <w:t xml:space="preserve">• Element: Harmonia (Water) – Intuition, Wisdom, Emotional Depth</w:t>
      </w:r>
    </w:p>
    <w:p w:rsidR="00000000" w:rsidDel="00000000" w:rsidP="00000000" w:rsidRDefault="00000000" w:rsidRPr="00000000" w14:paraId="00000E4C">
      <w:pPr>
        <w:spacing w:line="240" w:lineRule="auto"/>
        <w:ind w:left="729" w:firstLine="0"/>
        <w:jc w:val="both"/>
        <w:rPr>
          <w:sz w:val="26"/>
          <w:szCs w:val="26"/>
        </w:rPr>
      </w:pPr>
      <w:r w:rsidDel="00000000" w:rsidR="00000000" w:rsidRPr="00000000">
        <w:rPr>
          <w:sz w:val="26"/>
          <w:szCs w:val="26"/>
          <w:rtl w:val="0"/>
        </w:rPr>
        <w:t xml:space="preserve">• Degree: 0°-30° in Cancer</w:t>
      </w:r>
    </w:p>
    <w:p w:rsidR="00000000" w:rsidDel="00000000" w:rsidP="00000000" w:rsidRDefault="00000000" w:rsidRPr="00000000" w14:paraId="00000E4D">
      <w:pPr>
        <w:spacing w:line="240" w:lineRule="auto"/>
        <w:ind w:left="729" w:firstLine="0"/>
        <w:jc w:val="both"/>
        <w:rPr>
          <w:sz w:val="26"/>
          <w:szCs w:val="26"/>
        </w:rPr>
      </w:pPr>
      <w:r w:rsidDel="00000000" w:rsidR="00000000" w:rsidRPr="00000000">
        <w:rPr>
          <w:sz w:val="26"/>
          <w:szCs w:val="26"/>
          <w:rtl w:val="0"/>
        </w:rPr>
        <w:t xml:space="preserve">• Pentagram Association: The West, the seat of reflection and adaptation</w:t>
      </w:r>
    </w:p>
    <w:p w:rsidR="00000000" w:rsidDel="00000000" w:rsidP="00000000" w:rsidRDefault="00000000" w:rsidRPr="00000000" w14:paraId="00000E4E">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4F">
      <w:pPr>
        <w:spacing w:line="240" w:lineRule="auto"/>
        <w:ind w:left="729" w:firstLine="0"/>
        <w:jc w:val="both"/>
        <w:rPr>
          <w:sz w:val="26"/>
          <w:szCs w:val="26"/>
        </w:rPr>
      </w:pPr>
      <w:r w:rsidDel="00000000" w:rsidR="00000000" w:rsidRPr="00000000">
        <w:rPr>
          <w:sz w:val="26"/>
          <w:szCs w:val="26"/>
          <w:rtl w:val="0"/>
        </w:rPr>
        <w:t xml:space="preserve">• Gnosis-aligned: Base cost 2</w:t>
      </w:r>
    </w:p>
    <w:p w:rsidR="00000000" w:rsidDel="00000000" w:rsidP="00000000" w:rsidRDefault="00000000" w:rsidRPr="00000000" w14:paraId="00000E50">
      <w:pPr>
        <w:spacing w:line="240" w:lineRule="auto"/>
        <w:ind w:left="729" w:firstLine="0"/>
        <w:jc w:val="both"/>
        <w:rPr>
          <w:sz w:val="26"/>
          <w:szCs w:val="26"/>
        </w:rPr>
      </w:pPr>
      <w:r w:rsidDel="00000000" w:rsidR="00000000" w:rsidRPr="00000000">
        <w:rPr>
          <w:sz w:val="26"/>
          <w:szCs w:val="26"/>
          <w:rtl w:val="0"/>
        </w:rPr>
        <w:t xml:space="preserve">• Entropy-aligned: Base cost 4, with a risk of psychic overload</w:t>
      </w:r>
    </w:p>
    <w:p w:rsidR="00000000" w:rsidDel="00000000" w:rsidP="00000000" w:rsidRDefault="00000000" w:rsidRPr="00000000" w14:paraId="00000E51">
      <w:pPr>
        <w:spacing w:line="240" w:lineRule="auto"/>
        <w:ind w:left="729" w:firstLine="0"/>
        <w:jc w:val="both"/>
        <w:rPr>
          <w:sz w:val="26"/>
          <w:szCs w:val="26"/>
        </w:rPr>
      </w:pPr>
      <w:r w:rsidDel="00000000" w:rsidR="00000000" w:rsidRPr="00000000">
        <w:rPr>
          <w:sz w:val="26"/>
          <w:szCs w:val="26"/>
          <w:rtl w:val="0"/>
        </w:rPr>
        <w:t xml:space="preserve">• Unaligned: Spell requires twice the normal number of resonance draws to cast successfully</w:t>
      </w:r>
    </w:p>
    <w:p w:rsidR="00000000" w:rsidDel="00000000" w:rsidP="00000000" w:rsidRDefault="00000000" w:rsidRPr="00000000" w14:paraId="00000E52">
      <w:pPr>
        <w:spacing w:line="240" w:lineRule="auto"/>
        <w:ind w:left="729" w:firstLine="0"/>
        <w:jc w:val="both"/>
        <w:rPr>
          <w:sz w:val="26"/>
          <w:szCs w:val="26"/>
        </w:rPr>
      </w:pPr>
      <w:r w:rsidDel="00000000" w:rsidR="00000000" w:rsidRPr="00000000">
        <w:rPr>
          <w:sz w:val="26"/>
          <w:szCs w:val="26"/>
          <w:rtl w:val="0"/>
        </w:rPr>
        <w:t xml:space="preserve">Paragon Effect (Unlocked if fully aligned):</w:t>
      </w:r>
    </w:p>
    <w:p w:rsidR="00000000" w:rsidDel="00000000" w:rsidP="00000000" w:rsidRDefault="00000000" w:rsidRPr="00000000" w14:paraId="00000E53">
      <w:pPr>
        <w:spacing w:line="240" w:lineRule="auto"/>
        <w:ind w:left="729" w:firstLine="0"/>
        <w:jc w:val="both"/>
        <w:rPr>
          <w:sz w:val="26"/>
          <w:szCs w:val="26"/>
        </w:rPr>
      </w:pPr>
      <w:r w:rsidDel="00000000" w:rsidR="00000000" w:rsidRPr="00000000">
        <w:rPr>
          <w:sz w:val="26"/>
          <w:szCs w:val="26"/>
          <w:rtl w:val="0"/>
        </w:rPr>
        <w:t xml:space="preserve">“Veil of Secrets” – The caster can tap into hidden knowledge streams, glimpsing truths that lie beyond ordinary perception. Grants foresight into upcoming events, but the clarity of the vision depends on the caster’s stability. Misuse leads to fragmented or misleading insights.</w:t>
      </w:r>
    </w:p>
    <w:p w:rsidR="00000000" w:rsidDel="00000000" w:rsidP="00000000" w:rsidRDefault="00000000" w:rsidRPr="00000000" w14:paraId="00000E54">
      <w:pPr>
        <w:spacing w:line="240" w:lineRule="auto"/>
        <w:ind w:left="729" w:firstLine="0"/>
        <w:jc w:val="both"/>
        <w:rPr>
          <w:sz w:val="26"/>
          <w:szCs w:val="26"/>
        </w:rPr>
      </w:pPr>
      <w:r w:rsidDel="00000000" w:rsidR="00000000" w:rsidRPr="00000000">
        <w:rPr>
          <w:sz w:val="26"/>
          <w:szCs w:val="26"/>
          <w:rtl w:val="0"/>
        </w:rPr>
        <w:t xml:space="preserve">Special Draw Mechanics:</w:t>
      </w:r>
    </w:p>
    <w:p w:rsidR="00000000" w:rsidDel="00000000" w:rsidP="00000000" w:rsidRDefault="00000000" w:rsidRPr="00000000" w14:paraId="00000E55">
      <w:pPr>
        <w:spacing w:line="240" w:lineRule="auto"/>
        <w:ind w:left="729" w:firstLine="0"/>
        <w:jc w:val="both"/>
        <w:rPr>
          <w:sz w:val="26"/>
          <w:szCs w:val="26"/>
        </w:rPr>
      </w:pPr>
      <w:r w:rsidDel="00000000" w:rsidR="00000000" w:rsidRPr="00000000">
        <w:rPr>
          <w:sz w:val="26"/>
          <w:szCs w:val="26"/>
          <w:rtl w:val="0"/>
        </w:rPr>
        <w:t xml:space="preserve">• If drawn alongside The Magician, it grants automatic insight into the current spell’s potential consequences before committing to the cast.</w:t>
      </w:r>
    </w:p>
    <w:p w:rsidR="00000000" w:rsidDel="00000000" w:rsidP="00000000" w:rsidRDefault="00000000" w:rsidRPr="00000000" w14:paraId="00000E56">
      <w:pPr>
        <w:spacing w:line="240" w:lineRule="auto"/>
        <w:ind w:left="729" w:firstLine="0"/>
        <w:jc w:val="both"/>
        <w:rPr>
          <w:sz w:val="26"/>
          <w:szCs w:val="26"/>
        </w:rPr>
      </w:pPr>
      <w:r w:rsidDel="00000000" w:rsidR="00000000" w:rsidRPr="00000000">
        <w:rPr>
          <w:sz w:val="26"/>
          <w:szCs w:val="26"/>
          <w:rtl w:val="0"/>
        </w:rPr>
        <w:t xml:space="preserve">• If followed by The Tower, it forces the player to reveal hidden dangers in their current environment, even if they’d rather not know.</w:t>
      </w:r>
    </w:p>
    <w:p w:rsidR="00000000" w:rsidDel="00000000" w:rsidP="00000000" w:rsidRDefault="00000000" w:rsidRPr="00000000" w14:paraId="00000E57">
      <w:pPr>
        <w:spacing w:line="240" w:lineRule="auto"/>
        <w:ind w:left="729" w:firstLine="0"/>
        <w:jc w:val="both"/>
        <w:rPr>
          <w:sz w:val="26"/>
          <w:szCs w:val="26"/>
        </w:rPr>
      </w:pPr>
      <w:r w:rsidDel="00000000" w:rsidR="00000000" w:rsidRPr="00000000">
        <w:rPr>
          <w:sz w:val="26"/>
          <w:szCs w:val="26"/>
          <w:rtl w:val="0"/>
        </w:rPr>
        <w:t xml:space="preserve">• If drawn last in a spread, it allows the player to retain one unflipped card for future use but at a personal resonance cost.</w:t>
      </w:r>
    </w:p>
    <w:p w:rsidR="00000000" w:rsidDel="00000000" w:rsidP="00000000" w:rsidRDefault="00000000" w:rsidRPr="00000000" w14:paraId="00000E58">
      <w:pPr>
        <w:spacing w:line="240" w:lineRule="auto"/>
        <w:ind w:left="729" w:firstLine="0"/>
        <w:jc w:val="both"/>
        <w:rPr>
          <w:sz w:val="26"/>
          <w:szCs w:val="26"/>
        </w:rPr>
      </w:pPr>
      <w:r w:rsidDel="00000000" w:rsidR="00000000" w:rsidRPr="00000000">
        <w:rPr>
          <w:sz w:val="26"/>
          <w:szCs w:val="26"/>
          <w:rtl w:val="0"/>
        </w:rPr>
        <w:t xml:space="preserve">The Empress (III) - Mother of Dominion</w:t>
      </w:r>
    </w:p>
    <w:p w:rsidR="00000000" w:rsidDel="00000000" w:rsidP="00000000" w:rsidRDefault="00000000" w:rsidRPr="00000000" w14:paraId="00000E59">
      <w:pPr>
        <w:spacing w:line="240" w:lineRule="auto"/>
        <w:ind w:left="729" w:firstLine="0"/>
        <w:jc w:val="both"/>
        <w:rPr>
          <w:sz w:val="26"/>
          <w:szCs w:val="26"/>
        </w:rPr>
      </w:pPr>
      <w:r w:rsidDel="00000000" w:rsidR="00000000" w:rsidRPr="00000000">
        <w:rPr>
          <w:sz w:val="26"/>
          <w:szCs w:val="26"/>
          <w:rtl w:val="0"/>
        </w:rPr>
        <w:t xml:space="preserve">She who births, she who reigns, she who devours.</w:t>
      </w:r>
    </w:p>
    <w:p w:rsidR="00000000" w:rsidDel="00000000" w:rsidP="00000000" w:rsidRDefault="00000000" w:rsidRPr="00000000" w14:paraId="00000E5A">
      <w:pPr>
        <w:spacing w:line="240" w:lineRule="auto"/>
        <w:ind w:left="729" w:firstLine="0"/>
        <w:jc w:val="both"/>
        <w:rPr>
          <w:sz w:val="26"/>
          <w:szCs w:val="26"/>
        </w:rPr>
      </w:pPr>
      <w:r w:rsidDel="00000000" w:rsidR="00000000" w:rsidRPr="00000000">
        <w:rPr>
          <w:sz w:val="26"/>
          <w:szCs w:val="26"/>
          <w:rtl w:val="0"/>
        </w:rPr>
        <w:t xml:space="preserve">Narrative &amp; Symbolism:</w:t>
      </w:r>
    </w:p>
    <w:p w:rsidR="00000000" w:rsidDel="00000000" w:rsidP="00000000" w:rsidRDefault="00000000" w:rsidRPr="00000000" w14:paraId="00000E5B">
      <w:pPr>
        <w:spacing w:line="240" w:lineRule="auto"/>
        <w:ind w:left="729" w:firstLine="0"/>
        <w:jc w:val="both"/>
        <w:rPr>
          <w:sz w:val="26"/>
          <w:szCs w:val="26"/>
        </w:rPr>
      </w:pPr>
      <w:r w:rsidDel="00000000" w:rsidR="00000000" w:rsidRPr="00000000">
        <w:rPr>
          <w:sz w:val="26"/>
          <w:szCs w:val="26"/>
          <w:rtl w:val="0"/>
        </w:rPr>
        <w:t xml:space="preserve">The Empress stands as the embodiment of creation, fertility, and control—a paradox of nurturing and conquest intertwined in one regal force. Within the Palladian Empire, she is whispered of in reverence and fear alike, for she represents the ceaseless cycles of growth and decay that define the universe. She is the cosmic womb and the hungry void, the architect of both civilization and entropy.</w:t>
      </w:r>
    </w:p>
    <w:p w:rsidR="00000000" w:rsidDel="00000000" w:rsidP="00000000" w:rsidRDefault="00000000" w:rsidRPr="00000000" w14:paraId="00000E5C">
      <w:pPr>
        <w:spacing w:line="240" w:lineRule="auto"/>
        <w:ind w:left="729" w:firstLine="0"/>
        <w:jc w:val="both"/>
        <w:rPr>
          <w:sz w:val="26"/>
          <w:szCs w:val="26"/>
        </w:rPr>
      </w:pPr>
      <w:r w:rsidDel="00000000" w:rsidR="00000000" w:rsidRPr="00000000">
        <w:rPr>
          <w:sz w:val="26"/>
          <w:szCs w:val="26"/>
          <w:rtl w:val="0"/>
        </w:rPr>
        <w:t xml:space="preserve">In the imagery of the Occumancers’ tarot, The Empress is often depicted as an ethereal figure seated upon an imposing throne of living roots and iron, her crown ablaze with unseen stars. Clutched in one hand is the scepter of Dominion, and in the other, the shackles of control. It is said that she watches over the worlds with a calculating gaze, seeing potential and corruption in equal measure. The Empress does not grant mercy; she rewards devotion and punishes failure in equal measure.</w:t>
      </w:r>
    </w:p>
    <w:p w:rsidR="00000000" w:rsidDel="00000000" w:rsidP="00000000" w:rsidRDefault="00000000" w:rsidRPr="00000000" w14:paraId="00000E5D">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E5E">
      <w:pPr>
        <w:spacing w:line="240" w:lineRule="auto"/>
        <w:ind w:left="729" w:firstLine="0"/>
        <w:jc w:val="both"/>
        <w:rPr>
          <w:sz w:val="26"/>
          <w:szCs w:val="26"/>
        </w:rPr>
      </w:pPr>
      <w:r w:rsidDel="00000000" w:rsidR="00000000" w:rsidRPr="00000000">
        <w:rPr>
          <w:sz w:val="26"/>
          <w:szCs w:val="26"/>
          <w:rtl w:val="0"/>
        </w:rPr>
        <w:t xml:space="preserve">Scholars of the ancient texts have long debated whether The Empress is a symbol of the Palladian Throne itself or a forgotten goddess whose will still echoes within the subconscious of its people. What is certain is that she represents the nurturing hand that holds the dagger—prosperity with an ever-looming cost.</w:t>
      </w:r>
    </w:p>
    <w:p w:rsidR="00000000" w:rsidDel="00000000" w:rsidP="00000000" w:rsidRDefault="00000000" w:rsidRPr="00000000" w14:paraId="00000E5F">
      <w:pPr>
        <w:spacing w:line="240" w:lineRule="auto"/>
        <w:ind w:left="729" w:firstLine="0"/>
        <w:jc w:val="both"/>
        <w:rPr>
          <w:sz w:val="26"/>
          <w:szCs w:val="26"/>
        </w:rPr>
      </w:pPr>
      <w:r w:rsidDel="00000000" w:rsidR="00000000" w:rsidRPr="00000000">
        <w:rPr>
          <w:sz w:val="26"/>
          <w:szCs w:val="26"/>
          <w:rtl w:val="0"/>
        </w:rPr>
        <w:t xml:space="preserve">Associations:</w:t>
      </w:r>
    </w:p>
    <w:p w:rsidR="00000000" w:rsidDel="00000000" w:rsidP="00000000" w:rsidRDefault="00000000" w:rsidRPr="00000000" w14:paraId="00000E60">
      <w:pPr>
        <w:spacing w:line="240" w:lineRule="auto"/>
        <w:ind w:left="729" w:firstLine="0"/>
        <w:jc w:val="both"/>
        <w:rPr>
          <w:sz w:val="26"/>
          <w:szCs w:val="26"/>
        </w:rPr>
      </w:pPr>
      <w:r w:rsidDel="00000000" w:rsidR="00000000" w:rsidRPr="00000000">
        <w:rPr>
          <w:sz w:val="26"/>
          <w:szCs w:val="26"/>
          <w:rtl w:val="0"/>
        </w:rPr>
        <w:t xml:space="preserve">• Element: Earth</w:t>
      </w:r>
    </w:p>
    <w:p w:rsidR="00000000" w:rsidDel="00000000" w:rsidP="00000000" w:rsidRDefault="00000000" w:rsidRPr="00000000" w14:paraId="00000E61">
      <w:pPr>
        <w:spacing w:line="240" w:lineRule="auto"/>
        <w:ind w:left="729" w:firstLine="0"/>
        <w:jc w:val="both"/>
        <w:rPr>
          <w:sz w:val="26"/>
          <w:szCs w:val="26"/>
        </w:rPr>
      </w:pPr>
      <w:r w:rsidDel="00000000" w:rsidR="00000000" w:rsidRPr="00000000">
        <w:rPr>
          <w:sz w:val="26"/>
          <w:szCs w:val="26"/>
          <w:rtl w:val="0"/>
        </w:rPr>
        <w:t xml:space="preserve">• Core Attribute: Presence (PR)</w:t>
      </w:r>
    </w:p>
    <w:p w:rsidR="00000000" w:rsidDel="00000000" w:rsidP="00000000" w:rsidRDefault="00000000" w:rsidRPr="00000000" w14:paraId="00000E62">
      <w:pPr>
        <w:spacing w:line="240" w:lineRule="auto"/>
        <w:ind w:left="729" w:firstLine="0"/>
        <w:jc w:val="both"/>
        <w:rPr>
          <w:sz w:val="26"/>
          <w:szCs w:val="26"/>
        </w:rPr>
      </w:pPr>
      <w:r w:rsidDel="00000000" w:rsidR="00000000" w:rsidRPr="00000000">
        <w:rPr>
          <w:sz w:val="26"/>
          <w:szCs w:val="26"/>
          <w:rtl w:val="0"/>
        </w:rPr>
        <w:t xml:space="preserve">• Alignment: Dominion (North)</w:t>
      </w:r>
    </w:p>
    <w:p w:rsidR="00000000" w:rsidDel="00000000" w:rsidP="00000000" w:rsidRDefault="00000000" w:rsidRPr="00000000" w14:paraId="00000E63">
      <w:pPr>
        <w:spacing w:line="240" w:lineRule="auto"/>
        <w:ind w:left="729" w:firstLine="0"/>
        <w:jc w:val="both"/>
        <w:rPr>
          <w:sz w:val="26"/>
          <w:szCs w:val="26"/>
        </w:rPr>
      </w:pPr>
      <w:r w:rsidDel="00000000" w:rsidR="00000000" w:rsidRPr="00000000">
        <w:rPr>
          <w:sz w:val="26"/>
          <w:szCs w:val="26"/>
          <w:rtl w:val="0"/>
        </w:rPr>
        <w:t xml:space="preserve">• House: The Steadfast (Taurus Equivalent)</w:t>
      </w:r>
    </w:p>
    <w:p w:rsidR="00000000" w:rsidDel="00000000" w:rsidP="00000000" w:rsidRDefault="00000000" w:rsidRPr="00000000" w14:paraId="00000E64">
      <w:pPr>
        <w:spacing w:line="240" w:lineRule="auto"/>
        <w:ind w:left="729" w:firstLine="0"/>
        <w:jc w:val="both"/>
        <w:rPr>
          <w:sz w:val="26"/>
          <w:szCs w:val="26"/>
        </w:rPr>
      </w:pPr>
      <w:r w:rsidDel="00000000" w:rsidR="00000000" w:rsidRPr="00000000">
        <w:rPr>
          <w:sz w:val="26"/>
          <w:szCs w:val="26"/>
          <w:rtl w:val="0"/>
        </w:rPr>
        <w:t xml:space="preserve">• Resonance Cost: 3 (Balanced power with potential for exponential growth)</w:t>
      </w:r>
    </w:p>
    <w:p w:rsidR="00000000" w:rsidDel="00000000" w:rsidP="00000000" w:rsidRDefault="00000000" w:rsidRPr="00000000" w14:paraId="00000E65">
      <w:pPr>
        <w:spacing w:line="240" w:lineRule="auto"/>
        <w:ind w:left="729" w:firstLine="0"/>
        <w:jc w:val="both"/>
        <w:rPr>
          <w:sz w:val="26"/>
          <w:szCs w:val="26"/>
        </w:rPr>
      </w:pPr>
      <w:r w:rsidDel="00000000" w:rsidR="00000000" w:rsidRPr="00000000">
        <w:rPr>
          <w:sz w:val="26"/>
          <w:szCs w:val="26"/>
          <w:rtl w:val="0"/>
        </w:rPr>
        <w:t xml:space="preserve">• Symbolism: Fertility, Authority, Civilization, Decay</w:t>
      </w:r>
    </w:p>
    <w:p w:rsidR="00000000" w:rsidDel="00000000" w:rsidP="00000000" w:rsidRDefault="00000000" w:rsidRPr="00000000" w14:paraId="00000E66">
      <w:pPr>
        <w:spacing w:line="240" w:lineRule="auto"/>
        <w:ind w:left="729" w:firstLine="0"/>
        <w:jc w:val="both"/>
        <w:rPr>
          <w:sz w:val="26"/>
          <w:szCs w:val="26"/>
        </w:rPr>
      </w:pPr>
      <w:r w:rsidDel="00000000" w:rsidR="00000000" w:rsidRPr="00000000">
        <w:rPr>
          <w:sz w:val="26"/>
          <w:szCs w:val="26"/>
          <w:rtl w:val="0"/>
        </w:rPr>
        <w:t xml:space="preserve">• Pentagram Point: Northern Arc (Dominion)</w:t>
      </w:r>
    </w:p>
    <w:p w:rsidR="00000000" w:rsidDel="00000000" w:rsidP="00000000" w:rsidRDefault="00000000" w:rsidRPr="00000000" w14:paraId="00000E67">
      <w:pPr>
        <w:spacing w:line="240" w:lineRule="auto"/>
        <w:ind w:left="729" w:firstLine="0"/>
        <w:jc w:val="both"/>
        <w:rPr>
          <w:sz w:val="26"/>
          <w:szCs w:val="26"/>
        </w:rPr>
      </w:pPr>
      <w:r w:rsidDel="00000000" w:rsidR="00000000" w:rsidRPr="00000000">
        <w:rPr>
          <w:sz w:val="26"/>
          <w:szCs w:val="26"/>
          <w:rtl w:val="0"/>
        </w:rPr>
        <w:t xml:space="preserve">Paragon Effect:</w:t>
      </w:r>
    </w:p>
    <w:p w:rsidR="00000000" w:rsidDel="00000000" w:rsidP="00000000" w:rsidRDefault="00000000" w:rsidRPr="00000000" w14:paraId="00000E68">
      <w:pPr>
        <w:spacing w:line="240" w:lineRule="auto"/>
        <w:ind w:left="729" w:firstLine="0"/>
        <w:jc w:val="both"/>
        <w:rPr>
          <w:sz w:val="26"/>
          <w:szCs w:val="26"/>
        </w:rPr>
      </w:pPr>
      <w:r w:rsidDel="00000000" w:rsidR="00000000" w:rsidRPr="00000000">
        <w:rPr>
          <w:sz w:val="26"/>
          <w:szCs w:val="26"/>
          <w:rtl w:val="0"/>
        </w:rPr>
        <w:t xml:space="preserve">“The Blooming Tyranny” – When The Empress card is drawn, the caster’s influence spreads like roots through the battlefield. All allies within a 30-meter radius gain +1 Presence for the duration of the scene. However, should the caster’s will falter, this same energy will constrict and consume, inflicting psychological strain (1d6 mental damage per resonance point overdrawn).</w:t>
      </w:r>
    </w:p>
    <w:p w:rsidR="00000000" w:rsidDel="00000000" w:rsidP="00000000" w:rsidRDefault="00000000" w:rsidRPr="00000000" w14:paraId="00000E69">
      <w:pPr>
        <w:spacing w:line="240" w:lineRule="auto"/>
        <w:ind w:left="729" w:firstLine="0"/>
        <w:jc w:val="both"/>
        <w:rPr>
          <w:sz w:val="26"/>
          <w:szCs w:val="26"/>
        </w:rPr>
      </w:pPr>
      <w:r w:rsidDel="00000000" w:rsidR="00000000" w:rsidRPr="00000000">
        <w:rPr>
          <w:sz w:val="26"/>
          <w:szCs w:val="26"/>
          <w:rtl w:val="0"/>
        </w:rPr>
        <w:t xml:space="preserve">Casting Mechanics:</w:t>
      </w:r>
    </w:p>
    <w:p w:rsidR="00000000" w:rsidDel="00000000" w:rsidP="00000000" w:rsidRDefault="00000000" w:rsidRPr="00000000" w14:paraId="00000E6A">
      <w:pPr>
        <w:spacing w:line="240" w:lineRule="auto"/>
        <w:ind w:left="729" w:firstLine="0"/>
        <w:jc w:val="both"/>
        <w:rPr>
          <w:sz w:val="26"/>
          <w:szCs w:val="26"/>
        </w:rPr>
      </w:pPr>
      <w:r w:rsidDel="00000000" w:rsidR="00000000" w:rsidRPr="00000000">
        <w:rPr>
          <w:sz w:val="26"/>
          <w:szCs w:val="26"/>
          <w:rtl w:val="0"/>
        </w:rPr>
        <w:t xml:space="preserve">• If drawn during spellcasting, The Empress empowers influence-based abilities (doubles the effect radius).</w:t>
      </w:r>
    </w:p>
    <w:p w:rsidR="00000000" w:rsidDel="00000000" w:rsidP="00000000" w:rsidRDefault="00000000" w:rsidRPr="00000000" w14:paraId="00000E6B">
      <w:pPr>
        <w:spacing w:line="240" w:lineRule="auto"/>
        <w:ind w:left="729" w:firstLine="0"/>
        <w:jc w:val="both"/>
        <w:rPr>
          <w:sz w:val="26"/>
          <w:szCs w:val="26"/>
        </w:rPr>
      </w:pPr>
      <w:r w:rsidDel="00000000" w:rsidR="00000000" w:rsidRPr="00000000">
        <w:rPr>
          <w:sz w:val="26"/>
          <w:szCs w:val="26"/>
          <w:rtl w:val="0"/>
        </w:rPr>
        <w:t xml:space="preserve">• If misaligned with the caster’s dominant attribute, they must pass a Presence check (DC 12 + resonance cost) or suffer a backlash, where their command turns to overextension, causing exhaustion.</w:t>
      </w:r>
    </w:p>
    <w:p w:rsidR="00000000" w:rsidDel="00000000" w:rsidP="00000000" w:rsidRDefault="00000000" w:rsidRPr="00000000" w14:paraId="00000E6C">
      <w:pPr>
        <w:spacing w:line="240" w:lineRule="auto"/>
        <w:ind w:left="729" w:firstLine="0"/>
        <w:jc w:val="both"/>
        <w:rPr>
          <w:sz w:val="26"/>
          <w:szCs w:val="26"/>
        </w:rPr>
      </w:pPr>
      <w:r w:rsidDel="00000000" w:rsidR="00000000" w:rsidRPr="00000000">
        <w:rPr>
          <w:sz w:val="26"/>
          <w:szCs w:val="26"/>
          <w:rtl w:val="0"/>
        </w:rPr>
        <w:t xml:space="preserve">• In narrative use, the card signifies authority, control over surroundings, and the heavy burden of leadership.</w:t>
      </w:r>
    </w:p>
    <w:p w:rsidR="00000000" w:rsidDel="00000000" w:rsidP="00000000" w:rsidRDefault="00000000" w:rsidRPr="00000000" w14:paraId="00000E6D">
      <w:pPr>
        <w:spacing w:line="240" w:lineRule="auto"/>
        <w:ind w:left="729" w:firstLine="0"/>
        <w:jc w:val="both"/>
        <w:rPr>
          <w:sz w:val="26"/>
          <w:szCs w:val="26"/>
        </w:rPr>
      </w:pPr>
      <w:r w:rsidDel="00000000" w:rsidR="00000000" w:rsidRPr="00000000">
        <w:rPr>
          <w:sz w:val="26"/>
          <w:szCs w:val="26"/>
          <w:rtl w:val="0"/>
        </w:rPr>
        <w:t xml:space="preserve">Got it, let’s overhaul The Emperor (Authority) and make it hit hard, staying consistent with the tone and structure we established. Here’s the refined write-up:</w:t>
      </w:r>
    </w:p>
    <w:p w:rsidR="00000000" w:rsidDel="00000000" w:rsidP="00000000" w:rsidRDefault="00000000" w:rsidRPr="00000000" w14:paraId="00000E6E">
      <w:pPr>
        <w:spacing w:line="240" w:lineRule="auto"/>
        <w:ind w:left="729" w:firstLine="0"/>
        <w:jc w:val="both"/>
        <w:rPr>
          <w:sz w:val="26"/>
          <w:szCs w:val="26"/>
        </w:rPr>
      </w:pPr>
      <w:r w:rsidDel="00000000" w:rsidR="00000000" w:rsidRPr="00000000">
        <w:rPr>
          <w:sz w:val="26"/>
          <w:szCs w:val="26"/>
          <w:rtl w:val="0"/>
        </w:rPr>
        <w:t xml:space="preserve">IV – The Emperor (Authority)</w:t>
      </w:r>
    </w:p>
    <w:p w:rsidR="00000000" w:rsidDel="00000000" w:rsidP="00000000" w:rsidRDefault="00000000" w:rsidRPr="00000000" w14:paraId="00000E6F">
      <w:pPr>
        <w:spacing w:line="240" w:lineRule="auto"/>
        <w:ind w:left="729" w:firstLine="0"/>
        <w:jc w:val="both"/>
        <w:rPr>
          <w:sz w:val="26"/>
          <w:szCs w:val="26"/>
        </w:rPr>
      </w:pPr>
      <w:r w:rsidDel="00000000" w:rsidR="00000000" w:rsidRPr="00000000">
        <w:rPr>
          <w:sz w:val="26"/>
          <w:szCs w:val="26"/>
          <w:rtl w:val="0"/>
        </w:rPr>
        <w:t xml:space="preserve">“To rule is to consume. To consume is to command. But who, then, rules the ruler?”</w:t>
      </w:r>
    </w:p>
    <w:p w:rsidR="00000000" w:rsidDel="00000000" w:rsidP="00000000" w:rsidRDefault="00000000" w:rsidRPr="00000000" w14:paraId="00000E70">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E71">
      <w:pPr>
        <w:spacing w:line="240" w:lineRule="auto"/>
        <w:ind w:left="729" w:firstLine="0"/>
        <w:jc w:val="both"/>
        <w:rPr>
          <w:sz w:val="26"/>
          <w:szCs w:val="26"/>
        </w:rPr>
      </w:pPr>
      <w:r w:rsidDel="00000000" w:rsidR="00000000" w:rsidRPr="00000000">
        <w:rPr>
          <w:sz w:val="26"/>
          <w:szCs w:val="26"/>
          <w:rtl w:val="0"/>
        </w:rPr>
        <w:t xml:space="preserve">The Emperor is dominion given form—absolute control, structure, and the inevitable cost of power. He represents the Palladian belief in manifest destiny, the unrelenting march of progress, and the brutal enforcement of order. The Emperor is the iron hand that shapes the void, bending it to his will, enforcing the laws of the strong over the weak. Yet, hidden beneath his rule lies an insatiable hunger, a need to devour, to subsume, to dominate.</w:t>
      </w:r>
    </w:p>
    <w:p w:rsidR="00000000" w:rsidDel="00000000" w:rsidP="00000000" w:rsidRDefault="00000000" w:rsidRPr="00000000" w14:paraId="00000E72">
      <w:pPr>
        <w:spacing w:line="240" w:lineRule="auto"/>
        <w:ind w:left="729" w:firstLine="0"/>
        <w:jc w:val="both"/>
        <w:rPr>
          <w:sz w:val="26"/>
          <w:szCs w:val="26"/>
        </w:rPr>
      </w:pPr>
      <w:r w:rsidDel="00000000" w:rsidR="00000000" w:rsidRPr="00000000">
        <w:rPr>
          <w:sz w:val="26"/>
          <w:szCs w:val="26"/>
          <w:rtl w:val="0"/>
        </w:rPr>
        <w:t xml:space="preserve">In Palladian doctrine, The Emperor is both the savior and the destroyer—the figurehead of authority who builds empires on the bones of those he subjugates. His legacy is written in conquest and fear, and yet his power is not his own. He is but a vessel, a puppet to forces beyond even his comprehension. The hunger within him is not of his own making, but the very foundation upon which all authority stands.</w:t>
      </w:r>
    </w:p>
    <w:p w:rsidR="00000000" w:rsidDel="00000000" w:rsidP="00000000" w:rsidRDefault="00000000" w:rsidRPr="00000000" w14:paraId="00000E73">
      <w:pPr>
        <w:spacing w:line="240" w:lineRule="auto"/>
        <w:ind w:left="729" w:firstLine="0"/>
        <w:jc w:val="both"/>
        <w:rPr>
          <w:sz w:val="26"/>
          <w:szCs w:val="26"/>
        </w:rPr>
      </w:pPr>
      <w:r w:rsidDel="00000000" w:rsidR="00000000" w:rsidRPr="00000000">
        <w:rPr>
          <w:sz w:val="26"/>
          <w:szCs w:val="26"/>
          <w:rtl w:val="0"/>
        </w:rPr>
        <w:t xml:space="preserve">To draw The Emperor is to confront the burden of leadership and the inevitable corruption that follows. It signifies control, ambition, and the power to shape destiny—but it also serves as a warning. Those who seek to rule without purpose will be ruled in turn by forces they cannot understand, their hunger leading them to ruin.</w:t>
      </w:r>
    </w:p>
    <w:p w:rsidR="00000000" w:rsidDel="00000000" w:rsidP="00000000" w:rsidRDefault="00000000" w:rsidRPr="00000000" w14:paraId="00000E74">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75">
      <w:pPr>
        <w:spacing w:line="240" w:lineRule="auto"/>
        <w:ind w:left="729" w:firstLine="0"/>
        <w:jc w:val="both"/>
        <w:rPr>
          <w:sz w:val="26"/>
          <w:szCs w:val="26"/>
        </w:rPr>
      </w:pPr>
      <w:r w:rsidDel="00000000" w:rsidR="00000000" w:rsidRPr="00000000">
        <w:rPr>
          <w:sz w:val="26"/>
          <w:szCs w:val="26"/>
          <w:rtl w:val="0"/>
        </w:rPr>
        <w:t xml:space="preserve">• Blind Draw Value: 1</w:t>
      </w:r>
    </w:p>
    <w:p w:rsidR="00000000" w:rsidDel="00000000" w:rsidP="00000000" w:rsidRDefault="00000000" w:rsidRPr="00000000" w14:paraId="00000E76">
      <w:pPr>
        <w:spacing w:line="240" w:lineRule="auto"/>
        <w:ind w:left="729" w:firstLine="0"/>
        <w:jc w:val="both"/>
        <w:rPr>
          <w:sz w:val="26"/>
          <w:szCs w:val="26"/>
        </w:rPr>
      </w:pPr>
      <w:r w:rsidDel="00000000" w:rsidR="00000000" w:rsidRPr="00000000">
        <w:rPr>
          <w:sz w:val="26"/>
          <w:szCs w:val="26"/>
          <w:rtl w:val="0"/>
        </w:rPr>
        <w:t xml:space="preserve">• Flipped Value: Roll 1d8 + 1</w:t>
      </w:r>
    </w:p>
    <w:p w:rsidR="00000000" w:rsidDel="00000000" w:rsidP="00000000" w:rsidRDefault="00000000" w:rsidRPr="00000000" w14:paraId="00000E77">
      <w:pPr>
        <w:spacing w:line="240" w:lineRule="auto"/>
        <w:ind w:left="729" w:firstLine="0"/>
        <w:jc w:val="both"/>
        <w:rPr>
          <w:sz w:val="26"/>
          <w:szCs w:val="26"/>
        </w:rPr>
      </w:pPr>
      <w:r w:rsidDel="00000000" w:rsidR="00000000" w:rsidRPr="00000000">
        <w:rPr>
          <w:sz w:val="26"/>
          <w:szCs w:val="26"/>
          <w:rtl w:val="0"/>
        </w:rPr>
        <w:t xml:space="preserve">• Perfect Alignment (Dominion discipline): +3 bonus</w:t>
      </w:r>
    </w:p>
    <w:p w:rsidR="00000000" w:rsidDel="00000000" w:rsidP="00000000" w:rsidRDefault="00000000" w:rsidRPr="00000000" w14:paraId="00000E78">
      <w:pPr>
        <w:spacing w:line="240" w:lineRule="auto"/>
        <w:ind w:left="729" w:firstLine="0"/>
        <w:jc w:val="both"/>
        <w:rPr>
          <w:sz w:val="26"/>
          <w:szCs w:val="26"/>
        </w:rPr>
      </w:pPr>
      <w:r w:rsidDel="00000000" w:rsidR="00000000" w:rsidRPr="00000000">
        <w:rPr>
          <w:sz w:val="26"/>
          <w:szCs w:val="26"/>
          <w:rtl w:val="0"/>
        </w:rPr>
        <w:t xml:space="preserve">• Partial Alignment (Any Occumancy discipline): +1 bonus</w:t>
      </w:r>
    </w:p>
    <w:p w:rsidR="00000000" w:rsidDel="00000000" w:rsidP="00000000" w:rsidRDefault="00000000" w:rsidRPr="00000000" w14:paraId="00000E79">
      <w:pPr>
        <w:spacing w:line="240" w:lineRule="auto"/>
        <w:ind w:left="729" w:firstLine="0"/>
        <w:jc w:val="both"/>
        <w:rPr>
          <w:sz w:val="26"/>
          <w:szCs w:val="26"/>
        </w:rPr>
      </w:pPr>
      <w:r w:rsidDel="00000000" w:rsidR="00000000" w:rsidRPr="00000000">
        <w:rPr>
          <w:sz w:val="26"/>
          <w:szCs w:val="26"/>
          <w:rtl w:val="0"/>
        </w:rPr>
        <w:t xml:space="preserve">• Misalignment (Entropy-aligned caster): -2 penalty</w:t>
      </w:r>
    </w:p>
    <w:p w:rsidR="00000000" w:rsidDel="00000000" w:rsidP="00000000" w:rsidRDefault="00000000" w:rsidRPr="00000000" w14:paraId="00000E7A">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E7B">
      <w:pPr>
        <w:spacing w:line="240" w:lineRule="auto"/>
        <w:ind w:left="729" w:firstLine="0"/>
        <w:jc w:val="both"/>
        <w:rPr>
          <w:sz w:val="26"/>
          <w:szCs w:val="26"/>
        </w:rPr>
      </w:pPr>
      <w:r w:rsidDel="00000000" w:rsidR="00000000" w:rsidRPr="00000000">
        <w:rPr>
          <w:sz w:val="26"/>
          <w:szCs w:val="26"/>
          <w:rtl w:val="0"/>
        </w:rPr>
        <w:t xml:space="preserve">• If resonance exceeds spell cost by 2 or more points:</w:t>
      </w:r>
    </w:p>
    <w:p w:rsidR="00000000" w:rsidDel="00000000" w:rsidP="00000000" w:rsidRDefault="00000000" w:rsidRPr="00000000" w14:paraId="00000E7C">
      <w:pPr>
        <w:spacing w:line="240" w:lineRule="auto"/>
        <w:ind w:left="729" w:firstLine="0"/>
        <w:jc w:val="both"/>
        <w:rPr>
          <w:sz w:val="26"/>
          <w:szCs w:val="26"/>
        </w:rPr>
      </w:pPr>
      <w:r w:rsidDel="00000000" w:rsidR="00000000" w:rsidRPr="00000000">
        <w:rPr>
          <w:sz w:val="26"/>
          <w:szCs w:val="26"/>
          <w:rtl w:val="0"/>
        </w:rPr>
        <w:t xml:space="preserve">• Roll d100 (70+ triggers backlash).</w:t>
      </w:r>
    </w:p>
    <w:p w:rsidR="00000000" w:rsidDel="00000000" w:rsidP="00000000" w:rsidRDefault="00000000" w:rsidRPr="00000000" w14:paraId="00000E7D">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E7E">
      <w:pPr>
        <w:spacing w:line="240" w:lineRule="auto"/>
        <w:ind w:left="729" w:firstLine="0"/>
        <w:jc w:val="both"/>
        <w:rPr>
          <w:sz w:val="26"/>
          <w:szCs w:val="26"/>
        </w:rPr>
      </w:pPr>
      <w:r w:rsidDel="00000000" w:rsidR="00000000" w:rsidRPr="00000000">
        <w:rPr>
          <w:sz w:val="26"/>
          <w:szCs w:val="26"/>
          <w:rtl w:val="0"/>
        </w:rPr>
        <w:t xml:space="preserve">1. Iron Will Cracks: The caster becomes obsessed with control, taking a -2 penalty to Wisdom for the next in-game hour.</w:t>
      </w:r>
    </w:p>
    <w:p w:rsidR="00000000" w:rsidDel="00000000" w:rsidP="00000000" w:rsidRDefault="00000000" w:rsidRPr="00000000" w14:paraId="00000E7F">
      <w:pPr>
        <w:spacing w:line="240" w:lineRule="auto"/>
        <w:ind w:left="729" w:firstLine="0"/>
        <w:jc w:val="both"/>
        <w:rPr>
          <w:sz w:val="26"/>
          <w:szCs w:val="26"/>
        </w:rPr>
      </w:pPr>
      <w:r w:rsidDel="00000000" w:rsidR="00000000" w:rsidRPr="00000000">
        <w:rPr>
          <w:sz w:val="26"/>
          <w:szCs w:val="26"/>
          <w:rtl w:val="0"/>
        </w:rPr>
        <w:t xml:space="preserve">2. Overreach: The spell expands beyond its intended effect, affecting unintended targets at the Overseer’s discretion.</w:t>
      </w:r>
    </w:p>
    <w:p w:rsidR="00000000" w:rsidDel="00000000" w:rsidP="00000000" w:rsidRDefault="00000000" w:rsidRPr="00000000" w14:paraId="00000E80">
      <w:pPr>
        <w:spacing w:line="240" w:lineRule="auto"/>
        <w:ind w:left="729" w:firstLine="0"/>
        <w:jc w:val="both"/>
        <w:rPr>
          <w:sz w:val="26"/>
          <w:szCs w:val="26"/>
        </w:rPr>
      </w:pPr>
      <w:r w:rsidDel="00000000" w:rsidR="00000000" w:rsidRPr="00000000">
        <w:rPr>
          <w:sz w:val="26"/>
          <w:szCs w:val="26"/>
          <w:rtl w:val="0"/>
        </w:rPr>
        <w:t xml:space="preserve">3. Devouring Order: The caster suffers 1d6 necrotic damage as their own energy is fed back into the system.</w:t>
      </w:r>
    </w:p>
    <w:p w:rsidR="00000000" w:rsidDel="00000000" w:rsidP="00000000" w:rsidRDefault="00000000" w:rsidRPr="00000000" w14:paraId="00000E81">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E82">
      <w:pPr>
        <w:spacing w:line="240" w:lineRule="auto"/>
        <w:ind w:left="729" w:firstLine="0"/>
        <w:jc w:val="both"/>
        <w:rPr>
          <w:sz w:val="26"/>
          <w:szCs w:val="26"/>
        </w:rPr>
      </w:pPr>
      <w:r w:rsidDel="00000000" w:rsidR="00000000" w:rsidRPr="00000000">
        <w:rPr>
          <w:sz w:val="26"/>
          <w:szCs w:val="26"/>
          <w:rtl w:val="0"/>
        </w:rPr>
        <w:t xml:space="preserve">Iron Rule – Once per session, the caster may invoke The Emperor’s power to:</w:t>
      </w:r>
    </w:p>
    <w:p w:rsidR="00000000" w:rsidDel="00000000" w:rsidP="00000000" w:rsidRDefault="00000000" w:rsidRPr="00000000" w14:paraId="00000E83">
      <w:pPr>
        <w:spacing w:line="240" w:lineRule="auto"/>
        <w:ind w:left="729" w:firstLine="0"/>
        <w:jc w:val="both"/>
        <w:rPr>
          <w:sz w:val="26"/>
          <w:szCs w:val="26"/>
        </w:rPr>
      </w:pPr>
      <w:r w:rsidDel="00000000" w:rsidR="00000000" w:rsidRPr="00000000">
        <w:rPr>
          <w:sz w:val="26"/>
          <w:szCs w:val="26"/>
          <w:rtl w:val="0"/>
        </w:rPr>
        <w:t xml:space="preserve">• Automatically succeed on any command or persuasion attempt against a lesser being, but for the next 24 hours, they must obey a compulsion implanted by the Overseer.</w:t>
      </w:r>
    </w:p>
    <w:p w:rsidR="00000000" w:rsidDel="00000000" w:rsidP="00000000" w:rsidRDefault="00000000" w:rsidRPr="00000000" w14:paraId="00000E84">
      <w:pPr>
        <w:spacing w:line="240" w:lineRule="auto"/>
        <w:ind w:left="729" w:firstLine="0"/>
        <w:jc w:val="both"/>
        <w:rPr>
          <w:sz w:val="26"/>
          <w:szCs w:val="26"/>
        </w:rPr>
      </w:pPr>
      <w:r w:rsidDel="00000000" w:rsidR="00000000" w:rsidRPr="00000000">
        <w:rPr>
          <w:sz w:val="26"/>
          <w:szCs w:val="26"/>
          <w:rtl w:val="0"/>
        </w:rPr>
        <w:t xml:space="preserve">Alignment: Dominion</w:t>
      </w:r>
    </w:p>
    <w:p w:rsidR="00000000" w:rsidDel="00000000" w:rsidP="00000000" w:rsidRDefault="00000000" w:rsidRPr="00000000" w14:paraId="00000E85">
      <w:pPr>
        <w:spacing w:line="240" w:lineRule="auto"/>
        <w:ind w:left="729" w:firstLine="0"/>
        <w:jc w:val="both"/>
        <w:rPr>
          <w:sz w:val="26"/>
          <w:szCs w:val="26"/>
        </w:rPr>
      </w:pPr>
      <w:r w:rsidDel="00000000" w:rsidR="00000000" w:rsidRPr="00000000">
        <w:rPr>
          <w:sz w:val="26"/>
          <w:szCs w:val="26"/>
          <w:rtl w:val="0"/>
        </w:rPr>
        <w:t xml:space="preserve">Elemental Association: Earth (Control, Stability, Unyielding Will)</w:t>
      </w:r>
    </w:p>
    <w:p w:rsidR="00000000" w:rsidDel="00000000" w:rsidP="00000000" w:rsidRDefault="00000000" w:rsidRPr="00000000" w14:paraId="00000E86">
      <w:pPr>
        <w:spacing w:line="240" w:lineRule="auto"/>
        <w:ind w:left="729" w:firstLine="0"/>
        <w:jc w:val="both"/>
        <w:rPr>
          <w:sz w:val="26"/>
          <w:szCs w:val="26"/>
        </w:rPr>
      </w:pPr>
      <w:r w:rsidDel="00000000" w:rsidR="00000000" w:rsidRPr="00000000">
        <w:rPr>
          <w:sz w:val="26"/>
          <w:szCs w:val="26"/>
          <w:rtl w:val="0"/>
        </w:rPr>
        <w:t xml:space="preserve">Pentagram Point: Lower Left (Authority &amp; Control)</w:t>
      </w:r>
    </w:p>
    <w:p w:rsidR="00000000" w:rsidDel="00000000" w:rsidP="00000000" w:rsidRDefault="00000000" w:rsidRPr="00000000" w14:paraId="00000E87">
      <w:pPr>
        <w:spacing w:line="240" w:lineRule="auto"/>
        <w:ind w:left="729" w:firstLine="0"/>
        <w:jc w:val="both"/>
        <w:rPr>
          <w:sz w:val="26"/>
          <w:szCs w:val="26"/>
        </w:rPr>
      </w:pPr>
      <w:r w:rsidDel="00000000" w:rsidR="00000000" w:rsidRPr="00000000">
        <w:rPr>
          <w:sz w:val="26"/>
          <w:szCs w:val="26"/>
          <w:rtl w:val="0"/>
        </w:rPr>
        <w:t xml:space="preserve">Zodiac House: The Bastion (Strength, Expansion, Ruthlessness)</w:t>
      </w:r>
    </w:p>
    <w:p w:rsidR="00000000" w:rsidDel="00000000" w:rsidP="00000000" w:rsidRDefault="00000000" w:rsidRPr="00000000" w14:paraId="00000E88">
      <w:pPr>
        <w:spacing w:line="240" w:lineRule="auto"/>
        <w:ind w:left="729" w:firstLine="0"/>
        <w:jc w:val="both"/>
        <w:rPr>
          <w:sz w:val="26"/>
          <w:szCs w:val="26"/>
        </w:rPr>
      </w:pPr>
      <w:r w:rsidDel="00000000" w:rsidR="00000000" w:rsidRPr="00000000">
        <w:rPr>
          <w:sz w:val="26"/>
          <w:szCs w:val="26"/>
          <w:rtl w:val="0"/>
        </w:rPr>
        <w:t xml:space="preserve">V – The Hierophant (Knowledge)</w:t>
      </w:r>
    </w:p>
    <w:p w:rsidR="00000000" w:rsidDel="00000000" w:rsidP="00000000" w:rsidRDefault="00000000" w:rsidRPr="00000000" w14:paraId="00000E89">
      <w:pPr>
        <w:spacing w:line="240" w:lineRule="auto"/>
        <w:ind w:left="729" w:firstLine="0"/>
        <w:jc w:val="both"/>
        <w:rPr>
          <w:sz w:val="26"/>
          <w:szCs w:val="26"/>
        </w:rPr>
      </w:pPr>
      <w:r w:rsidDel="00000000" w:rsidR="00000000" w:rsidRPr="00000000">
        <w:rPr>
          <w:sz w:val="26"/>
          <w:szCs w:val="26"/>
          <w:rtl w:val="0"/>
        </w:rPr>
        <w:t xml:space="preserve">“To seek is to submit, to submit is to know, and to know is to be undone.”</w:t>
      </w:r>
    </w:p>
    <w:p w:rsidR="00000000" w:rsidDel="00000000" w:rsidP="00000000" w:rsidRDefault="00000000" w:rsidRPr="00000000" w14:paraId="00000E8A">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E8B">
      <w:pPr>
        <w:spacing w:line="240" w:lineRule="auto"/>
        <w:ind w:left="729" w:firstLine="0"/>
        <w:jc w:val="both"/>
        <w:rPr>
          <w:sz w:val="26"/>
          <w:szCs w:val="26"/>
        </w:rPr>
      </w:pPr>
      <w:r w:rsidDel="00000000" w:rsidR="00000000" w:rsidRPr="00000000">
        <w:rPr>
          <w:sz w:val="26"/>
          <w:szCs w:val="26"/>
          <w:rtl w:val="0"/>
        </w:rPr>
        <w:t xml:space="preserve">The Hierophant is the gatekeeper of forbidden truths, the custodian of those who seek understanding at the cost of their own sanity. It is the Palladian ideal of absolute knowledge—control through understanding, dominion through insight. This card represents the rigid structures that the Palladians hold dear, the weight of tradition, and the terrible burden of enlightenment.</w:t>
      </w:r>
    </w:p>
    <w:p w:rsidR="00000000" w:rsidDel="00000000" w:rsidP="00000000" w:rsidRDefault="00000000" w:rsidRPr="00000000" w14:paraId="00000E8C">
      <w:pPr>
        <w:spacing w:line="240" w:lineRule="auto"/>
        <w:ind w:left="729" w:firstLine="0"/>
        <w:jc w:val="both"/>
        <w:rPr>
          <w:sz w:val="26"/>
          <w:szCs w:val="26"/>
        </w:rPr>
      </w:pPr>
      <w:r w:rsidDel="00000000" w:rsidR="00000000" w:rsidRPr="00000000">
        <w:rPr>
          <w:sz w:val="26"/>
          <w:szCs w:val="26"/>
          <w:rtl w:val="0"/>
        </w:rPr>
        <w:t xml:space="preserve">To draw The Hierophant is to be confronted with the temptation of hidden truths, the lure of unraveling the great mysteries that lie just beyond the veil. It demands submission to the grand design, to the law of order, and warns of the cost of breaking the cycle. Its wisdom is unwavering, and yet it can lead the seeker to ruin should they fail to heed its silent warnings.</w:t>
      </w:r>
    </w:p>
    <w:p w:rsidR="00000000" w:rsidDel="00000000" w:rsidP="00000000" w:rsidRDefault="00000000" w:rsidRPr="00000000" w14:paraId="00000E8D">
      <w:pPr>
        <w:spacing w:line="240" w:lineRule="auto"/>
        <w:ind w:left="729" w:firstLine="0"/>
        <w:jc w:val="both"/>
        <w:rPr>
          <w:sz w:val="26"/>
          <w:szCs w:val="26"/>
        </w:rPr>
      </w:pPr>
      <w:r w:rsidDel="00000000" w:rsidR="00000000" w:rsidRPr="00000000">
        <w:rPr>
          <w:sz w:val="26"/>
          <w:szCs w:val="26"/>
          <w:rtl w:val="0"/>
        </w:rPr>
        <w:t xml:space="preserve">In the cosmic war for knowledge, The Hierophant serves as both a guide and a jailer. It is the overseer of systems, the wielder of power that demands unwavering obedience. To challenge its authority is to risk being cast into the churning abyss of ignorance, but to follow it blindly is to forfeit one’s autonomy entirely.</w:t>
      </w:r>
    </w:p>
    <w:p w:rsidR="00000000" w:rsidDel="00000000" w:rsidP="00000000" w:rsidRDefault="00000000" w:rsidRPr="00000000" w14:paraId="00000E8E">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8F">
      <w:pPr>
        <w:spacing w:line="240" w:lineRule="auto"/>
        <w:ind w:left="729" w:firstLine="0"/>
        <w:jc w:val="both"/>
        <w:rPr>
          <w:sz w:val="26"/>
          <w:szCs w:val="26"/>
        </w:rPr>
      </w:pPr>
      <w:r w:rsidDel="00000000" w:rsidR="00000000" w:rsidRPr="00000000">
        <w:rPr>
          <w:sz w:val="26"/>
          <w:szCs w:val="26"/>
          <w:rtl w:val="0"/>
        </w:rPr>
        <w:t xml:space="preserve">• Blind Draw Value: 1</w:t>
      </w:r>
    </w:p>
    <w:p w:rsidR="00000000" w:rsidDel="00000000" w:rsidP="00000000" w:rsidRDefault="00000000" w:rsidRPr="00000000" w14:paraId="00000E90">
      <w:pPr>
        <w:spacing w:line="240" w:lineRule="auto"/>
        <w:ind w:left="729" w:firstLine="0"/>
        <w:jc w:val="both"/>
        <w:rPr>
          <w:sz w:val="26"/>
          <w:szCs w:val="26"/>
        </w:rPr>
      </w:pPr>
      <w:r w:rsidDel="00000000" w:rsidR="00000000" w:rsidRPr="00000000">
        <w:rPr>
          <w:sz w:val="26"/>
          <w:szCs w:val="26"/>
          <w:rtl w:val="0"/>
        </w:rPr>
        <w:t xml:space="preserve">• Flipped Value: Roll 1d6 + 2</w:t>
      </w:r>
    </w:p>
    <w:p w:rsidR="00000000" w:rsidDel="00000000" w:rsidP="00000000" w:rsidRDefault="00000000" w:rsidRPr="00000000" w14:paraId="00000E91">
      <w:pPr>
        <w:spacing w:line="240" w:lineRule="auto"/>
        <w:ind w:left="729" w:firstLine="0"/>
        <w:jc w:val="both"/>
        <w:rPr>
          <w:sz w:val="26"/>
          <w:szCs w:val="26"/>
        </w:rPr>
      </w:pPr>
      <w:r w:rsidDel="00000000" w:rsidR="00000000" w:rsidRPr="00000000">
        <w:rPr>
          <w:sz w:val="26"/>
          <w:szCs w:val="26"/>
          <w:rtl w:val="0"/>
        </w:rPr>
        <w:t xml:space="preserve">• Perfect Alignment (Dominion discipline): +3 bonus</w:t>
      </w:r>
    </w:p>
    <w:p w:rsidR="00000000" w:rsidDel="00000000" w:rsidP="00000000" w:rsidRDefault="00000000" w:rsidRPr="00000000" w14:paraId="00000E92">
      <w:pPr>
        <w:spacing w:line="240" w:lineRule="auto"/>
        <w:ind w:left="729" w:firstLine="0"/>
        <w:jc w:val="both"/>
        <w:rPr>
          <w:sz w:val="26"/>
          <w:szCs w:val="26"/>
        </w:rPr>
      </w:pPr>
      <w:r w:rsidDel="00000000" w:rsidR="00000000" w:rsidRPr="00000000">
        <w:rPr>
          <w:sz w:val="26"/>
          <w:szCs w:val="26"/>
          <w:rtl w:val="0"/>
        </w:rPr>
        <w:t xml:space="preserve">• Partial Alignment (Any Psionic discipline): +1 bonus</w:t>
      </w:r>
    </w:p>
    <w:p w:rsidR="00000000" w:rsidDel="00000000" w:rsidP="00000000" w:rsidRDefault="00000000" w:rsidRPr="00000000" w14:paraId="00000E93">
      <w:pPr>
        <w:spacing w:line="240" w:lineRule="auto"/>
        <w:ind w:left="729" w:firstLine="0"/>
        <w:jc w:val="both"/>
        <w:rPr>
          <w:sz w:val="26"/>
          <w:szCs w:val="26"/>
        </w:rPr>
      </w:pPr>
      <w:r w:rsidDel="00000000" w:rsidR="00000000" w:rsidRPr="00000000">
        <w:rPr>
          <w:sz w:val="26"/>
          <w:szCs w:val="26"/>
          <w:rtl w:val="0"/>
        </w:rPr>
        <w:t xml:space="preserve">• Misalignment (Entropy-aligned caster): -2 penalty</w:t>
      </w:r>
    </w:p>
    <w:p w:rsidR="00000000" w:rsidDel="00000000" w:rsidP="00000000" w:rsidRDefault="00000000" w:rsidRPr="00000000" w14:paraId="00000E94">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E95">
      <w:pPr>
        <w:spacing w:line="240" w:lineRule="auto"/>
        <w:ind w:left="729" w:firstLine="0"/>
        <w:jc w:val="both"/>
        <w:rPr>
          <w:sz w:val="26"/>
          <w:szCs w:val="26"/>
        </w:rPr>
      </w:pPr>
      <w:r w:rsidDel="00000000" w:rsidR="00000000" w:rsidRPr="00000000">
        <w:rPr>
          <w:sz w:val="26"/>
          <w:szCs w:val="26"/>
          <w:rtl w:val="0"/>
        </w:rPr>
        <w:t xml:space="preserve">• If resonance exceeds spell cost by 2 or more points:</w:t>
      </w:r>
    </w:p>
    <w:p w:rsidR="00000000" w:rsidDel="00000000" w:rsidP="00000000" w:rsidRDefault="00000000" w:rsidRPr="00000000" w14:paraId="00000E96">
      <w:pPr>
        <w:spacing w:line="240" w:lineRule="auto"/>
        <w:ind w:left="729" w:firstLine="0"/>
        <w:jc w:val="both"/>
        <w:rPr>
          <w:sz w:val="26"/>
          <w:szCs w:val="26"/>
        </w:rPr>
      </w:pPr>
      <w:r w:rsidDel="00000000" w:rsidR="00000000" w:rsidRPr="00000000">
        <w:rPr>
          <w:sz w:val="26"/>
          <w:szCs w:val="26"/>
          <w:rtl w:val="0"/>
        </w:rPr>
        <w:t xml:space="preserve">• Roll d100 (75+ triggers backlash).</w:t>
      </w:r>
    </w:p>
    <w:p w:rsidR="00000000" w:rsidDel="00000000" w:rsidP="00000000" w:rsidRDefault="00000000" w:rsidRPr="00000000" w14:paraId="00000E97">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E98">
      <w:pPr>
        <w:spacing w:line="240" w:lineRule="auto"/>
        <w:ind w:left="729" w:firstLine="0"/>
        <w:jc w:val="both"/>
        <w:rPr>
          <w:sz w:val="26"/>
          <w:szCs w:val="26"/>
        </w:rPr>
      </w:pPr>
      <w:r w:rsidDel="00000000" w:rsidR="00000000" w:rsidRPr="00000000">
        <w:rPr>
          <w:sz w:val="26"/>
          <w:szCs w:val="26"/>
          <w:rtl w:val="0"/>
        </w:rPr>
        <w:t xml:space="preserve">1. Cerebral Overload: Intelligence-based skill checks suffer disadvantage for 1d6 hours.</w:t>
      </w:r>
    </w:p>
    <w:p w:rsidR="00000000" w:rsidDel="00000000" w:rsidP="00000000" w:rsidRDefault="00000000" w:rsidRPr="00000000" w14:paraId="00000E99">
      <w:pPr>
        <w:spacing w:line="240" w:lineRule="auto"/>
        <w:ind w:left="729" w:firstLine="0"/>
        <w:jc w:val="both"/>
        <w:rPr>
          <w:sz w:val="26"/>
          <w:szCs w:val="26"/>
        </w:rPr>
      </w:pPr>
      <w:r w:rsidDel="00000000" w:rsidR="00000000" w:rsidRPr="00000000">
        <w:rPr>
          <w:sz w:val="26"/>
          <w:szCs w:val="26"/>
          <w:rtl w:val="0"/>
        </w:rPr>
        <w:t xml:space="preserve">2. Dogmatic Collapse: The spell effect triggers unintended outcomes, controlled by the Overseer.</w:t>
      </w:r>
    </w:p>
    <w:p w:rsidR="00000000" w:rsidDel="00000000" w:rsidP="00000000" w:rsidRDefault="00000000" w:rsidRPr="00000000" w14:paraId="00000E9A">
      <w:pPr>
        <w:spacing w:line="240" w:lineRule="auto"/>
        <w:ind w:left="729" w:firstLine="0"/>
        <w:jc w:val="both"/>
        <w:rPr>
          <w:sz w:val="26"/>
          <w:szCs w:val="26"/>
        </w:rPr>
      </w:pPr>
      <w:r w:rsidDel="00000000" w:rsidR="00000000" w:rsidRPr="00000000">
        <w:rPr>
          <w:sz w:val="26"/>
          <w:szCs w:val="26"/>
          <w:rtl w:val="0"/>
        </w:rPr>
        <w:t xml:space="preserve">3. Arcane Recoil: The resonance violently surges back into the caster, dealing 2d6 psychic damage.</w:t>
      </w:r>
    </w:p>
    <w:p w:rsidR="00000000" w:rsidDel="00000000" w:rsidP="00000000" w:rsidRDefault="00000000" w:rsidRPr="00000000" w14:paraId="00000E9B">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E9C">
      <w:pPr>
        <w:spacing w:line="240" w:lineRule="auto"/>
        <w:ind w:left="729" w:firstLine="0"/>
        <w:jc w:val="both"/>
        <w:rPr>
          <w:sz w:val="26"/>
          <w:szCs w:val="26"/>
        </w:rPr>
      </w:pPr>
      <w:r w:rsidDel="00000000" w:rsidR="00000000" w:rsidRPr="00000000">
        <w:rPr>
          <w:sz w:val="26"/>
          <w:szCs w:val="26"/>
          <w:rtl w:val="0"/>
        </w:rPr>
        <w:t xml:space="preserve">Absolute Insight – Once per session, the caster may invoke The Hierophant’s power to:</w:t>
      </w:r>
    </w:p>
    <w:p w:rsidR="00000000" w:rsidDel="00000000" w:rsidP="00000000" w:rsidRDefault="00000000" w:rsidRPr="00000000" w14:paraId="00000E9D">
      <w:pPr>
        <w:spacing w:line="240" w:lineRule="auto"/>
        <w:ind w:left="729" w:firstLine="0"/>
        <w:jc w:val="both"/>
        <w:rPr>
          <w:sz w:val="26"/>
          <w:szCs w:val="26"/>
        </w:rPr>
      </w:pPr>
      <w:r w:rsidDel="00000000" w:rsidR="00000000" w:rsidRPr="00000000">
        <w:rPr>
          <w:sz w:val="26"/>
          <w:szCs w:val="26"/>
          <w:rtl w:val="0"/>
        </w:rPr>
        <w:t xml:space="preserve">• Gain perfect insight into any one question, but the knowledge acquired permanently alters their perception of reality, reducing their Empathy stat by 1 point.</w:t>
      </w:r>
    </w:p>
    <w:p w:rsidR="00000000" w:rsidDel="00000000" w:rsidP="00000000" w:rsidRDefault="00000000" w:rsidRPr="00000000" w14:paraId="00000E9E">
      <w:pPr>
        <w:spacing w:line="240" w:lineRule="auto"/>
        <w:ind w:left="729" w:firstLine="0"/>
        <w:jc w:val="both"/>
        <w:rPr>
          <w:sz w:val="26"/>
          <w:szCs w:val="26"/>
        </w:rPr>
      </w:pPr>
      <w:r w:rsidDel="00000000" w:rsidR="00000000" w:rsidRPr="00000000">
        <w:rPr>
          <w:sz w:val="26"/>
          <w:szCs w:val="26"/>
          <w:rtl w:val="0"/>
        </w:rPr>
        <w:t xml:space="preserve">Alignment: Dominion</w:t>
      </w:r>
    </w:p>
    <w:p w:rsidR="00000000" w:rsidDel="00000000" w:rsidP="00000000" w:rsidRDefault="00000000" w:rsidRPr="00000000" w14:paraId="00000E9F">
      <w:pPr>
        <w:spacing w:line="240" w:lineRule="auto"/>
        <w:ind w:left="729" w:firstLine="0"/>
        <w:jc w:val="both"/>
        <w:rPr>
          <w:sz w:val="26"/>
          <w:szCs w:val="26"/>
        </w:rPr>
      </w:pPr>
      <w:r w:rsidDel="00000000" w:rsidR="00000000" w:rsidRPr="00000000">
        <w:rPr>
          <w:sz w:val="26"/>
          <w:szCs w:val="26"/>
          <w:rtl w:val="0"/>
        </w:rPr>
        <w:t xml:space="preserve">Elemental Association: Air (Intellect, Communication, Structure)</w:t>
      </w:r>
    </w:p>
    <w:p w:rsidR="00000000" w:rsidDel="00000000" w:rsidP="00000000" w:rsidRDefault="00000000" w:rsidRPr="00000000" w14:paraId="00000EA0">
      <w:pPr>
        <w:spacing w:line="240" w:lineRule="auto"/>
        <w:ind w:left="729" w:firstLine="0"/>
        <w:jc w:val="both"/>
        <w:rPr>
          <w:sz w:val="26"/>
          <w:szCs w:val="26"/>
        </w:rPr>
      </w:pPr>
      <w:r w:rsidDel="00000000" w:rsidR="00000000" w:rsidRPr="00000000">
        <w:rPr>
          <w:sz w:val="26"/>
          <w:szCs w:val="26"/>
          <w:rtl w:val="0"/>
        </w:rPr>
        <w:t xml:space="preserve">Pentagram Point: Upper Right (Knowledge &amp; Structure)</w:t>
      </w:r>
    </w:p>
    <w:p w:rsidR="00000000" w:rsidDel="00000000" w:rsidP="00000000" w:rsidRDefault="00000000" w:rsidRPr="00000000" w14:paraId="00000EA1">
      <w:pPr>
        <w:spacing w:line="240" w:lineRule="auto"/>
        <w:ind w:left="729" w:firstLine="0"/>
        <w:jc w:val="both"/>
        <w:rPr>
          <w:sz w:val="26"/>
          <w:szCs w:val="26"/>
        </w:rPr>
      </w:pPr>
      <w:r w:rsidDel="00000000" w:rsidR="00000000" w:rsidRPr="00000000">
        <w:rPr>
          <w:sz w:val="26"/>
          <w:szCs w:val="26"/>
          <w:rtl w:val="0"/>
        </w:rPr>
        <w:t xml:space="preserve">Zodiac House: The Archive (Traditionalism &amp; Hidden Knowledge)</w:t>
      </w:r>
    </w:p>
    <w:p w:rsidR="00000000" w:rsidDel="00000000" w:rsidP="00000000" w:rsidRDefault="00000000" w:rsidRPr="00000000" w14:paraId="00000EA2">
      <w:pPr>
        <w:spacing w:line="240" w:lineRule="auto"/>
        <w:ind w:left="729" w:firstLine="0"/>
        <w:jc w:val="both"/>
        <w:rPr>
          <w:sz w:val="26"/>
          <w:szCs w:val="26"/>
        </w:rPr>
      </w:pPr>
      <w:r w:rsidDel="00000000" w:rsidR="00000000" w:rsidRPr="00000000">
        <w:rPr>
          <w:sz w:val="26"/>
          <w:szCs w:val="26"/>
          <w:rtl w:val="0"/>
        </w:rPr>
        <w:t xml:space="preserve">Great, let’s expand on this theme and integrate it into our setting and mechanics.</w:t>
      </w:r>
    </w:p>
    <w:p w:rsidR="00000000" w:rsidDel="00000000" w:rsidP="00000000" w:rsidRDefault="00000000" w:rsidRPr="00000000" w14:paraId="00000EA3">
      <w:pPr>
        <w:spacing w:line="240" w:lineRule="auto"/>
        <w:ind w:left="729" w:firstLine="0"/>
        <w:jc w:val="both"/>
        <w:rPr>
          <w:sz w:val="26"/>
          <w:szCs w:val="26"/>
        </w:rPr>
      </w:pPr>
      <w:r w:rsidDel="00000000" w:rsidR="00000000" w:rsidRPr="00000000">
        <w:rPr>
          <w:sz w:val="26"/>
          <w:szCs w:val="26"/>
          <w:rtl w:val="0"/>
        </w:rPr>
        <w:t xml:space="preserve">Great reference—Desire (Justice) in the Lovecraft Tarot has a strong thematic foundation to build from. Let’s adapt it into the Palladian framework, keeping that unsettling cosmic horror vibe intact while aligning it with our structure.</w:t>
      </w:r>
    </w:p>
    <w:p w:rsidR="00000000" w:rsidDel="00000000" w:rsidP="00000000" w:rsidRDefault="00000000" w:rsidRPr="00000000" w14:paraId="00000EA4">
      <w:pPr>
        <w:spacing w:line="240" w:lineRule="auto"/>
        <w:ind w:left="729" w:firstLine="0"/>
        <w:jc w:val="both"/>
        <w:rPr>
          <w:sz w:val="26"/>
          <w:szCs w:val="26"/>
        </w:rPr>
      </w:pPr>
      <w:r w:rsidDel="00000000" w:rsidR="00000000" w:rsidRPr="00000000">
        <w:rPr>
          <w:sz w:val="26"/>
          <w:szCs w:val="26"/>
          <w:rtl w:val="0"/>
        </w:rPr>
        <w:t xml:space="preserve">VIII – Desire (Justice)</w:t>
      </w:r>
    </w:p>
    <w:p w:rsidR="00000000" w:rsidDel="00000000" w:rsidP="00000000" w:rsidRDefault="00000000" w:rsidRPr="00000000" w14:paraId="00000EA5">
      <w:pPr>
        <w:spacing w:line="240" w:lineRule="auto"/>
        <w:ind w:left="729" w:firstLine="0"/>
        <w:jc w:val="both"/>
        <w:rPr>
          <w:sz w:val="26"/>
          <w:szCs w:val="26"/>
        </w:rPr>
      </w:pPr>
      <w:r w:rsidDel="00000000" w:rsidR="00000000" w:rsidRPr="00000000">
        <w:rPr>
          <w:sz w:val="26"/>
          <w:szCs w:val="26"/>
          <w:rtl w:val="0"/>
        </w:rPr>
        <w:t xml:space="preserve">“The flesh is weak, the will is weaker, and the void is always watching.”</w:t>
      </w:r>
    </w:p>
    <w:p w:rsidR="00000000" w:rsidDel="00000000" w:rsidP="00000000" w:rsidRDefault="00000000" w:rsidRPr="00000000" w14:paraId="00000EA6">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EA7">
      <w:pPr>
        <w:spacing w:line="240" w:lineRule="auto"/>
        <w:ind w:left="729" w:firstLine="0"/>
        <w:jc w:val="both"/>
        <w:rPr>
          <w:sz w:val="26"/>
          <w:szCs w:val="26"/>
        </w:rPr>
      </w:pPr>
      <w:r w:rsidDel="00000000" w:rsidR="00000000" w:rsidRPr="00000000">
        <w:rPr>
          <w:sz w:val="26"/>
          <w:szCs w:val="26"/>
          <w:rtl w:val="0"/>
        </w:rPr>
        <w:t xml:space="preserve">Desire is the specter of uncontrolled yearning, the dark reflection of the Palladian pursuit of perfection. It represents the thin line between indulgence and self-destruction, the relentless hunger that festers beneath the empire’s pristine order. Within the Palladian psyche, Desire is not merely temptation—it is a force of corruption, an insatiable pull toward annihilation wrapped in the promise of fulfillment.</w:t>
      </w:r>
    </w:p>
    <w:p w:rsidR="00000000" w:rsidDel="00000000" w:rsidP="00000000" w:rsidRDefault="00000000" w:rsidRPr="00000000" w14:paraId="00000EA8">
      <w:pPr>
        <w:spacing w:line="240" w:lineRule="auto"/>
        <w:ind w:left="729" w:firstLine="0"/>
        <w:jc w:val="both"/>
        <w:rPr>
          <w:sz w:val="26"/>
          <w:szCs w:val="26"/>
        </w:rPr>
      </w:pPr>
      <w:r w:rsidDel="00000000" w:rsidR="00000000" w:rsidRPr="00000000">
        <w:rPr>
          <w:sz w:val="26"/>
          <w:szCs w:val="26"/>
          <w:rtl w:val="0"/>
        </w:rPr>
        <w:t xml:space="preserve">The empire’s rigid doctrines warn against surrendering to base urges, yet in the shadowed halls of power, indulgence is an open secret. The pursuit of knowledge, power, and sensory excess becomes a consuming fire, burning away reason and leaving only ash in its wake. Drawing the Desire card forces the question—do you control your urges, or do they control you?</w:t>
      </w:r>
    </w:p>
    <w:p w:rsidR="00000000" w:rsidDel="00000000" w:rsidP="00000000" w:rsidRDefault="00000000" w:rsidRPr="00000000" w14:paraId="00000EA9">
      <w:pPr>
        <w:spacing w:line="240" w:lineRule="auto"/>
        <w:ind w:left="729" w:firstLine="0"/>
        <w:jc w:val="both"/>
        <w:rPr>
          <w:sz w:val="26"/>
          <w:szCs w:val="26"/>
        </w:rPr>
      </w:pPr>
      <w:r w:rsidDel="00000000" w:rsidR="00000000" w:rsidRPr="00000000">
        <w:rPr>
          <w:sz w:val="26"/>
          <w:szCs w:val="26"/>
          <w:rtl w:val="0"/>
        </w:rPr>
        <w:t xml:space="preserve">To embrace Desire is to dance on the precipice of ruin, seeking fleeting ecstasy in the arms of an indifferent cosmos. Those who deny it entirely risk withering into lifeless automatons, stripped of ambition, while those who give in become puppets to forces far greater than themselves.</w:t>
      </w:r>
    </w:p>
    <w:p w:rsidR="00000000" w:rsidDel="00000000" w:rsidP="00000000" w:rsidRDefault="00000000" w:rsidRPr="00000000" w14:paraId="00000EAA">
      <w:pPr>
        <w:spacing w:line="240" w:lineRule="auto"/>
        <w:ind w:left="729" w:firstLine="0"/>
        <w:jc w:val="both"/>
        <w:rPr>
          <w:sz w:val="26"/>
          <w:szCs w:val="26"/>
        </w:rPr>
      </w:pPr>
      <w:r w:rsidDel="00000000" w:rsidR="00000000" w:rsidRPr="00000000">
        <w:rPr>
          <w:sz w:val="26"/>
          <w:szCs w:val="26"/>
          <w:rtl w:val="0"/>
        </w:rPr>
        <w:t xml:space="preserve">Narrative Touchstone:</w:t>
      </w:r>
    </w:p>
    <w:p w:rsidR="00000000" w:rsidDel="00000000" w:rsidP="00000000" w:rsidRDefault="00000000" w:rsidRPr="00000000" w14:paraId="00000EAB">
      <w:pPr>
        <w:spacing w:line="240" w:lineRule="auto"/>
        <w:ind w:left="729" w:firstLine="0"/>
        <w:jc w:val="both"/>
        <w:rPr>
          <w:sz w:val="26"/>
          <w:szCs w:val="26"/>
        </w:rPr>
      </w:pPr>
      <w:r w:rsidDel="00000000" w:rsidR="00000000" w:rsidRPr="00000000">
        <w:rPr>
          <w:sz w:val="26"/>
          <w:szCs w:val="26"/>
          <w:rtl w:val="0"/>
        </w:rPr>
        <w:t xml:space="preserve">“To want is to wither, to take is to be taken.”</w:t>
      </w:r>
    </w:p>
    <w:p w:rsidR="00000000" w:rsidDel="00000000" w:rsidP="00000000" w:rsidRDefault="00000000" w:rsidRPr="00000000" w14:paraId="00000EAC">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AD">
      <w:pPr>
        <w:spacing w:line="240" w:lineRule="auto"/>
        <w:ind w:left="729" w:firstLine="0"/>
        <w:jc w:val="both"/>
        <w:rPr>
          <w:sz w:val="26"/>
          <w:szCs w:val="26"/>
        </w:rPr>
      </w:pPr>
      <w:r w:rsidDel="00000000" w:rsidR="00000000" w:rsidRPr="00000000">
        <w:rPr>
          <w:sz w:val="26"/>
          <w:szCs w:val="26"/>
          <w:rtl w:val="0"/>
        </w:rPr>
        <w:t xml:space="preserve">• Blind Draw Value: 2</w:t>
      </w:r>
    </w:p>
    <w:p w:rsidR="00000000" w:rsidDel="00000000" w:rsidP="00000000" w:rsidRDefault="00000000" w:rsidRPr="00000000" w14:paraId="00000EAE">
      <w:pPr>
        <w:spacing w:line="240" w:lineRule="auto"/>
        <w:ind w:left="729" w:firstLine="0"/>
        <w:jc w:val="both"/>
        <w:rPr>
          <w:sz w:val="26"/>
          <w:szCs w:val="26"/>
        </w:rPr>
      </w:pPr>
      <w:r w:rsidDel="00000000" w:rsidR="00000000" w:rsidRPr="00000000">
        <w:rPr>
          <w:sz w:val="26"/>
          <w:szCs w:val="26"/>
          <w:rtl w:val="0"/>
        </w:rPr>
        <w:t xml:space="preserve">• Flipped Value: Roll 1d6 + 1</w:t>
      </w:r>
    </w:p>
    <w:p w:rsidR="00000000" w:rsidDel="00000000" w:rsidP="00000000" w:rsidRDefault="00000000" w:rsidRPr="00000000" w14:paraId="00000EAF">
      <w:pPr>
        <w:spacing w:line="240" w:lineRule="auto"/>
        <w:ind w:left="729" w:firstLine="0"/>
        <w:jc w:val="both"/>
        <w:rPr>
          <w:sz w:val="26"/>
          <w:szCs w:val="26"/>
        </w:rPr>
      </w:pPr>
      <w:r w:rsidDel="00000000" w:rsidR="00000000" w:rsidRPr="00000000">
        <w:rPr>
          <w:sz w:val="26"/>
          <w:szCs w:val="26"/>
          <w:rtl w:val="0"/>
        </w:rPr>
        <w:t xml:space="preserve">• Perfect Alignment (Entropy discipline): +3 bonus</w:t>
      </w:r>
    </w:p>
    <w:p w:rsidR="00000000" w:rsidDel="00000000" w:rsidP="00000000" w:rsidRDefault="00000000" w:rsidRPr="00000000" w14:paraId="00000EB0">
      <w:pPr>
        <w:spacing w:line="240" w:lineRule="auto"/>
        <w:ind w:left="729" w:firstLine="0"/>
        <w:jc w:val="both"/>
        <w:rPr>
          <w:sz w:val="26"/>
          <w:szCs w:val="26"/>
        </w:rPr>
      </w:pPr>
      <w:r w:rsidDel="00000000" w:rsidR="00000000" w:rsidRPr="00000000">
        <w:rPr>
          <w:sz w:val="26"/>
          <w:szCs w:val="26"/>
          <w:rtl w:val="0"/>
        </w:rPr>
        <w:t xml:space="preserve">• Partial Alignment (Any Dominion discipline): +1 bonus</w:t>
      </w:r>
    </w:p>
    <w:p w:rsidR="00000000" w:rsidDel="00000000" w:rsidP="00000000" w:rsidRDefault="00000000" w:rsidRPr="00000000" w14:paraId="00000EB1">
      <w:pPr>
        <w:spacing w:line="240" w:lineRule="auto"/>
        <w:ind w:left="729" w:firstLine="0"/>
        <w:jc w:val="both"/>
        <w:rPr>
          <w:sz w:val="26"/>
          <w:szCs w:val="26"/>
        </w:rPr>
      </w:pPr>
      <w:r w:rsidDel="00000000" w:rsidR="00000000" w:rsidRPr="00000000">
        <w:rPr>
          <w:sz w:val="26"/>
          <w:szCs w:val="26"/>
          <w:rtl w:val="0"/>
        </w:rPr>
        <w:t xml:space="preserve">• Misalignment (Psionic-aligned caster): -2 penalty</w:t>
      </w:r>
    </w:p>
    <w:p w:rsidR="00000000" w:rsidDel="00000000" w:rsidP="00000000" w:rsidRDefault="00000000" w:rsidRPr="00000000" w14:paraId="00000EB2">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EB3">
      <w:pPr>
        <w:spacing w:line="240" w:lineRule="auto"/>
        <w:ind w:left="729" w:firstLine="0"/>
        <w:jc w:val="both"/>
        <w:rPr>
          <w:sz w:val="26"/>
          <w:szCs w:val="26"/>
        </w:rPr>
      </w:pPr>
      <w:r w:rsidDel="00000000" w:rsidR="00000000" w:rsidRPr="00000000">
        <w:rPr>
          <w:sz w:val="26"/>
          <w:szCs w:val="26"/>
          <w:rtl w:val="0"/>
        </w:rPr>
        <w:t xml:space="preserve">If resonance exceeds spell cost by 2 or more points:</w:t>
      </w:r>
    </w:p>
    <w:p w:rsidR="00000000" w:rsidDel="00000000" w:rsidP="00000000" w:rsidRDefault="00000000" w:rsidRPr="00000000" w14:paraId="00000EB4">
      <w:pPr>
        <w:spacing w:line="240" w:lineRule="auto"/>
        <w:ind w:left="729" w:firstLine="0"/>
        <w:jc w:val="both"/>
        <w:rPr>
          <w:sz w:val="26"/>
          <w:szCs w:val="26"/>
        </w:rPr>
      </w:pPr>
      <w:r w:rsidDel="00000000" w:rsidR="00000000" w:rsidRPr="00000000">
        <w:rPr>
          <w:sz w:val="26"/>
          <w:szCs w:val="26"/>
          <w:rtl w:val="0"/>
        </w:rPr>
        <w:t xml:space="preserve">• Roll d100 (70+ triggers backlash).</w:t>
      </w:r>
    </w:p>
    <w:p w:rsidR="00000000" w:rsidDel="00000000" w:rsidP="00000000" w:rsidRDefault="00000000" w:rsidRPr="00000000" w14:paraId="00000EB5">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EB6">
      <w:pPr>
        <w:spacing w:line="240" w:lineRule="auto"/>
        <w:ind w:left="729" w:firstLine="0"/>
        <w:jc w:val="both"/>
        <w:rPr>
          <w:sz w:val="26"/>
          <w:szCs w:val="26"/>
        </w:rPr>
      </w:pPr>
      <w:r w:rsidDel="00000000" w:rsidR="00000000" w:rsidRPr="00000000">
        <w:rPr>
          <w:sz w:val="26"/>
          <w:szCs w:val="26"/>
          <w:rtl w:val="0"/>
        </w:rPr>
        <w:t xml:space="preserve">1. Flesh Avarice: The caster experiences an uncontrollable urge for indulgence, imposing disadvantage on Willpower checks for 1d6 hours.</w:t>
      </w:r>
    </w:p>
    <w:p w:rsidR="00000000" w:rsidDel="00000000" w:rsidP="00000000" w:rsidRDefault="00000000" w:rsidRPr="00000000" w14:paraId="00000EB7">
      <w:pPr>
        <w:spacing w:line="240" w:lineRule="auto"/>
        <w:ind w:left="729" w:firstLine="0"/>
        <w:jc w:val="both"/>
        <w:rPr>
          <w:sz w:val="26"/>
          <w:szCs w:val="26"/>
        </w:rPr>
      </w:pPr>
      <w:r w:rsidDel="00000000" w:rsidR="00000000" w:rsidRPr="00000000">
        <w:rPr>
          <w:sz w:val="26"/>
          <w:szCs w:val="26"/>
          <w:rtl w:val="0"/>
        </w:rPr>
        <w:t xml:space="preserve">2. Unseen Appetites: Dark forces are drawn to the caster, manifesting as a shadowy presence that influences their actions.</w:t>
      </w:r>
    </w:p>
    <w:p w:rsidR="00000000" w:rsidDel="00000000" w:rsidP="00000000" w:rsidRDefault="00000000" w:rsidRPr="00000000" w14:paraId="00000EB8">
      <w:pPr>
        <w:spacing w:line="240" w:lineRule="auto"/>
        <w:ind w:left="729" w:firstLine="0"/>
        <w:jc w:val="both"/>
        <w:rPr>
          <w:sz w:val="26"/>
          <w:szCs w:val="26"/>
        </w:rPr>
      </w:pPr>
      <w:r w:rsidDel="00000000" w:rsidR="00000000" w:rsidRPr="00000000">
        <w:rPr>
          <w:sz w:val="26"/>
          <w:szCs w:val="26"/>
          <w:rtl w:val="0"/>
        </w:rPr>
        <w:t xml:space="preserve">3. Hollow Hunger: The caster’s vitality is drained, suffering 2d6 necrotic damage.</w:t>
      </w:r>
    </w:p>
    <w:p w:rsidR="00000000" w:rsidDel="00000000" w:rsidP="00000000" w:rsidRDefault="00000000" w:rsidRPr="00000000" w14:paraId="00000EB9">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EBA">
      <w:pPr>
        <w:spacing w:line="240" w:lineRule="auto"/>
        <w:ind w:left="729" w:firstLine="0"/>
        <w:jc w:val="both"/>
        <w:rPr>
          <w:sz w:val="26"/>
          <w:szCs w:val="26"/>
        </w:rPr>
      </w:pPr>
      <w:r w:rsidDel="00000000" w:rsidR="00000000" w:rsidRPr="00000000">
        <w:rPr>
          <w:sz w:val="26"/>
          <w:szCs w:val="26"/>
          <w:rtl w:val="0"/>
        </w:rPr>
        <w:t xml:space="preserve">Temptation’s Price – Once per session, the caster may invoke Desire’s power to:</w:t>
      </w:r>
    </w:p>
    <w:p w:rsidR="00000000" w:rsidDel="00000000" w:rsidP="00000000" w:rsidRDefault="00000000" w:rsidRPr="00000000" w14:paraId="00000EBB">
      <w:pPr>
        <w:spacing w:line="240" w:lineRule="auto"/>
        <w:ind w:left="729" w:firstLine="0"/>
        <w:jc w:val="both"/>
        <w:rPr>
          <w:sz w:val="26"/>
          <w:szCs w:val="26"/>
        </w:rPr>
      </w:pPr>
      <w:r w:rsidDel="00000000" w:rsidR="00000000" w:rsidRPr="00000000">
        <w:rPr>
          <w:sz w:val="26"/>
          <w:szCs w:val="26"/>
          <w:rtl w:val="0"/>
        </w:rPr>
        <w:t xml:space="preserve">• Achieve their greatest immediate longing with unnatural ease, but suffer permanent psychological scarring, reducing their Willpower stat by 1 point.</w:t>
      </w:r>
    </w:p>
    <w:p w:rsidR="00000000" w:rsidDel="00000000" w:rsidP="00000000" w:rsidRDefault="00000000" w:rsidRPr="00000000" w14:paraId="00000EBC">
      <w:pPr>
        <w:spacing w:line="240" w:lineRule="auto"/>
        <w:ind w:left="729" w:firstLine="0"/>
        <w:jc w:val="both"/>
        <w:rPr>
          <w:sz w:val="26"/>
          <w:szCs w:val="26"/>
        </w:rPr>
      </w:pPr>
      <w:r w:rsidDel="00000000" w:rsidR="00000000" w:rsidRPr="00000000">
        <w:rPr>
          <w:sz w:val="26"/>
          <w:szCs w:val="26"/>
          <w:rtl w:val="0"/>
        </w:rPr>
        <w:t xml:space="preserve">Alignment: Entropy</w:t>
      </w:r>
    </w:p>
    <w:p w:rsidR="00000000" w:rsidDel="00000000" w:rsidP="00000000" w:rsidRDefault="00000000" w:rsidRPr="00000000" w14:paraId="00000EBD">
      <w:pPr>
        <w:spacing w:line="240" w:lineRule="auto"/>
        <w:ind w:left="729" w:firstLine="0"/>
        <w:jc w:val="both"/>
        <w:rPr>
          <w:sz w:val="26"/>
          <w:szCs w:val="26"/>
        </w:rPr>
      </w:pPr>
      <w:r w:rsidDel="00000000" w:rsidR="00000000" w:rsidRPr="00000000">
        <w:rPr>
          <w:sz w:val="26"/>
          <w:szCs w:val="26"/>
          <w:rtl w:val="0"/>
        </w:rPr>
        <w:t xml:space="preserve">Elemental Association: Fire (Passion, Destruction, Transformation)</w:t>
      </w:r>
    </w:p>
    <w:p w:rsidR="00000000" w:rsidDel="00000000" w:rsidP="00000000" w:rsidRDefault="00000000" w:rsidRPr="00000000" w14:paraId="00000EBE">
      <w:pPr>
        <w:spacing w:line="240" w:lineRule="auto"/>
        <w:ind w:left="729" w:firstLine="0"/>
        <w:jc w:val="both"/>
        <w:rPr>
          <w:sz w:val="26"/>
          <w:szCs w:val="26"/>
        </w:rPr>
      </w:pPr>
      <w:r w:rsidDel="00000000" w:rsidR="00000000" w:rsidRPr="00000000">
        <w:rPr>
          <w:sz w:val="26"/>
          <w:szCs w:val="26"/>
          <w:rtl w:val="0"/>
        </w:rPr>
        <w:t xml:space="preserve">Pentagram Point: Lower Right (Temptation &amp; Ruin)</w:t>
      </w:r>
    </w:p>
    <w:p w:rsidR="00000000" w:rsidDel="00000000" w:rsidP="00000000" w:rsidRDefault="00000000" w:rsidRPr="00000000" w14:paraId="00000EBF">
      <w:pPr>
        <w:spacing w:line="240" w:lineRule="auto"/>
        <w:ind w:left="729" w:firstLine="0"/>
        <w:jc w:val="both"/>
        <w:rPr>
          <w:sz w:val="26"/>
          <w:szCs w:val="26"/>
        </w:rPr>
      </w:pPr>
      <w:r w:rsidDel="00000000" w:rsidR="00000000" w:rsidRPr="00000000">
        <w:rPr>
          <w:sz w:val="26"/>
          <w:szCs w:val="26"/>
          <w:rtl w:val="0"/>
        </w:rPr>
        <w:t xml:space="preserve">Zodiac House: The Hollow Throne (Desire &amp; Consequence).</w:t>
      </w:r>
    </w:p>
    <w:p w:rsidR="00000000" w:rsidDel="00000000" w:rsidP="00000000" w:rsidRDefault="00000000" w:rsidRPr="00000000" w14:paraId="00000EC0">
      <w:pPr>
        <w:spacing w:line="240" w:lineRule="auto"/>
        <w:ind w:left="729" w:firstLine="0"/>
        <w:jc w:val="both"/>
        <w:rPr>
          <w:sz w:val="26"/>
          <w:szCs w:val="26"/>
        </w:rPr>
      </w:pPr>
      <w:r w:rsidDel="00000000" w:rsidR="00000000" w:rsidRPr="00000000">
        <w:rPr>
          <w:sz w:val="26"/>
          <w:szCs w:val="26"/>
          <w:rtl w:val="0"/>
        </w:rPr>
        <w:t xml:space="preserve">IX – The Void’s Chosen (The Hermit)</w:t>
      </w:r>
    </w:p>
    <w:p w:rsidR="00000000" w:rsidDel="00000000" w:rsidP="00000000" w:rsidRDefault="00000000" w:rsidRPr="00000000" w14:paraId="00000EC1">
      <w:pPr>
        <w:spacing w:line="240" w:lineRule="auto"/>
        <w:ind w:left="729" w:firstLine="0"/>
        <w:jc w:val="both"/>
        <w:rPr>
          <w:sz w:val="26"/>
          <w:szCs w:val="26"/>
        </w:rPr>
      </w:pPr>
      <w:r w:rsidDel="00000000" w:rsidR="00000000" w:rsidRPr="00000000">
        <w:rPr>
          <w:sz w:val="26"/>
          <w:szCs w:val="26"/>
          <w:rtl w:val="0"/>
        </w:rPr>
        <w:t xml:space="preserve">“In his light, we are made whole. In his shadow, we are nothing.”</w:t>
      </w:r>
    </w:p>
    <w:p w:rsidR="00000000" w:rsidDel="00000000" w:rsidP="00000000" w:rsidRDefault="00000000" w:rsidRPr="00000000" w14:paraId="00000EC2">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EC3">
      <w:pPr>
        <w:spacing w:line="240" w:lineRule="auto"/>
        <w:ind w:left="729" w:firstLine="0"/>
        <w:jc w:val="both"/>
        <w:rPr>
          <w:sz w:val="26"/>
          <w:szCs w:val="26"/>
        </w:rPr>
      </w:pPr>
      <w:r w:rsidDel="00000000" w:rsidR="00000000" w:rsidRPr="00000000">
        <w:rPr>
          <w:sz w:val="26"/>
          <w:szCs w:val="26"/>
          <w:rtl w:val="0"/>
        </w:rPr>
        <w:t xml:space="preserve">The Void’s Chosen is the exalted and the damned—the singular figure upon whom the Palladian Expanse fixates its hopes, fears, and desperate devotion. He is the Shepherd of the Palladian Expanse, the Bringer of Light, the great psionic beacon that holds back the encroaching blackness. To his followers, he is salvation incarnate. To his critics, he is a hollow vessel, wielding stolen divinity to mask his own insignificance.</w:t>
      </w:r>
    </w:p>
    <w:p w:rsidR="00000000" w:rsidDel="00000000" w:rsidP="00000000" w:rsidRDefault="00000000" w:rsidRPr="00000000" w14:paraId="00000EC4">
      <w:pPr>
        <w:spacing w:line="240" w:lineRule="auto"/>
        <w:ind w:left="729" w:firstLine="0"/>
        <w:jc w:val="both"/>
        <w:rPr>
          <w:sz w:val="26"/>
          <w:szCs w:val="26"/>
        </w:rPr>
      </w:pPr>
      <w:r w:rsidDel="00000000" w:rsidR="00000000" w:rsidRPr="00000000">
        <w:rPr>
          <w:sz w:val="26"/>
          <w:szCs w:val="26"/>
          <w:rtl w:val="0"/>
        </w:rPr>
        <w:t xml:space="preserve">His presence is all-encompassing. His wisdom, unquestionable. Yet in the vast corridors of his empire, whispers persist—doubt gnaws at the edges of devotion, and the truth festers beneath layers of gilded propaganda. What lies beneath the perfect mask of Palladian order? Is he truly the light in the void, or merely another shadow lurking within it?</w:t>
      </w:r>
    </w:p>
    <w:p w:rsidR="00000000" w:rsidDel="00000000" w:rsidP="00000000" w:rsidRDefault="00000000" w:rsidRPr="00000000" w14:paraId="00000EC5">
      <w:pPr>
        <w:spacing w:line="240" w:lineRule="auto"/>
        <w:ind w:left="729" w:firstLine="0"/>
        <w:jc w:val="both"/>
        <w:rPr>
          <w:sz w:val="26"/>
          <w:szCs w:val="26"/>
        </w:rPr>
      </w:pPr>
      <w:r w:rsidDel="00000000" w:rsidR="00000000" w:rsidRPr="00000000">
        <w:rPr>
          <w:sz w:val="26"/>
          <w:szCs w:val="26"/>
          <w:rtl w:val="0"/>
        </w:rPr>
        <w:t xml:space="preserve">To draw The Void’s Chosen is to confront the weight of leadership, the burden of impossible expectations, and the loneliness that festers at the heart of absolute power. It asks: Do you guide with wisdom, or do you simply walk alone in the dark, hoping others will follow?</w:t>
      </w:r>
    </w:p>
    <w:p w:rsidR="00000000" w:rsidDel="00000000" w:rsidP="00000000" w:rsidRDefault="00000000" w:rsidRPr="00000000" w14:paraId="00000EC6">
      <w:pPr>
        <w:spacing w:line="240" w:lineRule="auto"/>
        <w:ind w:left="729" w:firstLine="0"/>
        <w:jc w:val="both"/>
        <w:rPr>
          <w:sz w:val="26"/>
          <w:szCs w:val="26"/>
        </w:rPr>
      </w:pPr>
      <w:r w:rsidDel="00000000" w:rsidR="00000000" w:rsidRPr="00000000">
        <w:rPr>
          <w:sz w:val="26"/>
          <w:szCs w:val="26"/>
          <w:rtl w:val="0"/>
        </w:rPr>
        <w:t xml:space="preserve">Narrative Touchstone</w:t>
      </w:r>
    </w:p>
    <w:p w:rsidR="00000000" w:rsidDel="00000000" w:rsidP="00000000" w:rsidRDefault="00000000" w:rsidRPr="00000000" w14:paraId="00000EC7">
      <w:pPr>
        <w:spacing w:line="240" w:lineRule="auto"/>
        <w:ind w:left="729" w:firstLine="0"/>
        <w:jc w:val="both"/>
        <w:rPr>
          <w:sz w:val="26"/>
          <w:szCs w:val="26"/>
        </w:rPr>
      </w:pPr>
      <w:r w:rsidDel="00000000" w:rsidR="00000000" w:rsidRPr="00000000">
        <w:rPr>
          <w:sz w:val="26"/>
          <w:szCs w:val="26"/>
          <w:rtl w:val="0"/>
        </w:rPr>
        <w:t xml:space="preserve">:“The beacon does not burn for itself; it burns for those who dare not stray.”</w:t>
      </w:r>
    </w:p>
    <w:p w:rsidR="00000000" w:rsidDel="00000000" w:rsidP="00000000" w:rsidRDefault="00000000" w:rsidRPr="00000000" w14:paraId="00000EC8">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C9">
      <w:pPr>
        <w:spacing w:line="240" w:lineRule="auto"/>
        <w:ind w:left="729" w:firstLine="0"/>
        <w:jc w:val="both"/>
        <w:rPr>
          <w:sz w:val="26"/>
          <w:szCs w:val="26"/>
        </w:rPr>
      </w:pPr>
      <w:r w:rsidDel="00000000" w:rsidR="00000000" w:rsidRPr="00000000">
        <w:rPr>
          <w:sz w:val="26"/>
          <w:szCs w:val="26"/>
          <w:rtl w:val="0"/>
        </w:rPr>
        <w:t xml:space="preserve">• Blind Draw Value: 1</w:t>
      </w:r>
    </w:p>
    <w:p w:rsidR="00000000" w:rsidDel="00000000" w:rsidP="00000000" w:rsidRDefault="00000000" w:rsidRPr="00000000" w14:paraId="00000ECA">
      <w:pPr>
        <w:spacing w:line="240" w:lineRule="auto"/>
        <w:ind w:left="729" w:firstLine="0"/>
        <w:jc w:val="both"/>
        <w:rPr>
          <w:sz w:val="26"/>
          <w:szCs w:val="26"/>
        </w:rPr>
      </w:pPr>
      <w:r w:rsidDel="00000000" w:rsidR="00000000" w:rsidRPr="00000000">
        <w:rPr>
          <w:sz w:val="26"/>
          <w:szCs w:val="26"/>
          <w:rtl w:val="0"/>
        </w:rPr>
        <w:t xml:space="preserve">• Flipped Value: Roll 1d6 + 3</w:t>
      </w:r>
    </w:p>
    <w:p w:rsidR="00000000" w:rsidDel="00000000" w:rsidP="00000000" w:rsidRDefault="00000000" w:rsidRPr="00000000" w14:paraId="00000ECB">
      <w:pPr>
        <w:spacing w:line="240" w:lineRule="auto"/>
        <w:ind w:left="729" w:firstLine="0"/>
        <w:jc w:val="both"/>
        <w:rPr>
          <w:sz w:val="26"/>
          <w:szCs w:val="26"/>
        </w:rPr>
      </w:pPr>
      <w:r w:rsidDel="00000000" w:rsidR="00000000" w:rsidRPr="00000000">
        <w:rPr>
          <w:sz w:val="26"/>
          <w:szCs w:val="26"/>
          <w:rtl w:val="0"/>
        </w:rPr>
        <w:t xml:space="preserve">• Perfect Alignment (Psionic discipline): +3 bonus</w:t>
      </w:r>
    </w:p>
    <w:p w:rsidR="00000000" w:rsidDel="00000000" w:rsidP="00000000" w:rsidRDefault="00000000" w:rsidRPr="00000000" w14:paraId="00000ECC">
      <w:pPr>
        <w:spacing w:line="240" w:lineRule="auto"/>
        <w:ind w:left="729" w:firstLine="0"/>
        <w:jc w:val="both"/>
        <w:rPr>
          <w:sz w:val="26"/>
          <w:szCs w:val="26"/>
        </w:rPr>
      </w:pPr>
      <w:r w:rsidDel="00000000" w:rsidR="00000000" w:rsidRPr="00000000">
        <w:rPr>
          <w:sz w:val="26"/>
          <w:szCs w:val="26"/>
          <w:rtl w:val="0"/>
        </w:rPr>
        <w:t xml:space="preserve">• Partial Alignment (Any Dominion discipline): +1 bonus</w:t>
      </w:r>
    </w:p>
    <w:p w:rsidR="00000000" w:rsidDel="00000000" w:rsidP="00000000" w:rsidRDefault="00000000" w:rsidRPr="00000000" w14:paraId="00000ECD">
      <w:pPr>
        <w:spacing w:line="240" w:lineRule="auto"/>
        <w:ind w:left="729" w:firstLine="0"/>
        <w:jc w:val="both"/>
        <w:rPr>
          <w:sz w:val="26"/>
          <w:szCs w:val="26"/>
        </w:rPr>
      </w:pPr>
      <w:r w:rsidDel="00000000" w:rsidR="00000000" w:rsidRPr="00000000">
        <w:rPr>
          <w:sz w:val="26"/>
          <w:szCs w:val="26"/>
          <w:rtl w:val="0"/>
        </w:rPr>
        <w:t xml:space="preserve">• Misalignment (Entropy-aligned caster): -3 penalty</w:t>
      </w:r>
    </w:p>
    <w:p w:rsidR="00000000" w:rsidDel="00000000" w:rsidP="00000000" w:rsidRDefault="00000000" w:rsidRPr="00000000" w14:paraId="00000ECE">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ECF">
      <w:pPr>
        <w:spacing w:line="240" w:lineRule="auto"/>
        <w:ind w:left="729" w:firstLine="0"/>
        <w:jc w:val="both"/>
        <w:rPr>
          <w:sz w:val="26"/>
          <w:szCs w:val="26"/>
        </w:rPr>
      </w:pPr>
      <w:r w:rsidDel="00000000" w:rsidR="00000000" w:rsidRPr="00000000">
        <w:rPr>
          <w:sz w:val="26"/>
          <w:szCs w:val="26"/>
          <w:rtl w:val="0"/>
        </w:rPr>
        <w:t xml:space="preserve">If resonance exceeds spell cost by 2 or more points:</w:t>
      </w:r>
    </w:p>
    <w:p w:rsidR="00000000" w:rsidDel="00000000" w:rsidP="00000000" w:rsidRDefault="00000000" w:rsidRPr="00000000" w14:paraId="00000ED0">
      <w:pPr>
        <w:spacing w:line="240" w:lineRule="auto"/>
        <w:ind w:left="729" w:firstLine="0"/>
        <w:jc w:val="both"/>
        <w:rPr>
          <w:sz w:val="26"/>
          <w:szCs w:val="26"/>
        </w:rPr>
      </w:pPr>
      <w:r w:rsidDel="00000000" w:rsidR="00000000" w:rsidRPr="00000000">
        <w:rPr>
          <w:sz w:val="26"/>
          <w:szCs w:val="26"/>
          <w:rtl w:val="0"/>
        </w:rPr>
        <w:t xml:space="preserve">• Roll d100 (80+ triggers backlash).</w:t>
      </w:r>
    </w:p>
    <w:p w:rsidR="00000000" w:rsidDel="00000000" w:rsidP="00000000" w:rsidRDefault="00000000" w:rsidRPr="00000000" w14:paraId="00000ED1">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ED2">
      <w:pPr>
        <w:spacing w:line="240" w:lineRule="auto"/>
        <w:ind w:left="729" w:firstLine="0"/>
        <w:jc w:val="both"/>
        <w:rPr>
          <w:sz w:val="26"/>
          <w:szCs w:val="26"/>
        </w:rPr>
      </w:pPr>
      <w:r w:rsidDel="00000000" w:rsidR="00000000" w:rsidRPr="00000000">
        <w:rPr>
          <w:sz w:val="26"/>
          <w:szCs w:val="26"/>
          <w:rtl w:val="0"/>
        </w:rPr>
        <w:t xml:space="preserve">1. The Weight of Devotion: Allies instinctively defer to the caster, causing loss of personal agency for 1d6 hours.</w:t>
      </w:r>
    </w:p>
    <w:p w:rsidR="00000000" w:rsidDel="00000000" w:rsidP="00000000" w:rsidRDefault="00000000" w:rsidRPr="00000000" w14:paraId="00000ED3">
      <w:pPr>
        <w:spacing w:line="240" w:lineRule="auto"/>
        <w:ind w:left="729" w:firstLine="0"/>
        <w:jc w:val="both"/>
        <w:rPr>
          <w:sz w:val="26"/>
          <w:szCs w:val="26"/>
        </w:rPr>
      </w:pPr>
      <w:r w:rsidDel="00000000" w:rsidR="00000000" w:rsidRPr="00000000">
        <w:rPr>
          <w:sz w:val="26"/>
          <w:szCs w:val="26"/>
          <w:rtl w:val="0"/>
        </w:rPr>
        <w:t xml:space="preserve">2. False Light: The caster’s next use of the card results in a completely opposite effect, dictated by the Overseer.</w:t>
      </w:r>
    </w:p>
    <w:p w:rsidR="00000000" w:rsidDel="00000000" w:rsidP="00000000" w:rsidRDefault="00000000" w:rsidRPr="00000000" w14:paraId="00000ED4">
      <w:pPr>
        <w:spacing w:line="240" w:lineRule="auto"/>
        <w:ind w:left="729" w:firstLine="0"/>
        <w:jc w:val="both"/>
        <w:rPr>
          <w:sz w:val="26"/>
          <w:szCs w:val="26"/>
        </w:rPr>
      </w:pPr>
      <w:r w:rsidDel="00000000" w:rsidR="00000000" w:rsidRPr="00000000">
        <w:rPr>
          <w:sz w:val="26"/>
          <w:szCs w:val="26"/>
          <w:rtl w:val="0"/>
        </w:rPr>
        <w:t xml:space="preserve">3. Solitude’s Toll: The caster suffers an overwhelming sense of isolation, reducing their Social rolls by half for the next session.</w:t>
      </w:r>
    </w:p>
    <w:p w:rsidR="00000000" w:rsidDel="00000000" w:rsidP="00000000" w:rsidRDefault="00000000" w:rsidRPr="00000000" w14:paraId="00000ED5">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ED6">
      <w:pPr>
        <w:spacing w:line="240" w:lineRule="auto"/>
        <w:ind w:left="729" w:firstLine="0"/>
        <w:jc w:val="both"/>
        <w:rPr>
          <w:sz w:val="26"/>
          <w:szCs w:val="26"/>
        </w:rPr>
      </w:pPr>
      <w:r w:rsidDel="00000000" w:rsidR="00000000" w:rsidRPr="00000000">
        <w:rPr>
          <w:sz w:val="26"/>
          <w:szCs w:val="26"/>
          <w:rtl w:val="0"/>
        </w:rPr>
        <w:t xml:space="preserve">Beacon of the Expanse – Once per session, the caster may invoke The Void’s Chosen’s power to:</w:t>
      </w:r>
    </w:p>
    <w:p w:rsidR="00000000" w:rsidDel="00000000" w:rsidP="00000000" w:rsidRDefault="00000000" w:rsidRPr="00000000" w14:paraId="00000ED7">
      <w:pPr>
        <w:spacing w:line="240" w:lineRule="auto"/>
        <w:ind w:left="729" w:firstLine="0"/>
        <w:jc w:val="both"/>
        <w:rPr>
          <w:sz w:val="26"/>
          <w:szCs w:val="26"/>
        </w:rPr>
      </w:pPr>
      <w:r w:rsidDel="00000000" w:rsidR="00000000" w:rsidRPr="00000000">
        <w:rPr>
          <w:sz w:val="26"/>
          <w:szCs w:val="26"/>
          <w:rtl w:val="0"/>
        </w:rPr>
        <w:t xml:space="preserve">• Provide absolute clarity of purpose to their allies, granting +2 to all Willpower checks for the duration of an encounter. However, the caster themselves becomes emotionally detached, suffering disadvantage on Empathy-based checks for the remainder of the session.</w:t>
      </w:r>
    </w:p>
    <w:p w:rsidR="00000000" w:rsidDel="00000000" w:rsidP="00000000" w:rsidRDefault="00000000" w:rsidRPr="00000000" w14:paraId="00000ED8">
      <w:pPr>
        <w:spacing w:line="240" w:lineRule="auto"/>
        <w:ind w:left="729" w:firstLine="0"/>
        <w:jc w:val="both"/>
        <w:rPr>
          <w:sz w:val="26"/>
          <w:szCs w:val="26"/>
        </w:rPr>
      </w:pPr>
      <w:r w:rsidDel="00000000" w:rsidR="00000000" w:rsidRPr="00000000">
        <w:rPr>
          <w:sz w:val="26"/>
          <w:szCs w:val="26"/>
          <w:rtl w:val="0"/>
        </w:rPr>
        <w:t xml:space="preserve">Alignment: Dominion</w:t>
      </w:r>
    </w:p>
    <w:p w:rsidR="00000000" w:rsidDel="00000000" w:rsidP="00000000" w:rsidRDefault="00000000" w:rsidRPr="00000000" w14:paraId="00000ED9">
      <w:pPr>
        <w:spacing w:line="240" w:lineRule="auto"/>
        <w:ind w:left="729" w:firstLine="0"/>
        <w:jc w:val="both"/>
        <w:rPr>
          <w:sz w:val="26"/>
          <w:szCs w:val="26"/>
        </w:rPr>
      </w:pPr>
      <w:r w:rsidDel="00000000" w:rsidR="00000000" w:rsidRPr="00000000">
        <w:rPr>
          <w:sz w:val="26"/>
          <w:szCs w:val="26"/>
          <w:rtl w:val="0"/>
        </w:rPr>
        <w:t xml:space="preserve">Elemental Association: Air (Wisdom, Control, Isolation)</w:t>
      </w:r>
    </w:p>
    <w:p w:rsidR="00000000" w:rsidDel="00000000" w:rsidP="00000000" w:rsidRDefault="00000000" w:rsidRPr="00000000" w14:paraId="00000EDA">
      <w:pPr>
        <w:spacing w:line="240" w:lineRule="auto"/>
        <w:ind w:left="729" w:firstLine="0"/>
        <w:jc w:val="both"/>
        <w:rPr>
          <w:sz w:val="26"/>
          <w:szCs w:val="26"/>
        </w:rPr>
      </w:pPr>
      <w:r w:rsidDel="00000000" w:rsidR="00000000" w:rsidRPr="00000000">
        <w:rPr>
          <w:sz w:val="26"/>
          <w:szCs w:val="26"/>
          <w:rtl w:val="0"/>
        </w:rPr>
        <w:t xml:space="preserve">Pentagram Point: Upper Right (Leadership &amp; Isolation)</w:t>
      </w:r>
    </w:p>
    <w:p w:rsidR="00000000" w:rsidDel="00000000" w:rsidP="00000000" w:rsidRDefault="00000000" w:rsidRPr="00000000" w14:paraId="00000EDB">
      <w:pPr>
        <w:spacing w:line="240" w:lineRule="auto"/>
        <w:ind w:left="729" w:firstLine="0"/>
        <w:jc w:val="both"/>
        <w:rPr>
          <w:sz w:val="26"/>
          <w:szCs w:val="26"/>
        </w:rPr>
      </w:pPr>
      <w:r w:rsidDel="00000000" w:rsidR="00000000" w:rsidRPr="00000000">
        <w:rPr>
          <w:sz w:val="26"/>
          <w:szCs w:val="26"/>
          <w:rtl w:val="0"/>
        </w:rPr>
        <w:t xml:space="preserve">Zodiac House: The Silent Bastion (Burden &amp; Authority)</w:t>
      </w:r>
    </w:p>
    <w:p w:rsidR="00000000" w:rsidDel="00000000" w:rsidP="00000000" w:rsidRDefault="00000000" w:rsidRPr="00000000" w14:paraId="00000EDC">
      <w:pPr>
        <w:spacing w:line="240" w:lineRule="auto"/>
        <w:ind w:left="729" w:firstLine="0"/>
        <w:jc w:val="both"/>
        <w:rPr>
          <w:sz w:val="26"/>
          <w:szCs w:val="26"/>
        </w:rPr>
      </w:pPr>
      <w:r w:rsidDel="00000000" w:rsidR="00000000" w:rsidRPr="00000000">
        <w:rPr>
          <w:sz w:val="26"/>
          <w:szCs w:val="26"/>
          <w:rtl w:val="0"/>
        </w:rPr>
        <w:t xml:space="preserve">Got it. The Arc of Eternity—card ten, representing the eternal cycle, not as an end, but as a return with newfound wisdom. It’s the realization that all things repeat, but with greater insight. Let’s bring in that numerological depth and tie it into the Palladian perspective.</w:t>
      </w:r>
    </w:p>
    <w:p w:rsidR="00000000" w:rsidDel="00000000" w:rsidP="00000000" w:rsidRDefault="00000000" w:rsidRPr="00000000" w14:paraId="00000EDD">
      <w:pPr>
        <w:spacing w:line="240" w:lineRule="auto"/>
        <w:ind w:left="729" w:firstLine="0"/>
        <w:jc w:val="both"/>
        <w:rPr>
          <w:sz w:val="26"/>
          <w:szCs w:val="26"/>
        </w:rPr>
      </w:pPr>
      <w:r w:rsidDel="00000000" w:rsidR="00000000" w:rsidRPr="00000000">
        <w:rPr>
          <w:sz w:val="26"/>
          <w:szCs w:val="26"/>
          <w:rtl w:val="0"/>
        </w:rPr>
        <w:t xml:space="preserve">X – The Arc of Eternity (The Wheel of Fortune)</w:t>
      </w:r>
    </w:p>
    <w:p w:rsidR="00000000" w:rsidDel="00000000" w:rsidP="00000000" w:rsidRDefault="00000000" w:rsidRPr="00000000" w14:paraId="00000EDE">
      <w:pPr>
        <w:spacing w:line="240" w:lineRule="auto"/>
        <w:ind w:left="729" w:firstLine="0"/>
        <w:jc w:val="both"/>
        <w:rPr>
          <w:sz w:val="26"/>
          <w:szCs w:val="26"/>
        </w:rPr>
      </w:pPr>
      <w:r w:rsidDel="00000000" w:rsidR="00000000" w:rsidRPr="00000000">
        <w:rPr>
          <w:sz w:val="26"/>
          <w:szCs w:val="26"/>
          <w:rtl w:val="0"/>
        </w:rPr>
        <w:t xml:space="preserve">“To know the cycle is to master it. To master it is to become it.”</w:t>
      </w:r>
    </w:p>
    <w:p w:rsidR="00000000" w:rsidDel="00000000" w:rsidP="00000000" w:rsidRDefault="00000000" w:rsidRPr="00000000" w14:paraId="00000EDF">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EE0">
      <w:pPr>
        <w:spacing w:line="240" w:lineRule="auto"/>
        <w:ind w:left="729" w:firstLine="0"/>
        <w:jc w:val="both"/>
        <w:rPr>
          <w:sz w:val="26"/>
          <w:szCs w:val="26"/>
        </w:rPr>
      </w:pPr>
      <w:r w:rsidDel="00000000" w:rsidR="00000000" w:rsidRPr="00000000">
        <w:rPr>
          <w:sz w:val="26"/>
          <w:szCs w:val="26"/>
          <w:rtl w:val="0"/>
        </w:rPr>
        <w:t xml:space="preserve">The Arc of Eternity is not the end; it is the inevitable return. In Palladian doctrine, the number ten is revered not as a conclusion, but as the full circle—the path traveled and understood, yet set to begin anew. To the wise, it is a symbol of mastery, for only by enduring the cycle can one claim true dominion over it. Yet to those who resist, it is an omen of futility, a relentless cosmic tide that grinds all things back to their origin.</w:t>
      </w:r>
    </w:p>
    <w:p w:rsidR="00000000" w:rsidDel="00000000" w:rsidP="00000000" w:rsidRDefault="00000000" w:rsidRPr="00000000" w14:paraId="00000EE1">
      <w:pPr>
        <w:spacing w:line="240" w:lineRule="auto"/>
        <w:ind w:left="729" w:firstLine="0"/>
        <w:jc w:val="both"/>
        <w:rPr>
          <w:sz w:val="26"/>
          <w:szCs w:val="26"/>
        </w:rPr>
      </w:pPr>
      <w:r w:rsidDel="00000000" w:rsidR="00000000" w:rsidRPr="00000000">
        <w:rPr>
          <w:sz w:val="26"/>
          <w:szCs w:val="26"/>
          <w:rtl w:val="0"/>
        </w:rPr>
        <w:t xml:space="preserve">At the heart of this eternal pattern stands the Palladian Emperor, wielding the phallic wand of authority, a symbol not of static rule, but of the perpetual renewal of power. The empire moves in cycles, expanding, consuming, collapsing, and rising again with renewed purpose. But with each return comes the weight of experience—victory and failure forever entwined.</w:t>
      </w:r>
    </w:p>
    <w:p w:rsidR="00000000" w:rsidDel="00000000" w:rsidP="00000000" w:rsidRDefault="00000000" w:rsidRPr="00000000" w14:paraId="00000EE2">
      <w:pPr>
        <w:spacing w:line="240" w:lineRule="auto"/>
        <w:ind w:left="729" w:firstLine="0"/>
        <w:jc w:val="both"/>
        <w:rPr>
          <w:sz w:val="26"/>
          <w:szCs w:val="26"/>
        </w:rPr>
      </w:pPr>
      <w:r w:rsidDel="00000000" w:rsidR="00000000" w:rsidRPr="00000000">
        <w:rPr>
          <w:sz w:val="26"/>
          <w:szCs w:val="26"/>
          <w:rtl w:val="0"/>
        </w:rPr>
        <w:t xml:space="preserve">To draw the Arc of Eternity is to be confronted with the knowledge that progress is an illusion; that destiny is a spiral, not a line. One may ascend, but the cycle will always call them back. Do they embrace it and learn? Or do they struggle against the inevitable and shatter beneath it?</w:t>
      </w:r>
    </w:p>
    <w:p w:rsidR="00000000" w:rsidDel="00000000" w:rsidP="00000000" w:rsidRDefault="00000000" w:rsidRPr="00000000" w14:paraId="00000EE3">
      <w:pPr>
        <w:spacing w:line="240" w:lineRule="auto"/>
        <w:ind w:left="729" w:firstLine="0"/>
        <w:jc w:val="both"/>
        <w:rPr>
          <w:sz w:val="26"/>
          <w:szCs w:val="26"/>
        </w:rPr>
      </w:pPr>
      <w:r w:rsidDel="00000000" w:rsidR="00000000" w:rsidRPr="00000000">
        <w:rPr>
          <w:sz w:val="26"/>
          <w:szCs w:val="26"/>
          <w:rtl w:val="0"/>
        </w:rPr>
        <w:t xml:space="preserve">Narrative Touchstone:</w:t>
      </w:r>
    </w:p>
    <w:p w:rsidR="00000000" w:rsidDel="00000000" w:rsidP="00000000" w:rsidRDefault="00000000" w:rsidRPr="00000000" w14:paraId="00000EE4">
      <w:pPr>
        <w:spacing w:line="240" w:lineRule="auto"/>
        <w:ind w:left="729" w:firstLine="0"/>
        <w:jc w:val="both"/>
        <w:rPr>
          <w:sz w:val="26"/>
          <w:szCs w:val="26"/>
        </w:rPr>
      </w:pPr>
      <w:r w:rsidDel="00000000" w:rsidR="00000000" w:rsidRPr="00000000">
        <w:rPr>
          <w:sz w:val="26"/>
          <w:szCs w:val="26"/>
          <w:rtl w:val="0"/>
        </w:rPr>
        <w:t xml:space="preserve">“Every path leads home. Every horizon is a mirror.”</w:t>
      </w:r>
    </w:p>
    <w:p w:rsidR="00000000" w:rsidDel="00000000" w:rsidP="00000000" w:rsidRDefault="00000000" w:rsidRPr="00000000" w14:paraId="00000EE5">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EE6">
      <w:pPr>
        <w:spacing w:line="240" w:lineRule="auto"/>
        <w:ind w:left="729" w:firstLine="0"/>
        <w:jc w:val="both"/>
        <w:rPr>
          <w:sz w:val="26"/>
          <w:szCs w:val="26"/>
        </w:rPr>
      </w:pPr>
      <w:r w:rsidDel="00000000" w:rsidR="00000000" w:rsidRPr="00000000">
        <w:rPr>
          <w:sz w:val="26"/>
          <w:szCs w:val="26"/>
          <w:rtl w:val="0"/>
        </w:rPr>
        <w:t xml:space="preserve">• Blind Draw Value: 3</w:t>
      </w:r>
    </w:p>
    <w:p w:rsidR="00000000" w:rsidDel="00000000" w:rsidP="00000000" w:rsidRDefault="00000000" w:rsidRPr="00000000" w14:paraId="00000EE7">
      <w:pPr>
        <w:spacing w:line="240" w:lineRule="auto"/>
        <w:ind w:left="729" w:firstLine="0"/>
        <w:jc w:val="both"/>
        <w:rPr>
          <w:sz w:val="26"/>
          <w:szCs w:val="26"/>
        </w:rPr>
      </w:pPr>
      <w:r w:rsidDel="00000000" w:rsidR="00000000" w:rsidRPr="00000000">
        <w:rPr>
          <w:sz w:val="26"/>
          <w:szCs w:val="26"/>
          <w:rtl w:val="0"/>
        </w:rPr>
        <w:t xml:space="preserve">• Flipped Value: Roll 1d6 + 2</w:t>
      </w:r>
    </w:p>
    <w:p w:rsidR="00000000" w:rsidDel="00000000" w:rsidP="00000000" w:rsidRDefault="00000000" w:rsidRPr="00000000" w14:paraId="00000EE8">
      <w:pPr>
        <w:spacing w:line="240" w:lineRule="auto"/>
        <w:ind w:left="729" w:firstLine="0"/>
        <w:jc w:val="both"/>
        <w:rPr>
          <w:sz w:val="26"/>
          <w:szCs w:val="26"/>
        </w:rPr>
      </w:pPr>
      <w:r w:rsidDel="00000000" w:rsidR="00000000" w:rsidRPr="00000000">
        <w:rPr>
          <w:sz w:val="26"/>
          <w:szCs w:val="26"/>
          <w:rtl w:val="0"/>
        </w:rPr>
        <w:t xml:space="preserve">• Perfect Alignment (Psionic discipline): +3 bonus</w:t>
      </w:r>
    </w:p>
    <w:p w:rsidR="00000000" w:rsidDel="00000000" w:rsidP="00000000" w:rsidRDefault="00000000" w:rsidRPr="00000000" w14:paraId="00000EE9">
      <w:pPr>
        <w:spacing w:line="240" w:lineRule="auto"/>
        <w:ind w:left="729" w:firstLine="0"/>
        <w:jc w:val="both"/>
        <w:rPr>
          <w:sz w:val="26"/>
          <w:szCs w:val="26"/>
        </w:rPr>
      </w:pPr>
      <w:r w:rsidDel="00000000" w:rsidR="00000000" w:rsidRPr="00000000">
        <w:rPr>
          <w:sz w:val="26"/>
          <w:szCs w:val="26"/>
          <w:rtl w:val="0"/>
        </w:rPr>
        <w:t xml:space="preserve">• Partial Alignment (Any Dominion discipline): +1 bonus</w:t>
      </w:r>
    </w:p>
    <w:p w:rsidR="00000000" w:rsidDel="00000000" w:rsidP="00000000" w:rsidRDefault="00000000" w:rsidRPr="00000000" w14:paraId="00000EEA">
      <w:pPr>
        <w:spacing w:line="240" w:lineRule="auto"/>
        <w:ind w:left="729" w:firstLine="0"/>
        <w:jc w:val="both"/>
        <w:rPr>
          <w:sz w:val="26"/>
          <w:szCs w:val="26"/>
        </w:rPr>
      </w:pPr>
      <w:r w:rsidDel="00000000" w:rsidR="00000000" w:rsidRPr="00000000">
        <w:rPr>
          <w:sz w:val="26"/>
          <w:szCs w:val="26"/>
          <w:rtl w:val="0"/>
        </w:rPr>
        <w:t xml:space="preserve">• Misalignment (Entropy-aligned caster): -3 penalty</w:t>
      </w:r>
    </w:p>
    <w:p w:rsidR="00000000" w:rsidDel="00000000" w:rsidP="00000000" w:rsidRDefault="00000000" w:rsidRPr="00000000" w14:paraId="00000EEB">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EEC">
      <w:pPr>
        <w:spacing w:line="240" w:lineRule="auto"/>
        <w:ind w:left="729" w:firstLine="0"/>
        <w:jc w:val="both"/>
        <w:rPr>
          <w:sz w:val="26"/>
          <w:szCs w:val="26"/>
        </w:rPr>
      </w:pPr>
      <w:r w:rsidDel="00000000" w:rsidR="00000000" w:rsidRPr="00000000">
        <w:rPr>
          <w:sz w:val="26"/>
          <w:szCs w:val="26"/>
          <w:rtl w:val="0"/>
        </w:rPr>
        <w:t xml:space="preserve">If resonance exceeds spell cost by 2 or more points:</w:t>
      </w:r>
    </w:p>
    <w:p w:rsidR="00000000" w:rsidDel="00000000" w:rsidP="00000000" w:rsidRDefault="00000000" w:rsidRPr="00000000" w14:paraId="00000EED">
      <w:pPr>
        <w:spacing w:line="240" w:lineRule="auto"/>
        <w:ind w:left="729" w:firstLine="0"/>
        <w:jc w:val="both"/>
        <w:rPr>
          <w:sz w:val="26"/>
          <w:szCs w:val="26"/>
        </w:rPr>
      </w:pPr>
      <w:r w:rsidDel="00000000" w:rsidR="00000000" w:rsidRPr="00000000">
        <w:rPr>
          <w:sz w:val="26"/>
          <w:szCs w:val="26"/>
          <w:rtl w:val="0"/>
        </w:rPr>
        <w:t xml:space="preserve">• Roll d100 (65+ triggers backlash).</w:t>
      </w:r>
    </w:p>
    <w:p w:rsidR="00000000" w:rsidDel="00000000" w:rsidP="00000000" w:rsidRDefault="00000000" w:rsidRPr="00000000" w14:paraId="00000EEE">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EEF">
      <w:pPr>
        <w:spacing w:line="240" w:lineRule="auto"/>
        <w:ind w:left="729" w:firstLine="0"/>
        <w:jc w:val="both"/>
        <w:rPr>
          <w:sz w:val="26"/>
          <w:szCs w:val="26"/>
        </w:rPr>
      </w:pPr>
      <w:r w:rsidDel="00000000" w:rsidR="00000000" w:rsidRPr="00000000">
        <w:rPr>
          <w:sz w:val="26"/>
          <w:szCs w:val="26"/>
          <w:rtl w:val="0"/>
        </w:rPr>
        <w:t xml:space="preserve">1. Repetition Fatigue: The caster becomes mentally trapped in patterns, unable to act outside established behaviors for 1d6 hours.</w:t>
      </w:r>
    </w:p>
    <w:p w:rsidR="00000000" w:rsidDel="00000000" w:rsidP="00000000" w:rsidRDefault="00000000" w:rsidRPr="00000000" w14:paraId="00000EF0">
      <w:pPr>
        <w:spacing w:line="240" w:lineRule="auto"/>
        <w:ind w:left="729" w:firstLine="0"/>
        <w:jc w:val="both"/>
        <w:rPr>
          <w:sz w:val="26"/>
          <w:szCs w:val="26"/>
        </w:rPr>
      </w:pPr>
      <w:r w:rsidDel="00000000" w:rsidR="00000000" w:rsidRPr="00000000">
        <w:rPr>
          <w:sz w:val="26"/>
          <w:szCs w:val="26"/>
          <w:rtl w:val="0"/>
        </w:rPr>
        <w:t xml:space="preserve">2. Fate’s Indifference: The next major action the caster takes will result in an unexpected twist dictated by the Overseer.</w:t>
      </w:r>
    </w:p>
    <w:p w:rsidR="00000000" w:rsidDel="00000000" w:rsidP="00000000" w:rsidRDefault="00000000" w:rsidRPr="00000000" w14:paraId="00000EF1">
      <w:pPr>
        <w:spacing w:line="240" w:lineRule="auto"/>
        <w:ind w:left="729" w:firstLine="0"/>
        <w:jc w:val="both"/>
        <w:rPr>
          <w:sz w:val="26"/>
          <w:szCs w:val="26"/>
        </w:rPr>
      </w:pPr>
      <w:r w:rsidDel="00000000" w:rsidR="00000000" w:rsidRPr="00000000">
        <w:rPr>
          <w:sz w:val="26"/>
          <w:szCs w:val="26"/>
          <w:rtl w:val="0"/>
        </w:rPr>
        <w:t xml:space="preserve">3. Weight of Cycles: The caster experiences an existential dread that lowers their Willpower by 1 for the remainder of the session.</w:t>
      </w:r>
    </w:p>
    <w:p w:rsidR="00000000" w:rsidDel="00000000" w:rsidP="00000000" w:rsidRDefault="00000000" w:rsidRPr="00000000" w14:paraId="00000EF2">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EF3">
      <w:pPr>
        <w:spacing w:line="240" w:lineRule="auto"/>
        <w:ind w:left="729" w:firstLine="0"/>
        <w:jc w:val="both"/>
        <w:rPr>
          <w:sz w:val="26"/>
          <w:szCs w:val="26"/>
        </w:rPr>
      </w:pPr>
      <w:r w:rsidDel="00000000" w:rsidR="00000000" w:rsidRPr="00000000">
        <w:rPr>
          <w:sz w:val="26"/>
          <w:szCs w:val="26"/>
          <w:rtl w:val="0"/>
        </w:rPr>
        <w:t xml:space="preserve">Master of the Spiral – Once per session, the caster may invoke the Arc of Eternity to:</w:t>
      </w:r>
    </w:p>
    <w:p w:rsidR="00000000" w:rsidDel="00000000" w:rsidP="00000000" w:rsidRDefault="00000000" w:rsidRPr="00000000" w14:paraId="00000EF4">
      <w:pPr>
        <w:spacing w:line="240" w:lineRule="auto"/>
        <w:ind w:left="729" w:firstLine="0"/>
        <w:jc w:val="both"/>
        <w:rPr>
          <w:sz w:val="26"/>
          <w:szCs w:val="26"/>
        </w:rPr>
      </w:pPr>
      <w:r w:rsidDel="00000000" w:rsidR="00000000" w:rsidRPr="00000000">
        <w:rPr>
          <w:sz w:val="26"/>
          <w:szCs w:val="26"/>
          <w:rtl w:val="0"/>
        </w:rPr>
        <w:t xml:space="preserve">• Instantly recognize repeating patterns in their environment, predicting an opponent’s next move or foreseeing a coming event with perfect clarity. However, this knowledge leaves them disconnected from the present moment, imposing disadvantage on reaction-based checks for the next encounter.</w:t>
      </w:r>
    </w:p>
    <w:p w:rsidR="00000000" w:rsidDel="00000000" w:rsidP="00000000" w:rsidRDefault="00000000" w:rsidRPr="00000000" w14:paraId="00000EF5">
      <w:pPr>
        <w:spacing w:line="240" w:lineRule="auto"/>
        <w:ind w:left="729" w:firstLine="0"/>
        <w:jc w:val="both"/>
        <w:rPr>
          <w:sz w:val="26"/>
          <w:szCs w:val="26"/>
        </w:rPr>
      </w:pPr>
      <w:r w:rsidDel="00000000" w:rsidR="00000000" w:rsidRPr="00000000">
        <w:rPr>
          <w:sz w:val="26"/>
          <w:szCs w:val="26"/>
          <w:rtl w:val="0"/>
        </w:rPr>
        <w:t xml:space="preserve">Alignment: Psionic</w:t>
      </w:r>
    </w:p>
    <w:p w:rsidR="00000000" w:rsidDel="00000000" w:rsidP="00000000" w:rsidRDefault="00000000" w:rsidRPr="00000000" w14:paraId="00000EF6">
      <w:pPr>
        <w:spacing w:line="240" w:lineRule="auto"/>
        <w:ind w:left="729" w:firstLine="0"/>
        <w:jc w:val="both"/>
        <w:rPr>
          <w:sz w:val="26"/>
          <w:szCs w:val="26"/>
        </w:rPr>
      </w:pPr>
      <w:r w:rsidDel="00000000" w:rsidR="00000000" w:rsidRPr="00000000">
        <w:rPr>
          <w:sz w:val="26"/>
          <w:szCs w:val="26"/>
          <w:rtl w:val="0"/>
        </w:rPr>
        <w:t xml:space="preserve">Elemental Association: Air (Insight, Destiny, Knowledge)</w:t>
      </w:r>
    </w:p>
    <w:p w:rsidR="00000000" w:rsidDel="00000000" w:rsidP="00000000" w:rsidRDefault="00000000" w:rsidRPr="00000000" w14:paraId="00000EF7">
      <w:pPr>
        <w:spacing w:line="240" w:lineRule="auto"/>
        <w:ind w:left="729" w:firstLine="0"/>
        <w:jc w:val="both"/>
        <w:rPr>
          <w:sz w:val="26"/>
          <w:szCs w:val="26"/>
        </w:rPr>
      </w:pPr>
      <w:r w:rsidDel="00000000" w:rsidR="00000000" w:rsidRPr="00000000">
        <w:rPr>
          <w:sz w:val="26"/>
          <w:szCs w:val="26"/>
          <w:rtl w:val="0"/>
        </w:rPr>
        <w:t xml:space="preserve">Pentagram Point: Upper Right (Cycles &amp; Mastery)</w:t>
      </w:r>
    </w:p>
    <w:p w:rsidR="00000000" w:rsidDel="00000000" w:rsidP="00000000" w:rsidRDefault="00000000" w:rsidRPr="00000000" w14:paraId="00000EF8">
      <w:pPr>
        <w:spacing w:line="240" w:lineRule="auto"/>
        <w:ind w:left="729" w:firstLine="0"/>
        <w:jc w:val="both"/>
        <w:rPr>
          <w:sz w:val="26"/>
          <w:szCs w:val="26"/>
        </w:rPr>
      </w:pPr>
      <w:r w:rsidDel="00000000" w:rsidR="00000000" w:rsidRPr="00000000">
        <w:rPr>
          <w:sz w:val="26"/>
          <w:szCs w:val="26"/>
          <w:rtl w:val="0"/>
        </w:rPr>
        <w:t xml:space="preserve">Zodiac House: The Eternal Eye (Foresight &amp; Inevitability)</w:t>
      </w:r>
    </w:p>
    <w:p w:rsidR="00000000" w:rsidDel="00000000" w:rsidP="00000000" w:rsidRDefault="00000000" w:rsidRPr="00000000" w14:paraId="00000EF9">
      <w:pPr>
        <w:spacing w:line="240" w:lineRule="auto"/>
        <w:ind w:left="729" w:firstLine="0"/>
        <w:jc w:val="both"/>
        <w:rPr>
          <w:sz w:val="26"/>
          <w:szCs w:val="26"/>
        </w:rPr>
      </w:pPr>
      <w:r w:rsidDel="00000000" w:rsidR="00000000" w:rsidRPr="00000000">
        <w:rPr>
          <w:sz w:val="26"/>
          <w:szCs w:val="26"/>
          <w:rtl w:val="0"/>
        </w:rPr>
        <w:t xml:space="preserve">Absolutely. The Arc of Eternity must acknowledge that even the cycle itself is not immune to the deeper, darker truths lurking beneath it. Let’s weave that into the card—where the cycle may seem eternal, but in the forgotten corners of the cosmos, something waits. Something that does not turn with the wheel, but watches.</w:t>
      </w:r>
    </w:p>
    <w:p w:rsidR="00000000" w:rsidDel="00000000" w:rsidP="00000000" w:rsidRDefault="00000000" w:rsidRPr="00000000" w14:paraId="00000EFA">
      <w:pPr>
        <w:spacing w:line="240" w:lineRule="auto"/>
        <w:ind w:left="729" w:firstLine="0"/>
        <w:jc w:val="both"/>
        <w:rPr>
          <w:sz w:val="26"/>
          <w:szCs w:val="26"/>
        </w:rPr>
      </w:pPr>
      <w:r w:rsidDel="00000000" w:rsidR="00000000" w:rsidRPr="00000000">
        <w:rPr>
          <w:sz w:val="26"/>
          <w:szCs w:val="26"/>
          <w:rtl w:val="0"/>
        </w:rPr>
        <w:t xml:space="preserve">XI – Strength (The Outsider)</w:t>
      </w:r>
    </w:p>
    <w:p w:rsidR="00000000" w:rsidDel="00000000" w:rsidP="00000000" w:rsidRDefault="00000000" w:rsidRPr="00000000" w14:paraId="00000EFB">
      <w:pPr>
        <w:spacing w:line="240" w:lineRule="auto"/>
        <w:ind w:left="729" w:firstLine="0"/>
        <w:jc w:val="both"/>
        <w:rPr>
          <w:sz w:val="26"/>
          <w:szCs w:val="26"/>
        </w:rPr>
      </w:pPr>
      <w:r w:rsidDel="00000000" w:rsidR="00000000" w:rsidRPr="00000000">
        <w:rPr>
          <w:sz w:val="26"/>
          <w:szCs w:val="26"/>
          <w:rtl w:val="0"/>
        </w:rPr>
        <w:t xml:space="preserve">“The fruits of our labors are but mirrors, reflecting the horror of what we truly are.”</w:t>
      </w:r>
    </w:p>
    <w:p w:rsidR="00000000" w:rsidDel="00000000" w:rsidP="00000000" w:rsidRDefault="00000000" w:rsidRPr="00000000" w14:paraId="00000EFC">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EFD">
      <w:pPr>
        <w:spacing w:line="240" w:lineRule="auto"/>
        <w:ind w:left="729" w:firstLine="0"/>
        <w:jc w:val="both"/>
        <w:rPr>
          <w:sz w:val="26"/>
          <w:szCs w:val="26"/>
        </w:rPr>
      </w:pPr>
      <w:r w:rsidDel="00000000" w:rsidR="00000000" w:rsidRPr="00000000">
        <w:rPr>
          <w:sz w:val="26"/>
          <w:szCs w:val="26"/>
          <w:rtl w:val="0"/>
        </w:rPr>
        <w:t xml:space="preserve">The Palladians believe that strength is found in achievement, in dominion over the self and others. They push forward, constructing grand monuments to their endurance, their power, their supposed transcendence of weakness. But strength, true strength, is not found in conquest or control—it is found in self-acceptance. And in that, they fail.</w:t>
      </w:r>
    </w:p>
    <w:p w:rsidR="00000000" w:rsidDel="00000000" w:rsidP="00000000" w:rsidRDefault="00000000" w:rsidRPr="00000000" w14:paraId="00000EFE">
      <w:pPr>
        <w:spacing w:line="240" w:lineRule="auto"/>
        <w:ind w:left="729" w:firstLine="0"/>
        <w:jc w:val="both"/>
        <w:rPr>
          <w:sz w:val="26"/>
          <w:szCs w:val="26"/>
        </w:rPr>
      </w:pPr>
      <w:r w:rsidDel="00000000" w:rsidR="00000000" w:rsidRPr="00000000">
        <w:rPr>
          <w:sz w:val="26"/>
          <w:szCs w:val="26"/>
          <w:rtl w:val="0"/>
        </w:rPr>
        <w:t xml:space="preserve">To look upon their works is to see themselves reflected back, stripped of illusion. Their cities are cold and hollow. Their victories feel incomplete. The grand cycle of progress, the unending labor to become something greater, has led them back to the same dark place from which they once fled. No matter how far they run, how high they build, they cannot escape the truth.</w:t>
      </w:r>
    </w:p>
    <w:p w:rsidR="00000000" w:rsidDel="00000000" w:rsidP="00000000" w:rsidRDefault="00000000" w:rsidRPr="00000000" w14:paraId="00000EFF">
      <w:pPr>
        <w:spacing w:line="240" w:lineRule="auto"/>
        <w:ind w:left="729" w:firstLine="0"/>
        <w:jc w:val="both"/>
        <w:rPr>
          <w:sz w:val="26"/>
          <w:szCs w:val="26"/>
        </w:rPr>
      </w:pPr>
      <w:r w:rsidDel="00000000" w:rsidR="00000000" w:rsidRPr="00000000">
        <w:rPr>
          <w:sz w:val="26"/>
          <w:szCs w:val="26"/>
          <w:rtl w:val="0"/>
        </w:rPr>
        <w:t xml:space="preserve">To draw Strength is to confront that truth—to realize that all they have built is nothing more than a prison of their own making, and that no amount of force or discipline can fill the void inside. Will they shatter the illusion, or cling to it until it consumes them?</w:t>
      </w:r>
    </w:p>
    <w:p w:rsidR="00000000" w:rsidDel="00000000" w:rsidP="00000000" w:rsidRDefault="00000000" w:rsidRPr="00000000" w14:paraId="00000F00">
      <w:pPr>
        <w:spacing w:line="240" w:lineRule="auto"/>
        <w:ind w:left="729" w:firstLine="0"/>
        <w:jc w:val="both"/>
        <w:rPr>
          <w:sz w:val="26"/>
          <w:szCs w:val="26"/>
        </w:rPr>
      </w:pPr>
      <w:r w:rsidDel="00000000" w:rsidR="00000000" w:rsidRPr="00000000">
        <w:rPr>
          <w:sz w:val="26"/>
          <w:szCs w:val="26"/>
          <w:rtl w:val="0"/>
        </w:rPr>
        <w:t xml:space="preserve">Narrative Touchstone:</w:t>
      </w:r>
    </w:p>
    <w:p w:rsidR="00000000" w:rsidDel="00000000" w:rsidP="00000000" w:rsidRDefault="00000000" w:rsidRPr="00000000" w14:paraId="00000F01">
      <w:pPr>
        <w:spacing w:line="240" w:lineRule="auto"/>
        <w:ind w:left="729" w:firstLine="0"/>
        <w:jc w:val="both"/>
        <w:rPr>
          <w:sz w:val="26"/>
          <w:szCs w:val="26"/>
        </w:rPr>
      </w:pPr>
      <w:r w:rsidDel="00000000" w:rsidR="00000000" w:rsidRPr="00000000">
        <w:rPr>
          <w:sz w:val="26"/>
          <w:szCs w:val="26"/>
          <w:rtl w:val="0"/>
        </w:rPr>
        <w:t xml:space="preserve">“I fled into the light, only to find the darkness was always within me.”</w:t>
      </w:r>
    </w:p>
    <w:p w:rsidR="00000000" w:rsidDel="00000000" w:rsidP="00000000" w:rsidRDefault="00000000" w:rsidRPr="00000000" w14:paraId="00000F02">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F03">
      <w:pPr>
        <w:spacing w:line="240" w:lineRule="auto"/>
        <w:ind w:left="729" w:firstLine="0"/>
        <w:jc w:val="both"/>
        <w:rPr>
          <w:sz w:val="26"/>
          <w:szCs w:val="26"/>
        </w:rPr>
      </w:pPr>
      <w:r w:rsidDel="00000000" w:rsidR="00000000" w:rsidRPr="00000000">
        <w:rPr>
          <w:sz w:val="26"/>
          <w:szCs w:val="26"/>
          <w:rtl w:val="0"/>
        </w:rPr>
        <w:t xml:space="preserve">• Blind Draw Value: 2</w:t>
      </w:r>
    </w:p>
    <w:p w:rsidR="00000000" w:rsidDel="00000000" w:rsidP="00000000" w:rsidRDefault="00000000" w:rsidRPr="00000000" w14:paraId="00000F04">
      <w:pPr>
        <w:spacing w:line="240" w:lineRule="auto"/>
        <w:ind w:left="729" w:firstLine="0"/>
        <w:jc w:val="both"/>
        <w:rPr>
          <w:sz w:val="26"/>
          <w:szCs w:val="26"/>
        </w:rPr>
      </w:pPr>
      <w:r w:rsidDel="00000000" w:rsidR="00000000" w:rsidRPr="00000000">
        <w:rPr>
          <w:sz w:val="26"/>
          <w:szCs w:val="26"/>
          <w:rtl w:val="0"/>
        </w:rPr>
        <w:t xml:space="preserve">• Flipped Value: Roll 1d6 + 2</w:t>
      </w:r>
    </w:p>
    <w:p w:rsidR="00000000" w:rsidDel="00000000" w:rsidP="00000000" w:rsidRDefault="00000000" w:rsidRPr="00000000" w14:paraId="00000F05">
      <w:pPr>
        <w:spacing w:line="240" w:lineRule="auto"/>
        <w:ind w:left="729" w:firstLine="0"/>
        <w:jc w:val="both"/>
        <w:rPr>
          <w:sz w:val="26"/>
          <w:szCs w:val="26"/>
        </w:rPr>
      </w:pPr>
      <w:r w:rsidDel="00000000" w:rsidR="00000000" w:rsidRPr="00000000">
        <w:rPr>
          <w:sz w:val="26"/>
          <w:szCs w:val="26"/>
          <w:rtl w:val="0"/>
        </w:rPr>
        <w:t xml:space="preserve">• Perfect Alignment (Psionic discipline): +3 bonus</w:t>
      </w:r>
    </w:p>
    <w:p w:rsidR="00000000" w:rsidDel="00000000" w:rsidP="00000000" w:rsidRDefault="00000000" w:rsidRPr="00000000" w14:paraId="00000F06">
      <w:pPr>
        <w:spacing w:line="240" w:lineRule="auto"/>
        <w:ind w:left="729" w:firstLine="0"/>
        <w:jc w:val="both"/>
        <w:rPr>
          <w:sz w:val="26"/>
          <w:szCs w:val="26"/>
        </w:rPr>
      </w:pPr>
      <w:r w:rsidDel="00000000" w:rsidR="00000000" w:rsidRPr="00000000">
        <w:rPr>
          <w:sz w:val="26"/>
          <w:szCs w:val="26"/>
          <w:rtl w:val="0"/>
        </w:rPr>
        <w:t xml:space="preserve">• Partial Alignment (Any Dominion discipline): +1 bonus</w:t>
      </w:r>
    </w:p>
    <w:p w:rsidR="00000000" w:rsidDel="00000000" w:rsidP="00000000" w:rsidRDefault="00000000" w:rsidRPr="00000000" w14:paraId="00000F07">
      <w:pPr>
        <w:spacing w:line="240" w:lineRule="auto"/>
        <w:ind w:left="729" w:firstLine="0"/>
        <w:jc w:val="both"/>
        <w:rPr>
          <w:sz w:val="26"/>
          <w:szCs w:val="26"/>
        </w:rPr>
      </w:pPr>
      <w:r w:rsidDel="00000000" w:rsidR="00000000" w:rsidRPr="00000000">
        <w:rPr>
          <w:sz w:val="26"/>
          <w:szCs w:val="26"/>
          <w:rtl w:val="0"/>
        </w:rPr>
        <w:t xml:space="preserve">• Misalignment (Entropy-aligned caster): -2 penalty</w:t>
      </w:r>
    </w:p>
    <w:p w:rsidR="00000000" w:rsidDel="00000000" w:rsidP="00000000" w:rsidRDefault="00000000" w:rsidRPr="00000000" w14:paraId="00000F08">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F09">
      <w:pPr>
        <w:spacing w:line="240" w:lineRule="auto"/>
        <w:ind w:left="729" w:firstLine="0"/>
        <w:jc w:val="both"/>
        <w:rPr>
          <w:sz w:val="26"/>
          <w:szCs w:val="26"/>
        </w:rPr>
      </w:pPr>
      <w:r w:rsidDel="00000000" w:rsidR="00000000" w:rsidRPr="00000000">
        <w:rPr>
          <w:sz w:val="26"/>
          <w:szCs w:val="26"/>
          <w:rtl w:val="0"/>
        </w:rPr>
        <w:t xml:space="preserve">If resonance exceeds spell cost by 2 or more points:</w:t>
      </w:r>
    </w:p>
    <w:p w:rsidR="00000000" w:rsidDel="00000000" w:rsidP="00000000" w:rsidRDefault="00000000" w:rsidRPr="00000000" w14:paraId="00000F0A">
      <w:pPr>
        <w:spacing w:line="240" w:lineRule="auto"/>
        <w:ind w:left="729" w:firstLine="0"/>
        <w:jc w:val="both"/>
        <w:rPr>
          <w:sz w:val="26"/>
          <w:szCs w:val="26"/>
        </w:rPr>
      </w:pPr>
      <w:r w:rsidDel="00000000" w:rsidR="00000000" w:rsidRPr="00000000">
        <w:rPr>
          <w:sz w:val="26"/>
          <w:szCs w:val="26"/>
          <w:rtl w:val="0"/>
        </w:rPr>
        <w:t xml:space="preserve">• Roll d100 (70+ triggers backlash).</w:t>
      </w:r>
    </w:p>
    <w:p w:rsidR="00000000" w:rsidDel="00000000" w:rsidP="00000000" w:rsidRDefault="00000000" w:rsidRPr="00000000" w14:paraId="00000F0B">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F0C">
      <w:pPr>
        <w:spacing w:line="240" w:lineRule="auto"/>
        <w:ind w:left="729" w:firstLine="0"/>
        <w:jc w:val="both"/>
        <w:rPr>
          <w:sz w:val="26"/>
          <w:szCs w:val="26"/>
        </w:rPr>
      </w:pPr>
      <w:r w:rsidDel="00000000" w:rsidR="00000000" w:rsidRPr="00000000">
        <w:rPr>
          <w:sz w:val="26"/>
          <w:szCs w:val="26"/>
          <w:rtl w:val="0"/>
        </w:rPr>
        <w:t xml:space="preserve">1. Shattered Reflection: The caster sees their own flaws magnified, causing paralysis of action for 1d6 rounds.</w:t>
      </w:r>
    </w:p>
    <w:p w:rsidR="00000000" w:rsidDel="00000000" w:rsidP="00000000" w:rsidRDefault="00000000" w:rsidRPr="00000000" w14:paraId="00000F0D">
      <w:pPr>
        <w:spacing w:line="240" w:lineRule="auto"/>
        <w:ind w:left="729" w:firstLine="0"/>
        <w:jc w:val="both"/>
        <w:rPr>
          <w:sz w:val="26"/>
          <w:szCs w:val="26"/>
        </w:rPr>
      </w:pPr>
      <w:r w:rsidDel="00000000" w:rsidR="00000000" w:rsidRPr="00000000">
        <w:rPr>
          <w:sz w:val="26"/>
          <w:szCs w:val="26"/>
          <w:rtl w:val="0"/>
        </w:rPr>
        <w:t xml:space="preserve">2. Echo of the Past: A forgotten failure returns to haunt the caster, forcing an immediate test of Willpower.</w:t>
      </w:r>
    </w:p>
    <w:p w:rsidR="00000000" w:rsidDel="00000000" w:rsidP="00000000" w:rsidRDefault="00000000" w:rsidRPr="00000000" w14:paraId="00000F0E">
      <w:pPr>
        <w:spacing w:line="240" w:lineRule="auto"/>
        <w:ind w:left="729" w:firstLine="0"/>
        <w:jc w:val="both"/>
        <w:rPr>
          <w:sz w:val="26"/>
          <w:szCs w:val="26"/>
        </w:rPr>
      </w:pPr>
      <w:r w:rsidDel="00000000" w:rsidR="00000000" w:rsidRPr="00000000">
        <w:rPr>
          <w:sz w:val="26"/>
          <w:szCs w:val="26"/>
          <w:rtl w:val="0"/>
        </w:rPr>
        <w:t xml:space="preserve">3. Futile Effort: All bonuses granted by Strength fade prematurely, leaving the caster vulnerable.</w:t>
      </w:r>
    </w:p>
    <w:p w:rsidR="00000000" w:rsidDel="00000000" w:rsidP="00000000" w:rsidRDefault="00000000" w:rsidRPr="00000000" w14:paraId="00000F0F">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F10">
      <w:pPr>
        <w:spacing w:line="240" w:lineRule="auto"/>
        <w:ind w:left="729" w:firstLine="0"/>
        <w:jc w:val="both"/>
        <w:rPr>
          <w:sz w:val="26"/>
          <w:szCs w:val="26"/>
        </w:rPr>
      </w:pPr>
      <w:r w:rsidDel="00000000" w:rsidR="00000000" w:rsidRPr="00000000">
        <w:rPr>
          <w:sz w:val="26"/>
          <w:szCs w:val="26"/>
          <w:rtl w:val="0"/>
        </w:rPr>
        <w:t xml:space="preserve">The Hollow Triumph – Once per session, the caster may invoke Strength’s power to:</w:t>
      </w:r>
    </w:p>
    <w:p w:rsidR="00000000" w:rsidDel="00000000" w:rsidP="00000000" w:rsidRDefault="00000000" w:rsidRPr="00000000" w14:paraId="00000F11">
      <w:pPr>
        <w:spacing w:line="240" w:lineRule="auto"/>
        <w:ind w:left="729" w:firstLine="0"/>
        <w:jc w:val="both"/>
        <w:rPr>
          <w:sz w:val="26"/>
          <w:szCs w:val="26"/>
        </w:rPr>
      </w:pPr>
      <w:r w:rsidDel="00000000" w:rsidR="00000000" w:rsidRPr="00000000">
        <w:rPr>
          <w:sz w:val="26"/>
          <w:szCs w:val="26"/>
          <w:rtl w:val="0"/>
        </w:rPr>
        <w:t xml:space="preserve">• Accomplish a seemingly impossible task through sheer will, but at the cost of losing touch with their humanity, reducing their Empathy stat by 1 for the remainder of the session.</w:t>
      </w:r>
    </w:p>
    <w:p w:rsidR="00000000" w:rsidDel="00000000" w:rsidP="00000000" w:rsidRDefault="00000000" w:rsidRPr="00000000" w14:paraId="00000F12">
      <w:pPr>
        <w:spacing w:line="240" w:lineRule="auto"/>
        <w:ind w:left="729" w:firstLine="0"/>
        <w:jc w:val="both"/>
        <w:rPr>
          <w:sz w:val="26"/>
          <w:szCs w:val="26"/>
        </w:rPr>
      </w:pPr>
      <w:r w:rsidDel="00000000" w:rsidR="00000000" w:rsidRPr="00000000">
        <w:rPr>
          <w:sz w:val="26"/>
          <w:szCs w:val="26"/>
          <w:rtl w:val="0"/>
        </w:rPr>
        <w:t xml:space="preserve">Alignment: Psionic</w:t>
      </w:r>
    </w:p>
    <w:p w:rsidR="00000000" w:rsidDel="00000000" w:rsidP="00000000" w:rsidRDefault="00000000" w:rsidRPr="00000000" w14:paraId="00000F13">
      <w:pPr>
        <w:spacing w:line="240" w:lineRule="auto"/>
        <w:ind w:left="729" w:firstLine="0"/>
        <w:jc w:val="both"/>
        <w:rPr>
          <w:sz w:val="26"/>
          <w:szCs w:val="26"/>
        </w:rPr>
      </w:pPr>
      <w:r w:rsidDel="00000000" w:rsidR="00000000" w:rsidRPr="00000000">
        <w:rPr>
          <w:sz w:val="26"/>
          <w:szCs w:val="26"/>
          <w:rtl w:val="0"/>
        </w:rPr>
        <w:t xml:space="preserve">Elemental Association: Earth (Resilience, Reflection, Isolation)</w:t>
      </w:r>
    </w:p>
    <w:p w:rsidR="00000000" w:rsidDel="00000000" w:rsidP="00000000" w:rsidRDefault="00000000" w:rsidRPr="00000000" w14:paraId="00000F14">
      <w:pPr>
        <w:spacing w:line="240" w:lineRule="auto"/>
        <w:ind w:left="729" w:firstLine="0"/>
        <w:jc w:val="both"/>
        <w:rPr>
          <w:sz w:val="26"/>
          <w:szCs w:val="26"/>
        </w:rPr>
      </w:pPr>
      <w:r w:rsidDel="00000000" w:rsidR="00000000" w:rsidRPr="00000000">
        <w:rPr>
          <w:sz w:val="26"/>
          <w:szCs w:val="26"/>
          <w:rtl w:val="0"/>
        </w:rPr>
        <w:t xml:space="preserve">Pentagram Point: Lower Left (Endurance &amp; Truth)</w:t>
      </w:r>
    </w:p>
    <w:p w:rsidR="00000000" w:rsidDel="00000000" w:rsidP="00000000" w:rsidRDefault="00000000" w:rsidRPr="00000000" w14:paraId="00000F15">
      <w:pPr>
        <w:spacing w:line="240" w:lineRule="auto"/>
        <w:ind w:left="729" w:firstLine="0"/>
        <w:jc w:val="both"/>
        <w:rPr>
          <w:sz w:val="26"/>
          <w:szCs w:val="26"/>
        </w:rPr>
      </w:pPr>
      <w:r w:rsidDel="00000000" w:rsidR="00000000" w:rsidRPr="00000000">
        <w:rPr>
          <w:sz w:val="26"/>
          <w:szCs w:val="26"/>
          <w:rtl w:val="0"/>
        </w:rPr>
        <w:t xml:space="preserve">Zodiac House: The Obsidian Mirror (Denial &amp; Revelation)</w:t>
      </w:r>
    </w:p>
    <w:p w:rsidR="00000000" w:rsidDel="00000000" w:rsidP="00000000" w:rsidRDefault="00000000" w:rsidRPr="00000000" w14:paraId="00000F16">
      <w:pPr>
        <w:spacing w:line="240" w:lineRule="auto"/>
        <w:ind w:left="729" w:firstLine="0"/>
        <w:jc w:val="both"/>
        <w:rPr>
          <w:sz w:val="26"/>
          <w:szCs w:val="26"/>
        </w:rPr>
      </w:pPr>
      <w:r w:rsidDel="00000000" w:rsidR="00000000" w:rsidRPr="00000000">
        <w:rPr>
          <w:sz w:val="26"/>
          <w:szCs w:val="26"/>
          <w:rtl w:val="0"/>
        </w:rPr>
        <w:t xml:space="preserve">That hit the right vibe? Let me know if you want any tweaks or additions.</w:t>
      </w:r>
    </w:p>
    <w:p w:rsidR="00000000" w:rsidDel="00000000" w:rsidP="00000000" w:rsidRDefault="00000000" w:rsidRPr="00000000" w14:paraId="00000F17">
      <w:pPr>
        <w:spacing w:line="240" w:lineRule="auto"/>
        <w:ind w:left="729" w:firstLine="0"/>
        <w:jc w:val="both"/>
        <w:rPr>
          <w:sz w:val="26"/>
          <w:szCs w:val="26"/>
        </w:rPr>
      </w:pPr>
      <w:r w:rsidDel="00000000" w:rsidR="00000000" w:rsidRPr="00000000">
        <w:rPr>
          <w:sz w:val="26"/>
          <w:szCs w:val="26"/>
          <w:rtl w:val="0"/>
        </w:rPr>
        <w:t xml:space="preserve">Got it. So we’re taking the story of Odin—sacrificing himself for wisdom and power—but twisting it through the lens of the Palladian Emperor’s delusion. He sees himself as a figure of ultimate sovereignty, believing his sacrifices are noble and necessary. But in reality, his sacrifices are hollow, driven by arrogance and self-importance rather than true wisdom.</w:t>
      </w:r>
    </w:p>
    <w:p w:rsidR="00000000" w:rsidDel="00000000" w:rsidP="00000000" w:rsidRDefault="00000000" w:rsidRPr="00000000" w14:paraId="00000F18">
      <w:pPr>
        <w:spacing w:line="240" w:lineRule="auto"/>
        <w:ind w:left="729" w:firstLine="0"/>
        <w:jc w:val="both"/>
        <w:rPr>
          <w:sz w:val="26"/>
          <w:szCs w:val="26"/>
        </w:rPr>
      </w:pPr>
      <w:r w:rsidDel="00000000" w:rsidR="00000000" w:rsidRPr="00000000">
        <w:rPr>
          <w:sz w:val="26"/>
          <w:szCs w:val="26"/>
          <w:rtl w:val="0"/>
        </w:rPr>
        <w:t xml:space="preserve">XII – Sovereignty Through Sacrifice (The Hanged Man)</w:t>
      </w:r>
    </w:p>
    <w:p w:rsidR="00000000" w:rsidDel="00000000" w:rsidP="00000000" w:rsidRDefault="00000000" w:rsidRPr="00000000" w14:paraId="00000F19">
      <w:pPr>
        <w:spacing w:line="240" w:lineRule="auto"/>
        <w:ind w:left="729" w:firstLine="0"/>
        <w:jc w:val="both"/>
        <w:rPr>
          <w:sz w:val="26"/>
          <w:szCs w:val="26"/>
        </w:rPr>
      </w:pPr>
      <w:r w:rsidDel="00000000" w:rsidR="00000000" w:rsidRPr="00000000">
        <w:rPr>
          <w:sz w:val="26"/>
          <w:szCs w:val="26"/>
          <w:rtl w:val="0"/>
        </w:rPr>
        <w:t xml:space="preserve">“I have given all, and so I am owed all.”</w:t>
      </w:r>
    </w:p>
    <w:p w:rsidR="00000000" w:rsidDel="00000000" w:rsidP="00000000" w:rsidRDefault="00000000" w:rsidRPr="00000000" w14:paraId="00000F1A">
      <w:pPr>
        <w:spacing w:line="240" w:lineRule="auto"/>
        <w:ind w:left="729" w:firstLine="0"/>
        <w:jc w:val="both"/>
        <w:rPr>
          <w:sz w:val="26"/>
          <w:szCs w:val="26"/>
        </w:rPr>
      </w:pPr>
      <w:r w:rsidDel="00000000" w:rsidR="00000000" w:rsidRPr="00000000">
        <w:rPr>
          <w:sz w:val="26"/>
          <w:szCs w:val="26"/>
          <w:rtl w:val="0"/>
        </w:rPr>
        <w:t xml:space="preserve">Fluff/Narrative Write-up:</w:t>
      </w:r>
    </w:p>
    <w:p w:rsidR="00000000" w:rsidDel="00000000" w:rsidP="00000000" w:rsidRDefault="00000000" w:rsidRPr="00000000" w14:paraId="00000F1B">
      <w:pPr>
        <w:spacing w:line="240" w:lineRule="auto"/>
        <w:ind w:left="729" w:firstLine="0"/>
        <w:jc w:val="both"/>
        <w:rPr>
          <w:sz w:val="26"/>
          <w:szCs w:val="26"/>
        </w:rPr>
      </w:pPr>
      <w:r w:rsidDel="00000000" w:rsidR="00000000" w:rsidRPr="00000000">
        <w:rPr>
          <w:sz w:val="26"/>
          <w:szCs w:val="26"/>
          <w:rtl w:val="0"/>
        </w:rPr>
        <w:t xml:space="preserve">The Palladian Emperor believes himself to be the ultimate figure of sacrifice—giving of himself for the sake of his people, suffering in solitude for the greater good. He sees himself as the cosmic martyr, the lone figure hanging in the balance, much like the ancient myths of forgotten worlds. Odin hung from Yggdrasil for wisdom; the Emperor hangs upon the throne of Palladia, convinced his suffering grants him divine insight.</w:t>
      </w:r>
    </w:p>
    <w:p w:rsidR="00000000" w:rsidDel="00000000" w:rsidP="00000000" w:rsidRDefault="00000000" w:rsidRPr="00000000" w14:paraId="00000F1C">
      <w:pPr>
        <w:spacing w:line="240" w:lineRule="auto"/>
        <w:ind w:left="729" w:firstLine="0"/>
        <w:jc w:val="both"/>
        <w:rPr>
          <w:sz w:val="26"/>
          <w:szCs w:val="26"/>
        </w:rPr>
      </w:pPr>
      <w:r w:rsidDel="00000000" w:rsidR="00000000" w:rsidRPr="00000000">
        <w:rPr>
          <w:sz w:val="26"/>
          <w:szCs w:val="26"/>
          <w:rtl w:val="0"/>
        </w:rPr>
        <w:t xml:space="preserve">But true sacrifice requires humility, and humility is a virtue the Palladians do not possess. Their sacrifices are not selfless—they are transactional, an offering given with the expectation of absolute dominion in return. Every drop of blood spilled, every life taken or given, is not for enlightenment, but for control. They mistake endurance for wisdom, suffering for legitimacy, and in doing so, they chain themselves to a cycle of loss and regret.</w:t>
      </w:r>
    </w:p>
    <w:p w:rsidR="00000000" w:rsidDel="00000000" w:rsidP="00000000" w:rsidRDefault="00000000" w:rsidRPr="00000000" w14:paraId="00000F1D">
      <w:pPr>
        <w:spacing w:line="240" w:lineRule="auto"/>
        <w:ind w:left="729" w:firstLine="0"/>
        <w:jc w:val="both"/>
        <w:rPr>
          <w:sz w:val="26"/>
          <w:szCs w:val="26"/>
        </w:rPr>
      </w:pPr>
      <w:r w:rsidDel="00000000" w:rsidR="00000000" w:rsidRPr="00000000">
        <w:rPr>
          <w:sz w:val="26"/>
          <w:szCs w:val="26"/>
          <w:rtl w:val="0"/>
        </w:rPr>
        <w:t xml:space="preserve">To draw Sovereignty Through Sacrifice is to confront the lie that suffering alone grants meaning. Palladians believe their pain makes them worthy, but in the end, it is only their fear that remains.</w:t>
      </w:r>
    </w:p>
    <w:p w:rsidR="00000000" w:rsidDel="00000000" w:rsidP="00000000" w:rsidRDefault="00000000" w:rsidRPr="00000000" w14:paraId="00000F1E">
      <w:pPr>
        <w:spacing w:line="240" w:lineRule="auto"/>
        <w:ind w:left="729" w:firstLine="0"/>
        <w:jc w:val="both"/>
        <w:rPr>
          <w:sz w:val="26"/>
          <w:szCs w:val="26"/>
        </w:rPr>
      </w:pPr>
      <w:r w:rsidDel="00000000" w:rsidR="00000000" w:rsidRPr="00000000">
        <w:rPr>
          <w:sz w:val="26"/>
          <w:szCs w:val="26"/>
          <w:rtl w:val="0"/>
        </w:rPr>
        <w:t xml:space="preserve">Narrative Touchstone:</w:t>
      </w:r>
    </w:p>
    <w:p w:rsidR="00000000" w:rsidDel="00000000" w:rsidP="00000000" w:rsidRDefault="00000000" w:rsidRPr="00000000" w14:paraId="00000F1F">
      <w:pPr>
        <w:spacing w:line="240" w:lineRule="auto"/>
        <w:ind w:left="729" w:firstLine="0"/>
        <w:jc w:val="both"/>
        <w:rPr>
          <w:sz w:val="26"/>
          <w:szCs w:val="26"/>
        </w:rPr>
      </w:pPr>
      <w:r w:rsidDel="00000000" w:rsidR="00000000" w:rsidRPr="00000000">
        <w:rPr>
          <w:sz w:val="26"/>
          <w:szCs w:val="26"/>
          <w:rtl w:val="0"/>
        </w:rPr>
        <w:t xml:space="preserve">“He hangs upon his throne, blind to the truth that no one asked him to.”</w:t>
      </w:r>
    </w:p>
    <w:p w:rsidR="00000000" w:rsidDel="00000000" w:rsidP="00000000" w:rsidRDefault="00000000" w:rsidRPr="00000000" w14:paraId="00000F20">
      <w:pPr>
        <w:spacing w:line="240" w:lineRule="auto"/>
        <w:ind w:left="729" w:firstLine="0"/>
        <w:jc w:val="both"/>
        <w:rPr>
          <w:sz w:val="26"/>
          <w:szCs w:val="26"/>
        </w:rPr>
      </w:pPr>
      <w:r w:rsidDel="00000000" w:rsidR="00000000" w:rsidRPr="00000000">
        <w:rPr>
          <w:sz w:val="26"/>
          <w:szCs w:val="26"/>
          <w:rtl w:val="0"/>
        </w:rPr>
        <w:t xml:space="preserve">Resonance Cost:</w:t>
      </w:r>
    </w:p>
    <w:p w:rsidR="00000000" w:rsidDel="00000000" w:rsidP="00000000" w:rsidRDefault="00000000" w:rsidRPr="00000000" w14:paraId="00000F21">
      <w:pPr>
        <w:spacing w:line="240" w:lineRule="auto"/>
        <w:ind w:left="729" w:firstLine="0"/>
        <w:jc w:val="both"/>
        <w:rPr>
          <w:sz w:val="26"/>
          <w:szCs w:val="26"/>
        </w:rPr>
      </w:pPr>
      <w:r w:rsidDel="00000000" w:rsidR="00000000" w:rsidRPr="00000000">
        <w:rPr>
          <w:sz w:val="26"/>
          <w:szCs w:val="26"/>
          <w:rtl w:val="0"/>
        </w:rPr>
        <w:t xml:space="preserve">• Blind Draw Value: 3</w:t>
      </w:r>
    </w:p>
    <w:p w:rsidR="00000000" w:rsidDel="00000000" w:rsidP="00000000" w:rsidRDefault="00000000" w:rsidRPr="00000000" w14:paraId="00000F22">
      <w:pPr>
        <w:spacing w:line="240" w:lineRule="auto"/>
        <w:ind w:left="729" w:firstLine="0"/>
        <w:jc w:val="both"/>
        <w:rPr>
          <w:sz w:val="26"/>
          <w:szCs w:val="26"/>
        </w:rPr>
      </w:pPr>
      <w:r w:rsidDel="00000000" w:rsidR="00000000" w:rsidRPr="00000000">
        <w:rPr>
          <w:sz w:val="26"/>
          <w:szCs w:val="26"/>
          <w:rtl w:val="0"/>
        </w:rPr>
        <w:t xml:space="preserve">• Flipped Value: Roll 1d6 + 1</w:t>
      </w:r>
    </w:p>
    <w:p w:rsidR="00000000" w:rsidDel="00000000" w:rsidP="00000000" w:rsidRDefault="00000000" w:rsidRPr="00000000" w14:paraId="00000F23">
      <w:pPr>
        <w:spacing w:line="240" w:lineRule="auto"/>
        <w:ind w:left="729" w:firstLine="0"/>
        <w:jc w:val="both"/>
        <w:rPr>
          <w:sz w:val="26"/>
          <w:szCs w:val="26"/>
        </w:rPr>
      </w:pPr>
      <w:r w:rsidDel="00000000" w:rsidR="00000000" w:rsidRPr="00000000">
        <w:rPr>
          <w:sz w:val="26"/>
          <w:szCs w:val="26"/>
          <w:rtl w:val="0"/>
        </w:rPr>
        <w:t xml:space="preserve">• Perfect Alignment (Dominion discipline): +3 bonus</w:t>
      </w:r>
    </w:p>
    <w:p w:rsidR="00000000" w:rsidDel="00000000" w:rsidP="00000000" w:rsidRDefault="00000000" w:rsidRPr="00000000" w14:paraId="00000F24">
      <w:pPr>
        <w:spacing w:line="240" w:lineRule="auto"/>
        <w:ind w:left="729" w:firstLine="0"/>
        <w:jc w:val="both"/>
        <w:rPr>
          <w:sz w:val="26"/>
          <w:szCs w:val="26"/>
        </w:rPr>
      </w:pPr>
      <w:r w:rsidDel="00000000" w:rsidR="00000000" w:rsidRPr="00000000">
        <w:rPr>
          <w:sz w:val="26"/>
          <w:szCs w:val="26"/>
          <w:rtl w:val="0"/>
        </w:rPr>
        <w:t xml:space="preserve">• Partial Alignment (Any Psionic discipline): +1 bonus</w:t>
      </w:r>
    </w:p>
    <w:p w:rsidR="00000000" w:rsidDel="00000000" w:rsidP="00000000" w:rsidRDefault="00000000" w:rsidRPr="00000000" w14:paraId="00000F25">
      <w:pPr>
        <w:spacing w:line="240" w:lineRule="auto"/>
        <w:ind w:left="729" w:firstLine="0"/>
        <w:jc w:val="both"/>
        <w:rPr>
          <w:sz w:val="26"/>
          <w:szCs w:val="26"/>
        </w:rPr>
      </w:pPr>
      <w:r w:rsidDel="00000000" w:rsidR="00000000" w:rsidRPr="00000000">
        <w:rPr>
          <w:sz w:val="26"/>
          <w:szCs w:val="26"/>
          <w:rtl w:val="0"/>
        </w:rPr>
        <w:t xml:space="preserve">• Misalignment (Entropy-aligned caster): -2 penalty</w:t>
      </w:r>
    </w:p>
    <w:p w:rsidR="00000000" w:rsidDel="00000000" w:rsidP="00000000" w:rsidRDefault="00000000" w:rsidRPr="00000000" w14:paraId="00000F26">
      <w:pPr>
        <w:spacing w:line="240" w:lineRule="auto"/>
        <w:ind w:left="729" w:firstLine="0"/>
        <w:jc w:val="both"/>
        <w:rPr>
          <w:sz w:val="26"/>
          <w:szCs w:val="26"/>
        </w:rPr>
      </w:pPr>
      <w:r w:rsidDel="00000000" w:rsidR="00000000" w:rsidRPr="00000000">
        <w:rPr>
          <w:sz w:val="26"/>
          <w:szCs w:val="26"/>
          <w:rtl w:val="0"/>
        </w:rPr>
        <w:t xml:space="preserve">Backlash Risk:</w:t>
      </w:r>
    </w:p>
    <w:p w:rsidR="00000000" w:rsidDel="00000000" w:rsidP="00000000" w:rsidRDefault="00000000" w:rsidRPr="00000000" w14:paraId="00000F27">
      <w:pPr>
        <w:spacing w:line="240" w:lineRule="auto"/>
        <w:ind w:left="729" w:firstLine="0"/>
        <w:jc w:val="both"/>
        <w:rPr>
          <w:sz w:val="26"/>
          <w:szCs w:val="26"/>
        </w:rPr>
      </w:pPr>
      <w:r w:rsidDel="00000000" w:rsidR="00000000" w:rsidRPr="00000000">
        <w:rPr>
          <w:sz w:val="26"/>
          <w:szCs w:val="26"/>
          <w:rtl w:val="0"/>
        </w:rPr>
        <w:t xml:space="preserve">If resonance exceeds spell cost by 2 or more points:</w:t>
      </w:r>
    </w:p>
    <w:p w:rsidR="00000000" w:rsidDel="00000000" w:rsidP="00000000" w:rsidRDefault="00000000" w:rsidRPr="00000000" w14:paraId="00000F28">
      <w:pPr>
        <w:spacing w:line="240" w:lineRule="auto"/>
        <w:ind w:left="729" w:firstLine="0"/>
        <w:jc w:val="both"/>
        <w:rPr>
          <w:sz w:val="26"/>
          <w:szCs w:val="26"/>
        </w:rPr>
      </w:pPr>
      <w:r w:rsidDel="00000000" w:rsidR="00000000" w:rsidRPr="00000000">
        <w:rPr>
          <w:sz w:val="26"/>
          <w:szCs w:val="26"/>
          <w:rtl w:val="0"/>
        </w:rPr>
        <w:t xml:space="preserve">• Roll d100 (75+ triggers backlash).</w:t>
      </w:r>
    </w:p>
    <w:p w:rsidR="00000000" w:rsidDel="00000000" w:rsidP="00000000" w:rsidRDefault="00000000" w:rsidRPr="00000000" w14:paraId="00000F29">
      <w:pPr>
        <w:spacing w:line="240" w:lineRule="auto"/>
        <w:ind w:left="729" w:firstLine="0"/>
        <w:jc w:val="both"/>
        <w:rPr>
          <w:sz w:val="26"/>
          <w:szCs w:val="26"/>
        </w:rPr>
      </w:pPr>
      <w:r w:rsidDel="00000000" w:rsidR="00000000" w:rsidRPr="00000000">
        <w:rPr>
          <w:sz w:val="26"/>
          <w:szCs w:val="26"/>
          <w:rtl w:val="0"/>
        </w:rPr>
        <w:t xml:space="preserve">• Possible backlash effects:</w:t>
      </w:r>
    </w:p>
    <w:p w:rsidR="00000000" w:rsidDel="00000000" w:rsidP="00000000" w:rsidRDefault="00000000" w:rsidRPr="00000000" w14:paraId="00000F2A">
      <w:pPr>
        <w:spacing w:line="240" w:lineRule="auto"/>
        <w:ind w:left="729" w:firstLine="0"/>
        <w:jc w:val="both"/>
        <w:rPr>
          <w:sz w:val="26"/>
          <w:szCs w:val="26"/>
        </w:rPr>
      </w:pPr>
      <w:r w:rsidDel="00000000" w:rsidR="00000000" w:rsidRPr="00000000">
        <w:rPr>
          <w:sz w:val="26"/>
          <w:szCs w:val="26"/>
          <w:rtl w:val="0"/>
        </w:rPr>
        <w:t xml:space="preserve">1. False Wisdom: The caster becomes overconfident in their decisions, suffering disadvantage on Insight-based rolls.</w:t>
      </w:r>
    </w:p>
    <w:p w:rsidR="00000000" w:rsidDel="00000000" w:rsidP="00000000" w:rsidRDefault="00000000" w:rsidRPr="00000000" w14:paraId="00000F2B">
      <w:pPr>
        <w:spacing w:line="240" w:lineRule="auto"/>
        <w:ind w:left="729" w:firstLine="0"/>
        <w:jc w:val="both"/>
        <w:rPr>
          <w:sz w:val="26"/>
          <w:szCs w:val="26"/>
        </w:rPr>
      </w:pPr>
      <w:r w:rsidDel="00000000" w:rsidR="00000000" w:rsidRPr="00000000">
        <w:rPr>
          <w:sz w:val="26"/>
          <w:szCs w:val="26"/>
          <w:rtl w:val="0"/>
        </w:rPr>
        <w:t xml:space="preserve">2. Hollow Offering: The spell drains more than intended, costing an additional resource of the Overseer’s choosing.</w:t>
      </w:r>
    </w:p>
    <w:p w:rsidR="00000000" w:rsidDel="00000000" w:rsidP="00000000" w:rsidRDefault="00000000" w:rsidRPr="00000000" w14:paraId="00000F2C">
      <w:pPr>
        <w:spacing w:line="240" w:lineRule="auto"/>
        <w:ind w:left="729" w:firstLine="0"/>
        <w:jc w:val="both"/>
        <w:rPr>
          <w:sz w:val="26"/>
          <w:szCs w:val="26"/>
        </w:rPr>
      </w:pPr>
      <w:r w:rsidDel="00000000" w:rsidR="00000000" w:rsidRPr="00000000">
        <w:rPr>
          <w:sz w:val="26"/>
          <w:szCs w:val="26"/>
          <w:rtl w:val="0"/>
        </w:rPr>
        <w:t xml:space="preserve">3. Martyr’s Folly: The caster believes their suffering grants them authority, imposing penalties on social interactions due to their self-righteousness.</w:t>
      </w:r>
    </w:p>
    <w:p w:rsidR="00000000" w:rsidDel="00000000" w:rsidP="00000000" w:rsidRDefault="00000000" w:rsidRPr="00000000" w14:paraId="00000F2D">
      <w:pPr>
        <w:spacing w:line="240" w:lineRule="auto"/>
        <w:ind w:left="729" w:firstLine="0"/>
        <w:jc w:val="both"/>
        <w:rPr>
          <w:sz w:val="26"/>
          <w:szCs w:val="26"/>
        </w:rPr>
      </w:pPr>
      <w:r w:rsidDel="00000000" w:rsidR="00000000" w:rsidRPr="00000000">
        <w:rPr>
          <w:sz w:val="26"/>
          <w:szCs w:val="26"/>
          <w:rtl w:val="0"/>
        </w:rPr>
        <w:t xml:space="preserve">Paragon Effect (If Aligned with the Caster):</w:t>
      </w:r>
    </w:p>
    <w:p w:rsidR="00000000" w:rsidDel="00000000" w:rsidP="00000000" w:rsidRDefault="00000000" w:rsidRPr="00000000" w14:paraId="00000F2E">
      <w:pPr>
        <w:spacing w:line="240" w:lineRule="auto"/>
        <w:ind w:left="729" w:firstLine="0"/>
        <w:jc w:val="both"/>
        <w:rPr>
          <w:sz w:val="26"/>
          <w:szCs w:val="26"/>
        </w:rPr>
      </w:pPr>
      <w:r w:rsidDel="00000000" w:rsidR="00000000" w:rsidRPr="00000000">
        <w:rPr>
          <w:sz w:val="26"/>
          <w:szCs w:val="26"/>
          <w:rtl w:val="0"/>
        </w:rPr>
        <w:t xml:space="preserve">The Burdened Throne – Once per session, the caster may invoke Sovereignty Through Sacrifice to:</w:t>
      </w:r>
    </w:p>
    <w:p w:rsidR="00000000" w:rsidDel="00000000" w:rsidP="00000000" w:rsidRDefault="00000000" w:rsidRPr="00000000" w14:paraId="00000F2F">
      <w:pPr>
        <w:spacing w:line="240" w:lineRule="auto"/>
        <w:ind w:left="729" w:firstLine="0"/>
        <w:jc w:val="both"/>
        <w:rPr>
          <w:sz w:val="26"/>
          <w:szCs w:val="26"/>
        </w:rPr>
      </w:pPr>
      <w:r w:rsidDel="00000000" w:rsidR="00000000" w:rsidRPr="00000000">
        <w:rPr>
          <w:sz w:val="26"/>
          <w:szCs w:val="26"/>
          <w:rtl w:val="0"/>
        </w:rPr>
        <w:t xml:space="preserve">• Exchange one personal resource (health, sanity, or time) to achieve an impossible feat, but suffer a permanent loss in a stat determined by the Overseer.</w:t>
      </w:r>
    </w:p>
    <w:p w:rsidR="00000000" w:rsidDel="00000000" w:rsidP="00000000" w:rsidRDefault="00000000" w:rsidRPr="00000000" w14:paraId="00000F30">
      <w:pPr>
        <w:spacing w:line="240" w:lineRule="auto"/>
        <w:ind w:left="729" w:firstLine="0"/>
        <w:jc w:val="both"/>
        <w:rPr>
          <w:sz w:val="26"/>
          <w:szCs w:val="26"/>
        </w:rPr>
      </w:pPr>
      <w:r w:rsidDel="00000000" w:rsidR="00000000" w:rsidRPr="00000000">
        <w:rPr>
          <w:sz w:val="26"/>
          <w:szCs w:val="26"/>
          <w:rtl w:val="0"/>
        </w:rPr>
        <w:t xml:space="preserve">Alignment: Dominion</w:t>
      </w:r>
    </w:p>
    <w:p w:rsidR="00000000" w:rsidDel="00000000" w:rsidP="00000000" w:rsidRDefault="00000000" w:rsidRPr="00000000" w14:paraId="00000F31">
      <w:pPr>
        <w:spacing w:line="240" w:lineRule="auto"/>
        <w:ind w:left="729" w:firstLine="0"/>
        <w:jc w:val="both"/>
        <w:rPr>
          <w:sz w:val="26"/>
          <w:szCs w:val="26"/>
        </w:rPr>
      </w:pPr>
      <w:r w:rsidDel="00000000" w:rsidR="00000000" w:rsidRPr="00000000">
        <w:rPr>
          <w:sz w:val="26"/>
          <w:szCs w:val="26"/>
          <w:rtl w:val="0"/>
        </w:rPr>
        <w:t xml:space="preserve">Elemental Association: Earth (Sacrifice, Burden, Arrogance)</w:t>
      </w:r>
    </w:p>
    <w:p w:rsidR="00000000" w:rsidDel="00000000" w:rsidP="00000000" w:rsidRDefault="00000000" w:rsidRPr="00000000" w14:paraId="00000F32">
      <w:pPr>
        <w:spacing w:line="240" w:lineRule="auto"/>
        <w:ind w:left="729" w:firstLine="0"/>
        <w:jc w:val="both"/>
        <w:rPr>
          <w:sz w:val="26"/>
          <w:szCs w:val="26"/>
        </w:rPr>
      </w:pPr>
      <w:r w:rsidDel="00000000" w:rsidR="00000000" w:rsidRPr="00000000">
        <w:rPr>
          <w:sz w:val="26"/>
          <w:szCs w:val="26"/>
          <w:rtl w:val="0"/>
        </w:rPr>
        <w:t xml:space="preserve">Pentagram Point: Upper Left (Control &amp; Suffering)</w:t>
      </w:r>
    </w:p>
    <w:p w:rsidR="00000000" w:rsidDel="00000000" w:rsidP="00000000" w:rsidRDefault="00000000" w:rsidRPr="00000000" w14:paraId="00000F33">
      <w:pPr>
        <w:spacing w:line="240" w:lineRule="auto"/>
        <w:ind w:left="729" w:firstLine="0"/>
        <w:jc w:val="both"/>
        <w:rPr>
          <w:sz w:val="26"/>
          <w:szCs w:val="26"/>
        </w:rPr>
      </w:pPr>
      <w:r w:rsidDel="00000000" w:rsidR="00000000" w:rsidRPr="00000000">
        <w:rPr>
          <w:sz w:val="26"/>
          <w:szCs w:val="26"/>
          <w:rtl w:val="0"/>
        </w:rPr>
        <w:t xml:space="preserve">Zodiac House: The Bleeding Crown (Burden &amp; Obligation)</w:t>
      </w:r>
    </w:p>
    <w:p w:rsidR="00000000" w:rsidDel="00000000" w:rsidP="00000000" w:rsidRDefault="00000000" w:rsidRPr="00000000" w14:paraId="00000F34">
      <w:pPr>
        <w:spacing w:line="240" w:lineRule="auto"/>
        <w:ind w:left="729" w:firstLine="0"/>
        <w:jc w:val="both"/>
        <w:rPr>
          <w:sz w:val="26"/>
          <w:szCs w:val="26"/>
        </w:rPr>
      </w:pPr>
      <w:r w:rsidDel="00000000" w:rsidR="00000000" w:rsidRPr="00000000">
        <w:rPr>
          <w:sz w:val="26"/>
          <w:szCs w:val="26"/>
          <w:rtl w:val="0"/>
        </w:rPr>
        <w:t xml:space="preserve">Technomancy and Psionics </w:t>
      </w:r>
    </w:p>
    <w:p w:rsidR="00000000" w:rsidDel="00000000" w:rsidP="00000000" w:rsidRDefault="00000000" w:rsidRPr="00000000" w14:paraId="00000F35">
      <w:pPr>
        <w:spacing w:line="240" w:lineRule="auto"/>
        <w:ind w:left="729" w:firstLine="0"/>
        <w:jc w:val="both"/>
        <w:rPr>
          <w:sz w:val="26"/>
          <w:szCs w:val="26"/>
        </w:rPr>
      </w:pPr>
      <w:r w:rsidDel="00000000" w:rsidR="00000000" w:rsidRPr="00000000">
        <w:rPr>
          <w:sz w:val="26"/>
          <w:szCs w:val="26"/>
          <w:rtl w:val="0"/>
        </w:rPr>
        <w:t xml:space="preserve">Abyssal Occumancy: 25 spells (5 per element). </w:t>
      </w:r>
    </w:p>
    <w:p w:rsidR="00000000" w:rsidDel="00000000" w:rsidP="00000000" w:rsidRDefault="00000000" w:rsidRPr="00000000" w14:paraId="00000F36">
      <w:pPr>
        <w:spacing w:line="240" w:lineRule="auto"/>
        <w:ind w:left="729" w:firstLine="0"/>
        <w:jc w:val="both"/>
        <w:rPr>
          <w:sz w:val="26"/>
          <w:szCs w:val="26"/>
        </w:rPr>
      </w:pPr>
      <w:r w:rsidDel="00000000" w:rsidR="00000000" w:rsidRPr="00000000">
        <w:rPr>
          <w:sz w:val="26"/>
          <w:szCs w:val="26"/>
          <w:rtl w:val="0"/>
        </w:rPr>
        <w:t xml:space="preserve">Technomancy: 25 spells (5 per element). </w:t>
      </w:r>
    </w:p>
    <w:p w:rsidR="00000000" w:rsidDel="00000000" w:rsidP="00000000" w:rsidRDefault="00000000" w:rsidRPr="00000000" w14:paraId="00000F37">
      <w:pPr>
        <w:spacing w:line="240" w:lineRule="auto"/>
        <w:ind w:left="729" w:firstLine="0"/>
        <w:jc w:val="both"/>
        <w:rPr>
          <w:sz w:val="26"/>
          <w:szCs w:val="26"/>
        </w:rPr>
      </w:pPr>
      <w:r w:rsidDel="00000000" w:rsidR="00000000" w:rsidRPr="00000000">
        <w:rPr>
          <w:sz w:val="26"/>
          <w:szCs w:val="26"/>
          <w:rtl w:val="0"/>
        </w:rPr>
        <w:t xml:space="preserve">Psionics: 25 spells (5 per element). </w:t>
      </w:r>
    </w:p>
    <w:p w:rsidR="00000000" w:rsidDel="00000000" w:rsidP="00000000" w:rsidRDefault="00000000" w:rsidRPr="00000000" w14:paraId="00000F38">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F39">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F3A">
      <w:pPr>
        <w:spacing w:line="240" w:lineRule="auto"/>
        <w:ind w:left="729" w:firstLine="0"/>
        <w:jc w:val="both"/>
        <w:rPr>
          <w:sz w:val="26"/>
          <w:szCs w:val="26"/>
        </w:rPr>
      </w:pPr>
      <w:r w:rsidDel="00000000" w:rsidR="00000000" w:rsidRPr="00000000">
        <w:rPr>
          <w:sz w:val="26"/>
          <w:szCs w:val="26"/>
          <w:rtl w:val="0"/>
        </w:rPr>
        <w:t xml:space="preserve">Spell Entry Format </w:t>
      </w:r>
    </w:p>
    <w:p w:rsidR="00000000" w:rsidDel="00000000" w:rsidP="00000000" w:rsidRDefault="00000000" w:rsidRPr="00000000" w14:paraId="00000F3B">
      <w:pPr>
        <w:spacing w:line="240" w:lineRule="auto"/>
        <w:ind w:left="729" w:firstLine="0"/>
        <w:jc w:val="both"/>
        <w:rPr>
          <w:sz w:val="26"/>
          <w:szCs w:val="26"/>
        </w:rPr>
      </w:pPr>
      <w:r w:rsidDel="00000000" w:rsidR="00000000" w:rsidRPr="00000000">
        <w:rPr>
          <w:sz w:val="26"/>
          <w:szCs w:val="26"/>
          <w:rtl w:val="0"/>
        </w:rPr>
        <w:t xml:space="preserve">Each spell follows this structure: </w:t>
      </w:r>
    </w:p>
    <w:p w:rsidR="00000000" w:rsidDel="00000000" w:rsidP="00000000" w:rsidRDefault="00000000" w:rsidRPr="00000000" w14:paraId="00000F3C">
      <w:pPr>
        <w:spacing w:line="240" w:lineRule="auto"/>
        <w:ind w:left="729" w:firstLine="0"/>
        <w:jc w:val="both"/>
        <w:rPr>
          <w:sz w:val="26"/>
          <w:szCs w:val="26"/>
        </w:rPr>
      </w:pPr>
      <w:r w:rsidDel="00000000" w:rsidR="00000000" w:rsidRPr="00000000">
        <w:rPr>
          <w:sz w:val="26"/>
          <w:szCs w:val="26"/>
          <w:rtl w:val="0"/>
        </w:rPr>
        <w:t xml:space="preserve">Name: Unique and evocative. </w:t>
      </w:r>
    </w:p>
    <w:p w:rsidR="00000000" w:rsidDel="00000000" w:rsidP="00000000" w:rsidRDefault="00000000" w:rsidRPr="00000000" w14:paraId="00000F3D">
      <w:pPr>
        <w:spacing w:line="240" w:lineRule="auto"/>
        <w:ind w:left="729" w:firstLine="0"/>
        <w:jc w:val="both"/>
        <w:rPr>
          <w:sz w:val="26"/>
          <w:szCs w:val="26"/>
        </w:rPr>
      </w:pPr>
      <w:r w:rsidDel="00000000" w:rsidR="00000000" w:rsidRPr="00000000">
        <w:rPr>
          <w:sz w:val="26"/>
          <w:szCs w:val="26"/>
          <w:rtl w:val="0"/>
        </w:rPr>
        <w:t xml:space="preserve">Element: Empyreus, Dominion, Harmonia, </w:t>
      </w:r>
    </w:p>
    <w:p w:rsidR="00000000" w:rsidDel="00000000" w:rsidP="00000000" w:rsidRDefault="00000000" w:rsidRPr="00000000" w14:paraId="00000F3E">
      <w:pPr>
        <w:spacing w:line="240" w:lineRule="auto"/>
        <w:ind w:left="729" w:firstLine="0"/>
        <w:jc w:val="both"/>
        <w:rPr>
          <w:sz w:val="26"/>
          <w:szCs w:val="26"/>
        </w:rPr>
      </w:pPr>
      <w:r w:rsidDel="00000000" w:rsidR="00000000" w:rsidRPr="00000000">
        <w:rPr>
          <w:sz w:val="26"/>
          <w:szCs w:val="26"/>
          <w:rtl w:val="0"/>
        </w:rPr>
        <w:t xml:space="preserve">Aetherius, or Entropy. </w:t>
      </w:r>
    </w:p>
    <w:p w:rsidR="00000000" w:rsidDel="00000000" w:rsidP="00000000" w:rsidRDefault="00000000" w:rsidRPr="00000000" w14:paraId="00000F3F">
      <w:pPr>
        <w:spacing w:line="240" w:lineRule="auto"/>
        <w:ind w:left="729" w:firstLine="0"/>
        <w:jc w:val="both"/>
        <w:rPr>
          <w:sz w:val="26"/>
          <w:szCs w:val="26"/>
        </w:rPr>
      </w:pPr>
      <w:r w:rsidDel="00000000" w:rsidR="00000000" w:rsidRPr="00000000">
        <w:rPr>
          <w:sz w:val="26"/>
          <w:szCs w:val="26"/>
          <w:rtl w:val="0"/>
        </w:rPr>
        <w:t xml:space="preserve">Effect: Mechanical and narrative function. </w:t>
      </w:r>
    </w:p>
    <w:p w:rsidR="00000000" w:rsidDel="00000000" w:rsidP="00000000" w:rsidRDefault="00000000" w:rsidRPr="00000000" w14:paraId="00000F40">
      <w:pPr>
        <w:spacing w:line="240" w:lineRule="auto"/>
        <w:ind w:left="729" w:firstLine="0"/>
        <w:jc w:val="both"/>
        <w:rPr>
          <w:sz w:val="26"/>
          <w:szCs w:val="26"/>
        </w:rPr>
      </w:pPr>
      <w:r w:rsidDel="00000000" w:rsidR="00000000" w:rsidRPr="00000000">
        <w:rPr>
          <w:sz w:val="26"/>
          <w:szCs w:val="26"/>
          <w:rtl w:val="0"/>
        </w:rPr>
        <w:t xml:space="preserve">Costs: Tarot-based pricing and relevant resource consumption. </w:t>
      </w:r>
    </w:p>
    <w:p w:rsidR="00000000" w:rsidDel="00000000" w:rsidP="00000000" w:rsidRDefault="00000000" w:rsidRPr="00000000" w14:paraId="00000F41">
      <w:pPr>
        <w:spacing w:line="240" w:lineRule="auto"/>
        <w:ind w:left="729" w:firstLine="0"/>
        <w:jc w:val="both"/>
        <w:rPr>
          <w:sz w:val="26"/>
          <w:szCs w:val="26"/>
        </w:rPr>
      </w:pPr>
      <w:r w:rsidDel="00000000" w:rsidR="00000000" w:rsidRPr="00000000">
        <w:rPr>
          <w:sz w:val="26"/>
          <w:szCs w:val="26"/>
          <w:rtl w:val="0"/>
        </w:rPr>
        <w:t xml:space="preserve">Dice Mechanics: Rolls, DCs, and outcomes. </w:t>
      </w:r>
    </w:p>
    <w:p w:rsidR="00000000" w:rsidDel="00000000" w:rsidP="00000000" w:rsidRDefault="00000000" w:rsidRPr="00000000" w14:paraId="00000F4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F43">
      <w:pPr>
        <w:spacing w:line="240" w:lineRule="auto"/>
        <w:ind w:left="729" w:firstLine="0"/>
        <w:jc w:val="both"/>
        <w:rPr>
          <w:sz w:val="26"/>
          <w:szCs w:val="26"/>
        </w:rPr>
      </w:pPr>
      <w:r w:rsidDel="00000000" w:rsidR="00000000" w:rsidRPr="00000000">
        <w:rPr>
          <w:sz w:val="26"/>
          <w:szCs w:val="26"/>
          <w:rtl w:val="0"/>
        </w:rPr>
        <w:t xml:space="preserve">1. Abyssal Occumancy: Void Resonance </w:t>
      </w:r>
    </w:p>
    <w:p w:rsidR="00000000" w:rsidDel="00000000" w:rsidP="00000000" w:rsidRDefault="00000000" w:rsidRPr="00000000" w14:paraId="00000F44">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Theme: Precise manipulation of Void resonance </w:t>
      </w:r>
    </w:p>
    <w:p w:rsidR="00000000" w:rsidDel="00000000" w:rsidP="00000000" w:rsidRDefault="00000000" w:rsidRPr="00000000" w14:paraId="00000F45">
      <w:pPr>
        <w:spacing w:line="240" w:lineRule="auto"/>
        <w:ind w:left="729" w:firstLine="0"/>
        <w:jc w:val="both"/>
        <w:rPr>
          <w:sz w:val="26"/>
          <w:szCs w:val="26"/>
        </w:rPr>
      </w:pPr>
      <w:r w:rsidDel="00000000" w:rsidR="00000000" w:rsidRPr="00000000">
        <w:rPr>
          <w:sz w:val="26"/>
          <w:szCs w:val="26"/>
          <w:rtl w:val="0"/>
        </w:rPr>
        <w:t xml:space="preserve">to corrupt, destroy, or alter reality. Spells carry significant Corruption costs, reflecting their risky and chaotic nature. </w:t>
      </w:r>
    </w:p>
    <w:p w:rsidR="00000000" w:rsidDel="00000000" w:rsidP="00000000" w:rsidRDefault="00000000" w:rsidRPr="00000000" w14:paraId="00000F46">
      <w:pPr>
        <w:spacing w:line="240" w:lineRule="auto"/>
        <w:ind w:left="729" w:firstLine="0"/>
        <w:jc w:val="both"/>
        <w:rPr>
          <w:sz w:val="26"/>
          <w:szCs w:val="26"/>
        </w:rPr>
      </w:pPr>
      <w:r w:rsidDel="00000000" w:rsidR="00000000" w:rsidRPr="00000000">
        <w:rPr>
          <w:sz w:val="26"/>
          <w:szCs w:val="26"/>
          <w:rtl w:val="0"/>
        </w:rPr>
        <w:t xml:space="preserve">Imperious- (Void-Corrupted Light) </w:t>
      </w:r>
    </w:p>
    <w:p w:rsidR="00000000" w:rsidDel="00000000" w:rsidP="00000000" w:rsidRDefault="00000000" w:rsidRPr="00000000" w14:paraId="00000F47">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Fractured Sun </w:t>
      </w:r>
    </w:p>
    <w:p w:rsidR="00000000" w:rsidDel="00000000" w:rsidP="00000000" w:rsidRDefault="00000000" w:rsidRPr="00000000" w14:paraId="00000F48">
      <w:pPr>
        <w:spacing w:line="240" w:lineRule="auto"/>
        <w:ind w:left="729" w:firstLine="0"/>
        <w:jc w:val="both"/>
        <w:rPr>
          <w:sz w:val="26"/>
          <w:szCs w:val="26"/>
        </w:rPr>
      </w:pPr>
      <w:r w:rsidDel="00000000" w:rsidR="00000000" w:rsidRPr="00000000">
        <w:rPr>
          <w:sz w:val="26"/>
          <w:szCs w:val="26"/>
          <w:rtl w:val="0"/>
        </w:rPr>
        <w:t xml:space="preserve">Effect: Unleash a radiant burst of Void-light in a 20-foot radius, dealing 3d10 damage to all creatures. </w:t>
      </w:r>
    </w:p>
    <w:p w:rsidR="00000000" w:rsidDel="00000000" w:rsidP="00000000" w:rsidRDefault="00000000" w:rsidRPr="00000000" w14:paraId="00000F49">
      <w:pPr>
        <w:spacing w:line="240" w:lineRule="auto"/>
        <w:ind w:left="729" w:firstLine="0"/>
        <w:jc w:val="both"/>
        <w:rPr>
          <w:sz w:val="26"/>
          <w:szCs w:val="26"/>
        </w:rPr>
      </w:pPr>
      <w:r w:rsidDel="00000000" w:rsidR="00000000" w:rsidRPr="00000000">
        <w:rPr>
          <w:sz w:val="26"/>
          <w:szCs w:val="26"/>
          <w:rtl w:val="0"/>
        </w:rPr>
        <w:t xml:space="preserve">Cost: Corruption = 5 + card value. </w:t>
      </w:r>
    </w:p>
    <w:p w:rsidR="00000000" w:rsidDel="00000000" w:rsidP="00000000" w:rsidRDefault="00000000" w:rsidRPr="00000000" w14:paraId="00000F4A">
      <w:pPr>
        <w:spacing w:line="240" w:lineRule="auto"/>
        <w:ind w:left="729" w:firstLine="0"/>
        <w:jc w:val="both"/>
        <w:rPr>
          <w:sz w:val="26"/>
          <w:szCs w:val="26"/>
        </w:rPr>
      </w:pPr>
      <w:r w:rsidDel="00000000" w:rsidR="00000000" w:rsidRPr="00000000">
        <w:rPr>
          <w:sz w:val="26"/>
          <w:szCs w:val="26"/>
          <w:rtl w:val="0"/>
        </w:rPr>
        <w:t xml:space="preserve">Dice Mechanics: Targets roll Dex Save (DC 15) to halve damage. </w:t>
      </w:r>
    </w:p>
    <w:p w:rsidR="00000000" w:rsidDel="00000000" w:rsidP="00000000" w:rsidRDefault="00000000" w:rsidRPr="00000000" w14:paraId="00000F4B">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Celestial Rift </w:t>
      </w:r>
    </w:p>
    <w:p w:rsidR="00000000" w:rsidDel="00000000" w:rsidP="00000000" w:rsidRDefault="00000000" w:rsidRPr="00000000" w14:paraId="00000F4C">
      <w:pPr>
        <w:spacing w:line="240" w:lineRule="auto"/>
        <w:ind w:left="729" w:firstLine="0"/>
        <w:jc w:val="both"/>
        <w:rPr>
          <w:sz w:val="26"/>
          <w:szCs w:val="26"/>
        </w:rPr>
      </w:pPr>
      <w:r w:rsidDel="00000000" w:rsidR="00000000" w:rsidRPr="00000000">
        <w:rPr>
          <w:sz w:val="26"/>
          <w:szCs w:val="26"/>
          <w:rtl w:val="0"/>
        </w:rPr>
        <w:t xml:space="preserve">Effect: Summon a Void tear above an enemy, dealing 4d8 radiant damage. </w:t>
      </w:r>
    </w:p>
    <w:p w:rsidR="00000000" w:rsidDel="00000000" w:rsidP="00000000" w:rsidRDefault="00000000" w:rsidRPr="00000000" w14:paraId="00000F4D">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4E">
      <w:pPr>
        <w:spacing w:line="240" w:lineRule="auto"/>
        <w:ind w:left="729" w:firstLine="0"/>
        <w:jc w:val="both"/>
        <w:rPr>
          <w:sz w:val="26"/>
          <w:szCs w:val="26"/>
        </w:rPr>
      </w:pPr>
      <w:sdt>
        <w:sdtPr>
          <w:id w:val="-815324916"/>
          <w:tag w:val="goog_rdk_53"/>
        </w:sdtPr>
        <w:sdtContent>
          <w:r w:rsidDel="00000000" w:rsidR="00000000" w:rsidRPr="00000000">
            <w:rPr>
              <w:rFonts w:ascii="Nova Mono" w:cs="Nova Mono" w:eastAsia="Nova Mono" w:hAnsi="Nova Mono"/>
              <w:sz w:val="26"/>
              <w:szCs w:val="26"/>
              <w:rtl w:val="0"/>
            </w:rPr>
            <w:t xml:space="preserve">Dice Mechanics: Roll D100 ≤ 80% to avoid backlash damage. </w:t>
          </w:r>
        </w:sdtContent>
      </w:sdt>
    </w:p>
    <w:p w:rsidR="00000000" w:rsidDel="00000000" w:rsidP="00000000" w:rsidRDefault="00000000" w:rsidRPr="00000000" w14:paraId="00000F4F">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Abyssal Beacon </w:t>
      </w:r>
    </w:p>
    <w:p w:rsidR="00000000" w:rsidDel="00000000" w:rsidP="00000000" w:rsidRDefault="00000000" w:rsidRPr="00000000" w14:paraId="00000F50">
      <w:pPr>
        <w:spacing w:line="240" w:lineRule="auto"/>
        <w:ind w:left="729" w:firstLine="0"/>
        <w:jc w:val="both"/>
        <w:rPr>
          <w:sz w:val="26"/>
          <w:szCs w:val="26"/>
        </w:rPr>
      </w:pPr>
      <w:r w:rsidDel="00000000" w:rsidR="00000000" w:rsidRPr="00000000">
        <w:rPr>
          <w:sz w:val="26"/>
          <w:szCs w:val="26"/>
          <w:rtl w:val="0"/>
        </w:rPr>
        <w:t xml:space="preserve">Effect: Emit radiant Void energy, marking </w:t>
      </w:r>
    </w:p>
    <w:p w:rsidR="00000000" w:rsidDel="00000000" w:rsidP="00000000" w:rsidRDefault="00000000" w:rsidRPr="00000000" w14:paraId="00000F51">
      <w:pPr>
        <w:spacing w:line="240" w:lineRule="auto"/>
        <w:ind w:left="729" w:firstLine="0"/>
        <w:jc w:val="both"/>
        <w:rPr>
          <w:sz w:val="26"/>
          <w:szCs w:val="26"/>
        </w:rPr>
      </w:pPr>
      <w:r w:rsidDel="00000000" w:rsidR="00000000" w:rsidRPr="00000000">
        <w:rPr>
          <w:sz w:val="26"/>
          <w:szCs w:val="26"/>
          <w:rtl w:val="0"/>
        </w:rPr>
        <w:t xml:space="preserve">enemies in a 30-foot radius. Allies gain +2 to hit marked targets. </w:t>
      </w:r>
    </w:p>
    <w:p w:rsidR="00000000" w:rsidDel="00000000" w:rsidP="00000000" w:rsidRDefault="00000000" w:rsidRPr="00000000" w14:paraId="00000F52">
      <w:pPr>
        <w:spacing w:line="240" w:lineRule="auto"/>
        <w:ind w:left="729" w:firstLine="0"/>
        <w:jc w:val="both"/>
        <w:rPr>
          <w:sz w:val="26"/>
          <w:szCs w:val="26"/>
        </w:rPr>
      </w:pPr>
      <w:r w:rsidDel="00000000" w:rsidR="00000000" w:rsidRPr="00000000">
        <w:rPr>
          <w:sz w:val="26"/>
          <w:szCs w:val="26"/>
          <w:rtl w:val="0"/>
        </w:rPr>
        <w:t xml:space="preserve">Cost: Corruption = card value + 3. </w:t>
      </w:r>
    </w:p>
    <w:p w:rsidR="00000000" w:rsidDel="00000000" w:rsidP="00000000" w:rsidRDefault="00000000" w:rsidRPr="00000000" w14:paraId="00000F53">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Reflective Torment </w:t>
      </w:r>
    </w:p>
    <w:p w:rsidR="00000000" w:rsidDel="00000000" w:rsidP="00000000" w:rsidRDefault="00000000" w:rsidRPr="00000000" w14:paraId="00000F54">
      <w:pPr>
        <w:spacing w:line="240" w:lineRule="auto"/>
        <w:ind w:left="729" w:firstLine="0"/>
        <w:jc w:val="both"/>
        <w:rPr>
          <w:sz w:val="26"/>
          <w:szCs w:val="26"/>
        </w:rPr>
      </w:pPr>
      <w:r w:rsidDel="00000000" w:rsidR="00000000" w:rsidRPr="00000000">
        <w:rPr>
          <w:sz w:val="26"/>
          <w:szCs w:val="26"/>
          <w:rtl w:val="0"/>
        </w:rPr>
        <w:t xml:space="preserve">Effect: Reflect damage from one enemy back to them for 2 rounds. </w:t>
      </w:r>
    </w:p>
    <w:p w:rsidR="00000000" w:rsidDel="00000000" w:rsidP="00000000" w:rsidRDefault="00000000" w:rsidRPr="00000000" w14:paraId="00000F55">
      <w:pPr>
        <w:spacing w:line="240" w:lineRule="auto"/>
        <w:ind w:left="729" w:firstLine="0"/>
        <w:jc w:val="both"/>
        <w:rPr>
          <w:sz w:val="26"/>
          <w:szCs w:val="26"/>
        </w:rPr>
      </w:pPr>
      <w:r w:rsidDel="00000000" w:rsidR="00000000" w:rsidRPr="00000000">
        <w:rPr>
          <w:sz w:val="26"/>
          <w:szCs w:val="26"/>
          <w:rtl w:val="0"/>
        </w:rPr>
        <w:t xml:space="preserve">Cost: Corruption = card value. </w:t>
      </w:r>
    </w:p>
    <w:p w:rsidR="00000000" w:rsidDel="00000000" w:rsidP="00000000" w:rsidRDefault="00000000" w:rsidRPr="00000000" w14:paraId="00000F56">
      <w:pPr>
        <w:spacing w:line="240" w:lineRule="auto"/>
        <w:ind w:left="729" w:firstLine="0"/>
        <w:jc w:val="both"/>
        <w:rPr>
          <w:sz w:val="26"/>
          <w:szCs w:val="26"/>
        </w:rPr>
      </w:pPr>
      <w:r w:rsidDel="00000000" w:rsidR="00000000" w:rsidRPr="00000000">
        <w:rPr>
          <w:sz w:val="26"/>
          <w:szCs w:val="26"/>
          <w:rtl w:val="0"/>
        </w:rPr>
        <w:t xml:space="preserve">Dice Mechanics: Enemies resist with Wisdom </w:t>
      </w:r>
    </w:p>
    <w:p w:rsidR="00000000" w:rsidDel="00000000" w:rsidP="00000000" w:rsidRDefault="00000000" w:rsidRPr="00000000" w14:paraId="00000F57">
      <w:pPr>
        <w:spacing w:line="240" w:lineRule="auto"/>
        <w:ind w:left="729" w:firstLine="0"/>
        <w:jc w:val="both"/>
        <w:rPr>
          <w:sz w:val="26"/>
          <w:szCs w:val="26"/>
        </w:rPr>
      </w:pPr>
      <w:r w:rsidDel="00000000" w:rsidR="00000000" w:rsidRPr="00000000">
        <w:rPr>
          <w:sz w:val="26"/>
          <w:szCs w:val="26"/>
          <w:rtl w:val="0"/>
        </w:rPr>
        <w:t xml:space="preserve">Save (DC 16). </w:t>
      </w:r>
    </w:p>
    <w:p w:rsidR="00000000" w:rsidDel="00000000" w:rsidP="00000000" w:rsidRDefault="00000000" w:rsidRPr="00000000" w14:paraId="00000F58">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Radiant Dissonance </w:t>
      </w:r>
    </w:p>
    <w:p w:rsidR="00000000" w:rsidDel="00000000" w:rsidP="00000000" w:rsidRDefault="00000000" w:rsidRPr="00000000" w14:paraId="00000F59">
      <w:pPr>
        <w:spacing w:line="240" w:lineRule="auto"/>
        <w:ind w:left="729" w:firstLine="0"/>
        <w:jc w:val="both"/>
        <w:rPr>
          <w:sz w:val="26"/>
          <w:szCs w:val="26"/>
        </w:rPr>
      </w:pPr>
      <w:r w:rsidDel="00000000" w:rsidR="00000000" w:rsidRPr="00000000">
        <w:rPr>
          <w:sz w:val="26"/>
          <w:szCs w:val="26"/>
          <w:rtl w:val="0"/>
        </w:rPr>
        <w:t xml:space="preserve">Effect: Cause a Void-light explosion, blinding all creatures in a 20-foot radius. </w:t>
      </w:r>
    </w:p>
    <w:p w:rsidR="00000000" w:rsidDel="00000000" w:rsidP="00000000" w:rsidRDefault="00000000" w:rsidRPr="00000000" w14:paraId="00000F5A">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5B">
      <w:pPr>
        <w:spacing w:line="240" w:lineRule="auto"/>
        <w:ind w:left="729" w:firstLine="0"/>
        <w:jc w:val="both"/>
        <w:rPr>
          <w:sz w:val="26"/>
          <w:szCs w:val="26"/>
        </w:rPr>
      </w:pPr>
      <w:r w:rsidDel="00000000" w:rsidR="00000000" w:rsidRPr="00000000">
        <w:rPr>
          <w:sz w:val="26"/>
          <w:szCs w:val="26"/>
          <w:rtl w:val="0"/>
        </w:rPr>
        <w:t xml:space="preserve">Dice Mechanics: Blinded targets roll </w:t>
      </w:r>
    </w:p>
    <w:p w:rsidR="00000000" w:rsidDel="00000000" w:rsidP="00000000" w:rsidRDefault="00000000" w:rsidRPr="00000000" w14:paraId="00000F5C">
      <w:pPr>
        <w:spacing w:line="240" w:lineRule="auto"/>
        <w:ind w:left="729" w:firstLine="0"/>
        <w:jc w:val="both"/>
        <w:rPr>
          <w:sz w:val="26"/>
          <w:szCs w:val="26"/>
        </w:rPr>
      </w:pPr>
      <w:r w:rsidDel="00000000" w:rsidR="00000000" w:rsidRPr="00000000">
        <w:rPr>
          <w:sz w:val="26"/>
          <w:szCs w:val="26"/>
          <w:rtl w:val="0"/>
        </w:rPr>
        <w:t xml:space="preserve">Constitution Save (DC 14) to recover in 1 round. </w:t>
      </w:r>
    </w:p>
    <w:p w:rsidR="00000000" w:rsidDel="00000000" w:rsidP="00000000" w:rsidRDefault="00000000" w:rsidRPr="00000000" w14:paraId="00000F5D">
      <w:pPr>
        <w:spacing w:line="240" w:lineRule="auto"/>
        <w:ind w:left="729" w:firstLine="0"/>
        <w:jc w:val="both"/>
        <w:rPr>
          <w:sz w:val="26"/>
          <w:szCs w:val="26"/>
        </w:rPr>
      </w:pPr>
      <w:r w:rsidDel="00000000" w:rsidR="00000000" w:rsidRPr="00000000">
        <w:rPr>
          <w:sz w:val="26"/>
          <w:szCs w:val="26"/>
          <w:rtl w:val="0"/>
        </w:rPr>
        <w:t xml:space="preserve">Dominion (Void-Controlled Power) </w:t>
      </w:r>
    </w:p>
    <w:p w:rsidR="00000000" w:rsidDel="00000000" w:rsidP="00000000" w:rsidRDefault="00000000" w:rsidRPr="00000000" w14:paraId="00000F5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Subjugation Pulse </w:t>
      </w:r>
    </w:p>
    <w:p w:rsidR="00000000" w:rsidDel="00000000" w:rsidP="00000000" w:rsidRDefault="00000000" w:rsidRPr="00000000" w14:paraId="00000F5F">
      <w:pPr>
        <w:spacing w:line="240" w:lineRule="auto"/>
        <w:ind w:left="729" w:firstLine="0"/>
        <w:jc w:val="both"/>
        <w:rPr>
          <w:sz w:val="26"/>
          <w:szCs w:val="26"/>
        </w:rPr>
      </w:pPr>
      <w:r w:rsidDel="00000000" w:rsidR="00000000" w:rsidRPr="00000000">
        <w:rPr>
          <w:sz w:val="26"/>
          <w:szCs w:val="26"/>
          <w:rtl w:val="0"/>
        </w:rPr>
        <w:t xml:space="preserve">Effect: Emit a wave of control, forcing enemies in a 15-foot radius to kneel. </w:t>
      </w:r>
    </w:p>
    <w:p w:rsidR="00000000" w:rsidDel="00000000" w:rsidP="00000000" w:rsidRDefault="00000000" w:rsidRPr="00000000" w14:paraId="00000F60">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61">
      <w:pPr>
        <w:spacing w:line="240" w:lineRule="auto"/>
        <w:ind w:left="729" w:firstLine="0"/>
        <w:jc w:val="both"/>
        <w:rPr>
          <w:sz w:val="26"/>
          <w:szCs w:val="26"/>
        </w:rPr>
      </w:pPr>
      <w:r w:rsidDel="00000000" w:rsidR="00000000" w:rsidRPr="00000000">
        <w:rPr>
          <w:sz w:val="26"/>
          <w:szCs w:val="26"/>
          <w:rtl w:val="0"/>
        </w:rPr>
        <w:t xml:space="preserve">Dice Mechanics: Targets roll Charisma Save </w:t>
      </w:r>
    </w:p>
    <w:p w:rsidR="00000000" w:rsidDel="00000000" w:rsidP="00000000" w:rsidRDefault="00000000" w:rsidRPr="00000000" w14:paraId="00000F62">
      <w:pPr>
        <w:spacing w:line="240" w:lineRule="auto"/>
        <w:ind w:left="729" w:firstLine="0"/>
        <w:jc w:val="both"/>
        <w:rPr>
          <w:sz w:val="26"/>
          <w:szCs w:val="26"/>
        </w:rPr>
        <w:sectPr>
          <w:headerReference r:id="rId16" w:type="default"/>
          <w:headerReference r:id="rId17" w:type="first"/>
          <w:headerReference r:id="rId18" w:type="even"/>
          <w:type w:val="nextPage"/>
          <w:pgSz w:h="15840" w:w="12240" w:orient="portrait"/>
          <w:pgMar w:bottom="1080" w:top="2074" w:left="216" w:right="224" w:header="88" w:footer="720"/>
          <w:cols w:equalWidth="0" w:num="2">
            <w:col w:space="668" w:w="5566"/>
            <w:col w:space="0" w:w="5566"/>
          </w:cols>
          <w:titlePg w:val="1"/>
        </w:sectPr>
      </w:pPr>
      <w:r w:rsidDel="00000000" w:rsidR="00000000" w:rsidRPr="00000000">
        <w:rPr>
          <w:sz w:val="26"/>
          <w:szCs w:val="26"/>
          <w:rtl w:val="0"/>
        </w:rPr>
        <w:t xml:space="preserve">(DC 15) to resist. </w:t>
      </w:r>
    </w:p>
    <w:p w:rsidR="00000000" w:rsidDel="00000000" w:rsidP="00000000" w:rsidRDefault="00000000" w:rsidRPr="00000000" w14:paraId="00000F6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Chorus of Control </w:t>
      </w:r>
    </w:p>
    <w:p w:rsidR="00000000" w:rsidDel="00000000" w:rsidP="00000000" w:rsidRDefault="00000000" w:rsidRPr="00000000" w14:paraId="00000F64">
      <w:pPr>
        <w:spacing w:line="240" w:lineRule="auto"/>
        <w:ind w:left="729" w:firstLine="0"/>
        <w:jc w:val="both"/>
        <w:rPr>
          <w:sz w:val="26"/>
          <w:szCs w:val="26"/>
        </w:rPr>
      </w:pPr>
      <w:r w:rsidDel="00000000" w:rsidR="00000000" w:rsidRPr="00000000">
        <w:rPr>
          <w:sz w:val="26"/>
          <w:szCs w:val="26"/>
          <w:rtl w:val="0"/>
        </w:rPr>
        <w:t xml:space="preserve">Effect: Buff allies within 20 feet, granting +1 to attack and damage rolls for 3 rounds. </w:t>
      </w:r>
    </w:p>
    <w:p w:rsidR="00000000" w:rsidDel="00000000" w:rsidP="00000000" w:rsidRDefault="00000000" w:rsidRPr="00000000" w14:paraId="00000F65">
      <w:pPr>
        <w:spacing w:line="240" w:lineRule="auto"/>
        <w:ind w:left="729" w:firstLine="0"/>
        <w:jc w:val="both"/>
        <w:rPr>
          <w:sz w:val="26"/>
          <w:szCs w:val="26"/>
        </w:rPr>
      </w:pPr>
      <w:r w:rsidDel="00000000" w:rsidR="00000000" w:rsidRPr="00000000">
        <w:rPr>
          <w:sz w:val="26"/>
          <w:szCs w:val="26"/>
          <w:rtl w:val="0"/>
        </w:rPr>
        <w:t xml:space="preserve">Cost: Corruption = 3 + card value. </w:t>
      </w:r>
    </w:p>
    <w:p w:rsidR="00000000" w:rsidDel="00000000" w:rsidP="00000000" w:rsidRDefault="00000000" w:rsidRPr="00000000" w14:paraId="00000F6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Collapse Authority </w:t>
      </w:r>
    </w:p>
    <w:p w:rsidR="00000000" w:rsidDel="00000000" w:rsidP="00000000" w:rsidRDefault="00000000" w:rsidRPr="00000000" w14:paraId="00000F67">
      <w:pPr>
        <w:spacing w:line="240" w:lineRule="auto"/>
        <w:ind w:left="729" w:firstLine="0"/>
        <w:jc w:val="both"/>
        <w:rPr>
          <w:sz w:val="26"/>
          <w:szCs w:val="26"/>
        </w:rPr>
      </w:pPr>
      <w:r w:rsidDel="00000000" w:rsidR="00000000" w:rsidRPr="00000000">
        <w:rPr>
          <w:sz w:val="26"/>
          <w:szCs w:val="26"/>
          <w:rtl w:val="0"/>
        </w:rPr>
        <w:t xml:space="preserve">Effect: Strip a single target of leadership abilities, reducing allies’ rolls by 2. </w:t>
      </w:r>
    </w:p>
    <w:p w:rsidR="00000000" w:rsidDel="00000000" w:rsidP="00000000" w:rsidRDefault="00000000" w:rsidRPr="00000000" w14:paraId="00000F68">
      <w:pPr>
        <w:spacing w:line="240" w:lineRule="auto"/>
        <w:ind w:left="729" w:firstLine="0"/>
        <w:jc w:val="both"/>
        <w:rPr>
          <w:sz w:val="26"/>
          <w:szCs w:val="26"/>
        </w:rPr>
      </w:pPr>
      <w:r w:rsidDel="00000000" w:rsidR="00000000" w:rsidRPr="00000000">
        <w:rPr>
          <w:sz w:val="26"/>
          <w:szCs w:val="26"/>
          <w:rtl w:val="0"/>
        </w:rPr>
        <w:t xml:space="preserve">Cost: Corruption = 5 + card value. </w:t>
      </w:r>
    </w:p>
    <w:p w:rsidR="00000000" w:rsidDel="00000000" w:rsidP="00000000" w:rsidRDefault="00000000" w:rsidRPr="00000000" w14:paraId="00000F6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Forceful Extraction </w:t>
      </w:r>
    </w:p>
    <w:p w:rsidR="00000000" w:rsidDel="00000000" w:rsidP="00000000" w:rsidRDefault="00000000" w:rsidRPr="00000000" w14:paraId="00000F6A">
      <w:pPr>
        <w:spacing w:line="240" w:lineRule="auto"/>
        <w:ind w:left="729" w:firstLine="0"/>
        <w:jc w:val="both"/>
        <w:rPr>
          <w:sz w:val="26"/>
          <w:szCs w:val="26"/>
        </w:rPr>
      </w:pPr>
      <w:r w:rsidDel="00000000" w:rsidR="00000000" w:rsidRPr="00000000">
        <w:rPr>
          <w:sz w:val="26"/>
          <w:szCs w:val="26"/>
          <w:rtl w:val="0"/>
        </w:rPr>
        <w:t xml:space="preserve">Effect: Telekinetically pull an object or creature (max 200 lbs.) 30 feet toward you. </w:t>
      </w:r>
    </w:p>
    <w:p w:rsidR="00000000" w:rsidDel="00000000" w:rsidP="00000000" w:rsidRDefault="00000000" w:rsidRPr="00000000" w14:paraId="00000F6B">
      <w:pPr>
        <w:spacing w:line="240" w:lineRule="auto"/>
        <w:ind w:left="729" w:firstLine="0"/>
        <w:jc w:val="both"/>
        <w:rPr>
          <w:sz w:val="26"/>
          <w:szCs w:val="26"/>
        </w:rPr>
      </w:pPr>
      <w:r w:rsidDel="00000000" w:rsidR="00000000" w:rsidRPr="00000000">
        <w:rPr>
          <w:sz w:val="26"/>
          <w:szCs w:val="26"/>
          <w:rtl w:val="0"/>
        </w:rPr>
        <w:t xml:space="preserve">Cost: Corruption = card value. </w:t>
      </w:r>
    </w:p>
    <w:p w:rsidR="00000000" w:rsidDel="00000000" w:rsidP="00000000" w:rsidRDefault="00000000" w:rsidRPr="00000000" w14:paraId="00000F6C">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Resonant Command </w:t>
      </w:r>
    </w:p>
    <w:p w:rsidR="00000000" w:rsidDel="00000000" w:rsidP="00000000" w:rsidRDefault="00000000" w:rsidRPr="00000000" w14:paraId="00000F6D">
      <w:pPr>
        <w:spacing w:line="240" w:lineRule="auto"/>
        <w:ind w:left="729" w:firstLine="0"/>
        <w:jc w:val="both"/>
        <w:rPr>
          <w:sz w:val="26"/>
          <w:szCs w:val="26"/>
        </w:rPr>
      </w:pPr>
      <w:r w:rsidDel="00000000" w:rsidR="00000000" w:rsidRPr="00000000">
        <w:rPr>
          <w:sz w:val="26"/>
          <w:szCs w:val="26"/>
          <w:rtl w:val="0"/>
        </w:rPr>
        <w:t xml:space="preserve">Effect: Force one target to obey a single command for 1 round. </w:t>
      </w:r>
    </w:p>
    <w:p w:rsidR="00000000" w:rsidDel="00000000" w:rsidP="00000000" w:rsidRDefault="00000000" w:rsidRPr="00000000" w14:paraId="00000F6E">
      <w:pPr>
        <w:spacing w:line="240" w:lineRule="auto"/>
        <w:ind w:left="729" w:firstLine="0"/>
        <w:jc w:val="both"/>
        <w:rPr>
          <w:sz w:val="26"/>
          <w:szCs w:val="26"/>
        </w:rPr>
      </w:pPr>
      <w:r w:rsidDel="00000000" w:rsidR="00000000" w:rsidRPr="00000000">
        <w:rPr>
          <w:sz w:val="26"/>
          <w:szCs w:val="26"/>
          <w:rtl w:val="0"/>
        </w:rPr>
        <w:t xml:space="preserve">Cost: Corruption = 2 + card value. </w:t>
      </w:r>
    </w:p>
    <w:p w:rsidR="00000000" w:rsidDel="00000000" w:rsidP="00000000" w:rsidRDefault="00000000" w:rsidRPr="00000000" w14:paraId="00000F6F">
      <w:pPr>
        <w:spacing w:line="240" w:lineRule="auto"/>
        <w:ind w:left="729" w:firstLine="0"/>
        <w:jc w:val="both"/>
        <w:rPr>
          <w:sz w:val="26"/>
          <w:szCs w:val="26"/>
        </w:rPr>
      </w:pPr>
      <w:r w:rsidDel="00000000" w:rsidR="00000000" w:rsidRPr="00000000">
        <w:rPr>
          <w:sz w:val="26"/>
          <w:szCs w:val="26"/>
          <w:rtl w:val="0"/>
        </w:rPr>
        <w:t xml:space="preserve">Harmonia (Void Healing and Balance) </w:t>
      </w:r>
    </w:p>
    <w:p w:rsidR="00000000" w:rsidDel="00000000" w:rsidP="00000000" w:rsidRDefault="00000000" w:rsidRPr="00000000" w14:paraId="00000F70">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Void Suture </w:t>
      </w:r>
    </w:p>
    <w:p w:rsidR="00000000" w:rsidDel="00000000" w:rsidP="00000000" w:rsidRDefault="00000000" w:rsidRPr="00000000" w14:paraId="00000F71">
      <w:pPr>
        <w:spacing w:line="240" w:lineRule="auto"/>
        <w:ind w:left="729" w:firstLine="0"/>
        <w:jc w:val="both"/>
        <w:rPr>
          <w:sz w:val="26"/>
          <w:szCs w:val="26"/>
        </w:rPr>
      </w:pPr>
      <w:r w:rsidDel="00000000" w:rsidR="00000000" w:rsidRPr="00000000">
        <w:rPr>
          <w:sz w:val="26"/>
          <w:szCs w:val="26"/>
          <w:rtl w:val="0"/>
        </w:rPr>
        <w:t xml:space="preserve">Effect: Heal an ally for 2d10 HP but transfer 1 Corruption to them. </w:t>
      </w:r>
    </w:p>
    <w:p w:rsidR="00000000" w:rsidDel="00000000" w:rsidP="00000000" w:rsidRDefault="00000000" w:rsidRPr="00000000" w14:paraId="00000F72">
      <w:pPr>
        <w:spacing w:line="240" w:lineRule="auto"/>
        <w:ind w:left="729" w:firstLine="0"/>
        <w:jc w:val="both"/>
        <w:rPr>
          <w:sz w:val="26"/>
          <w:szCs w:val="26"/>
        </w:rPr>
      </w:pPr>
      <w:r w:rsidDel="00000000" w:rsidR="00000000" w:rsidRPr="00000000">
        <w:rPr>
          <w:sz w:val="26"/>
          <w:szCs w:val="26"/>
          <w:rtl w:val="0"/>
        </w:rPr>
        <w:t xml:space="preserve">Cost: Corruption = 3 + card value. </w:t>
      </w:r>
    </w:p>
    <w:p w:rsidR="00000000" w:rsidDel="00000000" w:rsidP="00000000" w:rsidRDefault="00000000" w:rsidRPr="00000000" w14:paraId="00000F7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Abyssal Exchange </w:t>
      </w:r>
    </w:p>
    <w:p w:rsidR="00000000" w:rsidDel="00000000" w:rsidP="00000000" w:rsidRDefault="00000000" w:rsidRPr="00000000" w14:paraId="00000F74">
      <w:pPr>
        <w:spacing w:line="240" w:lineRule="auto"/>
        <w:ind w:left="729" w:firstLine="0"/>
        <w:jc w:val="both"/>
        <w:rPr>
          <w:sz w:val="26"/>
          <w:szCs w:val="26"/>
        </w:rPr>
      </w:pPr>
      <w:r w:rsidDel="00000000" w:rsidR="00000000" w:rsidRPr="00000000">
        <w:rPr>
          <w:sz w:val="26"/>
          <w:szCs w:val="26"/>
          <w:rtl w:val="0"/>
        </w:rPr>
        <w:t xml:space="preserve">Effect: Swap your Corruption level with an ally’s for 1 round. </w:t>
      </w:r>
    </w:p>
    <w:p w:rsidR="00000000" w:rsidDel="00000000" w:rsidP="00000000" w:rsidRDefault="00000000" w:rsidRPr="00000000" w14:paraId="00000F75">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7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Dissonant Harmony </w:t>
      </w:r>
    </w:p>
    <w:p w:rsidR="00000000" w:rsidDel="00000000" w:rsidP="00000000" w:rsidRDefault="00000000" w:rsidRPr="00000000" w14:paraId="00000F77">
      <w:pPr>
        <w:spacing w:line="240" w:lineRule="auto"/>
        <w:ind w:left="729" w:firstLine="0"/>
        <w:jc w:val="both"/>
        <w:rPr>
          <w:sz w:val="26"/>
          <w:szCs w:val="26"/>
        </w:rPr>
      </w:pPr>
      <w:r w:rsidDel="00000000" w:rsidR="00000000" w:rsidRPr="00000000">
        <w:rPr>
          <w:sz w:val="26"/>
          <w:szCs w:val="26"/>
          <w:rtl w:val="0"/>
        </w:rPr>
        <w:t xml:space="preserve">Effect: Grant all allies in a 15-foot radius resistance to psychic damage. </w:t>
      </w:r>
    </w:p>
    <w:p w:rsidR="00000000" w:rsidDel="00000000" w:rsidP="00000000" w:rsidRDefault="00000000" w:rsidRPr="00000000" w14:paraId="00000F78">
      <w:pPr>
        <w:spacing w:line="240" w:lineRule="auto"/>
        <w:ind w:left="729" w:firstLine="0"/>
        <w:jc w:val="both"/>
        <w:rPr>
          <w:sz w:val="26"/>
          <w:szCs w:val="26"/>
        </w:rPr>
      </w:pPr>
      <w:r w:rsidDel="00000000" w:rsidR="00000000" w:rsidRPr="00000000">
        <w:rPr>
          <w:sz w:val="26"/>
          <w:szCs w:val="26"/>
          <w:rtl w:val="0"/>
        </w:rPr>
        <w:t xml:space="preserve">Cost: Corruption = card value + 3. </w:t>
      </w:r>
    </w:p>
    <w:p w:rsidR="00000000" w:rsidDel="00000000" w:rsidP="00000000" w:rsidRDefault="00000000" w:rsidRPr="00000000" w14:paraId="00000F7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Symphony of Fractures </w:t>
      </w:r>
    </w:p>
    <w:p w:rsidR="00000000" w:rsidDel="00000000" w:rsidP="00000000" w:rsidRDefault="00000000" w:rsidRPr="00000000" w14:paraId="00000F7A">
      <w:pPr>
        <w:spacing w:line="240" w:lineRule="auto"/>
        <w:ind w:left="729" w:firstLine="0"/>
        <w:jc w:val="both"/>
        <w:rPr>
          <w:sz w:val="26"/>
          <w:szCs w:val="26"/>
        </w:rPr>
      </w:pPr>
      <w:r w:rsidDel="00000000" w:rsidR="00000000" w:rsidRPr="00000000">
        <w:rPr>
          <w:sz w:val="26"/>
          <w:szCs w:val="26"/>
          <w:rtl w:val="0"/>
        </w:rPr>
        <w:t xml:space="preserve">Effect: Heal all allies in a 20-foot radius for 1d8, but weaken their AC by 1 for 2 rounds. </w:t>
      </w:r>
    </w:p>
    <w:p w:rsidR="00000000" w:rsidDel="00000000" w:rsidP="00000000" w:rsidRDefault="00000000" w:rsidRPr="00000000" w14:paraId="00000F7B">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7C">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Void-Link Convergence </w:t>
      </w:r>
    </w:p>
    <w:p w:rsidR="00000000" w:rsidDel="00000000" w:rsidP="00000000" w:rsidRDefault="00000000" w:rsidRPr="00000000" w14:paraId="00000F7D">
      <w:pPr>
        <w:spacing w:line="240" w:lineRule="auto"/>
        <w:ind w:left="729" w:firstLine="0"/>
        <w:jc w:val="both"/>
        <w:rPr>
          <w:sz w:val="26"/>
          <w:szCs w:val="26"/>
        </w:rPr>
      </w:pPr>
      <w:r w:rsidDel="00000000" w:rsidR="00000000" w:rsidRPr="00000000">
        <w:rPr>
          <w:sz w:val="26"/>
          <w:szCs w:val="26"/>
          <w:rtl w:val="0"/>
        </w:rPr>
        <w:t xml:space="preserve">Effect: Link two allies’ health pools, sharing damage evenly for 2 rounds. </w:t>
      </w:r>
    </w:p>
    <w:p w:rsidR="00000000" w:rsidDel="00000000" w:rsidP="00000000" w:rsidRDefault="00000000" w:rsidRPr="00000000" w14:paraId="00000F7E">
      <w:pPr>
        <w:spacing w:line="240" w:lineRule="auto"/>
        <w:ind w:left="729" w:firstLine="0"/>
        <w:jc w:val="both"/>
        <w:rPr>
          <w:sz w:val="26"/>
          <w:szCs w:val="26"/>
        </w:rPr>
      </w:pPr>
      <w:r w:rsidDel="00000000" w:rsidR="00000000" w:rsidRPr="00000000">
        <w:rPr>
          <w:sz w:val="26"/>
          <w:szCs w:val="26"/>
          <w:rtl w:val="0"/>
        </w:rPr>
        <w:t xml:space="preserve">Cost: Corruption = card value. </w:t>
      </w:r>
    </w:p>
    <w:p w:rsidR="00000000" w:rsidDel="00000000" w:rsidP="00000000" w:rsidRDefault="00000000" w:rsidRPr="00000000" w14:paraId="00000F7F">
      <w:pPr>
        <w:spacing w:line="240" w:lineRule="auto"/>
        <w:ind w:left="729" w:firstLine="0"/>
        <w:jc w:val="both"/>
        <w:rPr>
          <w:sz w:val="26"/>
          <w:szCs w:val="26"/>
        </w:rPr>
      </w:pPr>
      <w:r w:rsidDel="00000000" w:rsidR="00000000" w:rsidRPr="00000000">
        <w:rPr>
          <w:sz w:val="26"/>
          <w:szCs w:val="26"/>
          <w:rtl w:val="0"/>
        </w:rPr>
        <w:t xml:space="preserve">Aetherius (Void Mysticism) </w:t>
      </w:r>
    </w:p>
    <w:p w:rsidR="00000000" w:rsidDel="00000000" w:rsidP="00000000" w:rsidRDefault="00000000" w:rsidRPr="00000000" w14:paraId="00000F80">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Spectral Dissection </w:t>
      </w:r>
    </w:p>
    <w:p w:rsidR="00000000" w:rsidDel="00000000" w:rsidP="00000000" w:rsidRDefault="00000000" w:rsidRPr="00000000" w14:paraId="00000F81">
      <w:pPr>
        <w:spacing w:line="240" w:lineRule="auto"/>
        <w:ind w:left="729" w:firstLine="0"/>
        <w:jc w:val="both"/>
        <w:rPr>
          <w:sz w:val="26"/>
          <w:szCs w:val="26"/>
        </w:rPr>
      </w:pPr>
      <w:r w:rsidDel="00000000" w:rsidR="00000000" w:rsidRPr="00000000">
        <w:rPr>
          <w:sz w:val="26"/>
          <w:szCs w:val="26"/>
          <w:rtl w:val="0"/>
        </w:rPr>
        <w:t xml:space="preserve">Effect: Slice an enemy’s mind, dealing 3d12 psychic damage. </w:t>
      </w:r>
    </w:p>
    <w:p w:rsidR="00000000" w:rsidDel="00000000" w:rsidP="00000000" w:rsidRDefault="00000000" w:rsidRPr="00000000" w14:paraId="00000F82">
      <w:pPr>
        <w:spacing w:line="240" w:lineRule="auto"/>
        <w:ind w:left="729" w:firstLine="0"/>
        <w:jc w:val="both"/>
        <w:rPr>
          <w:sz w:val="26"/>
          <w:szCs w:val="26"/>
        </w:rPr>
      </w:pPr>
      <w:r w:rsidDel="00000000" w:rsidR="00000000" w:rsidRPr="00000000">
        <w:rPr>
          <w:sz w:val="26"/>
          <w:szCs w:val="26"/>
          <w:rtl w:val="0"/>
        </w:rPr>
        <w:t xml:space="preserve">Cost: Corruption = 5 + card value. </w:t>
      </w:r>
    </w:p>
    <w:p w:rsidR="00000000" w:rsidDel="00000000" w:rsidP="00000000" w:rsidRDefault="00000000" w:rsidRPr="00000000" w14:paraId="00000F8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Aetherial Grip </w:t>
      </w:r>
    </w:p>
    <w:p w:rsidR="00000000" w:rsidDel="00000000" w:rsidP="00000000" w:rsidRDefault="00000000" w:rsidRPr="00000000" w14:paraId="00000F84">
      <w:pPr>
        <w:spacing w:line="240" w:lineRule="auto"/>
        <w:ind w:left="729" w:firstLine="0"/>
        <w:jc w:val="both"/>
        <w:rPr>
          <w:sz w:val="26"/>
          <w:szCs w:val="26"/>
        </w:rPr>
      </w:pPr>
      <w:r w:rsidDel="00000000" w:rsidR="00000000" w:rsidRPr="00000000">
        <w:rPr>
          <w:sz w:val="26"/>
          <w:szCs w:val="26"/>
          <w:rtl w:val="0"/>
        </w:rPr>
        <w:t xml:space="preserve">Effect: Pull a target into a Void rift, dealing 2d8 damage. </w:t>
      </w:r>
    </w:p>
    <w:p w:rsidR="00000000" w:rsidDel="00000000" w:rsidP="00000000" w:rsidRDefault="00000000" w:rsidRPr="00000000" w14:paraId="00000F85">
      <w:pPr>
        <w:spacing w:line="240" w:lineRule="auto"/>
        <w:ind w:left="729" w:firstLine="0"/>
        <w:jc w:val="both"/>
        <w:rPr>
          <w:sz w:val="26"/>
          <w:szCs w:val="26"/>
        </w:rPr>
      </w:pPr>
      <w:r w:rsidDel="00000000" w:rsidR="00000000" w:rsidRPr="00000000">
        <w:rPr>
          <w:sz w:val="26"/>
          <w:szCs w:val="26"/>
          <w:rtl w:val="0"/>
        </w:rPr>
        <w:t xml:space="preserve">Cost: Corruption = 3 + card value. </w:t>
      </w:r>
    </w:p>
    <w:p w:rsidR="00000000" w:rsidDel="00000000" w:rsidP="00000000" w:rsidRDefault="00000000" w:rsidRPr="00000000" w14:paraId="00000F8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Psychic Reflection </w:t>
      </w:r>
    </w:p>
    <w:p w:rsidR="00000000" w:rsidDel="00000000" w:rsidP="00000000" w:rsidRDefault="00000000" w:rsidRPr="00000000" w14:paraId="00000F87">
      <w:pPr>
        <w:spacing w:line="240" w:lineRule="auto"/>
        <w:ind w:left="729" w:firstLine="0"/>
        <w:jc w:val="both"/>
        <w:rPr>
          <w:sz w:val="26"/>
          <w:szCs w:val="26"/>
        </w:rPr>
      </w:pPr>
      <w:r w:rsidDel="00000000" w:rsidR="00000000" w:rsidRPr="00000000">
        <w:rPr>
          <w:sz w:val="26"/>
          <w:szCs w:val="26"/>
          <w:rtl w:val="0"/>
        </w:rPr>
        <w:t xml:space="preserve">Effect: Reflect one psychic attack back to its caster. </w:t>
      </w:r>
    </w:p>
    <w:p w:rsidR="00000000" w:rsidDel="00000000" w:rsidP="00000000" w:rsidRDefault="00000000" w:rsidRPr="00000000" w14:paraId="00000F88">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8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Void Whisper </w:t>
      </w:r>
    </w:p>
    <w:p w:rsidR="00000000" w:rsidDel="00000000" w:rsidP="00000000" w:rsidRDefault="00000000" w:rsidRPr="00000000" w14:paraId="00000F8A">
      <w:pPr>
        <w:spacing w:line="240" w:lineRule="auto"/>
        <w:ind w:left="729" w:firstLine="0"/>
        <w:jc w:val="both"/>
        <w:rPr>
          <w:sz w:val="26"/>
          <w:szCs w:val="26"/>
        </w:rPr>
      </w:pPr>
      <w:r w:rsidDel="00000000" w:rsidR="00000000" w:rsidRPr="00000000">
        <w:rPr>
          <w:sz w:val="26"/>
          <w:szCs w:val="26"/>
          <w:rtl w:val="0"/>
        </w:rPr>
        <w:t xml:space="preserve">Effect: Implant a thought into a creature’s mind, forcing distraction for 1 round. </w:t>
      </w:r>
    </w:p>
    <w:p w:rsidR="00000000" w:rsidDel="00000000" w:rsidP="00000000" w:rsidRDefault="00000000" w:rsidRPr="00000000" w14:paraId="00000F8B">
      <w:pPr>
        <w:spacing w:line="240" w:lineRule="auto"/>
        <w:ind w:left="729" w:firstLine="0"/>
        <w:jc w:val="both"/>
        <w:rPr>
          <w:sz w:val="26"/>
          <w:szCs w:val="26"/>
        </w:rPr>
      </w:pPr>
      <w:r w:rsidDel="00000000" w:rsidR="00000000" w:rsidRPr="00000000">
        <w:rPr>
          <w:sz w:val="26"/>
          <w:szCs w:val="26"/>
          <w:rtl w:val="0"/>
        </w:rPr>
        <w:t xml:space="preserve">Cost: Corruption = card value. </w:t>
      </w:r>
    </w:p>
    <w:p w:rsidR="00000000" w:rsidDel="00000000" w:rsidP="00000000" w:rsidRDefault="00000000" w:rsidRPr="00000000" w14:paraId="00000F8C">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Resonant Pulse </w:t>
      </w:r>
    </w:p>
    <w:p w:rsidR="00000000" w:rsidDel="00000000" w:rsidP="00000000" w:rsidRDefault="00000000" w:rsidRPr="00000000" w14:paraId="00000F8D">
      <w:pPr>
        <w:spacing w:line="240" w:lineRule="auto"/>
        <w:ind w:left="729" w:firstLine="0"/>
        <w:jc w:val="both"/>
        <w:rPr>
          <w:sz w:val="26"/>
          <w:szCs w:val="26"/>
        </w:rPr>
      </w:pPr>
      <w:r w:rsidDel="00000000" w:rsidR="00000000" w:rsidRPr="00000000">
        <w:rPr>
          <w:sz w:val="26"/>
          <w:szCs w:val="26"/>
          <w:rtl w:val="0"/>
        </w:rPr>
        <w:t xml:space="preserve">Effect: Knock back all creatures in a 10-foot radius, dealing 2d6 damage. </w:t>
      </w:r>
    </w:p>
    <w:p w:rsidR="00000000" w:rsidDel="00000000" w:rsidP="00000000" w:rsidRDefault="00000000" w:rsidRPr="00000000" w14:paraId="00000F8E">
      <w:pPr>
        <w:spacing w:line="240" w:lineRule="auto"/>
        <w:ind w:left="729" w:firstLine="0"/>
        <w:jc w:val="both"/>
        <w:rPr>
          <w:sz w:val="26"/>
          <w:szCs w:val="26"/>
        </w:rPr>
      </w:pPr>
      <w:r w:rsidDel="00000000" w:rsidR="00000000" w:rsidRPr="00000000">
        <w:rPr>
          <w:sz w:val="26"/>
          <w:szCs w:val="26"/>
          <w:rtl w:val="0"/>
        </w:rPr>
        <w:t xml:space="preserve">Cost: Corruption = 2 + card value. </w:t>
      </w:r>
    </w:p>
    <w:p w:rsidR="00000000" w:rsidDel="00000000" w:rsidP="00000000" w:rsidRDefault="00000000" w:rsidRPr="00000000" w14:paraId="00000F8F">
      <w:pPr>
        <w:spacing w:line="240" w:lineRule="auto"/>
        <w:ind w:left="729" w:firstLine="0"/>
        <w:jc w:val="both"/>
        <w:rPr>
          <w:sz w:val="26"/>
          <w:szCs w:val="26"/>
        </w:rPr>
      </w:pPr>
      <w:r w:rsidDel="00000000" w:rsidR="00000000" w:rsidRPr="00000000">
        <w:rPr>
          <w:sz w:val="26"/>
          <w:szCs w:val="26"/>
          <w:rtl w:val="0"/>
        </w:rPr>
        <w:t xml:space="preserve">Entropy (Void Chaos and Destruction) </w:t>
      </w:r>
    </w:p>
    <w:p w:rsidR="00000000" w:rsidDel="00000000" w:rsidP="00000000" w:rsidRDefault="00000000" w:rsidRPr="00000000" w14:paraId="00000F90">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Flesh Rupture </w:t>
      </w:r>
    </w:p>
    <w:p w:rsidR="00000000" w:rsidDel="00000000" w:rsidP="00000000" w:rsidRDefault="00000000" w:rsidRPr="00000000" w14:paraId="00000F91">
      <w:pPr>
        <w:spacing w:line="240" w:lineRule="auto"/>
        <w:ind w:left="729" w:firstLine="0"/>
        <w:jc w:val="both"/>
        <w:rPr>
          <w:sz w:val="26"/>
          <w:szCs w:val="26"/>
        </w:rPr>
      </w:pPr>
      <w:r w:rsidDel="00000000" w:rsidR="00000000" w:rsidRPr="00000000">
        <w:rPr>
          <w:sz w:val="26"/>
          <w:szCs w:val="26"/>
          <w:rtl w:val="0"/>
        </w:rPr>
        <w:t xml:space="preserve">Effect: Cause an enemy to convulse violently, dealing 4d8 damage. </w:t>
      </w:r>
    </w:p>
    <w:p w:rsidR="00000000" w:rsidDel="00000000" w:rsidP="00000000" w:rsidRDefault="00000000" w:rsidRPr="00000000" w14:paraId="00000F92">
      <w:pPr>
        <w:spacing w:line="240" w:lineRule="auto"/>
        <w:ind w:left="729" w:firstLine="0"/>
        <w:jc w:val="both"/>
        <w:rPr>
          <w:sz w:val="26"/>
          <w:szCs w:val="26"/>
        </w:rPr>
      </w:pPr>
      <w:r w:rsidDel="00000000" w:rsidR="00000000" w:rsidRPr="00000000">
        <w:rPr>
          <w:sz w:val="26"/>
          <w:szCs w:val="26"/>
          <w:rtl w:val="0"/>
        </w:rPr>
        <w:t xml:space="preserve">Cost: Corruption = 3 + card value. </w:t>
      </w:r>
    </w:p>
    <w:p w:rsidR="00000000" w:rsidDel="00000000" w:rsidP="00000000" w:rsidRDefault="00000000" w:rsidRPr="00000000" w14:paraId="00000F9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Devouring Rift </w:t>
      </w:r>
    </w:p>
    <w:p w:rsidR="00000000" w:rsidDel="00000000" w:rsidP="00000000" w:rsidRDefault="00000000" w:rsidRPr="00000000" w14:paraId="00000F94">
      <w:pPr>
        <w:spacing w:line="240" w:lineRule="auto"/>
        <w:ind w:left="729" w:firstLine="0"/>
        <w:jc w:val="both"/>
        <w:rPr>
          <w:sz w:val="26"/>
          <w:szCs w:val="26"/>
        </w:rPr>
      </w:pPr>
      <w:r w:rsidDel="00000000" w:rsidR="00000000" w:rsidRPr="00000000">
        <w:rPr>
          <w:sz w:val="26"/>
          <w:szCs w:val="26"/>
          <w:rtl w:val="0"/>
        </w:rPr>
        <w:t xml:space="preserve">Effect: Create a 15-foot Void zone that damages all creatures inside for 2d10. </w:t>
      </w:r>
    </w:p>
    <w:p w:rsidR="00000000" w:rsidDel="00000000" w:rsidP="00000000" w:rsidRDefault="00000000" w:rsidRPr="00000000" w14:paraId="00000F95">
      <w:pPr>
        <w:spacing w:line="240" w:lineRule="auto"/>
        <w:ind w:left="729" w:firstLine="0"/>
        <w:jc w:val="both"/>
        <w:rPr>
          <w:sz w:val="26"/>
          <w:szCs w:val="26"/>
        </w:rPr>
      </w:pPr>
      <w:r w:rsidDel="00000000" w:rsidR="00000000" w:rsidRPr="00000000">
        <w:rPr>
          <w:sz w:val="26"/>
          <w:szCs w:val="26"/>
          <w:rtl w:val="0"/>
        </w:rPr>
        <w:t xml:space="preserve">Cost: Corruption = 5 + card value. </w:t>
      </w:r>
    </w:p>
    <w:p w:rsidR="00000000" w:rsidDel="00000000" w:rsidP="00000000" w:rsidRDefault="00000000" w:rsidRPr="00000000" w14:paraId="00000F9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Entropy Surge </w:t>
      </w:r>
    </w:p>
    <w:p w:rsidR="00000000" w:rsidDel="00000000" w:rsidP="00000000" w:rsidRDefault="00000000" w:rsidRPr="00000000" w14:paraId="00000F97">
      <w:pPr>
        <w:spacing w:line="240" w:lineRule="auto"/>
        <w:ind w:left="729" w:firstLine="0"/>
        <w:jc w:val="both"/>
        <w:rPr>
          <w:sz w:val="26"/>
          <w:szCs w:val="26"/>
        </w:rPr>
      </w:pPr>
      <w:r w:rsidDel="00000000" w:rsidR="00000000" w:rsidRPr="00000000">
        <w:rPr>
          <w:sz w:val="26"/>
          <w:szCs w:val="26"/>
          <w:rtl w:val="0"/>
        </w:rPr>
        <w:t xml:space="preserve">Effect: Target an enemy with chaotic energy, forcing them to explode on death. </w:t>
      </w:r>
    </w:p>
    <w:p w:rsidR="00000000" w:rsidDel="00000000" w:rsidP="00000000" w:rsidRDefault="00000000" w:rsidRPr="00000000" w14:paraId="00000F98">
      <w:pPr>
        <w:spacing w:line="240" w:lineRule="auto"/>
        <w:ind w:left="729" w:firstLine="0"/>
        <w:jc w:val="both"/>
        <w:rPr>
          <w:sz w:val="26"/>
          <w:szCs w:val="26"/>
        </w:rPr>
      </w:pPr>
      <w:r w:rsidDel="00000000" w:rsidR="00000000" w:rsidRPr="00000000">
        <w:rPr>
          <w:sz w:val="26"/>
          <w:szCs w:val="26"/>
          <w:rtl w:val="0"/>
        </w:rPr>
        <w:t xml:space="preserve">Cost: Corruption = 3 + card value. </w:t>
      </w:r>
    </w:p>
    <w:p w:rsidR="00000000" w:rsidDel="00000000" w:rsidP="00000000" w:rsidRDefault="00000000" w:rsidRPr="00000000" w14:paraId="00000F9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Final Scalpel </w:t>
      </w:r>
    </w:p>
    <w:p w:rsidR="00000000" w:rsidDel="00000000" w:rsidP="00000000" w:rsidRDefault="00000000" w:rsidRPr="00000000" w14:paraId="00000F9A">
      <w:pPr>
        <w:spacing w:line="240" w:lineRule="auto"/>
        <w:ind w:left="729" w:firstLine="0"/>
        <w:jc w:val="both"/>
        <w:rPr>
          <w:sz w:val="26"/>
          <w:szCs w:val="26"/>
        </w:rPr>
      </w:pPr>
      <w:r w:rsidDel="00000000" w:rsidR="00000000" w:rsidRPr="00000000">
        <w:rPr>
          <w:sz w:val="26"/>
          <w:szCs w:val="26"/>
          <w:rtl w:val="0"/>
        </w:rPr>
        <w:t xml:space="preserve">Effect: Strike a single target for 6d10 damage. </w:t>
      </w:r>
    </w:p>
    <w:p w:rsidR="00000000" w:rsidDel="00000000" w:rsidP="00000000" w:rsidRDefault="00000000" w:rsidRPr="00000000" w14:paraId="00000F9B">
      <w:pPr>
        <w:spacing w:line="240" w:lineRule="auto"/>
        <w:ind w:left="729" w:firstLine="0"/>
        <w:jc w:val="both"/>
        <w:rPr>
          <w:sz w:val="26"/>
          <w:szCs w:val="26"/>
        </w:rPr>
      </w:pPr>
      <w:r w:rsidDel="00000000" w:rsidR="00000000" w:rsidRPr="00000000">
        <w:rPr>
          <w:sz w:val="26"/>
          <w:szCs w:val="26"/>
          <w:rtl w:val="0"/>
        </w:rPr>
        <w:t xml:space="preserve">If the target dies, gain +2 Corruption. </w:t>
      </w:r>
    </w:p>
    <w:p w:rsidR="00000000" w:rsidDel="00000000" w:rsidP="00000000" w:rsidRDefault="00000000" w:rsidRPr="00000000" w14:paraId="00000F9C">
      <w:pPr>
        <w:spacing w:line="240" w:lineRule="auto"/>
        <w:ind w:left="729" w:firstLine="0"/>
        <w:jc w:val="both"/>
        <w:rPr>
          <w:sz w:val="26"/>
          <w:szCs w:val="26"/>
        </w:rPr>
      </w:pPr>
      <w:r w:rsidDel="00000000" w:rsidR="00000000" w:rsidRPr="00000000">
        <w:rPr>
          <w:sz w:val="26"/>
          <w:szCs w:val="26"/>
          <w:rtl w:val="0"/>
        </w:rPr>
        <w:t xml:space="preserve">Cost: Corruption = card value × 2. </w:t>
      </w:r>
    </w:p>
    <w:p w:rsidR="00000000" w:rsidDel="00000000" w:rsidP="00000000" w:rsidRDefault="00000000" w:rsidRPr="00000000" w14:paraId="00000F9D">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Collapse Vector </w:t>
      </w:r>
    </w:p>
    <w:p w:rsidR="00000000" w:rsidDel="00000000" w:rsidP="00000000" w:rsidRDefault="00000000" w:rsidRPr="00000000" w14:paraId="00000F9E">
      <w:pPr>
        <w:spacing w:line="240" w:lineRule="auto"/>
        <w:ind w:left="729" w:firstLine="0"/>
        <w:jc w:val="both"/>
        <w:rPr>
          <w:sz w:val="26"/>
          <w:szCs w:val="26"/>
        </w:rPr>
      </w:pPr>
      <w:r w:rsidDel="00000000" w:rsidR="00000000" w:rsidRPr="00000000">
        <w:rPr>
          <w:sz w:val="26"/>
          <w:szCs w:val="26"/>
          <w:rtl w:val="0"/>
        </w:rPr>
        <w:t xml:space="preserve">Effect: Fold a creature’s position in on itself, dealing 5d12 damage. </w:t>
      </w:r>
    </w:p>
    <w:p w:rsidR="00000000" w:rsidDel="00000000" w:rsidP="00000000" w:rsidRDefault="00000000" w:rsidRPr="00000000" w14:paraId="00000F9F">
      <w:pPr>
        <w:spacing w:line="240" w:lineRule="auto"/>
        <w:ind w:left="729" w:firstLine="0"/>
        <w:jc w:val="both"/>
        <w:rPr>
          <w:sz w:val="26"/>
          <w:szCs w:val="26"/>
        </w:rPr>
      </w:pPr>
      <w:r w:rsidDel="00000000" w:rsidR="00000000" w:rsidRPr="00000000">
        <w:rPr>
          <w:sz w:val="26"/>
          <w:szCs w:val="26"/>
          <w:rtl w:val="0"/>
        </w:rPr>
        <w:t xml:space="preserve">Cost: Corruption = 7 + card value. </w:t>
      </w:r>
    </w:p>
    <w:p w:rsidR="00000000" w:rsidDel="00000000" w:rsidP="00000000" w:rsidRDefault="00000000" w:rsidRPr="00000000" w14:paraId="00000FA0">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FA1">
      <w:pPr>
        <w:spacing w:line="240" w:lineRule="auto"/>
        <w:ind w:left="729" w:firstLine="0"/>
        <w:jc w:val="both"/>
        <w:rPr>
          <w:sz w:val="26"/>
          <w:szCs w:val="26"/>
        </w:rPr>
      </w:pPr>
      <w:r w:rsidDel="00000000" w:rsidR="00000000" w:rsidRPr="00000000">
        <w:rPr>
          <w:sz w:val="26"/>
          <w:szCs w:val="26"/>
          <w:rtl w:val="0"/>
        </w:rPr>
        <w:t xml:space="preserve">2. Technomancy: The Art of Tech Manipulation </w:t>
      </w:r>
    </w:p>
    <w:p w:rsidR="00000000" w:rsidDel="00000000" w:rsidP="00000000" w:rsidRDefault="00000000" w:rsidRPr="00000000" w14:paraId="00000FA2">
      <w:pPr>
        <w:spacing w:line="240" w:lineRule="auto"/>
        <w:ind w:left="729" w:firstLine="0"/>
        <w:jc w:val="both"/>
        <w:rPr>
          <w:sz w:val="26"/>
          <w:szCs w:val="26"/>
        </w:rPr>
      </w:pPr>
      <w:r w:rsidDel="00000000" w:rsidR="00000000" w:rsidRPr="00000000">
        <w:rPr>
          <w:sz w:val="26"/>
          <w:szCs w:val="26"/>
          <w:rtl w:val="0"/>
        </w:rPr>
        <w:t xml:space="preserve">Theme: Technomancy uses programmable tools and energy manipulation to reshape reality. Spells draw power from energy reserves and risk overheating or malfunctions. </w:t>
      </w:r>
    </w:p>
    <w:p w:rsidR="00000000" w:rsidDel="00000000" w:rsidP="00000000" w:rsidRDefault="00000000" w:rsidRPr="00000000" w14:paraId="00000FA3">
      <w:pPr>
        <w:spacing w:line="240" w:lineRule="auto"/>
        <w:ind w:left="729" w:firstLine="0"/>
        <w:jc w:val="both"/>
        <w:rPr>
          <w:sz w:val="26"/>
          <w:szCs w:val="26"/>
        </w:rPr>
      </w:pPr>
      <w:r w:rsidDel="00000000" w:rsidR="00000000" w:rsidRPr="00000000">
        <w:rPr>
          <w:sz w:val="26"/>
          <w:szCs w:val="26"/>
          <w:rtl w:val="0"/>
        </w:rPr>
        <w:t xml:space="preserve">Placement: Add to Section 3: Psionic Technology and Innovation (pg. 12, MoreConflict.pdf). </w:t>
      </w:r>
    </w:p>
    <w:p w:rsidR="00000000" w:rsidDel="00000000" w:rsidP="00000000" w:rsidRDefault="00000000" w:rsidRPr="00000000" w14:paraId="00000FA4">
      <w:pPr>
        <w:spacing w:line="240" w:lineRule="auto"/>
        <w:ind w:left="729" w:firstLine="0"/>
        <w:jc w:val="both"/>
        <w:rPr>
          <w:sz w:val="26"/>
          <w:szCs w:val="26"/>
        </w:rPr>
      </w:pPr>
      <w:r w:rsidDel="00000000" w:rsidR="00000000" w:rsidRPr="00000000">
        <w:rPr>
          <w:sz w:val="26"/>
          <w:szCs w:val="26"/>
          <w:rtl w:val="0"/>
        </w:rPr>
        <w:t xml:space="preserve">Imperious (Celestial Tech Enhancements) </w:t>
      </w:r>
    </w:p>
    <w:p w:rsidR="00000000" w:rsidDel="00000000" w:rsidP="00000000" w:rsidRDefault="00000000" w:rsidRPr="00000000" w14:paraId="00000FA5">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Solar Array Burst </w:t>
      </w:r>
    </w:p>
    <w:p w:rsidR="00000000" w:rsidDel="00000000" w:rsidP="00000000" w:rsidRDefault="00000000" w:rsidRPr="00000000" w14:paraId="00000FA6">
      <w:pPr>
        <w:spacing w:line="240" w:lineRule="auto"/>
        <w:ind w:left="729" w:firstLine="0"/>
        <w:jc w:val="both"/>
        <w:rPr>
          <w:sz w:val="26"/>
          <w:szCs w:val="26"/>
        </w:rPr>
      </w:pPr>
      <w:r w:rsidDel="00000000" w:rsidR="00000000" w:rsidRPr="00000000">
        <w:rPr>
          <w:sz w:val="26"/>
          <w:szCs w:val="26"/>
          <w:rtl w:val="0"/>
        </w:rPr>
        <w:t xml:space="preserve">Effect: Release a beam of radiant energy in a </w:t>
      </w:r>
    </w:p>
    <w:p w:rsidR="00000000" w:rsidDel="00000000" w:rsidP="00000000" w:rsidRDefault="00000000" w:rsidRPr="00000000" w14:paraId="00000FA7">
      <w:pPr>
        <w:spacing w:line="240" w:lineRule="auto"/>
        <w:ind w:left="729" w:firstLine="0"/>
        <w:jc w:val="both"/>
        <w:rPr>
          <w:sz w:val="26"/>
          <w:szCs w:val="26"/>
        </w:rPr>
      </w:pPr>
      <w:r w:rsidDel="00000000" w:rsidR="00000000" w:rsidRPr="00000000">
        <w:rPr>
          <w:sz w:val="26"/>
          <w:szCs w:val="26"/>
          <w:rtl w:val="0"/>
        </w:rPr>
        <w:t xml:space="preserve">30-foot line, dealing 3d8 damage. </w:t>
      </w:r>
    </w:p>
    <w:p w:rsidR="00000000" w:rsidDel="00000000" w:rsidP="00000000" w:rsidRDefault="00000000" w:rsidRPr="00000000" w14:paraId="00000FA8">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0FA9">
      <w:pPr>
        <w:spacing w:line="240" w:lineRule="auto"/>
        <w:ind w:left="729" w:firstLine="0"/>
        <w:jc w:val="both"/>
        <w:rPr>
          <w:sz w:val="26"/>
          <w:szCs w:val="26"/>
        </w:rPr>
      </w:pPr>
      <w:r w:rsidDel="00000000" w:rsidR="00000000" w:rsidRPr="00000000">
        <w:rPr>
          <w:sz w:val="26"/>
          <w:szCs w:val="26"/>
          <w:rtl w:val="0"/>
        </w:rPr>
        <w:t xml:space="preserve">Dice Mechanics: Targets roll Dexterity Save (DC </w:t>
      </w:r>
    </w:p>
    <w:p w:rsidR="00000000" w:rsidDel="00000000" w:rsidP="00000000" w:rsidRDefault="00000000" w:rsidRPr="00000000" w14:paraId="00000FAA">
      <w:pPr>
        <w:spacing w:line="240" w:lineRule="auto"/>
        <w:ind w:left="729" w:firstLine="0"/>
        <w:jc w:val="both"/>
        <w:rPr>
          <w:sz w:val="26"/>
          <w:szCs w:val="26"/>
        </w:rPr>
      </w:pPr>
      <w:r w:rsidDel="00000000" w:rsidR="00000000" w:rsidRPr="00000000">
        <w:rPr>
          <w:sz w:val="26"/>
          <w:szCs w:val="26"/>
          <w:rtl w:val="0"/>
        </w:rPr>
        <w:t xml:space="preserve">to halve damage. </w:t>
      </w:r>
    </w:p>
    <w:p w:rsidR="00000000" w:rsidDel="00000000" w:rsidP="00000000" w:rsidRDefault="00000000" w:rsidRPr="00000000" w14:paraId="00000FAB">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Stellar Capacitor </w:t>
      </w:r>
    </w:p>
    <w:p w:rsidR="00000000" w:rsidDel="00000000" w:rsidP="00000000" w:rsidRDefault="00000000" w:rsidRPr="00000000" w14:paraId="00000FAC">
      <w:pPr>
        <w:spacing w:line="240" w:lineRule="auto"/>
        <w:ind w:left="729" w:firstLine="0"/>
        <w:jc w:val="both"/>
        <w:rPr>
          <w:sz w:val="26"/>
          <w:szCs w:val="26"/>
        </w:rPr>
      </w:pPr>
      <w:r w:rsidDel="00000000" w:rsidR="00000000" w:rsidRPr="00000000">
        <w:rPr>
          <w:sz w:val="26"/>
          <w:szCs w:val="26"/>
          <w:rtl w:val="0"/>
        </w:rPr>
        <w:t xml:space="preserve">Effect: Recharge one device or weapon, restoring full functionality. </w:t>
      </w:r>
    </w:p>
    <w:p w:rsidR="00000000" w:rsidDel="00000000" w:rsidP="00000000" w:rsidRDefault="00000000" w:rsidRPr="00000000" w14:paraId="00000FAD">
      <w:pPr>
        <w:spacing w:line="240" w:lineRule="auto"/>
        <w:ind w:left="729" w:firstLine="0"/>
        <w:jc w:val="both"/>
        <w:rPr>
          <w:sz w:val="26"/>
          <w:szCs w:val="26"/>
        </w:rPr>
      </w:pPr>
      <w:r w:rsidDel="00000000" w:rsidR="00000000" w:rsidRPr="00000000">
        <w:rPr>
          <w:sz w:val="26"/>
          <w:szCs w:val="26"/>
          <w:rtl w:val="0"/>
        </w:rPr>
        <w:t xml:space="preserve">Tarot Cost: Energy = card value. </w:t>
      </w:r>
    </w:p>
    <w:p w:rsidR="00000000" w:rsidDel="00000000" w:rsidP="00000000" w:rsidRDefault="00000000" w:rsidRPr="00000000" w14:paraId="00000FAE">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Radiant Beacon Protocol </w:t>
      </w:r>
    </w:p>
    <w:p w:rsidR="00000000" w:rsidDel="00000000" w:rsidP="00000000" w:rsidRDefault="00000000" w:rsidRPr="00000000" w14:paraId="00000FAF">
      <w:pPr>
        <w:spacing w:line="240" w:lineRule="auto"/>
        <w:ind w:left="729" w:firstLine="0"/>
        <w:jc w:val="both"/>
        <w:rPr>
          <w:sz w:val="26"/>
          <w:szCs w:val="26"/>
        </w:rPr>
      </w:pPr>
      <w:r w:rsidDel="00000000" w:rsidR="00000000" w:rsidRPr="00000000">
        <w:rPr>
          <w:sz w:val="26"/>
          <w:szCs w:val="26"/>
          <w:rtl w:val="0"/>
        </w:rPr>
        <w:t xml:space="preserve">Effect: Emit light to reveal hidden enemies and grant allies +2 to Perception rolls for 3 rounds. </w:t>
      </w:r>
    </w:p>
    <w:p w:rsidR="00000000" w:rsidDel="00000000" w:rsidP="00000000" w:rsidRDefault="00000000" w:rsidRPr="00000000" w14:paraId="00000FB0">
      <w:pPr>
        <w:spacing w:line="240" w:lineRule="auto"/>
        <w:ind w:left="729" w:firstLine="0"/>
        <w:jc w:val="both"/>
        <w:rPr>
          <w:sz w:val="26"/>
          <w:szCs w:val="26"/>
        </w:rPr>
      </w:pPr>
      <w:r w:rsidDel="00000000" w:rsidR="00000000" w:rsidRPr="00000000">
        <w:rPr>
          <w:sz w:val="26"/>
          <w:szCs w:val="26"/>
          <w:rtl w:val="0"/>
        </w:rPr>
        <w:t xml:space="preserve">Tarot Cost: Energy = card value ÷ 2 (round down). </w:t>
      </w:r>
    </w:p>
    <w:p w:rsidR="00000000" w:rsidDel="00000000" w:rsidP="00000000" w:rsidRDefault="00000000" w:rsidRPr="00000000" w14:paraId="00000FB1">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Plasma Barrier </w:t>
      </w:r>
    </w:p>
    <w:p w:rsidR="00000000" w:rsidDel="00000000" w:rsidP="00000000" w:rsidRDefault="00000000" w:rsidRPr="00000000" w14:paraId="00000FB2">
      <w:pPr>
        <w:spacing w:line="240" w:lineRule="auto"/>
        <w:ind w:left="729" w:firstLine="0"/>
        <w:jc w:val="both"/>
        <w:rPr>
          <w:sz w:val="26"/>
          <w:szCs w:val="26"/>
        </w:rPr>
      </w:pPr>
      <w:r w:rsidDel="00000000" w:rsidR="00000000" w:rsidRPr="00000000">
        <w:rPr>
          <w:sz w:val="26"/>
          <w:szCs w:val="26"/>
          <w:rtl w:val="0"/>
        </w:rPr>
        <w:t xml:space="preserve">Effect: Create a radiant energy field that absorbs 20 damage. </w:t>
      </w:r>
    </w:p>
    <w:p w:rsidR="00000000" w:rsidDel="00000000" w:rsidP="00000000" w:rsidRDefault="00000000" w:rsidRPr="00000000" w14:paraId="00000FB3">
      <w:pPr>
        <w:spacing w:line="240" w:lineRule="auto"/>
        <w:ind w:left="729" w:firstLine="0"/>
        <w:jc w:val="both"/>
        <w:rPr>
          <w:sz w:val="26"/>
          <w:szCs w:val="26"/>
        </w:rPr>
      </w:pPr>
      <w:r w:rsidDel="00000000" w:rsidR="00000000" w:rsidRPr="00000000">
        <w:rPr>
          <w:sz w:val="26"/>
          <w:szCs w:val="26"/>
          <w:rtl w:val="0"/>
        </w:rPr>
        <w:t xml:space="preserve">Tarot Cost: Energy = card value + 5. </w:t>
      </w:r>
    </w:p>
    <w:p w:rsidR="00000000" w:rsidDel="00000000" w:rsidP="00000000" w:rsidRDefault="00000000" w:rsidRPr="00000000" w14:paraId="00000FB4">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Hyperlight Lance </w:t>
      </w:r>
    </w:p>
    <w:p w:rsidR="00000000" w:rsidDel="00000000" w:rsidP="00000000" w:rsidRDefault="00000000" w:rsidRPr="00000000" w14:paraId="00000FB5">
      <w:pPr>
        <w:spacing w:line="240" w:lineRule="auto"/>
        <w:ind w:left="729" w:firstLine="0"/>
        <w:jc w:val="both"/>
        <w:rPr>
          <w:sz w:val="26"/>
          <w:szCs w:val="26"/>
        </w:rPr>
      </w:pPr>
      <w:r w:rsidDel="00000000" w:rsidR="00000000" w:rsidRPr="00000000">
        <w:rPr>
          <w:sz w:val="26"/>
          <w:szCs w:val="26"/>
          <w:rtl w:val="0"/>
        </w:rPr>
        <w:t xml:space="preserve">Effect: Fire a concentrated radiant beam for </w:t>
      </w:r>
    </w:p>
    <w:p w:rsidR="00000000" w:rsidDel="00000000" w:rsidP="00000000" w:rsidRDefault="00000000" w:rsidRPr="00000000" w14:paraId="00000FB6">
      <w:pPr>
        <w:spacing w:line="240" w:lineRule="auto"/>
        <w:ind w:left="729" w:firstLine="0"/>
        <w:jc w:val="both"/>
        <w:rPr>
          <w:sz w:val="26"/>
          <w:szCs w:val="26"/>
        </w:rPr>
      </w:pPr>
      <w:r w:rsidDel="00000000" w:rsidR="00000000" w:rsidRPr="00000000">
        <w:rPr>
          <w:sz w:val="26"/>
          <w:szCs w:val="26"/>
          <w:rtl w:val="0"/>
        </w:rPr>
        <w:t xml:space="preserve">6d10 damage to a single target. </w:t>
      </w:r>
    </w:p>
    <w:p w:rsidR="00000000" w:rsidDel="00000000" w:rsidP="00000000" w:rsidRDefault="00000000" w:rsidRPr="00000000" w14:paraId="00000FB7">
      <w:pPr>
        <w:spacing w:line="240" w:lineRule="auto"/>
        <w:ind w:left="729" w:firstLine="0"/>
        <w:jc w:val="both"/>
        <w:rPr>
          <w:sz w:val="26"/>
          <w:szCs w:val="26"/>
        </w:rPr>
      </w:pPr>
      <w:r w:rsidDel="00000000" w:rsidR="00000000" w:rsidRPr="00000000">
        <w:rPr>
          <w:sz w:val="26"/>
          <w:szCs w:val="26"/>
          <w:rtl w:val="0"/>
        </w:rPr>
        <w:t xml:space="preserve">Tarot Cost: Energy = 20 + card value. </w:t>
      </w:r>
    </w:p>
    <w:p w:rsidR="00000000" w:rsidDel="00000000" w:rsidP="00000000" w:rsidRDefault="00000000" w:rsidRPr="00000000" w14:paraId="00000FB8">
      <w:pPr>
        <w:spacing w:line="240" w:lineRule="auto"/>
        <w:ind w:left="729" w:firstLine="0"/>
        <w:jc w:val="both"/>
        <w:rPr>
          <w:sz w:val="26"/>
          <w:szCs w:val="26"/>
        </w:rPr>
      </w:pPr>
      <w:r w:rsidDel="00000000" w:rsidR="00000000" w:rsidRPr="00000000">
        <w:rPr>
          <w:sz w:val="26"/>
          <w:szCs w:val="26"/>
          <w:rtl w:val="0"/>
        </w:rPr>
        <w:t xml:space="preserve">Dominion (Control Through Technology) </w:t>
      </w:r>
    </w:p>
    <w:p w:rsidR="00000000" w:rsidDel="00000000" w:rsidP="00000000" w:rsidRDefault="00000000" w:rsidRPr="00000000" w14:paraId="00000FB9">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Command Override </w:t>
      </w:r>
    </w:p>
    <w:p w:rsidR="00000000" w:rsidDel="00000000" w:rsidP="00000000" w:rsidRDefault="00000000" w:rsidRPr="00000000" w14:paraId="00000FBA">
      <w:pPr>
        <w:spacing w:line="240" w:lineRule="auto"/>
        <w:ind w:left="729" w:firstLine="0"/>
        <w:jc w:val="both"/>
        <w:rPr>
          <w:sz w:val="26"/>
          <w:szCs w:val="26"/>
        </w:rPr>
      </w:pPr>
      <w:r w:rsidDel="00000000" w:rsidR="00000000" w:rsidRPr="00000000">
        <w:rPr>
          <w:sz w:val="26"/>
          <w:szCs w:val="26"/>
          <w:rtl w:val="0"/>
        </w:rPr>
        <w:t xml:space="preserve">Effect: Temporarily take control of an enemy drone, mech, or device. </w:t>
      </w:r>
    </w:p>
    <w:p w:rsidR="00000000" w:rsidDel="00000000" w:rsidP="00000000" w:rsidRDefault="00000000" w:rsidRPr="00000000" w14:paraId="00000FBB">
      <w:pPr>
        <w:spacing w:line="240" w:lineRule="auto"/>
        <w:ind w:left="729" w:firstLine="0"/>
        <w:jc w:val="both"/>
        <w:rPr>
          <w:sz w:val="26"/>
          <w:szCs w:val="26"/>
        </w:rPr>
      </w:pPr>
      <w:r w:rsidDel="00000000" w:rsidR="00000000" w:rsidRPr="00000000">
        <w:rPr>
          <w:sz w:val="26"/>
          <w:szCs w:val="26"/>
          <w:rtl w:val="0"/>
        </w:rPr>
        <w:t xml:space="preserve">Tarot Cost: Energy = 15 + card value. </w:t>
      </w:r>
    </w:p>
    <w:p w:rsidR="00000000" w:rsidDel="00000000" w:rsidP="00000000" w:rsidRDefault="00000000" w:rsidRPr="00000000" w14:paraId="00000FBC">
      <w:pPr>
        <w:spacing w:line="240" w:lineRule="auto"/>
        <w:ind w:left="729" w:firstLine="0"/>
        <w:jc w:val="both"/>
        <w:rPr>
          <w:sz w:val="26"/>
          <w:szCs w:val="26"/>
        </w:rPr>
      </w:pPr>
      <w:r w:rsidDel="00000000" w:rsidR="00000000" w:rsidRPr="00000000">
        <w:rPr>
          <w:sz w:val="26"/>
          <w:szCs w:val="26"/>
          <w:rtl w:val="0"/>
        </w:rPr>
        <w:t xml:space="preserve">Dice Mechanics: Roll D20 + Intelligence </w:t>
      </w:r>
    </w:p>
    <w:p w:rsidR="00000000" w:rsidDel="00000000" w:rsidP="00000000" w:rsidRDefault="00000000" w:rsidRPr="00000000" w14:paraId="00000FBD">
      <w:pPr>
        <w:spacing w:line="240" w:lineRule="auto"/>
        <w:ind w:left="729" w:firstLine="0"/>
        <w:jc w:val="both"/>
        <w:rPr>
          <w:sz w:val="26"/>
          <w:szCs w:val="26"/>
        </w:rPr>
      </w:pPr>
      <w:r w:rsidDel="00000000" w:rsidR="00000000" w:rsidRPr="00000000">
        <w:rPr>
          <w:sz w:val="26"/>
          <w:szCs w:val="26"/>
          <w:rtl w:val="0"/>
        </w:rPr>
        <w:t xml:space="preserve">Modifier (DC 18) to succeed. </w:t>
      </w:r>
    </w:p>
    <w:p w:rsidR="00000000" w:rsidDel="00000000" w:rsidP="00000000" w:rsidRDefault="00000000" w:rsidRPr="00000000" w14:paraId="00000FBE">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Suppressive Network </w:t>
      </w:r>
    </w:p>
    <w:p w:rsidR="00000000" w:rsidDel="00000000" w:rsidP="00000000" w:rsidRDefault="00000000" w:rsidRPr="00000000" w14:paraId="00000FBF">
      <w:pPr>
        <w:spacing w:line="240" w:lineRule="auto"/>
        <w:ind w:left="729" w:firstLine="0"/>
        <w:jc w:val="both"/>
        <w:rPr>
          <w:sz w:val="26"/>
          <w:szCs w:val="26"/>
        </w:rPr>
      </w:pPr>
      <w:r w:rsidDel="00000000" w:rsidR="00000000" w:rsidRPr="00000000">
        <w:rPr>
          <w:sz w:val="26"/>
          <w:szCs w:val="26"/>
          <w:rtl w:val="0"/>
        </w:rPr>
        <w:t xml:space="preserve">Effect: Disrupt all enemy communications within 30 feet, granting allies advantage on Stealth rolls. </w:t>
      </w:r>
    </w:p>
    <w:p w:rsidR="00000000" w:rsidDel="00000000" w:rsidP="00000000" w:rsidRDefault="00000000" w:rsidRPr="00000000" w14:paraId="00000FC0">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0FC1">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Sentinel Field </w:t>
      </w:r>
    </w:p>
    <w:p w:rsidR="00000000" w:rsidDel="00000000" w:rsidP="00000000" w:rsidRDefault="00000000" w:rsidRPr="00000000" w14:paraId="00000FC2">
      <w:pPr>
        <w:spacing w:line="240" w:lineRule="auto"/>
        <w:ind w:left="729" w:firstLine="0"/>
        <w:jc w:val="both"/>
        <w:rPr>
          <w:sz w:val="26"/>
          <w:szCs w:val="26"/>
        </w:rPr>
      </w:pPr>
      <w:r w:rsidDel="00000000" w:rsidR="00000000" w:rsidRPr="00000000">
        <w:rPr>
          <w:sz w:val="26"/>
          <w:szCs w:val="26"/>
          <w:rtl w:val="0"/>
        </w:rPr>
        <w:t xml:space="preserve">Effect: Activate a defensive grid that grants all allies within 20 feet +2 AC for 3 rounds. </w:t>
      </w:r>
    </w:p>
    <w:p w:rsidR="00000000" w:rsidDel="00000000" w:rsidP="00000000" w:rsidRDefault="00000000" w:rsidRPr="00000000" w14:paraId="00000FC3">
      <w:pPr>
        <w:spacing w:line="240" w:lineRule="auto"/>
        <w:ind w:left="729" w:firstLine="0"/>
        <w:jc w:val="both"/>
        <w:rPr>
          <w:sz w:val="26"/>
          <w:szCs w:val="26"/>
        </w:rPr>
      </w:pPr>
      <w:r w:rsidDel="00000000" w:rsidR="00000000" w:rsidRPr="00000000">
        <w:rPr>
          <w:sz w:val="26"/>
          <w:szCs w:val="26"/>
          <w:rtl w:val="0"/>
        </w:rPr>
        <w:t xml:space="preserve">Tarot Cost: Energy = card value. </w:t>
      </w:r>
    </w:p>
    <w:p w:rsidR="00000000" w:rsidDel="00000000" w:rsidP="00000000" w:rsidRDefault="00000000" w:rsidRPr="00000000" w14:paraId="00000FC4">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Neural Override </w:t>
      </w:r>
    </w:p>
    <w:p w:rsidR="00000000" w:rsidDel="00000000" w:rsidP="00000000" w:rsidRDefault="00000000" w:rsidRPr="00000000" w14:paraId="00000FC5">
      <w:pPr>
        <w:spacing w:line="240" w:lineRule="auto"/>
        <w:ind w:left="729" w:firstLine="0"/>
        <w:jc w:val="both"/>
        <w:rPr>
          <w:sz w:val="26"/>
          <w:szCs w:val="26"/>
        </w:rPr>
      </w:pPr>
      <w:r w:rsidDel="00000000" w:rsidR="00000000" w:rsidRPr="00000000">
        <w:rPr>
          <w:sz w:val="26"/>
          <w:szCs w:val="26"/>
          <w:rtl w:val="0"/>
        </w:rPr>
        <w:t xml:space="preserve">Effect: Hack a creature’s neural interface, forcing them to attack an ally for 1 round. </w:t>
      </w:r>
    </w:p>
    <w:p w:rsidR="00000000" w:rsidDel="00000000" w:rsidP="00000000" w:rsidRDefault="00000000" w:rsidRPr="00000000" w14:paraId="00000FC6">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0FC7">
      <w:pPr>
        <w:spacing w:line="240" w:lineRule="auto"/>
        <w:ind w:left="729" w:firstLine="0"/>
        <w:jc w:val="both"/>
        <w:rPr>
          <w:sz w:val="26"/>
          <w:szCs w:val="26"/>
        </w:rPr>
      </w:pPr>
      <w:r w:rsidDel="00000000" w:rsidR="00000000" w:rsidRPr="00000000">
        <w:rPr>
          <w:sz w:val="26"/>
          <w:szCs w:val="26"/>
          <w:rtl w:val="0"/>
        </w:rPr>
        <w:t xml:space="preserve">Dice Mechanics: Target resists with </w:t>
      </w:r>
    </w:p>
    <w:p w:rsidR="00000000" w:rsidDel="00000000" w:rsidP="00000000" w:rsidRDefault="00000000" w:rsidRPr="00000000" w14:paraId="00000FC8">
      <w:pPr>
        <w:spacing w:line="240" w:lineRule="auto"/>
        <w:ind w:left="729" w:firstLine="0"/>
        <w:jc w:val="both"/>
        <w:rPr>
          <w:sz w:val="26"/>
          <w:szCs w:val="26"/>
        </w:rPr>
      </w:pPr>
      <w:r w:rsidDel="00000000" w:rsidR="00000000" w:rsidRPr="00000000">
        <w:rPr>
          <w:sz w:val="26"/>
          <w:szCs w:val="26"/>
          <w:rtl w:val="0"/>
        </w:rPr>
        <w:t xml:space="preserve">Intelligence Save (DC 16). </w:t>
      </w:r>
    </w:p>
    <w:p w:rsidR="00000000" w:rsidDel="00000000" w:rsidP="00000000" w:rsidRDefault="00000000" w:rsidRPr="00000000" w14:paraId="00000FC9">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System Lockdown </w:t>
      </w:r>
    </w:p>
    <w:p w:rsidR="00000000" w:rsidDel="00000000" w:rsidP="00000000" w:rsidRDefault="00000000" w:rsidRPr="00000000" w14:paraId="00000FCA">
      <w:pPr>
        <w:spacing w:line="240" w:lineRule="auto"/>
        <w:ind w:left="729" w:firstLine="0"/>
        <w:jc w:val="both"/>
        <w:rPr>
          <w:sz w:val="26"/>
          <w:szCs w:val="26"/>
        </w:rPr>
      </w:pPr>
      <w:r w:rsidDel="00000000" w:rsidR="00000000" w:rsidRPr="00000000">
        <w:rPr>
          <w:sz w:val="26"/>
          <w:szCs w:val="26"/>
          <w:rtl w:val="0"/>
        </w:rPr>
        <w:t xml:space="preserve">Effect: Disable all enemy tech in a 20-foot radius for 2 rounds. </w:t>
      </w:r>
    </w:p>
    <w:p w:rsidR="00000000" w:rsidDel="00000000" w:rsidP="00000000" w:rsidRDefault="00000000" w:rsidRPr="00000000" w14:paraId="00000FCB">
      <w:pPr>
        <w:spacing w:line="240" w:lineRule="auto"/>
        <w:ind w:left="729" w:firstLine="0"/>
        <w:jc w:val="both"/>
        <w:rPr>
          <w:sz w:val="26"/>
          <w:szCs w:val="26"/>
        </w:rPr>
      </w:pPr>
      <w:r w:rsidDel="00000000" w:rsidR="00000000" w:rsidRPr="00000000">
        <w:rPr>
          <w:sz w:val="26"/>
          <w:szCs w:val="26"/>
          <w:rtl w:val="0"/>
        </w:rPr>
        <w:t xml:space="preserve">Tarot Cost: Energy = 5 + card value × 2. </w:t>
      </w:r>
    </w:p>
    <w:p w:rsidR="00000000" w:rsidDel="00000000" w:rsidP="00000000" w:rsidRDefault="00000000" w:rsidRPr="00000000" w14:paraId="00000FCC">
      <w:pPr>
        <w:spacing w:line="240" w:lineRule="auto"/>
        <w:ind w:left="729" w:firstLine="0"/>
        <w:jc w:val="both"/>
        <w:rPr>
          <w:sz w:val="26"/>
          <w:szCs w:val="26"/>
        </w:rPr>
      </w:pPr>
      <w:r w:rsidDel="00000000" w:rsidR="00000000" w:rsidRPr="00000000">
        <w:rPr>
          <w:sz w:val="26"/>
          <w:szCs w:val="26"/>
          <w:rtl w:val="0"/>
        </w:rPr>
        <w:t xml:space="preserve">Harmonia (Healing Through Tech) </w:t>
      </w:r>
    </w:p>
    <w:p w:rsidR="00000000" w:rsidDel="00000000" w:rsidP="00000000" w:rsidRDefault="00000000" w:rsidRPr="00000000" w14:paraId="00000FCD">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Nanite Swarm </w:t>
      </w:r>
    </w:p>
    <w:p w:rsidR="00000000" w:rsidDel="00000000" w:rsidP="00000000" w:rsidRDefault="00000000" w:rsidRPr="00000000" w14:paraId="00000FCE">
      <w:pPr>
        <w:spacing w:line="240" w:lineRule="auto"/>
        <w:ind w:left="729" w:firstLine="0"/>
        <w:jc w:val="both"/>
        <w:rPr>
          <w:sz w:val="26"/>
          <w:szCs w:val="26"/>
        </w:rPr>
      </w:pPr>
      <w:r w:rsidDel="00000000" w:rsidR="00000000" w:rsidRPr="00000000">
        <w:rPr>
          <w:sz w:val="26"/>
          <w:szCs w:val="26"/>
          <w:rtl w:val="0"/>
        </w:rPr>
        <w:t xml:space="preserve">Effect: Heal one ally for 3d10 HP by deploying a swarm of medical nanites. </w:t>
      </w:r>
    </w:p>
    <w:p w:rsidR="00000000" w:rsidDel="00000000" w:rsidP="00000000" w:rsidRDefault="00000000" w:rsidRPr="00000000" w14:paraId="00000FCF">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0FD0">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Emergency Protocols </w:t>
      </w:r>
    </w:p>
    <w:p w:rsidR="00000000" w:rsidDel="00000000" w:rsidP="00000000" w:rsidRDefault="00000000" w:rsidRPr="00000000" w14:paraId="00000FD1">
      <w:pPr>
        <w:spacing w:line="240" w:lineRule="auto"/>
        <w:ind w:left="729" w:firstLine="0"/>
        <w:jc w:val="both"/>
        <w:rPr>
          <w:sz w:val="26"/>
          <w:szCs w:val="26"/>
        </w:rPr>
      </w:pPr>
      <w:r w:rsidDel="00000000" w:rsidR="00000000" w:rsidRPr="00000000">
        <w:rPr>
          <w:sz w:val="26"/>
          <w:szCs w:val="26"/>
          <w:rtl w:val="0"/>
        </w:rPr>
        <w:t xml:space="preserve">Effect: Stabilize an unconscious ally, preventing death saves for 2 rounds. </w:t>
      </w:r>
    </w:p>
    <w:p w:rsidR="00000000" w:rsidDel="00000000" w:rsidP="00000000" w:rsidRDefault="00000000" w:rsidRPr="00000000" w14:paraId="00000FD2">
      <w:pPr>
        <w:spacing w:line="240" w:lineRule="auto"/>
        <w:ind w:left="729" w:firstLine="0"/>
        <w:jc w:val="both"/>
        <w:rPr>
          <w:sz w:val="26"/>
          <w:szCs w:val="26"/>
        </w:rPr>
      </w:pPr>
      <w:r w:rsidDel="00000000" w:rsidR="00000000" w:rsidRPr="00000000">
        <w:rPr>
          <w:sz w:val="26"/>
          <w:szCs w:val="26"/>
          <w:rtl w:val="0"/>
        </w:rPr>
        <w:t xml:space="preserve">Tarot Cost: Energy = card value ÷ 2. </w:t>
      </w:r>
    </w:p>
    <w:p w:rsidR="00000000" w:rsidDel="00000000" w:rsidP="00000000" w:rsidRDefault="00000000" w:rsidRPr="00000000" w14:paraId="00000FD3">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Unity Link </w:t>
      </w:r>
    </w:p>
    <w:p w:rsidR="00000000" w:rsidDel="00000000" w:rsidP="00000000" w:rsidRDefault="00000000" w:rsidRPr="00000000" w14:paraId="00000FD4">
      <w:pPr>
        <w:spacing w:line="240" w:lineRule="auto"/>
        <w:ind w:left="729" w:firstLine="0"/>
        <w:jc w:val="both"/>
        <w:rPr>
          <w:sz w:val="26"/>
          <w:szCs w:val="26"/>
        </w:rPr>
      </w:pPr>
      <w:r w:rsidDel="00000000" w:rsidR="00000000" w:rsidRPr="00000000">
        <w:rPr>
          <w:sz w:val="26"/>
          <w:szCs w:val="26"/>
          <w:rtl w:val="0"/>
        </w:rPr>
        <w:t xml:space="preserve">Effect: Temporarily share HP between allies in a </w:t>
      </w:r>
    </w:p>
    <w:p w:rsidR="00000000" w:rsidDel="00000000" w:rsidP="00000000" w:rsidRDefault="00000000" w:rsidRPr="00000000" w14:paraId="00000FD5">
      <w:pPr>
        <w:spacing w:line="240" w:lineRule="auto"/>
        <w:ind w:left="729" w:firstLine="0"/>
        <w:jc w:val="both"/>
        <w:rPr>
          <w:sz w:val="26"/>
          <w:szCs w:val="26"/>
        </w:rPr>
      </w:pPr>
      <w:r w:rsidDel="00000000" w:rsidR="00000000" w:rsidRPr="00000000">
        <w:rPr>
          <w:sz w:val="26"/>
          <w:szCs w:val="26"/>
          <w:rtl w:val="0"/>
        </w:rPr>
        <w:t xml:space="preserve">30-foot radius. </w:t>
      </w:r>
    </w:p>
    <w:p w:rsidR="00000000" w:rsidDel="00000000" w:rsidP="00000000" w:rsidRDefault="00000000" w:rsidRPr="00000000" w14:paraId="00000FD6">
      <w:pPr>
        <w:spacing w:line="240" w:lineRule="auto"/>
        <w:ind w:left="729" w:firstLine="0"/>
        <w:jc w:val="both"/>
        <w:rPr>
          <w:sz w:val="26"/>
          <w:szCs w:val="26"/>
        </w:rPr>
      </w:pPr>
      <w:r w:rsidDel="00000000" w:rsidR="00000000" w:rsidRPr="00000000">
        <w:rPr>
          <w:sz w:val="26"/>
          <w:szCs w:val="26"/>
          <w:rtl w:val="0"/>
        </w:rPr>
        <w:t xml:space="preserve">Tarot Cost: Energy = card value. </w:t>
      </w:r>
    </w:p>
    <w:p w:rsidR="00000000" w:rsidDel="00000000" w:rsidP="00000000" w:rsidRDefault="00000000" w:rsidRPr="00000000" w14:paraId="00000FD7">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Adaptive Shield </w:t>
      </w:r>
    </w:p>
    <w:p w:rsidR="00000000" w:rsidDel="00000000" w:rsidP="00000000" w:rsidRDefault="00000000" w:rsidRPr="00000000" w14:paraId="00000FD8">
      <w:pPr>
        <w:spacing w:line="240" w:lineRule="auto"/>
        <w:ind w:left="729" w:firstLine="0"/>
        <w:jc w:val="both"/>
        <w:rPr>
          <w:sz w:val="26"/>
          <w:szCs w:val="26"/>
        </w:rPr>
      </w:pPr>
      <w:r w:rsidDel="00000000" w:rsidR="00000000" w:rsidRPr="00000000">
        <w:rPr>
          <w:sz w:val="26"/>
          <w:szCs w:val="26"/>
          <w:rtl w:val="0"/>
        </w:rPr>
        <w:t xml:space="preserve">Effect: Grant resistance to one damage type for all allies within 20 feet for 2 rounds. </w:t>
      </w:r>
    </w:p>
    <w:p w:rsidR="00000000" w:rsidDel="00000000" w:rsidP="00000000" w:rsidRDefault="00000000" w:rsidRPr="00000000" w14:paraId="00000FD9">
      <w:pPr>
        <w:spacing w:line="240" w:lineRule="auto"/>
        <w:ind w:left="729" w:firstLine="0"/>
        <w:jc w:val="both"/>
        <w:rPr>
          <w:sz w:val="26"/>
          <w:szCs w:val="26"/>
        </w:rPr>
      </w:pPr>
      <w:r w:rsidDel="00000000" w:rsidR="00000000" w:rsidRPr="00000000">
        <w:rPr>
          <w:sz w:val="26"/>
          <w:szCs w:val="26"/>
          <w:rtl w:val="0"/>
        </w:rPr>
        <w:t xml:space="preserve">Tarot Cost: Energy = 8 + card value. </w:t>
      </w:r>
    </w:p>
    <w:p w:rsidR="00000000" w:rsidDel="00000000" w:rsidP="00000000" w:rsidRDefault="00000000" w:rsidRPr="00000000" w14:paraId="00000FDA">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Overload Repair </w:t>
      </w:r>
    </w:p>
    <w:p w:rsidR="00000000" w:rsidDel="00000000" w:rsidP="00000000" w:rsidRDefault="00000000" w:rsidRPr="00000000" w14:paraId="00000FDB">
      <w:pPr>
        <w:spacing w:line="240" w:lineRule="auto"/>
        <w:ind w:left="729" w:firstLine="0"/>
        <w:jc w:val="both"/>
        <w:rPr>
          <w:sz w:val="26"/>
          <w:szCs w:val="26"/>
        </w:rPr>
      </w:pPr>
      <w:r w:rsidDel="00000000" w:rsidR="00000000" w:rsidRPr="00000000">
        <w:rPr>
          <w:sz w:val="26"/>
          <w:szCs w:val="26"/>
          <w:rtl w:val="0"/>
        </w:rPr>
        <w:t xml:space="preserve">Effect: Restore a malfunctioning piece of tech to working order. </w:t>
      </w:r>
    </w:p>
    <w:p w:rsidR="00000000" w:rsidDel="00000000" w:rsidP="00000000" w:rsidRDefault="00000000" w:rsidRPr="00000000" w14:paraId="00000FDC">
      <w:pPr>
        <w:spacing w:line="240" w:lineRule="auto"/>
        <w:ind w:left="729" w:firstLine="0"/>
        <w:jc w:val="both"/>
        <w:rPr>
          <w:sz w:val="26"/>
          <w:szCs w:val="26"/>
        </w:rPr>
      </w:pPr>
      <w:r w:rsidDel="00000000" w:rsidR="00000000" w:rsidRPr="00000000">
        <w:rPr>
          <w:sz w:val="26"/>
          <w:szCs w:val="26"/>
          <w:rtl w:val="0"/>
        </w:rPr>
        <w:t xml:space="preserve">Tarot Cost: Energy = card value + 3. </w:t>
      </w:r>
    </w:p>
    <w:p w:rsidR="00000000" w:rsidDel="00000000" w:rsidP="00000000" w:rsidRDefault="00000000" w:rsidRPr="00000000" w14:paraId="00000FDD">
      <w:pPr>
        <w:spacing w:line="240" w:lineRule="auto"/>
        <w:ind w:left="729" w:firstLine="0"/>
        <w:jc w:val="both"/>
        <w:rPr>
          <w:sz w:val="26"/>
          <w:szCs w:val="26"/>
        </w:rPr>
      </w:pPr>
      <w:r w:rsidDel="00000000" w:rsidR="00000000" w:rsidRPr="00000000">
        <w:rPr>
          <w:sz w:val="26"/>
          <w:szCs w:val="26"/>
          <w:rtl w:val="0"/>
        </w:rPr>
        <w:t xml:space="preserve">Aetherius (Psionic-Tech Interfaces) </w:t>
      </w:r>
    </w:p>
    <w:p w:rsidR="00000000" w:rsidDel="00000000" w:rsidP="00000000" w:rsidRDefault="00000000" w:rsidRPr="00000000" w14:paraId="00000FD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Neural Synapse Booster </w:t>
      </w:r>
    </w:p>
    <w:p w:rsidR="00000000" w:rsidDel="00000000" w:rsidP="00000000" w:rsidRDefault="00000000" w:rsidRPr="00000000" w14:paraId="00000FDF">
      <w:pPr>
        <w:spacing w:line="240" w:lineRule="auto"/>
        <w:ind w:left="729" w:firstLine="0"/>
        <w:jc w:val="both"/>
        <w:rPr>
          <w:sz w:val="26"/>
          <w:szCs w:val="26"/>
        </w:rPr>
      </w:pPr>
      <w:r w:rsidDel="00000000" w:rsidR="00000000" w:rsidRPr="00000000">
        <w:rPr>
          <w:sz w:val="26"/>
          <w:szCs w:val="26"/>
          <w:rtl w:val="0"/>
        </w:rPr>
        <w:t xml:space="preserve">Effect: Enhance an ally’s reflexes, granting +3 to Dexterity rolls for 3 rounds. </w:t>
      </w:r>
    </w:p>
    <w:p w:rsidR="00000000" w:rsidDel="00000000" w:rsidP="00000000" w:rsidRDefault="00000000" w:rsidRPr="00000000" w14:paraId="00000FE0">
      <w:pPr>
        <w:spacing w:line="240" w:lineRule="auto"/>
        <w:ind w:left="729" w:firstLine="0"/>
        <w:jc w:val="both"/>
        <w:rPr>
          <w:sz w:val="26"/>
          <w:szCs w:val="26"/>
        </w:rPr>
      </w:pPr>
      <w:r w:rsidDel="00000000" w:rsidR="00000000" w:rsidRPr="00000000">
        <w:rPr>
          <w:sz w:val="26"/>
          <w:szCs w:val="26"/>
          <w:rtl w:val="0"/>
        </w:rPr>
        <w:t xml:space="preserve">Tarot Cost: Energy = 5 + card value. </w:t>
      </w:r>
    </w:p>
    <w:p w:rsidR="00000000" w:rsidDel="00000000" w:rsidP="00000000" w:rsidRDefault="00000000" w:rsidRPr="00000000" w14:paraId="00000FE1">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Mindwave Amplifier </w:t>
      </w:r>
    </w:p>
    <w:p w:rsidR="00000000" w:rsidDel="00000000" w:rsidP="00000000" w:rsidRDefault="00000000" w:rsidRPr="00000000" w14:paraId="00000FE2">
      <w:pPr>
        <w:spacing w:line="240" w:lineRule="auto"/>
        <w:ind w:left="729" w:firstLine="0"/>
        <w:jc w:val="both"/>
        <w:rPr>
          <w:sz w:val="26"/>
          <w:szCs w:val="26"/>
        </w:rPr>
      </w:pPr>
      <w:r w:rsidDel="00000000" w:rsidR="00000000" w:rsidRPr="00000000">
        <w:rPr>
          <w:sz w:val="26"/>
          <w:szCs w:val="26"/>
          <w:rtl w:val="0"/>
        </w:rPr>
        <w:t xml:space="preserve">Effect: Emit a psychic pulse, knocking enemies prone in a 20-foot radius. </w:t>
      </w:r>
    </w:p>
    <w:p w:rsidR="00000000" w:rsidDel="00000000" w:rsidP="00000000" w:rsidRDefault="00000000" w:rsidRPr="00000000" w14:paraId="00000FE3">
      <w:pPr>
        <w:spacing w:line="240" w:lineRule="auto"/>
        <w:ind w:left="729" w:firstLine="0"/>
        <w:jc w:val="both"/>
        <w:rPr>
          <w:sz w:val="26"/>
          <w:szCs w:val="26"/>
        </w:rPr>
      </w:pPr>
      <w:r w:rsidDel="00000000" w:rsidR="00000000" w:rsidRPr="00000000">
        <w:rPr>
          <w:sz w:val="26"/>
          <w:szCs w:val="26"/>
          <w:rtl w:val="0"/>
        </w:rPr>
        <w:t xml:space="preserve">Tarot Cost: Energy = card value + 5. </w:t>
      </w:r>
    </w:p>
    <w:p w:rsidR="00000000" w:rsidDel="00000000" w:rsidP="00000000" w:rsidRDefault="00000000" w:rsidRPr="00000000" w14:paraId="00000FE4">
      <w:pPr>
        <w:spacing w:line="240" w:lineRule="auto"/>
        <w:ind w:left="729" w:firstLine="0"/>
        <w:jc w:val="both"/>
        <w:rPr>
          <w:sz w:val="26"/>
          <w:szCs w:val="26"/>
        </w:rPr>
      </w:pPr>
      <w:r w:rsidDel="00000000" w:rsidR="00000000" w:rsidRPr="00000000">
        <w:rPr>
          <w:sz w:val="26"/>
          <w:szCs w:val="26"/>
          <w:rtl w:val="0"/>
        </w:rPr>
        <w:t xml:space="preserve">Dice Mechanics: Targets roll Strength Save (DC </w:t>
      </w:r>
    </w:p>
    <w:p w:rsidR="00000000" w:rsidDel="00000000" w:rsidP="00000000" w:rsidRDefault="00000000" w:rsidRPr="00000000" w14:paraId="00000FE5">
      <w:pPr>
        <w:spacing w:line="240" w:lineRule="auto"/>
        <w:ind w:left="729" w:firstLine="0"/>
        <w:jc w:val="both"/>
        <w:rPr>
          <w:sz w:val="26"/>
          <w:szCs w:val="26"/>
        </w:rPr>
      </w:pPr>
      <w:r w:rsidDel="00000000" w:rsidR="00000000" w:rsidRPr="00000000">
        <w:rPr>
          <w:sz w:val="26"/>
          <w:szCs w:val="26"/>
          <w:rtl w:val="0"/>
        </w:rPr>
        <w:t xml:space="preserve">to avoid. </w:t>
      </w:r>
    </w:p>
    <w:p w:rsidR="00000000" w:rsidDel="00000000" w:rsidP="00000000" w:rsidRDefault="00000000" w:rsidRPr="00000000" w14:paraId="00000FE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Aetheric Scanner </w:t>
      </w:r>
    </w:p>
    <w:p w:rsidR="00000000" w:rsidDel="00000000" w:rsidP="00000000" w:rsidRDefault="00000000" w:rsidRPr="00000000" w14:paraId="00000FE7">
      <w:pPr>
        <w:spacing w:line="240" w:lineRule="auto"/>
        <w:ind w:left="729" w:firstLine="0"/>
        <w:jc w:val="both"/>
        <w:rPr>
          <w:sz w:val="26"/>
          <w:szCs w:val="26"/>
        </w:rPr>
      </w:pPr>
      <w:r w:rsidDel="00000000" w:rsidR="00000000" w:rsidRPr="00000000">
        <w:rPr>
          <w:sz w:val="26"/>
          <w:szCs w:val="26"/>
          <w:rtl w:val="0"/>
        </w:rPr>
        <w:t xml:space="preserve">Effect: Detect all hidden entities or traps in a 60-foot radius. </w:t>
      </w:r>
    </w:p>
    <w:p w:rsidR="00000000" w:rsidDel="00000000" w:rsidP="00000000" w:rsidRDefault="00000000" w:rsidRPr="00000000" w14:paraId="00000FE8">
      <w:pPr>
        <w:spacing w:line="240" w:lineRule="auto"/>
        <w:ind w:left="729" w:firstLine="0"/>
        <w:jc w:val="both"/>
        <w:rPr>
          <w:sz w:val="26"/>
          <w:szCs w:val="26"/>
        </w:rPr>
      </w:pPr>
      <w:r w:rsidDel="00000000" w:rsidR="00000000" w:rsidRPr="00000000">
        <w:rPr>
          <w:sz w:val="26"/>
          <w:szCs w:val="26"/>
          <w:rtl w:val="0"/>
        </w:rPr>
        <w:t xml:space="preserve">Tarot Cost: Energy = card value ÷ 2. </w:t>
      </w:r>
    </w:p>
    <w:p w:rsidR="00000000" w:rsidDel="00000000" w:rsidP="00000000" w:rsidRDefault="00000000" w:rsidRPr="00000000" w14:paraId="00000FE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Synthetic Psionics </w:t>
      </w:r>
    </w:p>
    <w:p w:rsidR="00000000" w:rsidDel="00000000" w:rsidP="00000000" w:rsidRDefault="00000000" w:rsidRPr="00000000" w14:paraId="00000FEA">
      <w:pPr>
        <w:spacing w:line="240" w:lineRule="auto"/>
        <w:ind w:left="729" w:firstLine="0"/>
        <w:jc w:val="both"/>
        <w:rPr>
          <w:sz w:val="26"/>
          <w:szCs w:val="26"/>
        </w:rPr>
      </w:pPr>
      <w:r w:rsidDel="00000000" w:rsidR="00000000" w:rsidRPr="00000000">
        <w:rPr>
          <w:sz w:val="26"/>
          <w:szCs w:val="26"/>
          <w:rtl w:val="0"/>
        </w:rPr>
        <w:t xml:space="preserve">Effect: Enhance a weapon with psychic energy, adding 1d10 psychic damage for 3 rounds. </w:t>
      </w:r>
    </w:p>
    <w:p w:rsidR="00000000" w:rsidDel="00000000" w:rsidP="00000000" w:rsidRDefault="00000000" w:rsidRPr="00000000" w14:paraId="00000FEB">
      <w:pPr>
        <w:spacing w:line="240" w:lineRule="auto"/>
        <w:ind w:left="729" w:firstLine="0"/>
        <w:jc w:val="both"/>
        <w:rPr>
          <w:sz w:val="26"/>
          <w:szCs w:val="26"/>
        </w:rPr>
      </w:pPr>
      <w:r w:rsidDel="00000000" w:rsidR="00000000" w:rsidRPr="00000000">
        <w:rPr>
          <w:sz w:val="26"/>
          <w:szCs w:val="26"/>
          <w:rtl w:val="0"/>
        </w:rPr>
        <w:t xml:space="preserve">Tarot Cost: Energy = card value + 3. </w:t>
      </w:r>
    </w:p>
    <w:p w:rsidR="00000000" w:rsidDel="00000000" w:rsidP="00000000" w:rsidRDefault="00000000" w:rsidRPr="00000000" w14:paraId="00000FEC">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Neural Link Node </w:t>
      </w:r>
    </w:p>
    <w:p w:rsidR="00000000" w:rsidDel="00000000" w:rsidP="00000000" w:rsidRDefault="00000000" w:rsidRPr="00000000" w14:paraId="00000FED">
      <w:pPr>
        <w:spacing w:line="240" w:lineRule="auto"/>
        <w:ind w:left="729" w:firstLine="0"/>
        <w:jc w:val="both"/>
        <w:rPr>
          <w:sz w:val="26"/>
          <w:szCs w:val="26"/>
        </w:rPr>
      </w:pPr>
      <w:r w:rsidDel="00000000" w:rsidR="00000000" w:rsidRPr="00000000">
        <w:rPr>
          <w:sz w:val="26"/>
          <w:szCs w:val="26"/>
          <w:rtl w:val="0"/>
        </w:rPr>
        <w:t xml:space="preserve">Effect: Link with an ally telepathically for instant coordination. </w:t>
      </w:r>
    </w:p>
    <w:p w:rsidR="00000000" w:rsidDel="00000000" w:rsidP="00000000" w:rsidRDefault="00000000" w:rsidRPr="00000000" w14:paraId="00000FEE">
      <w:pPr>
        <w:spacing w:line="240" w:lineRule="auto"/>
        <w:ind w:left="729" w:firstLine="0"/>
        <w:jc w:val="both"/>
        <w:rPr>
          <w:sz w:val="26"/>
          <w:szCs w:val="26"/>
        </w:rPr>
      </w:pPr>
      <w:r w:rsidDel="00000000" w:rsidR="00000000" w:rsidRPr="00000000">
        <w:rPr>
          <w:sz w:val="26"/>
          <w:szCs w:val="26"/>
          <w:rtl w:val="0"/>
        </w:rPr>
        <w:t xml:space="preserve">Tarot Cost: Energy = 8 + card value. </w:t>
      </w:r>
    </w:p>
    <w:p w:rsidR="00000000" w:rsidDel="00000000" w:rsidP="00000000" w:rsidRDefault="00000000" w:rsidRPr="00000000" w14:paraId="00000FEF">
      <w:pPr>
        <w:spacing w:line="240" w:lineRule="auto"/>
        <w:ind w:left="729" w:firstLine="0"/>
        <w:jc w:val="both"/>
        <w:rPr>
          <w:sz w:val="26"/>
          <w:szCs w:val="26"/>
        </w:rPr>
      </w:pPr>
      <w:r w:rsidDel="00000000" w:rsidR="00000000" w:rsidRPr="00000000">
        <w:rPr>
          <w:sz w:val="26"/>
          <w:szCs w:val="26"/>
          <w:rtl w:val="0"/>
        </w:rPr>
        <w:t xml:space="preserve">Entropy (Destructive Tech) </w:t>
      </w:r>
    </w:p>
    <w:p w:rsidR="00000000" w:rsidDel="00000000" w:rsidP="00000000" w:rsidRDefault="00000000" w:rsidRPr="00000000" w14:paraId="00000FF0">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EMP Surge </w:t>
      </w:r>
    </w:p>
    <w:p w:rsidR="00000000" w:rsidDel="00000000" w:rsidP="00000000" w:rsidRDefault="00000000" w:rsidRPr="00000000" w14:paraId="00000FF1">
      <w:pPr>
        <w:spacing w:line="240" w:lineRule="auto"/>
        <w:ind w:left="729" w:firstLine="0"/>
        <w:jc w:val="both"/>
        <w:rPr>
          <w:sz w:val="26"/>
          <w:szCs w:val="26"/>
        </w:rPr>
      </w:pPr>
      <w:r w:rsidDel="00000000" w:rsidR="00000000" w:rsidRPr="00000000">
        <w:rPr>
          <w:sz w:val="26"/>
          <w:szCs w:val="26"/>
          <w:rtl w:val="0"/>
        </w:rPr>
        <w:t xml:space="preserve">Effect: Disable all electronic devices in a </w:t>
      </w:r>
    </w:p>
    <w:p w:rsidR="00000000" w:rsidDel="00000000" w:rsidP="00000000" w:rsidRDefault="00000000" w:rsidRPr="00000000" w14:paraId="00000FF2">
      <w:pPr>
        <w:spacing w:line="240" w:lineRule="auto"/>
        <w:ind w:left="729" w:firstLine="0"/>
        <w:jc w:val="both"/>
        <w:rPr>
          <w:sz w:val="26"/>
          <w:szCs w:val="26"/>
        </w:rPr>
      </w:pPr>
      <w:r w:rsidDel="00000000" w:rsidR="00000000" w:rsidRPr="00000000">
        <w:rPr>
          <w:sz w:val="26"/>
          <w:szCs w:val="26"/>
          <w:rtl w:val="0"/>
        </w:rPr>
        <w:t xml:space="preserve">50-foot radius. </w:t>
      </w:r>
    </w:p>
    <w:p w:rsidR="00000000" w:rsidDel="00000000" w:rsidP="00000000" w:rsidRDefault="00000000" w:rsidRPr="00000000" w14:paraId="00000FF3">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0FF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0FF5">
      <w:pPr>
        <w:spacing w:line="240" w:lineRule="auto"/>
        <w:ind w:left="729" w:firstLine="0"/>
        <w:jc w:val="both"/>
        <w:rPr>
          <w:sz w:val="26"/>
          <w:szCs w:val="26"/>
        </w:rPr>
      </w:pPr>
      <w:r w:rsidDel="00000000" w:rsidR="00000000" w:rsidRPr="00000000">
        <w:rPr>
          <w:sz w:val="26"/>
          <w:szCs w:val="26"/>
          <w:rtl w:val="0"/>
        </w:rPr>
        <w:tab/>
        <w:t xml:space="preserve">1. </w:t>
        <w:tab/>
        <w:t xml:space="preserve">Solar Array Burst </w:t>
      </w:r>
    </w:p>
    <w:p w:rsidR="00000000" w:rsidDel="00000000" w:rsidP="00000000" w:rsidRDefault="00000000" w:rsidRPr="00000000" w14:paraId="00000FF6">
      <w:pPr>
        <w:spacing w:line="240" w:lineRule="auto"/>
        <w:ind w:left="729" w:firstLine="0"/>
        <w:jc w:val="both"/>
        <w:rPr>
          <w:sz w:val="26"/>
          <w:szCs w:val="26"/>
        </w:rPr>
      </w:pPr>
      <w:r w:rsidDel="00000000" w:rsidR="00000000" w:rsidRPr="00000000">
        <w:rPr>
          <w:sz w:val="26"/>
          <w:szCs w:val="26"/>
          <w:rtl w:val="0"/>
        </w:rPr>
        <w:t xml:space="preserve">Effect: Release a beam of radiant energy in a </w:t>
      </w:r>
    </w:p>
    <w:p w:rsidR="00000000" w:rsidDel="00000000" w:rsidP="00000000" w:rsidRDefault="00000000" w:rsidRPr="00000000" w14:paraId="00000FF7">
      <w:pPr>
        <w:spacing w:line="240" w:lineRule="auto"/>
        <w:ind w:left="729" w:firstLine="0"/>
        <w:jc w:val="both"/>
        <w:rPr>
          <w:sz w:val="26"/>
          <w:szCs w:val="26"/>
        </w:rPr>
      </w:pPr>
      <w:r w:rsidDel="00000000" w:rsidR="00000000" w:rsidRPr="00000000">
        <w:rPr>
          <w:sz w:val="26"/>
          <w:szCs w:val="26"/>
          <w:rtl w:val="0"/>
        </w:rPr>
        <w:t xml:space="preserve">30-foot line, dealing 3d8 damage. </w:t>
      </w:r>
    </w:p>
    <w:p w:rsidR="00000000" w:rsidDel="00000000" w:rsidP="00000000" w:rsidRDefault="00000000" w:rsidRPr="00000000" w14:paraId="00000FF8">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0FF9">
      <w:pPr>
        <w:spacing w:line="240" w:lineRule="auto"/>
        <w:ind w:left="729" w:firstLine="0"/>
        <w:jc w:val="both"/>
        <w:rPr>
          <w:sz w:val="26"/>
          <w:szCs w:val="26"/>
        </w:rPr>
      </w:pPr>
      <w:r w:rsidDel="00000000" w:rsidR="00000000" w:rsidRPr="00000000">
        <w:rPr>
          <w:sz w:val="26"/>
          <w:szCs w:val="26"/>
          <w:rtl w:val="0"/>
        </w:rPr>
        <w:t xml:space="preserve">Dice Mechanics: Targets roll Dexterity Save (DC </w:t>
      </w:r>
    </w:p>
    <w:p w:rsidR="00000000" w:rsidDel="00000000" w:rsidP="00000000" w:rsidRDefault="00000000" w:rsidRPr="00000000" w14:paraId="00000FFA">
      <w:pPr>
        <w:spacing w:line="240" w:lineRule="auto"/>
        <w:ind w:left="729" w:firstLine="0"/>
        <w:jc w:val="both"/>
        <w:rPr>
          <w:sz w:val="26"/>
          <w:szCs w:val="26"/>
        </w:rPr>
      </w:pPr>
      <w:r w:rsidDel="00000000" w:rsidR="00000000" w:rsidRPr="00000000">
        <w:rPr>
          <w:sz w:val="26"/>
          <w:szCs w:val="26"/>
          <w:rtl w:val="0"/>
        </w:rPr>
        <w:t xml:space="preserve">15) to halve damage. </w:t>
      </w:r>
    </w:p>
    <w:p w:rsidR="00000000" w:rsidDel="00000000" w:rsidP="00000000" w:rsidRDefault="00000000" w:rsidRPr="00000000" w14:paraId="00000FFB">
      <w:pPr>
        <w:spacing w:line="240" w:lineRule="auto"/>
        <w:ind w:left="729" w:firstLine="0"/>
        <w:jc w:val="both"/>
        <w:rPr>
          <w:sz w:val="26"/>
          <w:szCs w:val="26"/>
        </w:rPr>
      </w:pPr>
      <w:r w:rsidDel="00000000" w:rsidR="00000000" w:rsidRPr="00000000">
        <w:rPr>
          <w:sz w:val="26"/>
          <w:szCs w:val="26"/>
          <w:rtl w:val="0"/>
        </w:rPr>
        <w:t xml:space="preserve">Stellar Capacitor </w:t>
      </w:r>
    </w:p>
    <w:p w:rsidR="00000000" w:rsidDel="00000000" w:rsidP="00000000" w:rsidRDefault="00000000" w:rsidRPr="00000000" w14:paraId="00000FFC">
      <w:pPr>
        <w:spacing w:line="240" w:lineRule="auto"/>
        <w:ind w:left="729" w:firstLine="0"/>
        <w:jc w:val="both"/>
        <w:rPr>
          <w:sz w:val="26"/>
          <w:szCs w:val="26"/>
        </w:rPr>
      </w:pPr>
      <w:r w:rsidDel="00000000" w:rsidR="00000000" w:rsidRPr="00000000">
        <w:rPr>
          <w:sz w:val="26"/>
          <w:szCs w:val="26"/>
          <w:rtl w:val="0"/>
        </w:rPr>
        <w:t xml:space="preserve">Effect: Recharge one device or weapon, restoring full functionality. </w:t>
      </w:r>
    </w:p>
    <w:p w:rsidR="00000000" w:rsidDel="00000000" w:rsidP="00000000" w:rsidRDefault="00000000" w:rsidRPr="00000000" w14:paraId="00000FFD">
      <w:pPr>
        <w:spacing w:line="240" w:lineRule="auto"/>
        <w:ind w:left="729" w:firstLine="0"/>
        <w:jc w:val="both"/>
        <w:rPr>
          <w:sz w:val="26"/>
          <w:szCs w:val="26"/>
        </w:rPr>
      </w:pPr>
      <w:r w:rsidDel="00000000" w:rsidR="00000000" w:rsidRPr="00000000">
        <w:rPr>
          <w:sz w:val="26"/>
          <w:szCs w:val="26"/>
          <w:rtl w:val="0"/>
        </w:rPr>
        <w:t xml:space="preserve">Tarot Cost: Energy = card value. </w:t>
      </w:r>
    </w:p>
    <w:p w:rsidR="00000000" w:rsidDel="00000000" w:rsidP="00000000" w:rsidRDefault="00000000" w:rsidRPr="00000000" w14:paraId="00000FFE">
      <w:pPr>
        <w:spacing w:line="240" w:lineRule="auto"/>
        <w:ind w:left="729" w:firstLine="0"/>
        <w:jc w:val="both"/>
        <w:rPr>
          <w:sz w:val="26"/>
          <w:szCs w:val="26"/>
        </w:rPr>
      </w:pPr>
      <w:r w:rsidDel="00000000" w:rsidR="00000000" w:rsidRPr="00000000">
        <w:rPr>
          <w:sz w:val="26"/>
          <w:szCs w:val="26"/>
          <w:rtl w:val="0"/>
        </w:rPr>
        <w:t xml:space="preserve">Radiant Beacon Protocol </w:t>
      </w:r>
    </w:p>
    <w:p w:rsidR="00000000" w:rsidDel="00000000" w:rsidP="00000000" w:rsidRDefault="00000000" w:rsidRPr="00000000" w14:paraId="00000FFF">
      <w:pPr>
        <w:spacing w:line="240" w:lineRule="auto"/>
        <w:ind w:left="729" w:firstLine="0"/>
        <w:jc w:val="both"/>
        <w:rPr>
          <w:sz w:val="26"/>
          <w:szCs w:val="26"/>
        </w:rPr>
      </w:pPr>
      <w:r w:rsidDel="00000000" w:rsidR="00000000" w:rsidRPr="00000000">
        <w:rPr>
          <w:sz w:val="26"/>
          <w:szCs w:val="26"/>
          <w:rtl w:val="0"/>
        </w:rPr>
        <w:t xml:space="preserve">Effect: Emit light to reveal hidden enemies and grant allies +2 to Perception rolls for 3 rounds. </w:t>
      </w:r>
    </w:p>
    <w:p w:rsidR="00000000" w:rsidDel="00000000" w:rsidP="00000000" w:rsidRDefault="00000000" w:rsidRPr="00000000" w14:paraId="00001000">
      <w:pPr>
        <w:spacing w:line="240" w:lineRule="auto"/>
        <w:ind w:left="729" w:firstLine="0"/>
        <w:jc w:val="both"/>
        <w:rPr>
          <w:sz w:val="26"/>
          <w:szCs w:val="26"/>
        </w:rPr>
      </w:pPr>
      <w:r w:rsidDel="00000000" w:rsidR="00000000" w:rsidRPr="00000000">
        <w:rPr>
          <w:sz w:val="26"/>
          <w:szCs w:val="26"/>
          <w:rtl w:val="0"/>
        </w:rPr>
        <w:t xml:space="preserve">Tarot Cost: Energy = card value ÷ 2 (round down). </w:t>
      </w:r>
    </w:p>
    <w:p w:rsidR="00000000" w:rsidDel="00000000" w:rsidP="00000000" w:rsidRDefault="00000000" w:rsidRPr="00000000" w14:paraId="00001001">
      <w:pPr>
        <w:spacing w:line="240" w:lineRule="auto"/>
        <w:ind w:left="729" w:firstLine="0"/>
        <w:jc w:val="both"/>
        <w:rPr>
          <w:sz w:val="26"/>
          <w:szCs w:val="26"/>
        </w:rPr>
      </w:pPr>
      <w:r w:rsidDel="00000000" w:rsidR="00000000" w:rsidRPr="00000000">
        <w:rPr>
          <w:sz w:val="26"/>
          <w:szCs w:val="26"/>
          <w:rtl w:val="0"/>
        </w:rPr>
        <w:t xml:space="preserve">Plasma Barrier </w:t>
      </w:r>
    </w:p>
    <w:p w:rsidR="00000000" w:rsidDel="00000000" w:rsidP="00000000" w:rsidRDefault="00000000" w:rsidRPr="00000000" w14:paraId="00001002">
      <w:pPr>
        <w:spacing w:line="240" w:lineRule="auto"/>
        <w:ind w:left="729" w:firstLine="0"/>
        <w:jc w:val="both"/>
        <w:rPr>
          <w:sz w:val="26"/>
          <w:szCs w:val="26"/>
        </w:rPr>
      </w:pPr>
      <w:r w:rsidDel="00000000" w:rsidR="00000000" w:rsidRPr="00000000">
        <w:rPr>
          <w:sz w:val="26"/>
          <w:szCs w:val="26"/>
          <w:rtl w:val="0"/>
        </w:rPr>
        <w:t xml:space="preserve">Effect: Create a radiant energy field that absorbs 20 damage. </w:t>
      </w:r>
    </w:p>
    <w:p w:rsidR="00000000" w:rsidDel="00000000" w:rsidP="00000000" w:rsidRDefault="00000000" w:rsidRPr="00000000" w14:paraId="00001003">
      <w:pPr>
        <w:spacing w:line="240" w:lineRule="auto"/>
        <w:ind w:left="729" w:firstLine="0"/>
        <w:jc w:val="both"/>
        <w:rPr>
          <w:sz w:val="26"/>
          <w:szCs w:val="26"/>
        </w:rPr>
      </w:pPr>
      <w:r w:rsidDel="00000000" w:rsidR="00000000" w:rsidRPr="00000000">
        <w:rPr>
          <w:sz w:val="26"/>
          <w:szCs w:val="26"/>
          <w:rtl w:val="0"/>
        </w:rPr>
        <w:t xml:space="preserve">Tarot Cost: Energy = card value + 5. </w:t>
      </w:r>
    </w:p>
    <w:p w:rsidR="00000000" w:rsidDel="00000000" w:rsidP="00000000" w:rsidRDefault="00000000" w:rsidRPr="00000000" w14:paraId="00001004">
      <w:pPr>
        <w:spacing w:line="240" w:lineRule="auto"/>
        <w:ind w:left="729" w:firstLine="0"/>
        <w:jc w:val="both"/>
        <w:rPr>
          <w:sz w:val="26"/>
          <w:szCs w:val="26"/>
        </w:rPr>
      </w:pPr>
      <w:r w:rsidDel="00000000" w:rsidR="00000000" w:rsidRPr="00000000">
        <w:rPr>
          <w:sz w:val="26"/>
          <w:szCs w:val="26"/>
          <w:rtl w:val="0"/>
        </w:rPr>
        <w:t xml:space="preserve">Hyperlight Lance </w:t>
      </w:r>
    </w:p>
    <w:p w:rsidR="00000000" w:rsidDel="00000000" w:rsidP="00000000" w:rsidRDefault="00000000" w:rsidRPr="00000000" w14:paraId="00001005">
      <w:pPr>
        <w:spacing w:line="240" w:lineRule="auto"/>
        <w:ind w:left="729" w:firstLine="0"/>
        <w:jc w:val="both"/>
        <w:rPr>
          <w:sz w:val="26"/>
          <w:szCs w:val="26"/>
        </w:rPr>
      </w:pPr>
      <w:r w:rsidDel="00000000" w:rsidR="00000000" w:rsidRPr="00000000">
        <w:rPr>
          <w:sz w:val="26"/>
          <w:szCs w:val="26"/>
          <w:rtl w:val="0"/>
        </w:rPr>
        <w:t xml:space="preserve">Effect: Fire a concentrated radiant beam for </w:t>
      </w:r>
    </w:p>
    <w:p w:rsidR="00000000" w:rsidDel="00000000" w:rsidP="00000000" w:rsidRDefault="00000000" w:rsidRPr="00000000" w14:paraId="00001006">
      <w:pPr>
        <w:spacing w:line="240" w:lineRule="auto"/>
        <w:ind w:left="729" w:firstLine="0"/>
        <w:jc w:val="both"/>
        <w:rPr>
          <w:sz w:val="26"/>
          <w:szCs w:val="26"/>
        </w:rPr>
      </w:pPr>
      <w:r w:rsidDel="00000000" w:rsidR="00000000" w:rsidRPr="00000000">
        <w:rPr>
          <w:sz w:val="26"/>
          <w:szCs w:val="26"/>
          <w:rtl w:val="0"/>
        </w:rPr>
        <w:t xml:space="preserve">6d10 damage to a single target. </w:t>
      </w:r>
    </w:p>
    <w:p w:rsidR="00000000" w:rsidDel="00000000" w:rsidP="00000000" w:rsidRDefault="00000000" w:rsidRPr="00000000" w14:paraId="00001007">
      <w:pPr>
        <w:spacing w:line="240" w:lineRule="auto"/>
        <w:ind w:left="729" w:firstLine="0"/>
        <w:jc w:val="both"/>
        <w:rPr>
          <w:sz w:val="26"/>
          <w:szCs w:val="26"/>
        </w:rPr>
      </w:pPr>
      <w:r w:rsidDel="00000000" w:rsidR="00000000" w:rsidRPr="00000000">
        <w:rPr>
          <w:sz w:val="26"/>
          <w:szCs w:val="26"/>
          <w:rtl w:val="0"/>
        </w:rPr>
        <w:t xml:space="preserve">Tarot Cost: Energy = 20 + card value. </w:t>
      </w:r>
    </w:p>
    <w:p w:rsidR="00000000" w:rsidDel="00000000" w:rsidP="00000000" w:rsidRDefault="00000000" w:rsidRPr="00000000" w14:paraId="00001008">
      <w:pPr>
        <w:spacing w:line="240" w:lineRule="auto"/>
        <w:ind w:left="729" w:firstLine="0"/>
        <w:jc w:val="both"/>
        <w:rPr>
          <w:sz w:val="26"/>
          <w:szCs w:val="26"/>
        </w:rPr>
      </w:pPr>
      <w:r w:rsidDel="00000000" w:rsidR="00000000" w:rsidRPr="00000000">
        <w:rPr>
          <w:sz w:val="26"/>
          <w:szCs w:val="26"/>
          <w:rtl w:val="0"/>
        </w:rPr>
        <w:t xml:space="preserve">1. </w:t>
        <w:tab/>
        <w:t xml:space="preserve">Command Override </w:t>
      </w:r>
    </w:p>
    <w:p w:rsidR="00000000" w:rsidDel="00000000" w:rsidP="00000000" w:rsidRDefault="00000000" w:rsidRPr="00000000" w14:paraId="00001009">
      <w:pPr>
        <w:spacing w:line="240" w:lineRule="auto"/>
        <w:ind w:left="729" w:firstLine="0"/>
        <w:jc w:val="both"/>
        <w:rPr>
          <w:sz w:val="26"/>
          <w:szCs w:val="26"/>
        </w:rPr>
      </w:pPr>
      <w:r w:rsidDel="00000000" w:rsidR="00000000" w:rsidRPr="00000000">
        <w:rPr>
          <w:sz w:val="26"/>
          <w:szCs w:val="26"/>
          <w:rtl w:val="0"/>
        </w:rPr>
        <w:t xml:space="preserve">Effect: Temporarily take control of an enemy drone, mech, or device. </w:t>
      </w:r>
    </w:p>
    <w:p w:rsidR="00000000" w:rsidDel="00000000" w:rsidP="00000000" w:rsidRDefault="00000000" w:rsidRPr="00000000" w14:paraId="0000100A">
      <w:pPr>
        <w:spacing w:line="240" w:lineRule="auto"/>
        <w:ind w:left="729" w:firstLine="0"/>
        <w:jc w:val="both"/>
        <w:rPr>
          <w:sz w:val="26"/>
          <w:szCs w:val="26"/>
        </w:rPr>
      </w:pPr>
      <w:r w:rsidDel="00000000" w:rsidR="00000000" w:rsidRPr="00000000">
        <w:rPr>
          <w:sz w:val="26"/>
          <w:szCs w:val="26"/>
          <w:rtl w:val="0"/>
        </w:rPr>
        <w:t xml:space="preserve">Tarot Cost: Energy = 15 + card value. </w:t>
      </w:r>
    </w:p>
    <w:p w:rsidR="00000000" w:rsidDel="00000000" w:rsidP="00000000" w:rsidRDefault="00000000" w:rsidRPr="00000000" w14:paraId="0000100B">
      <w:pPr>
        <w:spacing w:line="240" w:lineRule="auto"/>
        <w:ind w:left="729" w:firstLine="0"/>
        <w:jc w:val="both"/>
        <w:rPr>
          <w:sz w:val="26"/>
          <w:szCs w:val="26"/>
        </w:rPr>
      </w:pPr>
      <w:r w:rsidDel="00000000" w:rsidR="00000000" w:rsidRPr="00000000">
        <w:rPr>
          <w:sz w:val="26"/>
          <w:szCs w:val="26"/>
          <w:rtl w:val="0"/>
        </w:rPr>
        <w:t xml:space="preserve">Dice Mechanics: Roll D20 + Intelligence </w:t>
      </w:r>
    </w:p>
    <w:p w:rsidR="00000000" w:rsidDel="00000000" w:rsidP="00000000" w:rsidRDefault="00000000" w:rsidRPr="00000000" w14:paraId="0000100C">
      <w:pPr>
        <w:spacing w:line="240" w:lineRule="auto"/>
        <w:ind w:left="729" w:firstLine="0"/>
        <w:jc w:val="both"/>
        <w:rPr>
          <w:sz w:val="26"/>
          <w:szCs w:val="26"/>
        </w:rPr>
      </w:pPr>
      <w:r w:rsidDel="00000000" w:rsidR="00000000" w:rsidRPr="00000000">
        <w:rPr>
          <w:sz w:val="26"/>
          <w:szCs w:val="26"/>
          <w:rtl w:val="0"/>
        </w:rPr>
        <w:t xml:space="preserve">Modifier (DC 18) to succeed. </w:t>
      </w:r>
    </w:p>
    <w:p w:rsidR="00000000" w:rsidDel="00000000" w:rsidP="00000000" w:rsidRDefault="00000000" w:rsidRPr="00000000" w14:paraId="0000100D">
      <w:pPr>
        <w:spacing w:line="240" w:lineRule="auto"/>
        <w:ind w:left="729" w:firstLine="0"/>
        <w:jc w:val="both"/>
        <w:rPr>
          <w:sz w:val="26"/>
          <w:szCs w:val="26"/>
        </w:rPr>
      </w:pPr>
      <w:r w:rsidDel="00000000" w:rsidR="00000000" w:rsidRPr="00000000">
        <w:rPr>
          <w:sz w:val="26"/>
          <w:szCs w:val="26"/>
          <w:rtl w:val="0"/>
        </w:rPr>
        <w:t xml:space="preserve"> 2. </w:t>
        <w:tab/>
        <w:t xml:space="preserve">Suppressive Network </w:t>
      </w:r>
    </w:p>
    <w:p w:rsidR="00000000" w:rsidDel="00000000" w:rsidP="00000000" w:rsidRDefault="00000000" w:rsidRPr="00000000" w14:paraId="0000100E">
      <w:pPr>
        <w:spacing w:line="240" w:lineRule="auto"/>
        <w:ind w:left="729" w:firstLine="0"/>
        <w:jc w:val="both"/>
        <w:rPr>
          <w:sz w:val="26"/>
          <w:szCs w:val="26"/>
        </w:rPr>
      </w:pPr>
      <w:r w:rsidDel="00000000" w:rsidR="00000000" w:rsidRPr="00000000">
        <w:rPr>
          <w:sz w:val="26"/>
          <w:szCs w:val="26"/>
          <w:rtl w:val="0"/>
        </w:rPr>
        <w:t xml:space="preserve">Effect: Disrupt all enemy communications within 30 feet, granting allies advantage on Stealth rolls. </w:t>
      </w:r>
    </w:p>
    <w:p w:rsidR="00000000" w:rsidDel="00000000" w:rsidP="00000000" w:rsidRDefault="00000000" w:rsidRPr="00000000" w14:paraId="0000100F">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1010">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Sentinel Field </w:t>
      </w:r>
    </w:p>
    <w:p w:rsidR="00000000" w:rsidDel="00000000" w:rsidP="00000000" w:rsidRDefault="00000000" w:rsidRPr="00000000" w14:paraId="00001011">
      <w:pPr>
        <w:spacing w:line="240" w:lineRule="auto"/>
        <w:ind w:left="729" w:firstLine="0"/>
        <w:jc w:val="both"/>
        <w:rPr>
          <w:sz w:val="26"/>
          <w:szCs w:val="26"/>
        </w:rPr>
      </w:pPr>
      <w:r w:rsidDel="00000000" w:rsidR="00000000" w:rsidRPr="00000000">
        <w:rPr>
          <w:sz w:val="26"/>
          <w:szCs w:val="26"/>
          <w:rtl w:val="0"/>
        </w:rPr>
        <w:t xml:space="preserve">Effect: Activate a defensive grid that grants all allies within 20 feet +2 AC for 3 rounds. </w:t>
      </w:r>
    </w:p>
    <w:p w:rsidR="00000000" w:rsidDel="00000000" w:rsidP="00000000" w:rsidRDefault="00000000" w:rsidRPr="00000000" w14:paraId="00001012">
      <w:pPr>
        <w:spacing w:line="240" w:lineRule="auto"/>
        <w:ind w:left="729" w:firstLine="0"/>
        <w:jc w:val="both"/>
        <w:rPr>
          <w:sz w:val="26"/>
          <w:szCs w:val="26"/>
        </w:rPr>
      </w:pPr>
      <w:r w:rsidDel="00000000" w:rsidR="00000000" w:rsidRPr="00000000">
        <w:rPr>
          <w:sz w:val="26"/>
          <w:szCs w:val="26"/>
          <w:rtl w:val="0"/>
        </w:rPr>
        <w:t xml:space="preserve">Tarot Cost: Energy = card value. </w:t>
      </w:r>
    </w:p>
    <w:p w:rsidR="00000000" w:rsidDel="00000000" w:rsidP="00000000" w:rsidRDefault="00000000" w:rsidRPr="00000000" w14:paraId="00001013">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Neural Override </w:t>
      </w:r>
    </w:p>
    <w:p w:rsidR="00000000" w:rsidDel="00000000" w:rsidP="00000000" w:rsidRDefault="00000000" w:rsidRPr="00000000" w14:paraId="00001014">
      <w:pPr>
        <w:spacing w:line="240" w:lineRule="auto"/>
        <w:ind w:left="729" w:firstLine="0"/>
        <w:jc w:val="both"/>
        <w:rPr>
          <w:sz w:val="26"/>
          <w:szCs w:val="26"/>
        </w:rPr>
      </w:pPr>
      <w:r w:rsidDel="00000000" w:rsidR="00000000" w:rsidRPr="00000000">
        <w:rPr>
          <w:sz w:val="26"/>
          <w:szCs w:val="26"/>
          <w:rtl w:val="0"/>
        </w:rPr>
        <w:t xml:space="preserve">Effect: Hack a creature’s neural interface, forcing them to attack an ally for 1 round. </w:t>
      </w:r>
    </w:p>
    <w:p w:rsidR="00000000" w:rsidDel="00000000" w:rsidP="00000000" w:rsidRDefault="00000000" w:rsidRPr="00000000" w14:paraId="00001015">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1016">
      <w:pPr>
        <w:spacing w:line="240" w:lineRule="auto"/>
        <w:ind w:left="729" w:firstLine="0"/>
        <w:jc w:val="both"/>
        <w:rPr>
          <w:sz w:val="26"/>
          <w:szCs w:val="26"/>
        </w:rPr>
      </w:pPr>
      <w:r w:rsidDel="00000000" w:rsidR="00000000" w:rsidRPr="00000000">
        <w:rPr>
          <w:sz w:val="26"/>
          <w:szCs w:val="26"/>
          <w:rtl w:val="0"/>
        </w:rPr>
        <w:t xml:space="preserve">Dice Mechanics: Target resists with </w:t>
      </w:r>
    </w:p>
    <w:p w:rsidR="00000000" w:rsidDel="00000000" w:rsidP="00000000" w:rsidRDefault="00000000" w:rsidRPr="00000000" w14:paraId="00001017">
      <w:pPr>
        <w:spacing w:line="240" w:lineRule="auto"/>
        <w:ind w:left="729" w:firstLine="0"/>
        <w:jc w:val="both"/>
        <w:rPr>
          <w:sz w:val="26"/>
          <w:szCs w:val="26"/>
        </w:rPr>
      </w:pPr>
      <w:r w:rsidDel="00000000" w:rsidR="00000000" w:rsidRPr="00000000">
        <w:rPr>
          <w:sz w:val="26"/>
          <w:szCs w:val="26"/>
          <w:rtl w:val="0"/>
        </w:rPr>
        <w:t xml:space="preserve">Intelligence Save (DC 16). </w:t>
      </w:r>
    </w:p>
    <w:p w:rsidR="00000000" w:rsidDel="00000000" w:rsidP="00000000" w:rsidRDefault="00000000" w:rsidRPr="00000000" w14:paraId="00001018">
      <w:pPr>
        <w:spacing w:line="240" w:lineRule="auto"/>
        <w:ind w:left="729" w:firstLine="0"/>
        <w:jc w:val="both"/>
        <w:rPr>
          <w:sz w:val="26"/>
          <w:szCs w:val="26"/>
        </w:rPr>
      </w:pPr>
      <w:r w:rsidDel="00000000" w:rsidR="00000000" w:rsidRPr="00000000">
        <w:rPr>
          <w:sz w:val="26"/>
          <w:szCs w:val="26"/>
          <w:rtl w:val="0"/>
        </w:rPr>
        <w:t xml:space="preserve">System Lockdown</w:t>
      </w:r>
    </w:p>
    <w:p w:rsidR="00000000" w:rsidDel="00000000" w:rsidP="00000000" w:rsidRDefault="00000000" w:rsidRPr="00000000" w14:paraId="00001019">
      <w:pPr>
        <w:spacing w:line="240" w:lineRule="auto"/>
        <w:ind w:left="729" w:firstLine="0"/>
        <w:jc w:val="both"/>
        <w:rPr>
          <w:sz w:val="26"/>
          <w:szCs w:val="26"/>
        </w:rPr>
        <w:sectPr>
          <w:headerReference r:id="rId19" w:type="default"/>
          <w:headerReference r:id="rId20" w:type="first"/>
          <w:headerReference r:id="rId21" w:type="even"/>
          <w:type w:val="nextPage"/>
          <w:pgSz w:h="15840" w:w="12240" w:orient="portrait"/>
          <w:pgMar w:bottom="1080" w:top="2074" w:left="201" w:right="208" w:header="88" w:footer="720"/>
          <w:cols w:equalWidth="0" w:num="2">
            <w:col w:space="806" w:w="5512.500000000001"/>
            <w:col w:space="0" w:w="5512.500000000001"/>
          </w:cols>
          <w:titlePg w:val="1"/>
        </w:sectPr>
      </w:pPr>
      <w:r w:rsidDel="00000000" w:rsidR="00000000" w:rsidRPr="00000000">
        <w:rPr>
          <w:sz w:val="26"/>
          <w:szCs w:val="26"/>
          <w:rtl w:val="0"/>
        </w:rPr>
        <w:t xml:space="preserve">• </w:t>
        <w:tab/>
        <w:t xml:space="preserve">Effect: Disable all enemy tech in a 20-foot radius for 2 rounds. </w:t>
      </w:r>
    </w:p>
    <w:p w:rsidR="00000000" w:rsidDel="00000000" w:rsidP="00000000" w:rsidRDefault="00000000" w:rsidRPr="00000000" w14:paraId="0000101A">
      <w:pPr>
        <w:spacing w:line="240" w:lineRule="auto"/>
        <w:ind w:left="729" w:firstLine="0"/>
        <w:jc w:val="both"/>
        <w:rPr>
          <w:sz w:val="26"/>
          <w:szCs w:val="26"/>
        </w:rPr>
      </w:pPr>
      <w:r w:rsidDel="00000000" w:rsidR="00000000" w:rsidRPr="00000000">
        <w:rPr>
          <w:sz w:val="26"/>
          <w:szCs w:val="26"/>
          <w:rtl w:val="0"/>
        </w:rPr>
        <w:t xml:space="preserve">Tarot Cost: Energy = 5 + card value × 2. </w:t>
      </w:r>
    </w:p>
    <w:p w:rsidR="00000000" w:rsidDel="00000000" w:rsidP="00000000" w:rsidRDefault="00000000" w:rsidRPr="00000000" w14:paraId="0000101B">
      <w:pPr>
        <w:spacing w:line="240" w:lineRule="auto"/>
        <w:ind w:left="729" w:firstLine="0"/>
        <w:jc w:val="both"/>
        <w:rPr>
          <w:sz w:val="26"/>
          <w:szCs w:val="26"/>
        </w:rPr>
      </w:pPr>
      <w:r w:rsidDel="00000000" w:rsidR="00000000" w:rsidRPr="00000000">
        <w:rPr>
          <w:sz w:val="26"/>
          <w:szCs w:val="26"/>
          <w:rtl w:val="0"/>
        </w:rPr>
        <w:t xml:space="preserve">Harmonia (Healing Through Tech) </w:t>
      </w:r>
    </w:p>
    <w:p w:rsidR="00000000" w:rsidDel="00000000" w:rsidP="00000000" w:rsidRDefault="00000000" w:rsidRPr="00000000" w14:paraId="0000101C">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Nanite Swarm </w:t>
      </w:r>
    </w:p>
    <w:p w:rsidR="00000000" w:rsidDel="00000000" w:rsidP="00000000" w:rsidRDefault="00000000" w:rsidRPr="00000000" w14:paraId="0000101D">
      <w:pPr>
        <w:spacing w:line="240" w:lineRule="auto"/>
        <w:ind w:left="729" w:firstLine="0"/>
        <w:jc w:val="both"/>
        <w:rPr>
          <w:sz w:val="26"/>
          <w:szCs w:val="26"/>
        </w:rPr>
      </w:pPr>
      <w:r w:rsidDel="00000000" w:rsidR="00000000" w:rsidRPr="00000000">
        <w:rPr>
          <w:sz w:val="26"/>
          <w:szCs w:val="26"/>
          <w:rtl w:val="0"/>
        </w:rPr>
        <w:t xml:space="preserve">Effect: Heal one ally for 3d10 HP by deploying a swarm of medical nanites. </w:t>
      </w:r>
    </w:p>
    <w:p w:rsidR="00000000" w:rsidDel="00000000" w:rsidP="00000000" w:rsidRDefault="00000000" w:rsidRPr="00000000" w14:paraId="0000101E">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101F">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Emergency Protocols </w:t>
      </w:r>
    </w:p>
    <w:p w:rsidR="00000000" w:rsidDel="00000000" w:rsidP="00000000" w:rsidRDefault="00000000" w:rsidRPr="00000000" w14:paraId="00001020">
      <w:pPr>
        <w:spacing w:line="240" w:lineRule="auto"/>
        <w:ind w:left="729" w:firstLine="0"/>
        <w:jc w:val="both"/>
        <w:rPr>
          <w:sz w:val="26"/>
          <w:szCs w:val="26"/>
        </w:rPr>
      </w:pPr>
      <w:r w:rsidDel="00000000" w:rsidR="00000000" w:rsidRPr="00000000">
        <w:rPr>
          <w:sz w:val="26"/>
          <w:szCs w:val="26"/>
          <w:rtl w:val="0"/>
        </w:rPr>
        <w:t xml:space="preserve">Effect: Stabilize an unconscious ally, preventing death saves for 2 rounds. </w:t>
      </w:r>
    </w:p>
    <w:p w:rsidR="00000000" w:rsidDel="00000000" w:rsidP="00000000" w:rsidRDefault="00000000" w:rsidRPr="00000000" w14:paraId="00001021">
      <w:pPr>
        <w:spacing w:line="240" w:lineRule="auto"/>
        <w:ind w:left="729" w:firstLine="0"/>
        <w:jc w:val="both"/>
        <w:rPr>
          <w:sz w:val="26"/>
          <w:szCs w:val="26"/>
        </w:rPr>
      </w:pPr>
      <w:r w:rsidDel="00000000" w:rsidR="00000000" w:rsidRPr="00000000">
        <w:rPr>
          <w:sz w:val="26"/>
          <w:szCs w:val="26"/>
          <w:rtl w:val="0"/>
        </w:rPr>
        <w:t xml:space="preserve">Tarot Cost: Energy = card value ÷ 2. </w:t>
      </w:r>
    </w:p>
    <w:p w:rsidR="00000000" w:rsidDel="00000000" w:rsidP="00000000" w:rsidRDefault="00000000" w:rsidRPr="00000000" w14:paraId="00001022">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Unity Link </w:t>
      </w:r>
    </w:p>
    <w:p w:rsidR="00000000" w:rsidDel="00000000" w:rsidP="00000000" w:rsidRDefault="00000000" w:rsidRPr="00000000" w14:paraId="00001023">
      <w:pPr>
        <w:spacing w:line="240" w:lineRule="auto"/>
        <w:ind w:left="729" w:firstLine="0"/>
        <w:jc w:val="both"/>
        <w:rPr>
          <w:sz w:val="26"/>
          <w:szCs w:val="26"/>
        </w:rPr>
      </w:pPr>
      <w:r w:rsidDel="00000000" w:rsidR="00000000" w:rsidRPr="00000000">
        <w:rPr>
          <w:sz w:val="26"/>
          <w:szCs w:val="26"/>
          <w:rtl w:val="0"/>
        </w:rPr>
        <w:t xml:space="preserve">Effect: Temporarily share HP between allies in a </w:t>
      </w:r>
    </w:p>
    <w:p w:rsidR="00000000" w:rsidDel="00000000" w:rsidP="00000000" w:rsidRDefault="00000000" w:rsidRPr="00000000" w14:paraId="00001024">
      <w:pPr>
        <w:spacing w:line="240" w:lineRule="auto"/>
        <w:ind w:left="729" w:firstLine="0"/>
        <w:jc w:val="both"/>
        <w:rPr>
          <w:sz w:val="26"/>
          <w:szCs w:val="26"/>
        </w:rPr>
      </w:pPr>
      <w:r w:rsidDel="00000000" w:rsidR="00000000" w:rsidRPr="00000000">
        <w:rPr>
          <w:sz w:val="26"/>
          <w:szCs w:val="26"/>
          <w:rtl w:val="0"/>
        </w:rPr>
        <w:t xml:space="preserve">30-foot radius. </w:t>
      </w:r>
    </w:p>
    <w:p w:rsidR="00000000" w:rsidDel="00000000" w:rsidP="00000000" w:rsidRDefault="00000000" w:rsidRPr="00000000" w14:paraId="00001025">
      <w:pPr>
        <w:spacing w:line="240" w:lineRule="auto"/>
        <w:ind w:left="729" w:firstLine="0"/>
        <w:jc w:val="both"/>
        <w:rPr>
          <w:sz w:val="26"/>
          <w:szCs w:val="26"/>
        </w:rPr>
      </w:pPr>
      <w:r w:rsidDel="00000000" w:rsidR="00000000" w:rsidRPr="00000000">
        <w:rPr>
          <w:sz w:val="26"/>
          <w:szCs w:val="26"/>
          <w:rtl w:val="0"/>
        </w:rPr>
        <w:t xml:space="preserve">Tarot Cost: Energy = card value. </w:t>
      </w:r>
    </w:p>
    <w:p w:rsidR="00000000" w:rsidDel="00000000" w:rsidP="00000000" w:rsidRDefault="00000000" w:rsidRPr="00000000" w14:paraId="00001026">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Adaptive Shield </w:t>
      </w:r>
    </w:p>
    <w:p w:rsidR="00000000" w:rsidDel="00000000" w:rsidP="00000000" w:rsidRDefault="00000000" w:rsidRPr="00000000" w14:paraId="00001027">
      <w:pPr>
        <w:spacing w:line="240" w:lineRule="auto"/>
        <w:ind w:left="729" w:firstLine="0"/>
        <w:jc w:val="both"/>
        <w:rPr>
          <w:sz w:val="26"/>
          <w:szCs w:val="26"/>
        </w:rPr>
      </w:pPr>
      <w:r w:rsidDel="00000000" w:rsidR="00000000" w:rsidRPr="00000000">
        <w:rPr>
          <w:sz w:val="26"/>
          <w:szCs w:val="26"/>
          <w:rtl w:val="0"/>
        </w:rPr>
        <w:t xml:space="preserve">Effect: Grant resistance to one damage type for all allies within 20 feet for 2 rounds. </w:t>
      </w:r>
    </w:p>
    <w:p w:rsidR="00000000" w:rsidDel="00000000" w:rsidP="00000000" w:rsidRDefault="00000000" w:rsidRPr="00000000" w14:paraId="00001028">
      <w:pPr>
        <w:spacing w:line="240" w:lineRule="auto"/>
        <w:ind w:left="729" w:firstLine="0"/>
        <w:jc w:val="both"/>
        <w:rPr>
          <w:sz w:val="26"/>
          <w:szCs w:val="26"/>
        </w:rPr>
      </w:pPr>
      <w:r w:rsidDel="00000000" w:rsidR="00000000" w:rsidRPr="00000000">
        <w:rPr>
          <w:sz w:val="26"/>
          <w:szCs w:val="26"/>
          <w:rtl w:val="0"/>
        </w:rPr>
        <w:t xml:space="preserve">Tarot Cost: Energy = 8 + card value. </w:t>
      </w:r>
    </w:p>
    <w:p w:rsidR="00000000" w:rsidDel="00000000" w:rsidP="00000000" w:rsidRDefault="00000000" w:rsidRPr="00000000" w14:paraId="00001029">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Overload Repair </w:t>
      </w:r>
    </w:p>
    <w:p w:rsidR="00000000" w:rsidDel="00000000" w:rsidP="00000000" w:rsidRDefault="00000000" w:rsidRPr="00000000" w14:paraId="0000102A">
      <w:pPr>
        <w:spacing w:line="240" w:lineRule="auto"/>
        <w:ind w:left="729" w:firstLine="0"/>
        <w:jc w:val="both"/>
        <w:rPr>
          <w:sz w:val="26"/>
          <w:szCs w:val="26"/>
        </w:rPr>
      </w:pPr>
      <w:r w:rsidDel="00000000" w:rsidR="00000000" w:rsidRPr="00000000">
        <w:rPr>
          <w:sz w:val="26"/>
          <w:szCs w:val="26"/>
          <w:rtl w:val="0"/>
        </w:rPr>
        <w:t xml:space="preserve">Effect: Restore a malfunctioning piece of tech to working order. </w:t>
      </w:r>
    </w:p>
    <w:p w:rsidR="00000000" w:rsidDel="00000000" w:rsidP="00000000" w:rsidRDefault="00000000" w:rsidRPr="00000000" w14:paraId="0000102B">
      <w:pPr>
        <w:spacing w:line="240" w:lineRule="auto"/>
        <w:ind w:left="729" w:firstLine="0"/>
        <w:jc w:val="both"/>
        <w:rPr>
          <w:sz w:val="26"/>
          <w:szCs w:val="26"/>
        </w:rPr>
      </w:pPr>
      <w:r w:rsidDel="00000000" w:rsidR="00000000" w:rsidRPr="00000000">
        <w:rPr>
          <w:sz w:val="26"/>
          <w:szCs w:val="26"/>
          <w:rtl w:val="0"/>
        </w:rPr>
        <w:t xml:space="preserve">Tarot Cost: Energy = card value + 3. </w:t>
      </w:r>
    </w:p>
    <w:p w:rsidR="00000000" w:rsidDel="00000000" w:rsidP="00000000" w:rsidRDefault="00000000" w:rsidRPr="00000000" w14:paraId="0000102C">
      <w:pPr>
        <w:spacing w:line="240" w:lineRule="auto"/>
        <w:ind w:left="729" w:firstLine="0"/>
        <w:jc w:val="both"/>
        <w:rPr>
          <w:sz w:val="26"/>
          <w:szCs w:val="26"/>
        </w:rPr>
      </w:pPr>
      <w:r w:rsidDel="00000000" w:rsidR="00000000" w:rsidRPr="00000000">
        <w:rPr>
          <w:sz w:val="26"/>
          <w:szCs w:val="26"/>
          <w:rtl w:val="0"/>
        </w:rPr>
        <w:t xml:space="preserve">Aetherius (Psionic-Tech Interfaces) </w:t>
      </w:r>
    </w:p>
    <w:p w:rsidR="00000000" w:rsidDel="00000000" w:rsidP="00000000" w:rsidRDefault="00000000" w:rsidRPr="00000000" w14:paraId="0000102D">
      <w:pPr>
        <w:spacing w:line="240" w:lineRule="auto"/>
        <w:ind w:left="729" w:firstLine="0"/>
        <w:jc w:val="both"/>
        <w:rPr>
          <w:sz w:val="26"/>
          <w:szCs w:val="26"/>
        </w:rPr>
      </w:pPr>
      <w:r w:rsidDel="00000000" w:rsidR="00000000" w:rsidRPr="00000000">
        <w:rPr>
          <w:sz w:val="26"/>
          <w:szCs w:val="26"/>
          <w:rtl w:val="0"/>
        </w:rPr>
        <w:tab/>
        <w:t xml:space="preserve">1.</w:t>
        <w:tab/>
        <w:t xml:space="preserve">Neural Synapse Booster</w:t>
      </w:r>
    </w:p>
    <w:p w:rsidR="00000000" w:rsidDel="00000000" w:rsidP="00000000" w:rsidRDefault="00000000" w:rsidRPr="00000000" w14:paraId="0000102E">
      <w:pPr>
        <w:spacing w:line="240" w:lineRule="auto"/>
        <w:ind w:left="729" w:firstLine="0"/>
        <w:jc w:val="both"/>
        <w:rPr>
          <w:sz w:val="26"/>
          <w:szCs w:val="26"/>
        </w:rPr>
      </w:pPr>
      <w:r w:rsidDel="00000000" w:rsidR="00000000" w:rsidRPr="00000000">
        <w:rPr>
          <w:sz w:val="26"/>
          <w:szCs w:val="26"/>
          <w:rtl w:val="0"/>
        </w:rPr>
        <w:t xml:space="preserve">Effect: Enhance an ally’s reflexes, granting +3 to Dexterity rolls for 3 rounds. </w:t>
      </w:r>
    </w:p>
    <w:p w:rsidR="00000000" w:rsidDel="00000000" w:rsidP="00000000" w:rsidRDefault="00000000" w:rsidRPr="00000000" w14:paraId="0000102F">
      <w:pPr>
        <w:spacing w:line="240" w:lineRule="auto"/>
        <w:ind w:left="729" w:firstLine="0"/>
        <w:jc w:val="both"/>
        <w:rPr>
          <w:sz w:val="26"/>
          <w:szCs w:val="26"/>
        </w:rPr>
      </w:pPr>
      <w:r w:rsidDel="00000000" w:rsidR="00000000" w:rsidRPr="00000000">
        <w:rPr>
          <w:sz w:val="26"/>
          <w:szCs w:val="26"/>
          <w:rtl w:val="0"/>
        </w:rPr>
        <w:t xml:space="preserve">Tarot Cost: Energy = 5 + card value. </w:t>
      </w:r>
    </w:p>
    <w:p w:rsidR="00000000" w:rsidDel="00000000" w:rsidP="00000000" w:rsidRDefault="00000000" w:rsidRPr="00000000" w14:paraId="00001030">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Mindwave Amplifier </w:t>
      </w:r>
    </w:p>
    <w:p w:rsidR="00000000" w:rsidDel="00000000" w:rsidP="00000000" w:rsidRDefault="00000000" w:rsidRPr="00000000" w14:paraId="00001031">
      <w:pPr>
        <w:spacing w:line="240" w:lineRule="auto"/>
        <w:ind w:left="729" w:firstLine="0"/>
        <w:jc w:val="both"/>
        <w:rPr>
          <w:sz w:val="26"/>
          <w:szCs w:val="26"/>
        </w:rPr>
      </w:pPr>
      <w:r w:rsidDel="00000000" w:rsidR="00000000" w:rsidRPr="00000000">
        <w:rPr>
          <w:sz w:val="26"/>
          <w:szCs w:val="26"/>
          <w:rtl w:val="0"/>
        </w:rPr>
        <w:t xml:space="preserve">Effect: Emit a psychic pulse, knocking enemies prone in a 20-foot radius. </w:t>
      </w:r>
    </w:p>
    <w:p w:rsidR="00000000" w:rsidDel="00000000" w:rsidP="00000000" w:rsidRDefault="00000000" w:rsidRPr="00000000" w14:paraId="00001032">
      <w:pPr>
        <w:spacing w:line="240" w:lineRule="auto"/>
        <w:ind w:left="729" w:firstLine="0"/>
        <w:jc w:val="both"/>
        <w:rPr>
          <w:sz w:val="26"/>
          <w:szCs w:val="26"/>
        </w:rPr>
      </w:pPr>
      <w:r w:rsidDel="00000000" w:rsidR="00000000" w:rsidRPr="00000000">
        <w:rPr>
          <w:sz w:val="26"/>
          <w:szCs w:val="26"/>
          <w:rtl w:val="0"/>
        </w:rPr>
        <w:t xml:space="preserve">Tarot Cost: Energy = card value + 5. </w:t>
      </w:r>
    </w:p>
    <w:p w:rsidR="00000000" w:rsidDel="00000000" w:rsidP="00000000" w:rsidRDefault="00000000" w:rsidRPr="00000000" w14:paraId="00001033">
      <w:pPr>
        <w:spacing w:line="240" w:lineRule="auto"/>
        <w:ind w:left="729" w:firstLine="0"/>
        <w:jc w:val="both"/>
        <w:rPr>
          <w:sz w:val="26"/>
          <w:szCs w:val="26"/>
        </w:rPr>
      </w:pPr>
      <w:r w:rsidDel="00000000" w:rsidR="00000000" w:rsidRPr="00000000">
        <w:rPr>
          <w:sz w:val="26"/>
          <w:szCs w:val="26"/>
          <w:rtl w:val="0"/>
        </w:rPr>
        <w:t xml:space="preserve">Dice Mechanics: Targets roll Strength Save (DC </w:t>
      </w:r>
    </w:p>
    <w:p w:rsidR="00000000" w:rsidDel="00000000" w:rsidP="00000000" w:rsidRDefault="00000000" w:rsidRPr="00000000" w14:paraId="00001034">
      <w:pPr>
        <w:spacing w:line="240" w:lineRule="auto"/>
        <w:ind w:left="729" w:firstLine="0"/>
        <w:jc w:val="both"/>
        <w:rPr>
          <w:sz w:val="26"/>
          <w:szCs w:val="26"/>
        </w:rPr>
      </w:pPr>
      <w:r w:rsidDel="00000000" w:rsidR="00000000" w:rsidRPr="00000000">
        <w:rPr>
          <w:sz w:val="26"/>
          <w:szCs w:val="26"/>
          <w:rtl w:val="0"/>
        </w:rPr>
        <w:t xml:space="preserve">16) to avoid. </w:t>
      </w:r>
    </w:p>
    <w:p w:rsidR="00000000" w:rsidDel="00000000" w:rsidP="00000000" w:rsidRDefault="00000000" w:rsidRPr="00000000" w14:paraId="00001035">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Aetheric Scanner </w:t>
      </w:r>
    </w:p>
    <w:p w:rsidR="00000000" w:rsidDel="00000000" w:rsidP="00000000" w:rsidRDefault="00000000" w:rsidRPr="00000000" w14:paraId="00001036">
      <w:pPr>
        <w:spacing w:line="240" w:lineRule="auto"/>
        <w:ind w:left="729" w:firstLine="0"/>
        <w:jc w:val="both"/>
        <w:rPr>
          <w:sz w:val="26"/>
          <w:szCs w:val="26"/>
        </w:rPr>
      </w:pPr>
      <w:r w:rsidDel="00000000" w:rsidR="00000000" w:rsidRPr="00000000">
        <w:rPr>
          <w:sz w:val="26"/>
          <w:szCs w:val="26"/>
          <w:rtl w:val="0"/>
        </w:rPr>
        <w:t xml:space="preserve">Effect: Detect all hidden entities or traps in a 60-foot radius. </w:t>
      </w:r>
    </w:p>
    <w:p w:rsidR="00000000" w:rsidDel="00000000" w:rsidP="00000000" w:rsidRDefault="00000000" w:rsidRPr="00000000" w14:paraId="00001037">
      <w:pPr>
        <w:spacing w:line="240" w:lineRule="auto"/>
        <w:ind w:left="729" w:firstLine="0"/>
        <w:jc w:val="both"/>
        <w:rPr>
          <w:sz w:val="26"/>
          <w:szCs w:val="26"/>
        </w:rPr>
      </w:pPr>
      <w:r w:rsidDel="00000000" w:rsidR="00000000" w:rsidRPr="00000000">
        <w:rPr>
          <w:sz w:val="26"/>
          <w:szCs w:val="26"/>
          <w:rtl w:val="0"/>
        </w:rPr>
        <w:t xml:space="preserve">Tarot Cost: Energy = card value ÷ 2. </w:t>
      </w:r>
    </w:p>
    <w:p w:rsidR="00000000" w:rsidDel="00000000" w:rsidP="00000000" w:rsidRDefault="00000000" w:rsidRPr="00000000" w14:paraId="00001038">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Synthetic Psionics </w:t>
      </w:r>
    </w:p>
    <w:p w:rsidR="00000000" w:rsidDel="00000000" w:rsidP="00000000" w:rsidRDefault="00000000" w:rsidRPr="00000000" w14:paraId="00001039">
      <w:pPr>
        <w:spacing w:line="240" w:lineRule="auto"/>
        <w:ind w:left="729" w:firstLine="0"/>
        <w:jc w:val="both"/>
        <w:rPr>
          <w:sz w:val="26"/>
          <w:szCs w:val="26"/>
        </w:rPr>
      </w:pPr>
      <w:r w:rsidDel="00000000" w:rsidR="00000000" w:rsidRPr="00000000">
        <w:rPr>
          <w:sz w:val="26"/>
          <w:szCs w:val="26"/>
          <w:rtl w:val="0"/>
        </w:rPr>
        <w:t xml:space="preserve">Effect: Enhance a weapon with psychic energy, adding 1d10 psychic damage for 3 rounds. </w:t>
      </w:r>
    </w:p>
    <w:p w:rsidR="00000000" w:rsidDel="00000000" w:rsidP="00000000" w:rsidRDefault="00000000" w:rsidRPr="00000000" w14:paraId="0000103A">
      <w:pPr>
        <w:spacing w:line="240" w:lineRule="auto"/>
        <w:ind w:left="729" w:firstLine="0"/>
        <w:jc w:val="both"/>
        <w:rPr>
          <w:sz w:val="26"/>
          <w:szCs w:val="26"/>
        </w:rPr>
      </w:pPr>
      <w:r w:rsidDel="00000000" w:rsidR="00000000" w:rsidRPr="00000000">
        <w:rPr>
          <w:sz w:val="26"/>
          <w:szCs w:val="26"/>
          <w:rtl w:val="0"/>
        </w:rPr>
        <w:t xml:space="preserve">Tarot Cost: Energy = card value + 3. </w:t>
      </w:r>
    </w:p>
    <w:p w:rsidR="00000000" w:rsidDel="00000000" w:rsidP="00000000" w:rsidRDefault="00000000" w:rsidRPr="00000000" w14:paraId="0000103B">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Neural Link Node </w:t>
      </w:r>
    </w:p>
    <w:p w:rsidR="00000000" w:rsidDel="00000000" w:rsidP="00000000" w:rsidRDefault="00000000" w:rsidRPr="00000000" w14:paraId="0000103C">
      <w:pPr>
        <w:spacing w:line="240" w:lineRule="auto"/>
        <w:ind w:left="729" w:firstLine="0"/>
        <w:jc w:val="both"/>
        <w:rPr>
          <w:sz w:val="26"/>
          <w:szCs w:val="26"/>
        </w:rPr>
      </w:pPr>
      <w:r w:rsidDel="00000000" w:rsidR="00000000" w:rsidRPr="00000000">
        <w:rPr>
          <w:sz w:val="26"/>
          <w:szCs w:val="26"/>
          <w:rtl w:val="0"/>
        </w:rPr>
        <w:t xml:space="preserve">Effect: Link with an ally telepathically for instant coordination. </w:t>
      </w:r>
    </w:p>
    <w:p w:rsidR="00000000" w:rsidDel="00000000" w:rsidP="00000000" w:rsidRDefault="00000000" w:rsidRPr="00000000" w14:paraId="0000103D">
      <w:pPr>
        <w:spacing w:line="240" w:lineRule="auto"/>
        <w:ind w:left="729" w:firstLine="0"/>
        <w:jc w:val="both"/>
        <w:rPr>
          <w:sz w:val="26"/>
          <w:szCs w:val="26"/>
        </w:rPr>
      </w:pPr>
      <w:r w:rsidDel="00000000" w:rsidR="00000000" w:rsidRPr="00000000">
        <w:rPr>
          <w:sz w:val="26"/>
          <w:szCs w:val="26"/>
          <w:rtl w:val="0"/>
        </w:rPr>
        <w:t xml:space="preserve">Tarot Cost: Energy = 8 + card value. </w:t>
      </w:r>
    </w:p>
    <w:p w:rsidR="00000000" w:rsidDel="00000000" w:rsidP="00000000" w:rsidRDefault="00000000" w:rsidRPr="00000000" w14:paraId="0000103E">
      <w:pPr>
        <w:spacing w:line="240" w:lineRule="auto"/>
        <w:ind w:left="729" w:firstLine="0"/>
        <w:jc w:val="both"/>
        <w:rPr>
          <w:sz w:val="26"/>
          <w:szCs w:val="26"/>
        </w:rPr>
      </w:pPr>
      <w:r w:rsidDel="00000000" w:rsidR="00000000" w:rsidRPr="00000000">
        <w:rPr>
          <w:sz w:val="26"/>
          <w:szCs w:val="26"/>
          <w:rtl w:val="0"/>
        </w:rPr>
        <w:t xml:space="preserve">Entropy (Destructive Tech) </w:t>
      </w:r>
    </w:p>
    <w:p w:rsidR="00000000" w:rsidDel="00000000" w:rsidP="00000000" w:rsidRDefault="00000000" w:rsidRPr="00000000" w14:paraId="0000103F">
      <w:pPr>
        <w:spacing w:line="240" w:lineRule="auto"/>
        <w:ind w:left="729" w:firstLine="0"/>
        <w:jc w:val="both"/>
        <w:rPr>
          <w:sz w:val="26"/>
          <w:szCs w:val="26"/>
        </w:rPr>
      </w:pPr>
      <w:r w:rsidDel="00000000" w:rsidR="00000000" w:rsidRPr="00000000">
        <w:rPr>
          <w:sz w:val="26"/>
          <w:szCs w:val="26"/>
          <w:rtl w:val="0"/>
        </w:rPr>
        <w:tab/>
        <w:t xml:space="preserve">1.</w:t>
        <w:tab/>
        <w:t xml:space="preserve">EMP Surge</w:t>
      </w:r>
    </w:p>
    <w:p w:rsidR="00000000" w:rsidDel="00000000" w:rsidP="00000000" w:rsidRDefault="00000000" w:rsidRPr="00000000" w14:paraId="00001040">
      <w:pPr>
        <w:spacing w:line="240" w:lineRule="auto"/>
        <w:ind w:left="729" w:firstLine="0"/>
        <w:jc w:val="both"/>
        <w:rPr>
          <w:sz w:val="26"/>
          <w:szCs w:val="26"/>
        </w:rPr>
      </w:pPr>
      <w:r w:rsidDel="00000000" w:rsidR="00000000" w:rsidRPr="00000000">
        <w:rPr>
          <w:sz w:val="26"/>
          <w:szCs w:val="26"/>
          <w:rtl w:val="0"/>
        </w:rPr>
        <w:t xml:space="preserve">Effect: Disable all electronic devices in a </w:t>
      </w:r>
    </w:p>
    <w:p w:rsidR="00000000" w:rsidDel="00000000" w:rsidP="00000000" w:rsidRDefault="00000000" w:rsidRPr="00000000" w14:paraId="00001041">
      <w:pPr>
        <w:spacing w:line="240" w:lineRule="auto"/>
        <w:ind w:left="729" w:firstLine="0"/>
        <w:jc w:val="both"/>
        <w:rPr>
          <w:sz w:val="26"/>
          <w:szCs w:val="26"/>
        </w:rPr>
      </w:pPr>
      <w:r w:rsidDel="00000000" w:rsidR="00000000" w:rsidRPr="00000000">
        <w:rPr>
          <w:sz w:val="26"/>
          <w:szCs w:val="26"/>
          <w:rtl w:val="0"/>
        </w:rPr>
        <w:t xml:space="preserve">50-foot radius. </w:t>
      </w:r>
    </w:p>
    <w:p w:rsidR="00000000" w:rsidDel="00000000" w:rsidP="00000000" w:rsidRDefault="00000000" w:rsidRPr="00000000" w14:paraId="00001042">
      <w:pPr>
        <w:spacing w:line="240" w:lineRule="auto"/>
        <w:ind w:left="729" w:firstLine="0"/>
        <w:jc w:val="both"/>
        <w:rPr>
          <w:sz w:val="26"/>
          <w:szCs w:val="26"/>
        </w:rPr>
      </w:pPr>
      <w:r w:rsidDel="00000000" w:rsidR="00000000" w:rsidRPr="00000000">
        <w:rPr>
          <w:sz w:val="26"/>
          <w:szCs w:val="26"/>
          <w:rtl w:val="0"/>
        </w:rPr>
        <w:t xml:space="preserve">Tarot Cost: Energy = 10 + card value. </w:t>
      </w:r>
    </w:p>
    <w:p w:rsidR="00000000" w:rsidDel="00000000" w:rsidP="00000000" w:rsidRDefault="00000000" w:rsidRPr="00000000" w14:paraId="0000104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Corrosive Nanites </w:t>
      </w:r>
    </w:p>
    <w:p w:rsidR="00000000" w:rsidDel="00000000" w:rsidP="00000000" w:rsidRDefault="00000000" w:rsidRPr="00000000" w14:paraId="00001044">
      <w:pPr>
        <w:spacing w:line="240" w:lineRule="auto"/>
        <w:ind w:left="729" w:firstLine="0"/>
        <w:jc w:val="both"/>
        <w:rPr>
          <w:sz w:val="26"/>
          <w:szCs w:val="26"/>
        </w:rPr>
      </w:pPr>
      <w:r w:rsidDel="00000000" w:rsidR="00000000" w:rsidRPr="00000000">
        <w:rPr>
          <w:sz w:val="26"/>
          <w:szCs w:val="26"/>
          <w:rtl w:val="0"/>
        </w:rPr>
        <w:t xml:space="preserve">Effect: Deploy nanites to corrode an enemy’s armor, reducing AC by 2 for 3 rounds. </w:t>
      </w:r>
    </w:p>
    <w:p w:rsidR="00000000" w:rsidDel="00000000" w:rsidP="00000000" w:rsidRDefault="00000000" w:rsidRPr="00000000" w14:paraId="00001045">
      <w:pPr>
        <w:spacing w:line="240" w:lineRule="auto"/>
        <w:ind w:left="729" w:firstLine="0"/>
        <w:jc w:val="both"/>
        <w:rPr>
          <w:sz w:val="26"/>
          <w:szCs w:val="26"/>
        </w:rPr>
      </w:pPr>
      <w:r w:rsidDel="00000000" w:rsidR="00000000" w:rsidRPr="00000000">
        <w:rPr>
          <w:sz w:val="26"/>
          <w:szCs w:val="26"/>
          <w:rtl w:val="0"/>
        </w:rPr>
        <w:t xml:space="preserve">Tarot Cost: Energy = card value ÷ 2. </w:t>
      </w:r>
    </w:p>
    <w:p w:rsidR="00000000" w:rsidDel="00000000" w:rsidP="00000000" w:rsidRDefault="00000000" w:rsidRPr="00000000" w14:paraId="0000104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Self-Destruct Drone </w:t>
      </w:r>
    </w:p>
    <w:p w:rsidR="00000000" w:rsidDel="00000000" w:rsidP="00000000" w:rsidRDefault="00000000" w:rsidRPr="00000000" w14:paraId="00001047">
      <w:pPr>
        <w:spacing w:line="240" w:lineRule="auto"/>
        <w:ind w:left="729" w:firstLine="0"/>
        <w:jc w:val="both"/>
        <w:rPr>
          <w:sz w:val="26"/>
          <w:szCs w:val="26"/>
        </w:rPr>
      </w:pPr>
      <w:r w:rsidDel="00000000" w:rsidR="00000000" w:rsidRPr="00000000">
        <w:rPr>
          <w:sz w:val="26"/>
          <w:szCs w:val="26"/>
          <w:rtl w:val="0"/>
        </w:rPr>
        <w:t xml:space="preserve">Effect: Deploy a drone to explode in a 10-foot radius for 4d8 damage. </w:t>
      </w:r>
    </w:p>
    <w:p w:rsidR="00000000" w:rsidDel="00000000" w:rsidP="00000000" w:rsidRDefault="00000000" w:rsidRPr="00000000" w14:paraId="00001048">
      <w:pPr>
        <w:spacing w:line="240" w:lineRule="auto"/>
        <w:ind w:left="729" w:firstLine="0"/>
        <w:jc w:val="both"/>
        <w:rPr>
          <w:sz w:val="26"/>
          <w:szCs w:val="26"/>
        </w:rPr>
      </w:pPr>
      <w:r w:rsidDel="00000000" w:rsidR="00000000" w:rsidRPr="00000000">
        <w:rPr>
          <w:sz w:val="26"/>
          <w:szCs w:val="26"/>
          <w:rtl w:val="0"/>
        </w:rPr>
        <w:t xml:space="preserve">Tarot Cost: Energy = card value + 5. </w:t>
      </w:r>
    </w:p>
    <w:p w:rsidR="00000000" w:rsidDel="00000000" w:rsidP="00000000" w:rsidRDefault="00000000" w:rsidRPr="00000000" w14:paraId="00001049">
      <w:pPr>
        <w:spacing w:line="240" w:lineRule="auto"/>
        <w:ind w:left="729" w:firstLine="0"/>
        <w:jc w:val="both"/>
        <w:rPr>
          <w:sz w:val="26"/>
          <w:szCs w:val="26"/>
        </w:rPr>
      </w:pPr>
      <w:r w:rsidDel="00000000" w:rsidR="00000000" w:rsidRPr="00000000">
        <w:rPr>
          <w:sz w:val="26"/>
          <w:szCs w:val="26"/>
          <w:rtl w:val="0"/>
        </w:rPr>
        <w:t xml:space="preserve">Dice Mechanics: Targets roll Dexterity Save (DC </w:t>
      </w:r>
    </w:p>
    <w:p w:rsidR="00000000" w:rsidDel="00000000" w:rsidP="00000000" w:rsidRDefault="00000000" w:rsidRPr="00000000" w14:paraId="0000104A">
      <w:pPr>
        <w:spacing w:line="240" w:lineRule="auto"/>
        <w:ind w:left="729" w:firstLine="0"/>
        <w:jc w:val="both"/>
        <w:rPr>
          <w:sz w:val="26"/>
          <w:szCs w:val="26"/>
        </w:rPr>
      </w:pPr>
      <w:r w:rsidDel="00000000" w:rsidR="00000000" w:rsidRPr="00000000">
        <w:rPr>
          <w:sz w:val="26"/>
          <w:szCs w:val="26"/>
          <w:rtl w:val="0"/>
        </w:rPr>
        <w:t xml:space="preserve">15) to halve damage. </w:t>
      </w:r>
    </w:p>
    <w:p w:rsidR="00000000" w:rsidDel="00000000" w:rsidP="00000000" w:rsidRDefault="00000000" w:rsidRPr="00000000" w14:paraId="0000104B">
      <w:pPr>
        <w:spacing w:line="240" w:lineRule="auto"/>
        <w:ind w:left="729" w:firstLine="0"/>
        <w:jc w:val="both"/>
        <w:rPr>
          <w:sz w:val="26"/>
          <w:szCs w:val="26"/>
        </w:rPr>
      </w:pPr>
      <w:r w:rsidDel="00000000" w:rsidR="00000000" w:rsidRPr="00000000">
        <w:rPr>
          <w:sz w:val="26"/>
          <w:szCs w:val="26"/>
          <w:rtl w:val="0"/>
        </w:rPr>
        <w:t xml:space="preserve">Entropy Core Overload </w:t>
      </w:r>
    </w:p>
    <w:p w:rsidR="00000000" w:rsidDel="00000000" w:rsidP="00000000" w:rsidRDefault="00000000" w:rsidRPr="00000000" w14:paraId="0000104C">
      <w:pPr>
        <w:spacing w:line="240" w:lineRule="auto"/>
        <w:ind w:left="729" w:firstLine="0"/>
        <w:jc w:val="both"/>
        <w:rPr>
          <w:sz w:val="26"/>
          <w:szCs w:val="26"/>
        </w:rPr>
      </w:pPr>
      <w:r w:rsidDel="00000000" w:rsidR="00000000" w:rsidRPr="00000000">
        <w:rPr>
          <w:sz w:val="26"/>
          <w:szCs w:val="26"/>
          <w:rtl w:val="0"/>
        </w:rPr>
        <w:t xml:space="preserve">Effect: Overload a power source, causing a 20-foot explosion (5d10 damage). </w:t>
      </w:r>
    </w:p>
    <w:p w:rsidR="00000000" w:rsidDel="00000000" w:rsidP="00000000" w:rsidRDefault="00000000" w:rsidRPr="00000000" w14:paraId="0000104D">
      <w:pPr>
        <w:spacing w:line="240" w:lineRule="auto"/>
        <w:ind w:left="729" w:firstLine="0"/>
        <w:jc w:val="both"/>
        <w:rPr>
          <w:sz w:val="26"/>
          <w:szCs w:val="26"/>
        </w:rPr>
      </w:pPr>
      <w:r w:rsidDel="00000000" w:rsidR="00000000" w:rsidRPr="00000000">
        <w:rPr>
          <w:sz w:val="26"/>
          <w:szCs w:val="26"/>
          <w:rtl w:val="0"/>
        </w:rPr>
        <w:t xml:space="preserve">Tarot Cost: Energy = 15 + card value. </w:t>
      </w:r>
    </w:p>
    <w:p w:rsidR="00000000" w:rsidDel="00000000" w:rsidP="00000000" w:rsidRDefault="00000000" w:rsidRPr="00000000" w14:paraId="0000104E">
      <w:pPr>
        <w:spacing w:line="240" w:lineRule="auto"/>
        <w:ind w:left="729" w:firstLine="0"/>
        <w:jc w:val="both"/>
        <w:rPr>
          <w:sz w:val="26"/>
          <w:szCs w:val="26"/>
        </w:rPr>
      </w:pPr>
      <w:r w:rsidDel="00000000" w:rsidR="00000000" w:rsidRPr="00000000">
        <w:rPr>
          <w:sz w:val="26"/>
          <w:szCs w:val="26"/>
          <w:rtl w:val="0"/>
        </w:rPr>
        <w:t xml:space="preserve">Chaos Protocols </w:t>
      </w:r>
    </w:p>
    <w:p w:rsidR="00000000" w:rsidDel="00000000" w:rsidP="00000000" w:rsidRDefault="00000000" w:rsidRPr="00000000" w14:paraId="0000104F">
      <w:pPr>
        <w:spacing w:line="240" w:lineRule="auto"/>
        <w:ind w:left="729" w:firstLine="0"/>
        <w:jc w:val="both"/>
        <w:rPr>
          <w:sz w:val="26"/>
          <w:szCs w:val="26"/>
        </w:rPr>
      </w:pPr>
      <w:r w:rsidDel="00000000" w:rsidR="00000000" w:rsidRPr="00000000">
        <w:rPr>
          <w:sz w:val="26"/>
          <w:szCs w:val="26"/>
          <w:rtl w:val="0"/>
        </w:rPr>
        <w:t xml:space="preserve">Effect: Introduce chaotic effects into enemy tech, causing unpredictable malfunctions for 3 rounds. </w:t>
      </w:r>
    </w:p>
    <w:p w:rsidR="00000000" w:rsidDel="00000000" w:rsidP="00000000" w:rsidRDefault="00000000" w:rsidRPr="00000000" w14:paraId="00001050">
      <w:pPr>
        <w:spacing w:line="240" w:lineRule="auto"/>
        <w:ind w:left="729" w:firstLine="0"/>
        <w:jc w:val="both"/>
        <w:rPr>
          <w:sz w:val="26"/>
          <w:szCs w:val="26"/>
        </w:rPr>
      </w:pPr>
      <w:r w:rsidDel="00000000" w:rsidR="00000000" w:rsidRPr="00000000">
        <w:rPr>
          <w:sz w:val="26"/>
          <w:szCs w:val="26"/>
          <w:rtl w:val="0"/>
        </w:rPr>
        <w:t xml:space="preserve">Tarot Cost: Energy = 8 + card value. </w:t>
      </w:r>
    </w:p>
    <w:p w:rsidR="00000000" w:rsidDel="00000000" w:rsidP="00000000" w:rsidRDefault="00000000" w:rsidRPr="00000000" w14:paraId="00001051">
      <w:pPr>
        <w:spacing w:line="240" w:lineRule="auto"/>
        <w:ind w:left="729" w:firstLine="0"/>
        <w:jc w:val="both"/>
        <w:rPr>
          <w:sz w:val="26"/>
          <w:szCs w:val="26"/>
        </w:rPr>
      </w:pPr>
      <w:r w:rsidDel="00000000" w:rsidR="00000000" w:rsidRPr="00000000">
        <w:rPr>
          <w:sz w:val="26"/>
          <w:szCs w:val="26"/>
          <w:rtl w:val="0"/>
        </w:rPr>
        <w:t xml:space="preserve">This completes Technomancy’s 25 spells. I’ll now build Psionics and finalize the list with the same level of detail. One moment!</w:t>
      </w:r>
    </w:p>
    <w:p w:rsidR="00000000" w:rsidDel="00000000" w:rsidP="00000000" w:rsidRDefault="00000000" w:rsidRPr="00000000" w14:paraId="0000105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3">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5">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6">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7">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8">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9">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A">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B">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C">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D">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E">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5F">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0">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1">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3">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5">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6">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7">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8">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9">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A">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B">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C">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D">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E">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6F">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70">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71">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72">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73">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74">
      <w:pPr>
        <w:spacing w:line="240" w:lineRule="auto"/>
        <w:ind w:left="729" w:firstLine="0"/>
        <w:jc w:val="both"/>
        <w:rPr>
          <w:sz w:val="26"/>
          <w:szCs w:val="26"/>
        </w:rPr>
        <w:sectPr>
          <w:headerReference r:id="rId22" w:type="default"/>
          <w:headerReference r:id="rId23" w:type="first"/>
          <w:headerReference r:id="rId24" w:type="even"/>
          <w:type w:val="nextPage"/>
          <w:pgSz w:h="15840" w:w="12240" w:orient="portrait"/>
          <w:pgMar w:bottom="1231" w:top="2074" w:left="216" w:right="224" w:header="88" w:footer="720"/>
          <w:cols w:equalWidth="0" w:num="2">
            <w:col w:space="690" w:w="5555"/>
            <w:col w:space="0" w:w="5555"/>
          </w:cols>
        </w:sectPr>
      </w:pPr>
      <w:r w:rsidDel="00000000" w:rsidR="00000000" w:rsidRPr="00000000">
        <w:rPr>
          <w:rtl w:val="0"/>
        </w:rPr>
      </w:r>
    </w:p>
    <w:p w:rsidR="00000000" w:rsidDel="00000000" w:rsidP="00000000" w:rsidRDefault="00000000" w:rsidRPr="00000000" w14:paraId="00001075">
      <w:pPr>
        <w:spacing w:line="240" w:lineRule="auto"/>
        <w:ind w:left="729" w:firstLine="0"/>
        <w:jc w:val="both"/>
        <w:rPr>
          <w:sz w:val="26"/>
          <w:szCs w:val="26"/>
        </w:rPr>
      </w:pPr>
      <w:r w:rsidDel="00000000" w:rsidR="00000000" w:rsidRPr="00000000">
        <w:rPr>
          <w:sz w:val="26"/>
          <w:szCs w:val="26"/>
          <w:rtl w:val="0"/>
        </w:rPr>
        <w:t xml:space="preserve"> 2. </w:t>
        <w:tab/>
        <w:t xml:space="preserve">Corrosive Nanites </w:t>
      </w:r>
    </w:p>
    <w:p w:rsidR="00000000" w:rsidDel="00000000" w:rsidP="00000000" w:rsidRDefault="00000000" w:rsidRPr="00000000" w14:paraId="00001076">
      <w:pPr>
        <w:spacing w:line="240" w:lineRule="auto"/>
        <w:ind w:left="729" w:firstLine="0"/>
        <w:jc w:val="both"/>
        <w:rPr>
          <w:sz w:val="26"/>
          <w:szCs w:val="26"/>
        </w:rPr>
      </w:pPr>
      <w:r w:rsidDel="00000000" w:rsidR="00000000" w:rsidRPr="00000000">
        <w:rPr>
          <w:sz w:val="26"/>
          <w:szCs w:val="26"/>
          <w:rtl w:val="0"/>
        </w:rPr>
        <w:t xml:space="preserve">Effect: Deploy nanites to corrode an enemy’s armor, reducing AC by 2 for 3 rounds. </w:t>
      </w:r>
    </w:p>
    <w:p w:rsidR="00000000" w:rsidDel="00000000" w:rsidP="00000000" w:rsidRDefault="00000000" w:rsidRPr="00000000" w14:paraId="00001077">
      <w:pPr>
        <w:spacing w:line="240" w:lineRule="auto"/>
        <w:ind w:left="729" w:firstLine="0"/>
        <w:jc w:val="both"/>
        <w:rPr>
          <w:sz w:val="26"/>
          <w:szCs w:val="26"/>
        </w:rPr>
      </w:pPr>
      <w:r w:rsidDel="00000000" w:rsidR="00000000" w:rsidRPr="00000000">
        <w:rPr>
          <w:sz w:val="26"/>
          <w:szCs w:val="26"/>
          <w:rtl w:val="0"/>
        </w:rPr>
        <w:t xml:space="preserve">Tarot Cost: Energy = card value ÷ 2. </w:t>
      </w:r>
    </w:p>
    <w:p w:rsidR="00000000" w:rsidDel="00000000" w:rsidP="00000000" w:rsidRDefault="00000000" w:rsidRPr="00000000" w14:paraId="00001078">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Self-Destruct Drone </w:t>
      </w:r>
    </w:p>
    <w:p w:rsidR="00000000" w:rsidDel="00000000" w:rsidP="00000000" w:rsidRDefault="00000000" w:rsidRPr="00000000" w14:paraId="00001079">
      <w:pPr>
        <w:spacing w:line="240" w:lineRule="auto"/>
        <w:ind w:left="729" w:firstLine="0"/>
        <w:jc w:val="both"/>
        <w:rPr>
          <w:sz w:val="26"/>
          <w:szCs w:val="26"/>
        </w:rPr>
      </w:pPr>
      <w:r w:rsidDel="00000000" w:rsidR="00000000" w:rsidRPr="00000000">
        <w:rPr>
          <w:sz w:val="26"/>
          <w:szCs w:val="26"/>
          <w:rtl w:val="0"/>
        </w:rPr>
        <w:t xml:space="preserve">Effect: Deploy a drone to explode in a 10-foot radius for 4d8 damage. </w:t>
      </w:r>
    </w:p>
    <w:p w:rsidR="00000000" w:rsidDel="00000000" w:rsidP="00000000" w:rsidRDefault="00000000" w:rsidRPr="00000000" w14:paraId="0000107A">
      <w:pPr>
        <w:spacing w:line="240" w:lineRule="auto"/>
        <w:ind w:left="729" w:firstLine="0"/>
        <w:jc w:val="both"/>
        <w:rPr>
          <w:sz w:val="26"/>
          <w:szCs w:val="26"/>
        </w:rPr>
      </w:pPr>
      <w:r w:rsidDel="00000000" w:rsidR="00000000" w:rsidRPr="00000000">
        <w:rPr>
          <w:sz w:val="26"/>
          <w:szCs w:val="26"/>
          <w:rtl w:val="0"/>
        </w:rPr>
        <w:t xml:space="preserve">Tarot Cost: Energy = card value + 5. </w:t>
      </w:r>
    </w:p>
    <w:p w:rsidR="00000000" w:rsidDel="00000000" w:rsidP="00000000" w:rsidRDefault="00000000" w:rsidRPr="00000000" w14:paraId="0000107B">
      <w:pPr>
        <w:spacing w:line="240" w:lineRule="auto"/>
        <w:ind w:left="729" w:firstLine="0"/>
        <w:jc w:val="both"/>
        <w:rPr>
          <w:sz w:val="26"/>
          <w:szCs w:val="26"/>
        </w:rPr>
      </w:pPr>
      <w:r w:rsidDel="00000000" w:rsidR="00000000" w:rsidRPr="00000000">
        <w:rPr>
          <w:sz w:val="26"/>
          <w:szCs w:val="26"/>
          <w:rtl w:val="0"/>
        </w:rPr>
        <w:t xml:space="preserve">Dice Mechanics: Targets roll Dexterity Save (DC </w:t>
      </w:r>
    </w:p>
    <w:p w:rsidR="00000000" w:rsidDel="00000000" w:rsidP="00000000" w:rsidRDefault="00000000" w:rsidRPr="00000000" w14:paraId="0000107C">
      <w:pPr>
        <w:spacing w:line="240" w:lineRule="auto"/>
        <w:ind w:left="729" w:firstLine="0"/>
        <w:jc w:val="both"/>
        <w:rPr>
          <w:sz w:val="26"/>
          <w:szCs w:val="26"/>
        </w:rPr>
      </w:pPr>
      <w:r w:rsidDel="00000000" w:rsidR="00000000" w:rsidRPr="00000000">
        <w:rPr>
          <w:sz w:val="26"/>
          <w:szCs w:val="26"/>
          <w:rtl w:val="0"/>
        </w:rPr>
        <w:t xml:space="preserve">15) to halve damage. </w:t>
      </w:r>
    </w:p>
    <w:p w:rsidR="00000000" w:rsidDel="00000000" w:rsidP="00000000" w:rsidRDefault="00000000" w:rsidRPr="00000000" w14:paraId="0000107D">
      <w:pPr>
        <w:spacing w:line="240" w:lineRule="auto"/>
        <w:ind w:left="729" w:firstLine="0"/>
        <w:jc w:val="both"/>
        <w:rPr>
          <w:sz w:val="26"/>
          <w:szCs w:val="26"/>
        </w:rPr>
      </w:pPr>
      <w:r w:rsidDel="00000000" w:rsidR="00000000" w:rsidRPr="00000000">
        <w:rPr>
          <w:sz w:val="26"/>
          <w:szCs w:val="26"/>
          <w:rtl w:val="0"/>
        </w:rPr>
        <w:t xml:space="preserve">Entropy Core Overload </w:t>
      </w:r>
    </w:p>
    <w:p w:rsidR="00000000" w:rsidDel="00000000" w:rsidP="00000000" w:rsidRDefault="00000000" w:rsidRPr="00000000" w14:paraId="0000107E">
      <w:pPr>
        <w:spacing w:line="240" w:lineRule="auto"/>
        <w:ind w:left="729" w:firstLine="0"/>
        <w:jc w:val="both"/>
        <w:rPr>
          <w:sz w:val="26"/>
          <w:szCs w:val="26"/>
        </w:rPr>
      </w:pPr>
      <w:r w:rsidDel="00000000" w:rsidR="00000000" w:rsidRPr="00000000">
        <w:rPr>
          <w:sz w:val="26"/>
          <w:szCs w:val="26"/>
          <w:rtl w:val="0"/>
        </w:rPr>
        <w:t xml:space="preserve">Effect: Overload a power source, causing a 20-foot explosion (5d10 damage). </w:t>
      </w:r>
    </w:p>
    <w:p w:rsidR="00000000" w:rsidDel="00000000" w:rsidP="00000000" w:rsidRDefault="00000000" w:rsidRPr="00000000" w14:paraId="0000107F">
      <w:pPr>
        <w:spacing w:line="240" w:lineRule="auto"/>
        <w:ind w:left="729" w:firstLine="0"/>
        <w:jc w:val="both"/>
        <w:rPr>
          <w:sz w:val="26"/>
          <w:szCs w:val="26"/>
        </w:rPr>
      </w:pPr>
      <w:r w:rsidDel="00000000" w:rsidR="00000000" w:rsidRPr="00000000">
        <w:rPr>
          <w:sz w:val="26"/>
          <w:szCs w:val="26"/>
          <w:rtl w:val="0"/>
        </w:rPr>
        <w:t xml:space="preserve">Tarot Cost: Energy = 15 + card value. </w:t>
      </w:r>
    </w:p>
    <w:p w:rsidR="00000000" w:rsidDel="00000000" w:rsidP="00000000" w:rsidRDefault="00000000" w:rsidRPr="00000000" w14:paraId="00001080">
      <w:pPr>
        <w:spacing w:line="240" w:lineRule="auto"/>
        <w:ind w:left="729" w:firstLine="0"/>
        <w:jc w:val="both"/>
        <w:rPr>
          <w:sz w:val="26"/>
          <w:szCs w:val="26"/>
        </w:rPr>
      </w:pPr>
      <w:r w:rsidDel="00000000" w:rsidR="00000000" w:rsidRPr="00000000">
        <w:rPr>
          <w:sz w:val="26"/>
          <w:szCs w:val="26"/>
          <w:rtl w:val="0"/>
        </w:rPr>
        <w:t xml:space="preserve">Chaos Protocols </w:t>
      </w:r>
    </w:p>
    <w:p w:rsidR="00000000" w:rsidDel="00000000" w:rsidP="00000000" w:rsidRDefault="00000000" w:rsidRPr="00000000" w14:paraId="00001081">
      <w:pPr>
        <w:spacing w:line="240" w:lineRule="auto"/>
        <w:ind w:left="729" w:firstLine="0"/>
        <w:jc w:val="both"/>
        <w:rPr>
          <w:sz w:val="26"/>
          <w:szCs w:val="26"/>
        </w:rPr>
      </w:pPr>
      <w:r w:rsidDel="00000000" w:rsidR="00000000" w:rsidRPr="00000000">
        <w:rPr>
          <w:sz w:val="26"/>
          <w:szCs w:val="26"/>
          <w:rtl w:val="0"/>
        </w:rPr>
        <w:t xml:space="preserve">Effect: Introduce chaotic effects into enemy tech, causing unpredictable malfunctions for 3 rounds. </w:t>
      </w:r>
    </w:p>
    <w:p w:rsidR="00000000" w:rsidDel="00000000" w:rsidP="00000000" w:rsidRDefault="00000000" w:rsidRPr="00000000" w14:paraId="00001082">
      <w:pPr>
        <w:spacing w:line="240" w:lineRule="auto"/>
        <w:ind w:left="729" w:firstLine="0"/>
        <w:jc w:val="both"/>
        <w:rPr>
          <w:sz w:val="26"/>
          <w:szCs w:val="26"/>
        </w:rPr>
      </w:pPr>
      <w:r w:rsidDel="00000000" w:rsidR="00000000" w:rsidRPr="00000000">
        <w:rPr>
          <w:sz w:val="26"/>
          <w:szCs w:val="26"/>
          <w:rtl w:val="0"/>
        </w:rPr>
        <w:t xml:space="preserve">Tarot Cost: Energy = 8 + card value. </w:t>
      </w:r>
    </w:p>
    <w:p w:rsidR="00000000" w:rsidDel="00000000" w:rsidP="00000000" w:rsidRDefault="00000000" w:rsidRPr="00000000" w14:paraId="00001083">
      <w:pPr>
        <w:spacing w:line="240" w:lineRule="auto"/>
        <w:ind w:left="729" w:firstLine="0"/>
        <w:jc w:val="both"/>
        <w:rPr>
          <w:sz w:val="26"/>
          <w:szCs w:val="26"/>
        </w:rPr>
      </w:pPr>
      <w:r w:rsidDel="00000000" w:rsidR="00000000" w:rsidRPr="00000000">
        <w:rPr>
          <w:sz w:val="26"/>
          <w:szCs w:val="26"/>
          <w:rtl w:val="0"/>
        </w:rPr>
        <w:t xml:space="preserve">This completes Technomancy’s 25 spells. I’ll now build Psionics and finalize the list with the same level of detail. One moment! </w:t>
      </w:r>
    </w:p>
    <w:p w:rsidR="00000000" w:rsidDel="00000000" w:rsidP="00000000" w:rsidRDefault="00000000" w:rsidRPr="00000000" w14:paraId="00001084">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085">
      <w:pPr>
        <w:spacing w:line="240" w:lineRule="auto"/>
        <w:ind w:left="729" w:firstLine="0"/>
        <w:jc w:val="both"/>
        <w:rPr>
          <w:sz w:val="26"/>
          <w:szCs w:val="26"/>
        </w:rPr>
      </w:pPr>
      <w:r w:rsidDel="00000000" w:rsidR="00000000" w:rsidRPr="00000000">
        <w:rPr>
          <w:sz w:val="26"/>
          <w:szCs w:val="26"/>
          <w:rtl w:val="0"/>
        </w:rPr>
        <w:t xml:space="preserve">Psionics: Masters of the Mind </w:t>
      </w:r>
    </w:p>
    <w:p w:rsidR="00000000" w:rsidDel="00000000" w:rsidP="00000000" w:rsidRDefault="00000000" w:rsidRPr="00000000" w14:paraId="00001086">
      <w:pPr>
        <w:spacing w:line="240" w:lineRule="auto"/>
        <w:ind w:left="729" w:firstLine="0"/>
        <w:jc w:val="both"/>
        <w:rPr>
          <w:sz w:val="26"/>
          <w:szCs w:val="26"/>
        </w:rPr>
      </w:pPr>
      <w:r w:rsidDel="00000000" w:rsidR="00000000" w:rsidRPr="00000000">
        <w:rPr>
          <w:sz w:val="26"/>
          <w:szCs w:val="26"/>
          <w:rtl w:val="0"/>
        </w:rPr>
        <w:t xml:space="preserve">Theme: Psionics harness the raw power of thought, reshaping reality through mental clarity and discipline. Spells rely on Focus Points and risk psychic strain, making balance key to avoiding exhaustion. </w:t>
      </w:r>
    </w:p>
    <w:p w:rsidR="00000000" w:rsidDel="00000000" w:rsidP="00000000" w:rsidRDefault="00000000" w:rsidRPr="00000000" w14:paraId="00001087">
      <w:pPr>
        <w:spacing w:line="240" w:lineRule="auto"/>
        <w:ind w:left="729" w:firstLine="0"/>
        <w:jc w:val="both"/>
        <w:rPr>
          <w:sz w:val="26"/>
          <w:szCs w:val="26"/>
        </w:rPr>
      </w:pPr>
      <w:r w:rsidDel="00000000" w:rsidR="00000000" w:rsidRPr="00000000">
        <w:rPr>
          <w:sz w:val="26"/>
          <w:szCs w:val="26"/>
          <w:rtl w:val="0"/>
        </w:rPr>
        <w:t xml:space="preserve">Placement: Add under Section 9: The Outlying Regions of the Palladial Empire (pg. 27, MoreConflict.pdf). </w:t>
      </w:r>
    </w:p>
    <w:p w:rsidR="00000000" w:rsidDel="00000000" w:rsidP="00000000" w:rsidRDefault="00000000" w:rsidRPr="00000000" w14:paraId="00001088">
      <w:pPr>
        <w:spacing w:line="240" w:lineRule="auto"/>
        <w:ind w:left="729" w:firstLine="0"/>
        <w:jc w:val="both"/>
        <w:rPr>
          <w:sz w:val="26"/>
          <w:szCs w:val="26"/>
        </w:rPr>
      </w:pPr>
      <w:r w:rsidDel="00000000" w:rsidR="00000000" w:rsidRPr="00000000">
        <w:rPr>
          <w:sz w:val="26"/>
          <w:szCs w:val="26"/>
          <w:rtl w:val="0"/>
        </w:rPr>
        <w:t xml:space="preserve">Imperious (Celestial Psychic Energy) </w:t>
      </w:r>
    </w:p>
    <w:p w:rsidR="00000000" w:rsidDel="00000000" w:rsidP="00000000" w:rsidRDefault="00000000" w:rsidRPr="00000000" w14:paraId="00001089">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Astral Projection </w:t>
      </w:r>
    </w:p>
    <w:p w:rsidR="00000000" w:rsidDel="00000000" w:rsidP="00000000" w:rsidRDefault="00000000" w:rsidRPr="00000000" w14:paraId="0000108A">
      <w:pPr>
        <w:spacing w:line="240" w:lineRule="auto"/>
        <w:ind w:left="729" w:firstLine="0"/>
        <w:jc w:val="both"/>
        <w:rPr>
          <w:sz w:val="26"/>
          <w:szCs w:val="26"/>
        </w:rPr>
      </w:pPr>
      <w:r w:rsidDel="00000000" w:rsidR="00000000" w:rsidRPr="00000000">
        <w:rPr>
          <w:sz w:val="26"/>
          <w:szCs w:val="26"/>
          <w:rtl w:val="0"/>
        </w:rPr>
        <w:t xml:space="preserve">Effect: Project your consciousness up to 60 feet away for scouting or bypassing obstacles. </w:t>
      </w:r>
    </w:p>
    <w:p w:rsidR="00000000" w:rsidDel="00000000" w:rsidP="00000000" w:rsidRDefault="00000000" w:rsidRPr="00000000" w14:paraId="0000108B">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8C">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Luminous Mind </w:t>
      </w:r>
    </w:p>
    <w:p w:rsidR="00000000" w:rsidDel="00000000" w:rsidP="00000000" w:rsidRDefault="00000000" w:rsidRPr="00000000" w14:paraId="0000108D">
      <w:pPr>
        <w:spacing w:line="240" w:lineRule="auto"/>
        <w:ind w:left="729" w:firstLine="0"/>
        <w:jc w:val="both"/>
        <w:rPr>
          <w:sz w:val="26"/>
          <w:szCs w:val="26"/>
        </w:rPr>
      </w:pPr>
      <w:r w:rsidDel="00000000" w:rsidR="00000000" w:rsidRPr="00000000">
        <w:rPr>
          <w:sz w:val="26"/>
          <w:szCs w:val="26"/>
          <w:rtl w:val="0"/>
        </w:rPr>
        <w:t xml:space="preserve">Effect: Surround yourself with radiant psychic energy, granting +2 AC for 3 rounds. </w:t>
      </w:r>
    </w:p>
    <w:p w:rsidR="00000000" w:rsidDel="00000000" w:rsidP="00000000" w:rsidRDefault="00000000" w:rsidRPr="00000000" w14:paraId="0000108E">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08F">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Vision of the Future </w:t>
      </w:r>
    </w:p>
    <w:p w:rsidR="00000000" w:rsidDel="00000000" w:rsidP="00000000" w:rsidRDefault="00000000" w:rsidRPr="00000000" w14:paraId="00001090">
      <w:pPr>
        <w:spacing w:line="240" w:lineRule="auto"/>
        <w:ind w:left="729" w:firstLine="0"/>
        <w:jc w:val="both"/>
        <w:rPr>
          <w:sz w:val="26"/>
          <w:szCs w:val="26"/>
        </w:rPr>
      </w:pPr>
      <w:r w:rsidDel="00000000" w:rsidR="00000000" w:rsidRPr="00000000">
        <w:rPr>
          <w:sz w:val="26"/>
          <w:szCs w:val="26"/>
          <w:rtl w:val="0"/>
        </w:rPr>
        <w:t xml:space="preserve">Effect: Reroll a failed saving throw or ability check. </w:t>
      </w:r>
    </w:p>
    <w:p w:rsidR="00000000" w:rsidDel="00000000" w:rsidP="00000000" w:rsidRDefault="00000000" w:rsidRPr="00000000" w14:paraId="00001091">
      <w:pPr>
        <w:spacing w:line="240" w:lineRule="auto"/>
        <w:ind w:left="729" w:firstLine="0"/>
        <w:jc w:val="both"/>
        <w:rPr>
          <w:sz w:val="26"/>
          <w:szCs w:val="26"/>
        </w:rPr>
      </w:pPr>
      <w:r w:rsidDel="00000000" w:rsidR="00000000" w:rsidRPr="00000000">
        <w:rPr>
          <w:sz w:val="26"/>
          <w:szCs w:val="26"/>
          <w:rtl w:val="0"/>
        </w:rPr>
        <w:t xml:space="preserve">Tarot Cost: Focus = 8 + card value. </w:t>
      </w:r>
    </w:p>
    <w:p w:rsidR="00000000" w:rsidDel="00000000" w:rsidP="00000000" w:rsidRDefault="00000000" w:rsidRPr="00000000" w14:paraId="00001092">
      <w:pPr>
        <w:spacing w:line="240" w:lineRule="auto"/>
        <w:ind w:left="729" w:firstLine="0"/>
        <w:jc w:val="both"/>
        <w:rPr>
          <w:sz w:val="26"/>
          <w:szCs w:val="26"/>
        </w:rPr>
      </w:pPr>
      <w:r w:rsidDel="00000000" w:rsidR="00000000" w:rsidRPr="00000000">
        <w:rPr>
          <w:sz w:val="26"/>
          <w:szCs w:val="26"/>
          <w:rtl w:val="0"/>
        </w:rPr>
        <w:t xml:space="preserve">Radiant Surge </w:t>
      </w:r>
    </w:p>
    <w:p w:rsidR="00000000" w:rsidDel="00000000" w:rsidP="00000000" w:rsidRDefault="00000000" w:rsidRPr="00000000" w14:paraId="00001093">
      <w:pPr>
        <w:spacing w:line="240" w:lineRule="auto"/>
        <w:ind w:left="729" w:firstLine="0"/>
        <w:jc w:val="both"/>
        <w:rPr>
          <w:sz w:val="26"/>
          <w:szCs w:val="26"/>
        </w:rPr>
      </w:pPr>
      <w:r w:rsidDel="00000000" w:rsidR="00000000" w:rsidRPr="00000000">
        <w:rPr>
          <w:sz w:val="26"/>
          <w:szCs w:val="26"/>
          <w:rtl w:val="0"/>
        </w:rPr>
        <w:t xml:space="preserve">Effect: Emit a burst of psychic light in a 20-foot </w:t>
      </w:r>
    </w:p>
    <w:p w:rsidR="00000000" w:rsidDel="00000000" w:rsidP="00000000" w:rsidRDefault="00000000" w:rsidRPr="00000000" w14:paraId="00001094">
      <w:pPr>
        <w:spacing w:line="240" w:lineRule="auto"/>
        <w:ind w:left="729" w:firstLine="0"/>
        <w:jc w:val="both"/>
        <w:rPr>
          <w:sz w:val="26"/>
          <w:szCs w:val="26"/>
        </w:rPr>
      </w:pPr>
      <w:r w:rsidDel="00000000" w:rsidR="00000000" w:rsidRPr="00000000">
        <w:rPr>
          <w:sz w:val="26"/>
          <w:szCs w:val="26"/>
          <w:rtl w:val="0"/>
        </w:rPr>
        <w:t xml:space="preserve">radius, dealing 2d8 damage to enemies and healing allies for 1d8. </w:t>
      </w:r>
    </w:p>
    <w:p w:rsidR="00000000" w:rsidDel="00000000" w:rsidP="00000000" w:rsidRDefault="00000000" w:rsidRPr="00000000" w14:paraId="00001095">
      <w:pPr>
        <w:spacing w:line="240" w:lineRule="auto"/>
        <w:ind w:left="729" w:firstLine="0"/>
        <w:jc w:val="both"/>
        <w:rPr>
          <w:sz w:val="26"/>
          <w:szCs w:val="26"/>
        </w:rPr>
      </w:pPr>
      <w:r w:rsidDel="00000000" w:rsidR="00000000" w:rsidRPr="00000000">
        <w:rPr>
          <w:sz w:val="26"/>
          <w:szCs w:val="26"/>
          <w:rtl w:val="0"/>
        </w:rPr>
        <w:t xml:space="preserve">Tarot Cost: Focus = card value + 10. </w:t>
      </w:r>
    </w:p>
    <w:p w:rsidR="00000000" w:rsidDel="00000000" w:rsidP="00000000" w:rsidRDefault="00000000" w:rsidRPr="00000000" w14:paraId="00001096">
      <w:pPr>
        <w:spacing w:line="240" w:lineRule="auto"/>
        <w:ind w:left="729" w:firstLine="0"/>
        <w:jc w:val="both"/>
        <w:rPr>
          <w:sz w:val="26"/>
          <w:szCs w:val="26"/>
        </w:rPr>
      </w:pPr>
      <w:r w:rsidDel="00000000" w:rsidR="00000000" w:rsidRPr="00000000">
        <w:rPr>
          <w:sz w:val="26"/>
          <w:szCs w:val="26"/>
          <w:rtl w:val="0"/>
        </w:rPr>
        <w:t xml:space="preserve">Beacon of Insight </w:t>
      </w:r>
    </w:p>
    <w:p w:rsidR="00000000" w:rsidDel="00000000" w:rsidP="00000000" w:rsidRDefault="00000000" w:rsidRPr="00000000" w14:paraId="00001097">
      <w:pPr>
        <w:spacing w:line="240" w:lineRule="auto"/>
        <w:ind w:left="729" w:firstLine="0"/>
        <w:jc w:val="both"/>
        <w:rPr>
          <w:sz w:val="26"/>
          <w:szCs w:val="26"/>
        </w:rPr>
      </w:pPr>
      <w:r w:rsidDel="00000000" w:rsidR="00000000" w:rsidRPr="00000000">
        <w:rPr>
          <w:sz w:val="26"/>
          <w:szCs w:val="26"/>
          <w:rtl w:val="0"/>
        </w:rPr>
        <w:t xml:space="preserve">Effect: Grant all allies in a 30-foot radius +2 to Perception and Insight rolls for 3 rounds. </w:t>
      </w:r>
    </w:p>
    <w:p w:rsidR="00000000" w:rsidDel="00000000" w:rsidP="00000000" w:rsidRDefault="00000000" w:rsidRPr="00000000" w14:paraId="00001098">
      <w:pPr>
        <w:spacing w:line="240" w:lineRule="auto"/>
        <w:ind w:left="729" w:firstLine="0"/>
        <w:jc w:val="both"/>
        <w:rPr>
          <w:sz w:val="26"/>
          <w:szCs w:val="26"/>
        </w:rPr>
      </w:pPr>
      <w:r w:rsidDel="00000000" w:rsidR="00000000" w:rsidRPr="00000000">
        <w:rPr>
          <w:sz w:val="26"/>
          <w:szCs w:val="26"/>
          <w:rtl w:val="0"/>
        </w:rPr>
        <w:t xml:space="preserve">Tarot Cost: Focus = card value. </w:t>
      </w:r>
    </w:p>
    <w:p w:rsidR="00000000" w:rsidDel="00000000" w:rsidP="00000000" w:rsidRDefault="00000000" w:rsidRPr="00000000" w14:paraId="00001099">
      <w:pPr>
        <w:spacing w:line="240" w:lineRule="auto"/>
        <w:ind w:left="729" w:firstLine="0"/>
        <w:jc w:val="both"/>
        <w:rPr>
          <w:sz w:val="26"/>
          <w:szCs w:val="26"/>
        </w:rPr>
      </w:pPr>
      <w:r w:rsidDel="00000000" w:rsidR="00000000" w:rsidRPr="00000000">
        <w:rPr>
          <w:sz w:val="26"/>
          <w:szCs w:val="26"/>
          <w:rtl w:val="0"/>
        </w:rPr>
        <w:t xml:space="preserve">Dominion (Mind Control and Influence) </w:t>
      </w:r>
    </w:p>
    <w:p w:rsidR="00000000" w:rsidDel="00000000" w:rsidP="00000000" w:rsidRDefault="00000000" w:rsidRPr="00000000" w14:paraId="0000109A">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Psychic Command </w:t>
      </w:r>
    </w:p>
    <w:p w:rsidR="00000000" w:rsidDel="00000000" w:rsidP="00000000" w:rsidRDefault="00000000" w:rsidRPr="00000000" w14:paraId="0000109B">
      <w:pPr>
        <w:spacing w:line="240" w:lineRule="auto"/>
        <w:ind w:left="729" w:firstLine="0"/>
        <w:jc w:val="both"/>
        <w:rPr>
          <w:sz w:val="26"/>
          <w:szCs w:val="26"/>
        </w:rPr>
      </w:pPr>
      <w:r w:rsidDel="00000000" w:rsidR="00000000" w:rsidRPr="00000000">
        <w:rPr>
          <w:sz w:val="26"/>
          <w:szCs w:val="26"/>
          <w:rtl w:val="0"/>
        </w:rPr>
        <w:t xml:space="preserve">Effect: Force one creature to follow a simple command for 1 round. </w:t>
      </w:r>
    </w:p>
    <w:p w:rsidR="00000000" w:rsidDel="00000000" w:rsidP="00000000" w:rsidRDefault="00000000" w:rsidRPr="00000000" w14:paraId="0000109C">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9D">
      <w:pPr>
        <w:spacing w:line="240" w:lineRule="auto"/>
        <w:ind w:left="729" w:firstLine="0"/>
        <w:jc w:val="both"/>
        <w:rPr>
          <w:sz w:val="26"/>
          <w:szCs w:val="26"/>
        </w:rPr>
      </w:pPr>
      <w:r w:rsidDel="00000000" w:rsidR="00000000" w:rsidRPr="00000000">
        <w:rPr>
          <w:sz w:val="26"/>
          <w:szCs w:val="26"/>
          <w:rtl w:val="0"/>
        </w:rPr>
        <w:t xml:space="preserve">Dice Mechanics: Target rolls Wisdom Save (DC </w:t>
      </w:r>
    </w:p>
    <w:p w:rsidR="00000000" w:rsidDel="00000000" w:rsidP="00000000" w:rsidRDefault="00000000" w:rsidRPr="00000000" w14:paraId="0000109E">
      <w:pPr>
        <w:spacing w:line="240" w:lineRule="auto"/>
        <w:ind w:left="729" w:firstLine="0"/>
        <w:jc w:val="both"/>
        <w:rPr>
          <w:sz w:val="26"/>
          <w:szCs w:val="26"/>
        </w:rPr>
      </w:pPr>
      <w:r w:rsidDel="00000000" w:rsidR="00000000" w:rsidRPr="00000000">
        <w:rPr>
          <w:sz w:val="26"/>
          <w:szCs w:val="26"/>
          <w:rtl w:val="0"/>
        </w:rPr>
        <w:t xml:space="preserve">15) to resist. </w:t>
      </w:r>
    </w:p>
    <w:p w:rsidR="00000000" w:rsidDel="00000000" w:rsidP="00000000" w:rsidRDefault="00000000" w:rsidRPr="00000000" w14:paraId="0000109F">
      <w:pPr>
        <w:spacing w:line="240" w:lineRule="auto"/>
        <w:ind w:left="729" w:firstLine="0"/>
        <w:jc w:val="both"/>
        <w:rPr>
          <w:sz w:val="26"/>
          <w:szCs w:val="26"/>
        </w:rPr>
      </w:pPr>
      <w:r w:rsidDel="00000000" w:rsidR="00000000" w:rsidRPr="00000000">
        <w:rPr>
          <w:sz w:val="26"/>
          <w:szCs w:val="26"/>
          <w:rtl w:val="0"/>
        </w:rPr>
        <w:t xml:space="preserve">Aura of Authority </w:t>
      </w:r>
    </w:p>
    <w:p w:rsidR="00000000" w:rsidDel="00000000" w:rsidP="00000000" w:rsidRDefault="00000000" w:rsidRPr="00000000" w14:paraId="000010A0">
      <w:pPr>
        <w:spacing w:line="240" w:lineRule="auto"/>
        <w:ind w:left="729" w:firstLine="0"/>
        <w:jc w:val="both"/>
        <w:rPr>
          <w:sz w:val="26"/>
          <w:szCs w:val="26"/>
        </w:rPr>
      </w:pPr>
      <w:r w:rsidDel="00000000" w:rsidR="00000000" w:rsidRPr="00000000">
        <w:rPr>
          <w:sz w:val="26"/>
          <w:szCs w:val="26"/>
          <w:rtl w:val="0"/>
        </w:rPr>
        <w:t xml:space="preserve">Effect: Buff allies within 20 feet, granting +1 to attack and damage rolls for 3 rounds. </w:t>
      </w:r>
    </w:p>
    <w:p w:rsidR="00000000" w:rsidDel="00000000" w:rsidP="00000000" w:rsidRDefault="00000000" w:rsidRPr="00000000" w14:paraId="000010A1">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0A2">
      <w:pPr>
        <w:spacing w:line="240" w:lineRule="auto"/>
        <w:ind w:left="729" w:firstLine="0"/>
        <w:jc w:val="both"/>
        <w:rPr>
          <w:sz w:val="26"/>
          <w:szCs w:val="26"/>
        </w:rPr>
      </w:pPr>
      <w:r w:rsidDel="00000000" w:rsidR="00000000" w:rsidRPr="00000000">
        <w:rPr>
          <w:sz w:val="26"/>
          <w:szCs w:val="26"/>
          <w:rtl w:val="0"/>
        </w:rPr>
        <w:t xml:space="preserve">Subjugate Will </w:t>
      </w:r>
    </w:p>
    <w:p w:rsidR="00000000" w:rsidDel="00000000" w:rsidP="00000000" w:rsidRDefault="00000000" w:rsidRPr="00000000" w14:paraId="000010A3">
      <w:pPr>
        <w:spacing w:line="240" w:lineRule="auto"/>
        <w:ind w:left="729" w:firstLine="0"/>
        <w:jc w:val="both"/>
        <w:rPr>
          <w:sz w:val="26"/>
          <w:szCs w:val="26"/>
        </w:rPr>
      </w:pPr>
      <w:r w:rsidDel="00000000" w:rsidR="00000000" w:rsidRPr="00000000">
        <w:rPr>
          <w:sz w:val="26"/>
          <w:szCs w:val="26"/>
          <w:rtl w:val="0"/>
        </w:rPr>
        <w:t xml:space="preserve">Effect: Dominate an enemy’s mind, forcing them to act on your behalf for 1 round. </w:t>
      </w:r>
    </w:p>
    <w:p w:rsidR="00000000" w:rsidDel="00000000" w:rsidP="00000000" w:rsidRDefault="00000000" w:rsidRPr="00000000" w14:paraId="000010A4">
      <w:pPr>
        <w:spacing w:line="240" w:lineRule="auto"/>
        <w:ind w:left="729" w:firstLine="0"/>
        <w:jc w:val="both"/>
        <w:rPr>
          <w:sz w:val="26"/>
          <w:szCs w:val="26"/>
        </w:rPr>
      </w:pPr>
      <w:r w:rsidDel="00000000" w:rsidR="00000000" w:rsidRPr="00000000">
        <w:rPr>
          <w:sz w:val="26"/>
          <w:szCs w:val="26"/>
          <w:rtl w:val="0"/>
        </w:rPr>
        <w:t xml:space="preserve">Tarot Cost: Focus = card value + 10. </w:t>
      </w:r>
    </w:p>
    <w:p w:rsidR="00000000" w:rsidDel="00000000" w:rsidP="00000000" w:rsidRDefault="00000000" w:rsidRPr="00000000" w14:paraId="000010A5">
      <w:pPr>
        <w:spacing w:line="240" w:lineRule="auto"/>
        <w:ind w:left="729" w:firstLine="0"/>
        <w:jc w:val="both"/>
        <w:rPr>
          <w:sz w:val="26"/>
          <w:szCs w:val="26"/>
        </w:rPr>
      </w:pPr>
      <w:r w:rsidDel="00000000" w:rsidR="00000000" w:rsidRPr="00000000">
        <w:rPr>
          <w:sz w:val="26"/>
          <w:szCs w:val="26"/>
          <w:rtl w:val="0"/>
        </w:rPr>
        <w:t xml:space="preserve">Dice Mechanics: Target rolls Charisma Save (DC 16) to resist. </w:t>
      </w:r>
    </w:p>
    <w:p w:rsidR="00000000" w:rsidDel="00000000" w:rsidP="00000000" w:rsidRDefault="00000000" w:rsidRPr="00000000" w14:paraId="000010A6">
      <w:pPr>
        <w:spacing w:line="240" w:lineRule="auto"/>
        <w:ind w:left="729" w:firstLine="0"/>
        <w:jc w:val="both"/>
        <w:rPr>
          <w:sz w:val="26"/>
          <w:szCs w:val="26"/>
        </w:rPr>
      </w:pPr>
      <w:r w:rsidDel="00000000" w:rsidR="00000000" w:rsidRPr="00000000">
        <w:rPr>
          <w:sz w:val="26"/>
          <w:szCs w:val="26"/>
          <w:rtl w:val="0"/>
        </w:rPr>
        <w:t xml:space="preserve">Suppress Instincts </w:t>
      </w:r>
    </w:p>
    <w:p w:rsidR="00000000" w:rsidDel="00000000" w:rsidP="00000000" w:rsidRDefault="00000000" w:rsidRPr="00000000" w14:paraId="000010A7">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Effect: Prevent one creature from attacking for </w:t>
      </w:r>
    </w:p>
    <w:p w:rsidR="00000000" w:rsidDel="00000000" w:rsidP="00000000" w:rsidRDefault="00000000" w:rsidRPr="00000000" w14:paraId="000010A8">
      <w:pPr>
        <w:spacing w:line="240" w:lineRule="auto"/>
        <w:ind w:left="729" w:firstLine="0"/>
        <w:jc w:val="both"/>
        <w:rPr>
          <w:sz w:val="26"/>
          <w:szCs w:val="26"/>
        </w:rPr>
      </w:pPr>
      <w:r w:rsidDel="00000000" w:rsidR="00000000" w:rsidRPr="00000000">
        <w:rPr>
          <w:sz w:val="26"/>
          <w:szCs w:val="26"/>
          <w:rtl w:val="0"/>
        </w:rPr>
        <w:t xml:space="preserve">2 rounds. </w:t>
      </w:r>
    </w:p>
    <w:p w:rsidR="00000000" w:rsidDel="00000000" w:rsidP="00000000" w:rsidRDefault="00000000" w:rsidRPr="00000000" w14:paraId="000010A9">
      <w:pPr>
        <w:spacing w:line="240" w:lineRule="auto"/>
        <w:ind w:left="729" w:firstLine="0"/>
        <w:jc w:val="both"/>
        <w:rPr>
          <w:sz w:val="26"/>
          <w:szCs w:val="26"/>
        </w:rPr>
      </w:pPr>
      <w:r w:rsidDel="00000000" w:rsidR="00000000" w:rsidRPr="00000000">
        <w:rPr>
          <w:sz w:val="26"/>
          <w:szCs w:val="26"/>
          <w:rtl w:val="0"/>
        </w:rPr>
        <w:t xml:space="preserve">Tarot Cost: Focus = 3 + card value. </w:t>
      </w:r>
    </w:p>
    <w:p w:rsidR="00000000" w:rsidDel="00000000" w:rsidP="00000000" w:rsidRDefault="00000000" w:rsidRPr="00000000" w14:paraId="000010AA">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Mental Fortress </w:t>
      </w:r>
    </w:p>
    <w:p w:rsidR="00000000" w:rsidDel="00000000" w:rsidP="00000000" w:rsidRDefault="00000000" w:rsidRPr="00000000" w14:paraId="000010AB">
      <w:pPr>
        <w:spacing w:line="240" w:lineRule="auto"/>
        <w:ind w:left="729" w:firstLine="0"/>
        <w:jc w:val="both"/>
        <w:rPr>
          <w:sz w:val="26"/>
          <w:szCs w:val="26"/>
        </w:rPr>
      </w:pPr>
      <w:r w:rsidDel="00000000" w:rsidR="00000000" w:rsidRPr="00000000">
        <w:rPr>
          <w:sz w:val="26"/>
          <w:szCs w:val="26"/>
          <w:rtl w:val="0"/>
        </w:rPr>
        <w:t xml:space="preserve">Effect: Grant yourself immunity to psychic damage and mind-affecting effects for 3 rounds. </w:t>
      </w:r>
    </w:p>
    <w:p w:rsidR="00000000" w:rsidDel="00000000" w:rsidP="00000000" w:rsidRDefault="00000000" w:rsidRPr="00000000" w14:paraId="000010AC">
      <w:pPr>
        <w:spacing w:line="240" w:lineRule="auto"/>
        <w:ind w:left="729" w:firstLine="0"/>
        <w:jc w:val="both"/>
        <w:rPr>
          <w:sz w:val="26"/>
          <w:szCs w:val="26"/>
        </w:rPr>
      </w:pPr>
      <w:r w:rsidDel="00000000" w:rsidR="00000000" w:rsidRPr="00000000">
        <w:rPr>
          <w:sz w:val="26"/>
          <w:szCs w:val="26"/>
          <w:rtl w:val="0"/>
        </w:rPr>
        <w:t xml:space="preserve">Tarot Cost: Focus = 12 + card value. </w:t>
      </w:r>
    </w:p>
    <w:p w:rsidR="00000000" w:rsidDel="00000000" w:rsidP="00000000" w:rsidRDefault="00000000" w:rsidRPr="00000000" w14:paraId="000010AD">
      <w:pPr>
        <w:spacing w:line="240" w:lineRule="auto"/>
        <w:ind w:left="729" w:firstLine="0"/>
        <w:jc w:val="both"/>
        <w:rPr>
          <w:sz w:val="26"/>
          <w:szCs w:val="26"/>
        </w:rPr>
      </w:pPr>
      <w:r w:rsidDel="00000000" w:rsidR="00000000" w:rsidRPr="00000000">
        <w:rPr>
          <w:sz w:val="26"/>
          <w:szCs w:val="26"/>
          <w:rtl w:val="0"/>
        </w:rPr>
        <w:t xml:space="preserve">Harmonia (Healing and Unity) </w:t>
      </w:r>
    </w:p>
    <w:p w:rsidR="00000000" w:rsidDel="00000000" w:rsidP="00000000" w:rsidRDefault="00000000" w:rsidRPr="00000000" w14:paraId="000010A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Telepathic Bond </w:t>
      </w:r>
    </w:p>
    <w:p w:rsidR="00000000" w:rsidDel="00000000" w:rsidP="00000000" w:rsidRDefault="00000000" w:rsidRPr="00000000" w14:paraId="000010AF">
      <w:pPr>
        <w:spacing w:line="240" w:lineRule="auto"/>
        <w:ind w:left="729" w:firstLine="0"/>
        <w:jc w:val="both"/>
        <w:rPr>
          <w:sz w:val="26"/>
          <w:szCs w:val="26"/>
        </w:rPr>
      </w:pPr>
      <w:r w:rsidDel="00000000" w:rsidR="00000000" w:rsidRPr="00000000">
        <w:rPr>
          <w:sz w:val="26"/>
          <w:szCs w:val="26"/>
          <w:rtl w:val="0"/>
        </w:rPr>
        <w:t xml:space="preserve">Effect: Link minds with up to 3 allies, allowing instant communication for 1 hour. </w:t>
      </w:r>
    </w:p>
    <w:p w:rsidR="00000000" w:rsidDel="00000000" w:rsidP="00000000" w:rsidRDefault="00000000" w:rsidRPr="00000000" w14:paraId="000010B0">
      <w:pPr>
        <w:spacing w:line="240" w:lineRule="auto"/>
        <w:ind w:left="729" w:firstLine="0"/>
        <w:jc w:val="both"/>
        <w:rPr>
          <w:sz w:val="26"/>
          <w:szCs w:val="26"/>
        </w:rPr>
      </w:pPr>
      <w:r w:rsidDel="00000000" w:rsidR="00000000" w:rsidRPr="00000000">
        <w:rPr>
          <w:sz w:val="26"/>
          <w:szCs w:val="26"/>
          <w:rtl w:val="0"/>
        </w:rPr>
        <w:t xml:space="preserve">Tarot Cost: Focus = card value. </w:t>
      </w:r>
    </w:p>
    <w:p w:rsidR="00000000" w:rsidDel="00000000" w:rsidP="00000000" w:rsidRDefault="00000000" w:rsidRPr="00000000" w14:paraId="000010B1">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Empathic Resonance </w:t>
      </w:r>
    </w:p>
    <w:p w:rsidR="00000000" w:rsidDel="00000000" w:rsidP="00000000" w:rsidRDefault="00000000" w:rsidRPr="00000000" w14:paraId="000010B2">
      <w:pPr>
        <w:spacing w:line="240" w:lineRule="auto"/>
        <w:ind w:left="729" w:firstLine="0"/>
        <w:jc w:val="both"/>
        <w:rPr>
          <w:sz w:val="26"/>
          <w:szCs w:val="26"/>
        </w:rPr>
      </w:pPr>
      <w:r w:rsidDel="00000000" w:rsidR="00000000" w:rsidRPr="00000000">
        <w:rPr>
          <w:sz w:val="26"/>
          <w:szCs w:val="26"/>
          <w:rtl w:val="0"/>
        </w:rPr>
        <w:t xml:space="preserve">Effect: Absorb 2d8 damage from an ally, healing them but taking half the damage yourself. </w:t>
      </w:r>
    </w:p>
    <w:p w:rsidR="00000000" w:rsidDel="00000000" w:rsidP="00000000" w:rsidRDefault="00000000" w:rsidRPr="00000000" w14:paraId="000010B3">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B4">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Mental Alignment </w:t>
      </w:r>
    </w:p>
    <w:p w:rsidR="00000000" w:rsidDel="00000000" w:rsidP="00000000" w:rsidRDefault="00000000" w:rsidRPr="00000000" w14:paraId="000010B5">
      <w:pPr>
        <w:spacing w:line="240" w:lineRule="auto"/>
        <w:ind w:left="729" w:firstLine="0"/>
        <w:jc w:val="both"/>
        <w:rPr>
          <w:sz w:val="26"/>
          <w:szCs w:val="26"/>
        </w:rPr>
      </w:pPr>
      <w:r w:rsidDel="00000000" w:rsidR="00000000" w:rsidRPr="00000000">
        <w:rPr>
          <w:sz w:val="26"/>
          <w:szCs w:val="26"/>
          <w:rtl w:val="0"/>
        </w:rPr>
        <w:t xml:space="preserve">Effect: Grant an ally advantage on Intelligence, Wisdom, and Charisma saves for 2 rounds. </w:t>
      </w:r>
    </w:p>
    <w:p w:rsidR="00000000" w:rsidDel="00000000" w:rsidP="00000000" w:rsidRDefault="00000000" w:rsidRPr="00000000" w14:paraId="000010B6">
      <w:pPr>
        <w:spacing w:line="240" w:lineRule="auto"/>
        <w:ind w:left="729" w:firstLine="0"/>
        <w:jc w:val="both"/>
        <w:rPr>
          <w:sz w:val="26"/>
          <w:szCs w:val="26"/>
        </w:rPr>
      </w:pPr>
      <w:r w:rsidDel="00000000" w:rsidR="00000000" w:rsidRPr="00000000">
        <w:rPr>
          <w:sz w:val="26"/>
          <w:szCs w:val="26"/>
          <w:rtl w:val="0"/>
        </w:rPr>
        <w:t xml:space="preserve">Tarot Cost: Focus = 8 + card value. </w:t>
      </w:r>
    </w:p>
    <w:p w:rsidR="00000000" w:rsidDel="00000000" w:rsidP="00000000" w:rsidRDefault="00000000" w:rsidRPr="00000000" w14:paraId="000010B7">
      <w:pPr>
        <w:spacing w:line="240" w:lineRule="auto"/>
        <w:ind w:left="729" w:firstLine="0"/>
        <w:jc w:val="both"/>
        <w:rPr>
          <w:sz w:val="26"/>
          <w:szCs w:val="26"/>
        </w:rPr>
      </w:pPr>
      <w:r w:rsidDel="00000000" w:rsidR="00000000" w:rsidRPr="00000000">
        <w:rPr>
          <w:sz w:val="26"/>
          <w:szCs w:val="26"/>
          <w:rtl w:val="0"/>
        </w:rPr>
        <w:tab/>
        <w:t xml:space="preserve">4.</w:t>
        <w:tab/>
        <w:t xml:space="preserve">Psychic Repair </w:t>
      </w:r>
    </w:p>
    <w:p w:rsidR="00000000" w:rsidDel="00000000" w:rsidP="00000000" w:rsidRDefault="00000000" w:rsidRPr="00000000" w14:paraId="000010B8">
      <w:pPr>
        <w:spacing w:line="240" w:lineRule="auto"/>
        <w:ind w:left="729" w:firstLine="0"/>
        <w:jc w:val="both"/>
        <w:rPr>
          <w:sz w:val="26"/>
          <w:szCs w:val="26"/>
        </w:rPr>
      </w:pPr>
      <w:r w:rsidDel="00000000" w:rsidR="00000000" w:rsidRPr="00000000">
        <w:rPr>
          <w:sz w:val="26"/>
          <w:szCs w:val="26"/>
          <w:rtl w:val="0"/>
        </w:rPr>
        <w:t xml:space="preserve">Effect: Heal an ally for 3d6 HP by stabilizing their mental energy. </w:t>
      </w:r>
    </w:p>
    <w:p w:rsidR="00000000" w:rsidDel="00000000" w:rsidP="00000000" w:rsidRDefault="00000000" w:rsidRPr="00000000" w14:paraId="000010B9">
      <w:pPr>
        <w:spacing w:line="240" w:lineRule="auto"/>
        <w:ind w:left="729" w:firstLine="0"/>
        <w:jc w:val="both"/>
        <w:rPr>
          <w:sz w:val="26"/>
          <w:szCs w:val="26"/>
        </w:rPr>
      </w:pPr>
      <w:r w:rsidDel="00000000" w:rsidR="00000000" w:rsidRPr="00000000">
        <w:rPr>
          <w:sz w:val="26"/>
          <w:szCs w:val="26"/>
          <w:rtl w:val="0"/>
        </w:rPr>
        <w:t xml:space="preserve">Tarot Cost: Focus = 10 + card value. </w:t>
      </w:r>
    </w:p>
    <w:p w:rsidR="00000000" w:rsidDel="00000000" w:rsidP="00000000" w:rsidRDefault="00000000" w:rsidRPr="00000000" w14:paraId="000010BA">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Unity Field </w:t>
      </w:r>
    </w:p>
    <w:p w:rsidR="00000000" w:rsidDel="00000000" w:rsidP="00000000" w:rsidRDefault="00000000" w:rsidRPr="00000000" w14:paraId="000010BB">
      <w:pPr>
        <w:spacing w:line="240" w:lineRule="auto"/>
        <w:ind w:left="729" w:firstLine="0"/>
        <w:jc w:val="both"/>
        <w:rPr>
          <w:sz w:val="26"/>
          <w:szCs w:val="26"/>
        </w:rPr>
      </w:pPr>
      <w:r w:rsidDel="00000000" w:rsidR="00000000" w:rsidRPr="00000000">
        <w:rPr>
          <w:sz w:val="26"/>
          <w:szCs w:val="26"/>
          <w:rtl w:val="0"/>
        </w:rPr>
        <w:t xml:space="preserve">Effect: Create a 20-foot psychic barrier that reduces all incoming damage by 1d8. </w:t>
      </w:r>
    </w:p>
    <w:p w:rsidR="00000000" w:rsidDel="00000000" w:rsidP="00000000" w:rsidRDefault="00000000" w:rsidRPr="00000000" w14:paraId="000010BC">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0BD">
      <w:pPr>
        <w:spacing w:line="240" w:lineRule="auto"/>
        <w:ind w:left="729" w:firstLine="0"/>
        <w:jc w:val="both"/>
        <w:rPr>
          <w:sz w:val="26"/>
          <w:szCs w:val="26"/>
        </w:rPr>
      </w:pPr>
      <w:r w:rsidDel="00000000" w:rsidR="00000000" w:rsidRPr="00000000">
        <w:rPr>
          <w:sz w:val="26"/>
          <w:szCs w:val="26"/>
          <w:rtl w:val="0"/>
        </w:rPr>
        <w:t xml:space="preserve">Aetherius (Telekinetic Mastery) </w:t>
      </w:r>
    </w:p>
    <w:p w:rsidR="00000000" w:rsidDel="00000000" w:rsidP="00000000" w:rsidRDefault="00000000" w:rsidRPr="00000000" w14:paraId="000010B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Force Grip </w:t>
      </w:r>
    </w:p>
    <w:p w:rsidR="00000000" w:rsidDel="00000000" w:rsidP="00000000" w:rsidRDefault="00000000" w:rsidRPr="00000000" w14:paraId="000010BF">
      <w:pPr>
        <w:spacing w:line="240" w:lineRule="auto"/>
        <w:ind w:left="729" w:firstLine="0"/>
        <w:jc w:val="both"/>
        <w:rPr>
          <w:sz w:val="26"/>
          <w:szCs w:val="26"/>
        </w:rPr>
      </w:pPr>
      <w:r w:rsidDel="00000000" w:rsidR="00000000" w:rsidRPr="00000000">
        <w:rPr>
          <w:sz w:val="26"/>
          <w:szCs w:val="26"/>
          <w:rtl w:val="0"/>
        </w:rPr>
        <w:t xml:space="preserve">Effect: Hold a creature in place, preventing movement for 1 round. </w:t>
      </w:r>
    </w:p>
    <w:p w:rsidR="00000000" w:rsidDel="00000000" w:rsidP="00000000" w:rsidRDefault="00000000" w:rsidRPr="00000000" w14:paraId="000010C0">
      <w:pPr>
        <w:spacing w:line="240" w:lineRule="auto"/>
        <w:ind w:left="729" w:firstLine="0"/>
        <w:jc w:val="both"/>
        <w:rPr>
          <w:sz w:val="26"/>
          <w:szCs w:val="26"/>
        </w:rPr>
      </w:pPr>
      <w:r w:rsidDel="00000000" w:rsidR="00000000" w:rsidRPr="00000000">
        <w:rPr>
          <w:sz w:val="26"/>
          <w:szCs w:val="26"/>
          <w:rtl w:val="0"/>
        </w:rPr>
        <w:t xml:space="preserve">Tarot Cost: Focus = card value + 5. </w:t>
      </w:r>
    </w:p>
    <w:p w:rsidR="00000000" w:rsidDel="00000000" w:rsidP="00000000" w:rsidRDefault="00000000" w:rsidRPr="00000000" w14:paraId="000010C1">
      <w:pPr>
        <w:spacing w:line="240" w:lineRule="auto"/>
        <w:ind w:left="729" w:firstLine="0"/>
        <w:jc w:val="both"/>
        <w:rPr>
          <w:sz w:val="26"/>
          <w:szCs w:val="26"/>
        </w:rPr>
      </w:pPr>
      <w:r w:rsidDel="00000000" w:rsidR="00000000" w:rsidRPr="00000000">
        <w:rPr>
          <w:sz w:val="26"/>
          <w:szCs w:val="26"/>
          <w:rtl w:val="0"/>
        </w:rPr>
        <w:t xml:space="preserve">Dice Mechanics: Target resists with Strength </w:t>
      </w:r>
    </w:p>
    <w:p w:rsidR="00000000" w:rsidDel="00000000" w:rsidP="00000000" w:rsidRDefault="00000000" w:rsidRPr="00000000" w14:paraId="000010C2">
      <w:pPr>
        <w:spacing w:line="240" w:lineRule="auto"/>
        <w:ind w:left="729" w:firstLine="0"/>
        <w:jc w:val="both"/>
        <w:rPr>
          <w:sz w:val="26"/>
          <w:szCs w:val="26"/>
        </w:rPr>
      </w:pPr>
      <w:r w:rsidDel="00000000" w:rsidR="00000000" w:rsidRPr="00000000">
        <w:rPr>
          <w:sz w:val="26"/>
          <w:szCs w:val="26"/>
          <w:rtl w:val="0"/>
        </w:rPr>
        <w:t xml:space="preserve">Save (DC 16). </w:t>
      </w:r>
    </w:p>
    <w:p w:rsidR="00000000" w:rsidDel="00000000" w:rsidP="00000000" w:rsidRDefault="00000000" w:rsidRPr="00000000" w14:paraId="000010C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Telekinetic Wave </w:t>
      </w:r>
    </w:p>
    <w:p w:rsidR="00000000" w:rsidDel="00000000" w:rsidP="00000000" w:rsidRDefault="00000000" w:rsidRPr="00000000" w14:paraId="000010C4">
      <w:pPr>
        <w:spacing w:line="240" w:lineRule="auto"/>
        <w:ind w:left="729" w:firstLine="0"/>
        <w:jc w:val="both"/>
        <w:rPr>
          <w:sz w:val="26"/>
          <w:szCs w:val="26"/>
        </w:rPr>
      </w:pPr>
      <w:r w:rsidDel="00000000" w:rsidR="00000000" w:rsidRPr="00000000">
        <w:rPr>
          <w:sz w:val="26"/>
          <w:szCs w:val="26"/>
          <w:rtl w:val="0"/>
        </w:rPr>
        <w:t xml:space="preserve">Effect: Push all creatures in a 15-foot radius back 10 feet, dealing 2d8 damage. </w:t>
      </w:r>
    </w:p>
    <w:p w:rsidR="00000000" w:rsidDel="00000000" w:rsidP="00000000" w:rsidRDefault="00000000" w:rsidRPr="00000000" w14:paraId="000010C5">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C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Psychic Barrage </w:t>
      </w:r>
    </w:p>
    <w:p w:rsidR="00000000" w:rsidDel="00000000" w:rsidP="00000000" w:rsidRDefault="00000000" w:rsidRPr="00000000" w14:paraId="000010C7">
      <w:pPr>
        <w:spacing w:line="240" w:lineRule="auto"/>
        <w:ind w:left="729" w:firstLine="0"/>
        <w:jc w:val="both"/>
        <w:rPr>
          <w:sz w:val="26"/>
          <w:szCs w:val="26"/>
        </w:rPr>
      </w:pPr>
      <w:r w:rsidDel="00000000" w:rsidR="00000000" w:rsidRPr="00000000">
        <w:rPr>
          <w:sz w:val="26"/>
          <w:szCs w:val="26"/>
          <w:rtl w:val="0"/>
        </w:rPr>
        <w:t xml:space="preserve">Effect: Hurl three objects at enemies, dealing 1d10 damage per target. </w:t>
      </w:r>
    </w:p>
    <w:p w:rsidR="00000000" w:rsidDel="00000000" w:rsidP="00000000" w:rsidRDefault="00000000" w:rsidRPr="00000000" w14:paraId="000010C8">
      <w:pPr>
        <w:spacing w:line="240" w:lineRule="auto"/>
        <w:ind w:left="729" w:firstLine="0"/>
        <w:jc w:val="both"/>
        <w:rPr>
          <w:sz w:val="26"/>
          <w:szCs w:val="26"/>
        </w:rPr>
      </w:pPr>
      <w:r w:rsidDel="00000000" w:rsidR="00000000" w:rsidRPr="00000000">
        <w:rPr>
          <w:sz w:val="26"/>
          <w:szCs w:val="26"/>
          <w:rtl w:val="0"/>
        </w:rPr>
        <w:t xml:space="preserve">Tarot Cost: Focus = card value + 3. </w:t>
      </w:r>
    </w:p>
    <w:p w:rsidR="00000000" w:rsidDel="00000000" w:rsidP="00000000" w:rsidRDefault="00000000" w:rsidRPr="00000000" w14:paraId="000010C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Aetherial Pathway </w:t>
      </w:r>
    </w:p>
    <w:p w:rsidR="00000000" w:rsidDel="00000000" w:rsidP="00000000" w:rsidRDefault="00000000" w:rsidRPr="00000000" w14:paraId="000010CA">
      <w:pPr>
        <w:spacing w:line="240" w:lineRule="auto"/>
        <w:ind w:left="729" w:firstLine="0"/>
        <w:jc w:val="both"/>
        <w:rPr>
          <w:sz w:val="26"/>
          <w:szCs w:val="26"/>
        </w:rPr>
      </w:pPr>
      <w:r w:rsidDel="00000000" w:rsidR="00000000" w:rsidRPr="00000000">
        <w:rPr>
          <w:sz w:val="26"/>
          <w:szCs w:val="26"/>
          <w:rtl w:val="0"/>
        </w:rPr>
        <w:t xml:space="preserve">Effect: Teleport 30 feet to a location you can see. </w:t>
      </w:r>
    </w:p>
    <w:p w:rsidR="00000000" w:rsidDel="00000000" w:rsidP="00000000" w:rsidRDefault="00000000" w:rsidRPr="00000000" w14:paraId="000010CB">
      <w:pPr>
        <w:spacing w:line="240" w:lineRule="auto"/>
        <w:ind w:left="729" w:firstLine="0"/>
        <w:jc w:val="both"/>
        <w:rPr>
          <w:sz w:val="26"/>
          <w:szCs w:val="26"/>
        </w:rPr>
      </w:pPr>
      <w:r w:rsidDel="00000000" w:rsidR="00000000" w:rsidRPr="00000000">
        <w:rPr>
          <w:sz w:val="26"/>
          <w:szCs w:val="26"/>
          <w:rtl w:val="0"/>
        </w:rPr>
        <w:t xml:space="preserve">Tarot Cost: Focus = card value. </w:t>
      </w:r>
    </w:p>
    <w:p w:rsidR="00000000" w:rsidDel="00000000" w:rsidP="00000000" w:rsidRDefault="00000000" w:rsidRPr="00000000" w14:paraId="000010CC">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Telekinetic Bind </w:t>
      </w:r>
    </w:p>
    <w:p w:rsidR="00000000" w:rsidDel="00000000" w:rsidP="00000000" w:rsidRDefault="00000000" w:rsidRPr="00000000" w14:paraId="000010CD">
      <w:pPr>
        <w:spacing w:line="240" w:lineRule="auto"/>
        <w:ind w:left="729" w:firstLine="0"/>
        <w:jc w:val="both"/>
        <w:rPr>
          <w:sz w:val="26"/>
          <w:szCs w:val="26"/>
        </w:rPr>
      </w:pPr>
      <w:r w:rsidDel="00000000" w:rsidR="00000000" w:rsidRPr="00000000">
        <w:rPr>
          <w:sz w:val="26"/>
          <w:szCs w:val="26"/>
          <w:rtl w:val="0"/>
        </w:rPr>
        <w:t xml:space="preserve">Effect: Immobilize one creature for 2 rounds. </w:t>
      </w:r>
    </w:p>
    <w:p w:rsidR="00000000" w:rsidDel="00000000" w:rsidP="00000000" w:rsidRDefault="00000000" w:rsidRPr="00000000" w14:paraId="000010CE">
      <w:pPr>
        <w:spacing w:line="240" w:lineRule="auto"/>
        <w:ind w:left="729" w:firstLine="0"/>
        <w:jc w:val="both"/>
        <w:rPr>
          <w:sz w:val="26"/>
          <w:szCs w:val="26"/>
        </w:rPr>
      </w:pPr>
      <w:r w:rsidDel="00000000" w:rsidR="00000000" w:rsidRPr="00000000">
        <w:rPr>
          <w:sz w:val="26"/>
          <w:szCs w:val="26"/>
          <w:rtl w:val="0"/>
        </w:rPr>
        <w:t xml:space="preserve">Tarot Cost: Focus = 8 + card value. </w:t>
      </w:r>
    </w:p>
    <w:p w:rsidR="00000000" w:rsidDel="00000000" w:rsidP="00000000" w:rsidRDefault="00000000" w:rsidRPr="00000000" w14:paraId="000010CF">
      <w:pPr>
        <w:spacing w:line="240" w:lineRule="auto"/>
        <w:ind w:left="729" w:firstLine="0"/>
        <w:jc w:val="both"/>
        <w:rPr>
          <w:sz w:val="26"/>
          <w:szCs w:val="26"/>
        </w:rPr>
      </w:pPr>
      <w:r w:rsidDel="00000000" w:rsidR="00000000" w:rsidRPr="00000000">
        <w:rPr>
          <w:sz w:val="26"/>
          <w:szCs w:val="26"/>
          <w:rtl w:val="0"/>
        </w:rPr>
        <w:t xml:space="preserve">Entropy (Destruction and Chaos) </w:t>
      </w:r>
    </w:p>
    <w:p w:rsidR="00000000" w:rsidDel="00000000" w:rsidP="00000000" w:rsidRDefault="00000000" w:rsidRPr="00000000" w14:paraId="000010D0">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Mind Crush </w:t>
      </w:r>
    </w:p>
    <w:p w:rsidR="00000000" w:rsidDel="00000000" w:rsidP="00000000" w:rsidRDefault="00000000" w:rsidRPr="00000000" w14:paraId="000010D1">
      <w:pPr>
        <w:spacing w:line="240" w:lineRule="auto"/>
        <w:ind w:left="729" w:firstLine="0"/>
        <w:jc w:val="both"/>
        <w:rPr>
          <w:sz w:val="26"/>
          <w:szCs w:val="26"/>
        </w:rPr>
      </w:pPr>
      <w:r w:rsidDel="00000000" w:rsidR="00000000" w:rsidRPr="00000000">
        <w:rPr>
          <w:sz w:val="26"/>
          <w:szCs w:val="26"/>
          <w:rtl w:val="0"/>
        </w:rPr>
        <w:t xml:space="preserve">Effect: Deal 6d10 psychic damage to a target, leaving them stunned for 1 round. </w:t>
      </w:r>
    </w:p>
    <w:p w:rsidR="00000000" w:rsidDel="00000000" w:rsidP="00000000" w:rsidRDefault="00000000" w:rsidRPr="00000000" w14:paraId="000010D2">
      <w:pPr>
        <w:spacing w:line="240" w:lineRule="auto"/>
        <w:ind w:left="729" w:firstLine="0"/>
        <w:jc w:val="both"/>
        <w:rPr>
          <w:sz w:val="26"/>
          <w:szCs w:val="26"/>
        </w:rPr>
      </w:pPr>
      <w:r w:rsidDel="00000000" w:rsidR="00000000" w:rsidRPr="00000000">
        <w:rPr>
          <w:sz w:val="26"/>
          <w:szCs w:val="26"/>
          <w:rtl w:val="0"/>
        </w:rPr>
        <w:t xml:space="preserve">Tarot Cost: Focus = 15 + card value. </w:t>
      </w:r>
    </w:p>
    <w:p w:rsidR="00000000" w:rsidDel="00000000" w:rsidP="00000000" w:rsidRDefault="00000000" w:rsidRPr="00000000" w14:paraId="000010D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Thought Collapse </w:t>
      </w:r>
    </w:p>
    <w:p w:rsidR="00000000" w:rsidDel="00000000" w:rsidP="00000000" w:rsidRDefault="00000000" w:rsidRPr="00000000" w14:paraId="000010D4">
      <w:pPr>
        <w:spacing w:line="240" w:lineRule="auto"/>
        <w:ind w:left="729" w:firstLine="0"/>
        <w:jc w:val="both"/>
        <w:rPr>
          <w:sz w:val="26"/>
          <w:szCs w:val="26"/>
        </w:rPr>
      </w:pPr>
      <w:r w:rsidDel="00000000" w:rsidR="00000000" w:rsidRPr="00000000">
        <w:rPr>
          <w:sz w:val="26"/>
          <w:szCs w:val="26"/>
          <w:rtl w:val="0"/>
        </w:rPr>
        <w:t xml:space="preserve">Effect: Force a creature to forget one spell or ability for 1d4 rounds. </w:t>
      </w:r>
    </w:p>
    <w:p w:rsidR="00000000" w:rsidDel="00000000" w:rsidP="00000000" w:rsidRDefault="00000000" w:rsidRPr="00000000" w14:paraId="000010D5">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D6">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Psychic Cascade </w:t>
      </w:r>
    </w:p>
    <w:p w:rsidR="00000000" w:rsidDel="00000000" w:rsidP="00000000" w:rsidRDefault="00000000" w:rsidRPr="00000000" w14:paraId="000010D7">
      <w:pPr>
        <w:spacing w:line="240" w:lineRule="auto"/>
        <w:ind w:left="729" w:firstLine="0"/>
        <w:jc w:val="both"/>
        <w:rPr>
          <w:sz w:val="26"/>
          <w:szCs w:val="26"/>
        </w:rPr>
      </w:pPr>
      <w:r w:rsidDel="00000000" w:rsidR="00000000" w:rsidRPr="00000000">
        <w:rPr>
          <w:sz w:val="26"/>
          <w:szCs w:val="26"/>
          <w:rtl w:val="0"/>
        </w:rPr>
        <w:t xml:space="preserve">Effect: Release a burst of destructive energy in a 20-foot radius, dealing 3d8 psychic damage to all enemies. </w:t>
      </w:r>
    </w:p>
    <w:p w:rsidR="00000000" w:rsidDel="00000000" w:rsidP="00000000" w:rsidRDefault="00000000" w:rsidRPr="00000000" w14:paraId="000010D8">
      <w:pPr>
        <w:spacing w:line="240" w:lineRule="auto"/>
        <w:ind w:left="729" w:firstLine="0"/>
        <w:jc w:val="both"/>
        <w:rPr>
          <w:sz w:val="26"/>
          <w:szCs w:val="26"/>
        </w:rPr>
      </w:pPr>
      <w:r w:rsidDel="00000000" w:rsidR="00000000" w:rsidRPr="00000000">
        <w:rPr>
          <w:sz w:val="26"/>
          <w:szCs w:val="26"/>
          <w:rtl w:val="0"/>
        </w:rPr>
        <w:t xml:space="preserve">Tarot Cost: Focus = card value + 8. </w:t>
      </w:r>
    </w:p>
    <w:p w:rsidR="00000000" w:rsidDel="00000000" w:rsidP="00000000" w:rsidRDefault="00000000" w:rsidRPr="00000000" w14:paraId="000010D9">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Mental Erosion </w:t>
      </w:r>
    </w:p>
    <w:p w:rsidR="00000000" w:rsidDel="00000000" w:rsidP="00000000" w:rsidRDefault="00000000" w:rsidRPr="00000000" w14:paraId="000010DA">
      <w:pPr>
        <w:spacing w:line="240" w:lineRule="auto"/>
        <w:ind w:left="729" w:firstLine="0"/>
        <w:jc w:val="both"/>
        <w:rPr>
          <w:sz w:val="26"/>
          <w:szCs w:val="26"/>
        </w:rPr>
      </w:pPr>
      <w:r w:rsidDel="00000000" w:rsidR="00000000" w:rsidRPr="00000000">
        <w:rPr>
          <w:sz w:val="26"/>
          <w:szCs w:val="26"/>
          <w:rtl w:val="0"/>
        </w:rPr>
        <w:t xml:space="preserve">Effect: Weaken a target’s mental defenses, reducing their saving throws by 2 for 3 rounds. </w:t>
      </w:r>
    </w:p>
    <w:p w:rsidR="00000000" w:rsidDel="00000000" w:rsidP="00000000" w:rsidRDefault="00000000" w:rsidRPr="00000000" w14:paraId="000010DB">
      <w:pPr>
        <w:spacing w:line="240" w:lineRule="auto"/>
        <w:ind w:left="729" w:firstLine="0"/>
        <w:jc w:val="both"/>
        <w:rPr>
          <w:sz w:val="26"/>
          <w:szCs w:val="26"/>
        </w:rPr>
      </w:pPr>
      <w:r w:rsidDel="00000000" w:rsidR="00000000" w:rsidRPr="00000000">
        <w:rPr>
          <w:sz w:val="26"/>
          <w:szCs w:val="26"/>
          <w:rtl w:val="0"/>
        </w:rPr>
        <w:t xml:space="preserve">Tarot Cost: Focus = card value ÷ 2.</w:t>
      </w:r>
    </w:p>
    <w:p w:rsidR="00000000" w:rsidDel="00000000" w:rsidP="00000000" w:rsidRDefault="00000000" w:rsidRPr="00000000" w14:paraId="000010DC">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Cataclysmic Focus </w:t>
      </w:r>
    </w:p>
    <w:p w:rsidR="00000000" w:rsidDel="00000000" w:rsidP="00000000" w:rsidRDefault="00000000" w:rsidRPr="00000000" w14:paraId="000010DD">
      <w:pPr>
        <w:spacing w:line="240" w:lineRule="auto"/>
        <w:ind w:left="729" w:firstLine="0"/>
        <w:jc w:val="both"/>
        <w:rPr>
          <w:sz w:val="26"/>
          <w:szCs w:val="26"/>
        </w:rPr>
      </w:pPr>
      <w:r w:rsidDel="00000000" w:rsidR="00000000" w:rsidRPr="00000000">
        <w:rPr>
          <w:sz w:val="26"/>
          <w:szCs w:val="26"/>
          <w:rtl w:val="0"/>
        </w:rPr>
        <w:t xml:space="preserve">Effect: Sacrifice 50% of your HP to deal 8d10 damage to a target. </w:t>
      </w:r>
    </w:p>
    <w:p w:rsidR="00000000" w:rsidDel="00000000" w:rsidP="00000000" w:rsidRDefault="00000000" w:rsidRPr="00000000" w14:paraId="000010DE">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0DF">
      <w:pPr>
        <w:spacing w:line="240" w:lineRule="auto"/>
        <w:ind w:left="729" w:firstLine="0"/>
        <w:jc w:val="both"/>
        <w:rPr>
          <w:sz w:val="26"/>
          <w:szCs w:val="26"/>
        </w:rPr>
      </w:pPr>
      <w:r w:rsidDel="00000000" w:rsidR="00000000" w:rsidRPr="00000000">
        <w:rPr>
          <w:sz w:val="26"/>
          <w:szCs w:val="26"/>
          <w:rtl w:val="0"/>
        </w:rPr>
        <w:t xml:space="preserve">Final Tally</w:t>
      </w:r>
    </w:p>
    <w:p w:rsidR="00000000" w:rsidDel="00000000" w:rsidP="00000000" w:rsidRDefault="00000000" w:rsidRPr="00000000" w14:paraId="000010E0">
      <w:pPr>
        <w:spacing w:line="240" w:lineRule="auto"/>
        <w:ind w:left="729" w:firstLine="0"/>
        <w:jc w:val="both"/>
        <w:rPr>
          <w:sz w:val="26"/>
          <w:szCs w:val="26"/>
        </w:rPr>
      </w:pPr>
      <w:r w:rsidDel="00000000" w:rsidR="00000000" w:rsidRPr="00000000">
        <w:rPr>
          <w:sz w:val="26"/>
          <w:szCs w:val="26"/>
          <w:rtl w:val="0"/>
        </w:rPr>
        <w:t xml:space="preserve">Placement: Add under Section 9: The Outlying Regions of the Palladial Empire (pg. 27, MoreConflict.pdf). </w:t>
      </w:r>
    </w:p>
    <w:p w:rsidR="00000000" w:rsidDel="00000000" w:rsidP="00000000" w:rsidRDefault="00000000" w:rsidRPr="00000000" w14:paraId="000010E1">
      <w:pPr>
        <w:spacing w:line="240" w:lineRule="auto"/>
        <w:ind w:left="729" w:firstLine="0"/>
        <w:jc w:val="both"/>
        <w:rPr>
          <w:sz w:val="26"/>
          <w:szCs w:val="26"/>
        </w:rPr>
      </w:pPr>
      <w:r w:rsidDel="00000000" w:rsidR="00000000" w:rsidRPr="00000000">
        <w:rPr>
          <w:sz w:val="26"/>
          <w:szCs w:val="26"/>
          <w:rtl w:val="0"/>
        </w:rPr>
        <w:t xml:space="preserve">Imperious (Celestial Psychic Energy) </w:t>
      </w:r>
    </w:p>
    <w:p w:rsidR="00000000" w:rsidDel="00000000" w:rsidP="00000000" w:rsidRDefault="00000000" w:rsidRPr="00000000" w14:paraId="000010E2">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Astral Projection </w:t>
      </w:r>
    </w:p>
    <w:p w:rsidR="00000000" w:rsidDel="00000000" w:rsidP="00000000" w:rsidRDefault="00000000" w:rsidRPr="00000000" w14:paraId="000010E3">
      <w:pPr>
        <w:spacing w:line="240" w:lineRule="auto"/>
        <w:ind w:left="729" w:firstLine="0"/>
        <w:jc w:val="both"/>
        <w:rPr>
          <w:sz w:val="26"/>
          <w:szCs w:val="26"/>
        </w:rPr>
      </w:pPr>
      <w:r w:rsidDel="00000000" w:rsidR="00000000" w:rsidRPr="00000000">
        <w:rPr>
          <w:sz w:val="26"/>
          <w:szCs w:val="26"/>
          <w:rtl w:val="0"/>
        </w:rPr>
        <w:t xml:space="preserve">Effect: Project your consciousness up to 60 feet away for scouting or bypassing obstacles. </w:t>
      </w:r>
    </w:p>
    <w:p w:rsidR="00000000" w:rsidDel="00000000" w:rsidP="00000000" w:rsidRDefault="00000000" w:rsidRPr="00000000" w14:paraId="000010E4">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E5">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Luminous Mind </w:t>
      </w:r>
    </w:p>
    <w:p w:rsidR="00000000" w:rsidDel="00000000" w:rsidP="00000000" w:rsidRDefault="00000000" w:rsidRPr="00000000" w14:paraId="000010E6">
      <w:pPr>
        <w:spacing w:line="240" w:lineRule="auto"/>
        <w:ind w:left="729" w:firstLine="0"/>
        <w:jc w:val="both"/>
        <w:rPr>
          <w:sz w:val="26"/>
          <w:szCs w:val="26"/>
        </w:rPr>
      </w:pPr>
      <w:r w:rsidDel="00000000" w:rsidR="00000000" w:rsidRPr="00000000">
        <w:rPr>
          <w:sz w:val="26"/>
          <w:szCs w:val="26"/>
          <w:rtl w:val="0"/>
        </w:rPr>
        <w:t xml:space="preserve">Effect: Surround yourself with radiant psychic energy, granting +2 AC for 3 rounds. </w:t>
      </w:r>
    </w:p>
    <w:p w:rsidR="00000000" w:rsidDel="00000000" w:rsidP="00000000" w:rsidRDefault="00000000" w:rsidRPr="00000000" w14:paraId="000010E7">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0E8">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Vision of the Future </w:t>
      </w:r>
    </w:p>
    <w:p w:rsidR="00000000" w:rsidDel="00000000" w:rsidP="00000000" w:rsidRDefault="00000000" w:rsidRPr="00000000" w14:paraId="000010E9">
      <w:pPr>
        <w:spacing w:line="240" w:lineRule="auto"/>
        <w:ind w:left="729" w:firstLine="0"/>
        <w:jc w:val="both"/>
        <w:rPr>
          <w:sz w:val="26"/>
          <w:szCs w:val="26"/>
        </w:rPr>
      </w:pPr>
      <w:r w:rsidDel="00000000" w:rsidR="00000000" w:rsidRPr="00000000">
        <w:rPr>
          <w:sz w:val="26"/>
          <w:szCs w:val="26"/>
          <w:rtl w:val="0"/>
        </w:rPr>
        <w:t xml:space="preserve">Effect: Reroll a failed saving throw or ability check. </w:t>
      </w:r>
    </w:p>
    <w:p w:rsidR="00000000" w:rsidDel="00000000" w:rsidP="00000000" w:rsidRDefault="00000000" w:rsidRPr="00000000" w14:paraId="000010EA">
      <w:pPr>
        <w:spacing w:line="240" w:lineRule="auto"/>
        <w:ind w:left="729" w:firstLine="0"/>
        <w:jc w:val="both"/>
        <w:rPr>
          <w:sz w:val="26"/>
          <w:szCs w:val="26"/>
        </w:rPr>
      </w:pPr>
      <w:r w:rsidDel="00000000" w:rsidR="00000000" w:rsidRPr="00000000">
        <w:rPr>
          <w:sz w:val="26"/>
          <w:szCs w:val="26"/>
          <w:rtl w:val="0"/>
        </w:rPr>
        <w:t xml:space="preserve">Tarot Cost: Focus = 8 + card value. </w:t>
      </w:r>
    </w:p>
    <w:p w:rsidR="00000000" w:rsidDel="00000000" w:rsidP="00000000" w:rsidRDefault="00000000" w:rsidRPr="00000000" w14:paraId="000010EB">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Radiant Surge </w:t>
      </w:r>
    </w:p>
    <w:p w:rsidR="00000000" w:rsidDel="00000000" w:rsidP="00000000" w:rsidRDefault="00000000" w:rsidRPr="00000000" w14:paraId="000010EC">
      <w:pPr>
        <w:spacing w:line="240" w:lineRule="auto"/>
        <w:ind w:left="729" w:firstLine="0"/>
        <w:jc w:val="both"/>
        <w:rPr>
          <w:sz w:val="26"/>
          <w:szCs w:val="26"/>
        </w:rPr>
      </w:pPr>
      <w:r w:rsidDel="00000000" w:rsidR="00000000" w:rsidRPr="00000000">
        <w:rPr>
          <w:sz w:val="26"/>
          <w:szCs w:val="26"/>
          <w:rtl w:val="0"/>
        </w:rPr>
        <w:t xml:space="preserve">Effect: Emit a burst of psychic light in a 20-foot radius, dealing 2d8 damage to enemies and healing allies for 1d8. </w:t>
      </w:r>
    </w:p>
    <w:p w:rsidR="00000000" w:rsidDel="00000000" w:rsidP="00000000" w:rsidRDefault="00000000" w:rsidRPr="00000000" w14:paraId="000010ED">
      <w:pPr>
        <w:spacing w:line="240" w:lineRule="auto"/>
        <w:ind w:left="729" w:firstLine="0"/>
        <w:jc w:val="both"/>
        <w:rPr>
          <w:sz w:val="26"/>
          <w:szCs w:val="26"/>
        </w:rPr>
      </w:pPr>
      <w:r w:rsidDel="00000000" w:rsidR="00000000" w:rsidRPr="00000000">
        <w:rPr>
          <w:sz w:val="26"/>
          <w:szCs w:val="26"/>
          <w:rtl w:val="0"/>
        </w:rPr>
        <w:t xml:space="preserve">Tarot Cost: Focus = card value + 10. </w:t>
      </w:r>
    </w:p>
    <w:p w:rsidR="00000000" w:rsidDel="00000000" w:rsidP="00000000" w:rsidRDefault="00000000" w:rsidRPr="00000000" w14:paraId="000010EE">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Beacon of Insight </w:t>
      </w:r>
    </w:p>
    <w:p w:rsidR="00000000" w:rsidDel="00000000" w:rsidP="00000000" w:rsidRDefault="00000000" w:rsidRPr="00000000" w14:paraId="000010EF">
      <w:pPr>
        <w:spacing w:line="240" w:lineRule="auto"/>
        <w:ind w:left="729" w:firstLine="0"/>
        <w:jc w:val="both"/>
        <w:rPr>
          <w:sz w:val="26"/>
          <w:szCs w:val="26"/>
        </w:rPr>
      </w:pPr>
      <w:r w:rsidDel="00000000" w:rsidR="00000000" w:rsidRPr="00000000">
        <w:rPr>
          <w:sz w:val="26"/>
          <w:szCs w:val="26"/>
          <w:rtl w:val="0"/>
        </w:rPr>
        <w:t xml:space="preserve">Effect: Grant all allies in a 30-foot radius +2 to Perception and Insight rolls for 3 rounds. </w:t>
      </w:r>
    </w:p>
    <w:p w:rsidR="00000000" w:rsidDel="00000000" w:rsidP="00000000" w:rsidRDefault="00000000" w:rsidRPr="00000000" w14:paraId="000010F0">
      <w:pPr>
        <w:spacing w:line="240" w:lineRule="auto"/>
        <w:ind w:left="729" w:firstLine="0"/>
        <w:jc w:val="both"/>
        <w:rPr>
          <w:sz w:val="26"/>
          <w:szCs w:val="26"/>
        </w:rPr>
      </w:pPr>
      <w:r w:rsidDel="00000000" w:rsidR="00000000" w:rsidRPr="00000000">
        <w:rPr>
          <w:sz w:val="26"/>
          <w:szCs w:val="26"/>
          <w:rtl w:val="0"/>
        </w:rPr>
        <w:t xml:space="preserve">Tarot Cost: Focus = card value. </w:t>
      </w:r>
    </w:p>
    <w:p w:rsidR="00000000" w:rsidDel="00000000" w:rsidP="00000000" w:rsidRDefault="00000000" w:rsidRPr="00000000" w14:paraId="000010F1">
      <w:pPr>
        <w:spacing w:line="240" w:lineRule="auto"/>
        <w:ind w:left="729" w:firstLine="0"/>
        <w:jc w:val="both"/>
        <w:rPr>
          <w:sz w:val="26"/>
          <w:szCs w:val="26"/>
        </w:rPr>
      </w:pPr>
      <w:r w:rsidDel="00000000" w:rsidR="00000000" w:rsidRPr="00000000">
        <w:rPr>
          <w:sz w:val="26"/>
          <w:szCs w:val="26"/>
          <w:rtl w:val="0"/>
        </w:rPr>
        <w:t xml:space="preserve">Dominion (Mind Control and Influence) </w:t>
      </w:r>
    </w:p>
    <w:p w:rsidR="00000000" w:rsidDel="00000000" w:rsidP="00000000" w:rsidRDefault="00000000" w:rsidRPr="00000000" w14:paraId="000010F2">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Psychic Command </w:t>
      </w:r>
    </w:p>
    <w:p w:rsidR="00000000" w:rsidDel="00000000" w:rsidP="00000000" w:rsidRDefault="00000000" w:rsidRPr="00000000" w14:paraId="000010F3">
      <w:pPr>
        <w:spacing w:line="240" w:lineRule="auto"/>
        <w:ind w:left="729" w:firstLine="0"/>
        <w:jc w:val="both"/>
        <w:rPr>
          <w:sz w:val="26"/>
          <w:szCs w:val="26"/>
        </w:rPr>
      </w:pPr>
      <w:r w:rsidDel="00000000" w:rsidR="00000000" w:rsidRPr="00000000">
        <w:rPr>
          <w:sz w:val="26"/>
          <w:szCs w:val="26"/>
          <w:rtl w:val="0"/>
        </w:rPr>
        <w:t xml:space="preserve">Effect: Force one creature to follow a simple command for 1 round. </w:t>
      </w:r>
    </w:p>
    <w:p w:rsidR="00000000" w:rsidDel="00000000" w:rsidP="00000000" w:rsidRDefault="00000000" w:rsidRPr="00000000" w14:paraId="000010F4">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0F5">
      <w:pPr>
        <w:spacing w:line="240" w:lineRule="auto"/>
        <w:ind w:left="729" w:firstLine="0"/>
        <w:jc w:val="both"/>
        <w:rPr>
          <w:sz w:val="26"/>
          <w:szCs w:val="26"/>
        </w:rPr>
      </w:pPr>
      <w:r w:rsidDel="00000000" w:rsidR="00000000" w:rsidRPr="00000000">
        <w:rPr>
          <w:sz w:val="26"/>
          <w:szCs w:val="26"/>
          <w:rtl w:val="0"/>
        </w:rPr>
        <w:t xml:space="preserve">Dice Mechanics: Target rolls Wisdom Save (DC </w:t>
      </w:r>
    </w:p>
    <w:p w:rsidR="00000000" w:rsidDel="00000000" w:rsidP="00000000" w:rsidRDefault="00000000" w:rsidRPr="00000000" w14:paraId="000010F6">
      <w:pPr>
        <w:spacing w:line="240" w:lineRule="auto"/>
        <w:ind w:left="729" w:firstLine="0"/>
        <w:jc w:val="both"/>
        <w:rPr>
          <w:sz w:val="26"/>
          <w:szCs w:val="26"/>
        </w:rPr>
      </w:pPr>
      <w:r w:rsidDel="00000000" w:rsidR="00000000" w:rsidRPr="00000000">
        <w:rPr>
          <w:sz w:val="26"/>
          <w:szCs w:val="26"/>
          <w:rtl w:val="0"/>
        </w:rPr>
        <w:t xml:space="preserve">15) to resist. </w:t>
      </w:r>
    </w:p>
    <w:p w:rsidR="00000000" w:rsidDel="00000000" w:rsidP="00000000" w:rsidRDefault="00000000" w:rsidRPr="00000000" w14:paraId="000010F7">
      <w:pPr>
        <w:spacing w:line="240" w:lineRule="auto"/>
        <w:ind w:left="729" w:firstLine="0"/>
        <w:jc w:val="both"/>
        <w:rPr>
          <w:sz w:val="26"/>
          <w:szCs w:val="26"/>
        </w:rPr>
      </w:pPr>
      <w:r w:rsidDel="00000000" w:rsidR="00000000" w:rsidRPr="00000000">
        <w:rPr>
          <w:sz w:val="26"/>
          <w:szCs w:val="26"/>
          <w:rtl w:val="0"/>
        </w:rPr>
        <w:t xml:space="preserve">Aura of Authority </w:t>
      </w:r>
    </w:p>
    <w:p w:rsidR="00000000" w:rsidDel="00000000" w:rsidP="00000000" w:rsidRDefault="00000000" w:rsidRPr="00000000" w14:paraId="000010F8">
      <w:pPr>
        <w:spacing w:line="240" w:lineRule="auto"/>
        <w:ind w:left="729" w:firstLine="0"/>
        <w:jc w:val="both"/>
        <w:rPr>
          <w:sz w:val="26"/>
          <w:szCs w:val="26"/>
        </w:rPr>
      </w:pPr>
      <w:r w:rsidDel="00000000" w:rsidR="00000000" w:rsidRPr="00000000">
        <w:rPr>
          <w:sz w:val="26"/>
          <w:szCs w:val="26"/>
          <w:rtl w:val="0"/>
        </w:rPr>
        <w:t xml:space="preserve">Effect: Buff allies within 20 feet, granting +1 to attack and damage rolls for 3 rounds. </w:t>
      </w:r>
    </w:p>
    <w:p w:rsidR="00000000" w:rsidDel="00000000" w:rsidP="00000000" w:rsidRDefault="00000000" w:rsidRPr="00000000" w14:paraId="000010F9">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0FA">
      <w:pPr>
        <w:spacing w:line="240" w:lineRule="auto"/>
        <w:ind w:left="729" w:firstLine="0"/>
        <w:jc w:val="both"/>
        <w:rPr>
          <w:sz w:val="26"/>
          <w:szCs w:val="26"/>
        </w:rPr>
      </w:pPr>
      <w:r w:rsidDel="00000000" w:rsidR="00000000" w:rsidRPr="00000000">
        <w:rPr>
          <w:sz w:val="26"/>
          <w:szCs w:val="26"/>
          <w:rtl w:val="0"/>
        </w:rPr>
        <w:t xml:space="preserve">Subjugate Will </w:t>
      </w:r>
    </w:p>
    <w:p w:rsidR="00000000" w:rsidDel="00000000" w:rsidP="00000000" w:rsidRDefault="00000000" w:rsidRPr="00000000" w14:paraId="000010FB">
      <w:pPr>
        <w:spacing w:line="240" w:lineRule="auto"/>
        <w:ind w:left="729" w:firstLine="0"/>
        <w:jc w:val="both"/>
        <w:rPr>
          <w:sz w:val="26"/>
          <w:szCs w:val="26"/>
        </w:rPr>
      </w:pPr>
      <w:r w:rsidDel="00000000" w:rsidR="00000000" w:rsidRPr="00000000">
        <w:rPr>
          <w:sz w:val="26"/>
          <w:szCs w:val="26"/>
          <w:rtl w:val="0"/>
        </w:rPr>
        <w:t xml:space="preserve">Effect: Dominate an enemy’s mind, forcing them to act on your behalf for 1 round. </w:t>
      </w:r>
    </w:p>
    <w:p w:rsidR="00000000" w:rsidDel="00000000" w:rsidP="00000000" w:rsidRDefault="00000000" w:rsidRPr="00000000" w14:paraId="000010FC">
      <w:pPr>
        <w:spacing w:line="240" w:lineRule="auto"/>
        <w:ind w:left="729" w:firstLine="0"/>
        <w:jc w:val="both"/>
        <w:rPr>
          <w:sz w:val="26"/>
          <w:szCs w:val="26"/>
        </w:rPr>
      </w:pPr>
      <w:r w:rsidDel="00000000" w:rsidR="00000000" w:rsidRPr="00000000">
        <w:rPr>
          <w:sz w:val="26"/>
          <w:szCs w:val="26"/>
          <w:rtl w:val="0"/>
        </w:rPr>
        <w:t xml:space="preserve">Tarot Cost: Focus = card value + 10. </w:t>
      </w:r>
    </w:p>
    <w:p w:rsidR="00000000" w:rsidDel="00000000" w:rsidP="00000000" w:rsidRDefault="00000000" w:rsidRPr="00000000" w14:paraId="000010FD">
      <w:pPr>
        <w:spacing w:line="240" w:lineRule="auto"/>
        <w:ind w:left="729" w:firstLine="0"/>
        <w:jc w:val="both"/>
        <w:rPr>
          <w:sz w:val="26"/>
          <w:szCs w:val="26"/>
        </w:rPr>
      </w:pPr>
      <w:r w:rsidDel="00000000" w:rsidR="00000000" w:rsidRPr="00000000">
        <w:rPr>
          <w:sz w:val="26"/>
          <w:szCs w:val="26"/>
          <w:rtl w:val="0"/>
        </w:rPr>
        <w:t xml:space="preserve">Dice Mechanics: Target rolls Charisma Save </w:t>
      </w:r>
    </w:p>
    <w:p w:rsidR="00000000" w:rsidDel="00000000" w:rsidP="00000000" w:rsidRDefault="00000000" w:rsidRPr="00000000" w14:paraId="000010FE">
      <w:pPr>
        <w:spacing w:line="240" w:lineRule="auto"/>
        <w:ind w:left="729" w:firstLine="0"/>
        <w:jc w:val="both"/>
        <w:rPr>
          <w:sz w:val="26"/>
          <w:szCs w:val="26"/>
        </w:rPr>
      </w:pPr>
      <w:r w:rsidDel="00000000" w:rsidR="00000000" w:rsidRPr="00000000">
        <w:rPr>
          <w:sz w:val="26"/>
          <w:szCs w:val="26"/>
          <w:rtl w:val="0"/>
        </w:rPr>
        <w:t xml:space="preserve">(DC 16) to resist. </w:t>
      </w:r>
    </w:p>
    <w:p w:rsidR="00000000" w:rsidDel="00000000" w:rsidP="00000000" w:rsidRDefault="00000000" w:rsidRPr="00000000" w14:paraId="000010FF">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Suppress Instincts </w:t>
      </w:r>
    </w:p>
    <w:p w:rsidR="00000000" w:rsidDel="00000000" w:rsidP="00000000" w:rsidRDefault="00000000" w:rsidRPr="00000000" w14:paraId="00001100">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Effect: Prevent one creature from attacking for </w:t>
      </w:r>
    </w:p>
    <w:p w:rsidR="00000000" w:rsidDel="00000000" w:rsidP="00000000" w:rsidRDefault="00000000" w:rsidRPr="00000000" w14:paraId="00001101">
      <w:pPr>
        <w:spacing w:line="240" w:lineRule="auto"/>
        <w:ind w:left="729" w:firstLine="0"/>
        <w:jc w:val="both"/>
        <w:rPr>
          <w:sz w:val="26"/>
          <w:szCs w:val="26"/>
        </w:rPr>
      </w:pPr>
      <w:r w:rsidDel="00000000" w:rsidR="00000000" w:rsidRPr="00000000">
        <w:rPr>
          <w:sz w:val="26"/>
          <w:szCs w:val="26"/>
          <w:rtl w:val="0"/>
        </w:rPr>
        <w:t xml:space="preserve">2 rounds. </w:t>
      </w:r>
    </w:p>
    <w:p w:rsidR="00000000" w:rsidDel="00000000" w:rsidP="00000000" w:rsidRDefault="00000000" w:rsidRPr="00000000" w14:paraId="00001102">
      <w:pPr>
        <w:spacing w:line="240" w:lineRule="auto"/>
        <w:ind w:left="729" w:firstLine="0"/>
        <w:jc w:val="both"/>
        <w:rPr>
          <w:sz w:val="26"/>
          <w:szCs w:val="26"/>
        </w:rPr>
      </w:pPr>
      <w:r w:rsidDel="00000000" w:rsidR="00000000" w:rsidRPr="00000000">
        <w:rPr>
          <w:sz w:val="26"/>
          <w:szCs w:val="26"/>
          <w:rtl w:val="0"/>
        </w:rPr>
        <w:t xml:space="preserve">Tarot Cost: Focus = 3 + card value. </w:t>
      </w:r>
    </w:p>
    <w:p w:rsidR="00000000" w:rsidDel="00000000" w:rsidP="00000000" w:rsidRDefault="00000000" w:rsidRPr="00000000" w14:paraId="00001103">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Mental Fortress </w:t>
      </w:r>
    </w:p>
    <w:p w:rsidR="00000000" w:rsidDel="00000000" w:rsidP="00000000" w:rsidRDefault="00000000" w:rsidRPr="00000000" w14:paraId="00001104">
      <w:pPr>
        <w:spacing w:line="240" w:lineRule="auto"/>
        <w:ind w:left="729" w:firstLine="0"/>
        <w:jc w:val="both"/>
        <w:rPr>
          <w:sz w:val="26"/>
          <w:szCs w:val="26"/>
        </w:rPr>
      </w:pPr>
      <w:r w:rsidDel="00000000" w:rsidR="00000000" w:rsidRPr="00000000">
        <w:rPr>
          <w:sz w:val="26"/>
          <w:szCs w:val="26"/>
          <w:rtl w:val="0"/>
        </w:rPr>
        <w:t xml:space="preserve">Effect: Grant yourself immunity to psychic damage and mind-affecting effects for 3 rounds. </w:t>
      </w:r>
    </w:p>
    <w:p w:rsidR="00000000" w:rsidDel="00000000" w:rsidP="00000000" w:rsidRDefault="00000000" w:rsidRPr="00000000" w14:paraId="00001105">
      <w:pPr>
        <w:spacing w:line="240" w:lineRule="auto"/>
        <w:ind w:left="729" w:firstLine="0"/>
        <w:jc w:val="both"/>
        <w:rPr>
          <w:sz w:val="26"/>
          <w:szCs w:val="26"/>
        </w:rPr>
      </w:pPr>
      <w:r w:rsidDel="00000000" w:rsidR="00000000" w:rsidRPr="00000000">
        <w:rPr>
          <w:sz w:val="26"/>
          <w:szCs w:val="26"/>
          <w:rtl w:val="0"/>
        </w:rPr>
        <w:t xml:space="preserve">Tarot Cost: Focus = 12 + card value. </w:t>
      </w:r>
    </w:p>
    <w:p w:rsidR="00000000" w:rsidDel="00000000" w:rsidP="00000000" w:rsidRDefault="00000000" w:rsidRPr="00000000" w14:paraId="00001106">
      <w:pPr>
        <w:spacing w:line="240" w:lineRule="auto"/>
        <w:ind w:left="729" w:firstLine="0"/>
        <w:jc w:val="both"/>
        <w:rPr>
          <w:sz w:val="26"/>
          <w:szCs w:val="26"/>
        </w:rPr>
      </w:pPr>
      <w:r w:rsidDel="00000000" w:rsidR="00000000" w:rsidRPr="00000000">
        <w:rPr>
          <w:sz w:val="26"/>
          <w:szCs w:val="26"/>
          <w:rtl w:val="0"/>
        </w:rPr>
        <w:t xml:space="preserve">Harmonia (Healing and Unity) </w:t>
      </w:r>
    </w:p>
    <w:p w:rsidR="00000000" w:rsidDel="00000000" w:rsidP="00000000" w:rsidRDefault="00000000" w:rsidRPr="00000000" w14:paraId="00001107">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Telepathic Bond </w:t>
      </w:r>
    </w:p>
    <w:p w:rsidR="00000000" w:rsidDel="00000000" w:rsidP="00000000" w:rsidRDefault="00000000" w:rsidRPr="00000000" w14:paraId="00001108">
      <w:pPr>
        <w:spacing w:line="240" w:lineRule="auto"/>
        <w:ind w:left="729" w:firstLine="0"/>
        <w:jc w:val="both"/>
        <w:rPr>
          <w:sz w:val="26"/>
          <w:szCs w:val="26"/>
        </w:rPr>
      </w:pPr>
      <w:r w:rsidDel="00000000" w:rsidR="00000000" w:rsidRPr="00000000">
        <w:rPr>
          <w:sz w:val="26"/>
          <w:szCs w:val="26"/>
          <w:rtl w:val="0"/>
        </w:rPr>
        <w:t xml:space="preserve">Effect: Link minds with up to 3 allies, allowing instant communication for 1 hour. </w:t>
      </w:r>
    </w:p>
    <w:p w:rsidR="00000000" w:rsidDel="00000000" w:rsidP="00000000" w:rsidRDefault="00000000" w:rsidRPr="00000000" w14:paraId="00001109">
      <w:pPr>
        <w:spacing w:line="240" w:lineRule="auto"/>
        <w:ind w:left="729" w:firstLine="0"/>
        <w:jc w:val="both"/>
        <w:rPr>
          <w:sz w:val="26"/>
          <w:szCs w:val="26"/>
        </w:rPr>
      </w:pPr>
      <w:r w:rsidDel="00000000" w:rsidR="00000000" w:rsidRPr="00000000">
        <w:rPr>
          <w:sz w:val="26"/>
          <w:szCs w:val="26"/>
          <w:rtl w:val="0"/>
        </w:rPr>
        <w:t xml:space="preserve">Tarot Cost: Focus = card value. </w:t>
      </w:r>
    </w:p>
    <w:p w:rsidR="00000000" w:rsidDel="00000000" w:rsidP="00000000" w:rsidRDefault="00000000" w:rsidRPr="00000000" w14:paraId="0000110A">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Empathic Resonance </w:t>
      </w:r>
    </w:p>
    <w:p w:rsidR="00000000" w:rsidDel="00000000" w:rsidP="00000000" w:rsidRDefault="00000000" w:rsidRPr="00000000" w14:paraId="0000110B">
      <w:pPr>
        <w:spacing w:line="240" w:lineRule="auto"/>
        <w:ind w:left="729" w:firstLine="0"/>
        <w:jc w:val="both"/>
        <w:rPr>
          <w:sz w:val="26"/>
          <w:szCs w:val="26"/>
        </w:rPr>
      </w:pPr>
      <w:r w:rsidDel="00000000" w:rsidR="00000000" w:rsidRPr="00000000">
        <w:rPr>
          <w:sz w:val="26"/>
          <w:szCs w:val="26"/>
          <w:rtl w:val="0"/>
        </w:rPr>
        <w:t xml:space="preserve">Effect: Absorb 2d8 damage from an ally, healing them but taking half the damage yourself. </w:t>
      </w:r>
    </w:p>
    <w:p w:rsidR="00000000" w:rsidDel="00000000" w:rsidP="00000000" w:rsidRDefault="00000000" w:rsidRPr="00000000" w14:paraId="0000110C">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10D">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Mental Alignment </w:t>
      </w:r>
    </w:p>
    <w:p w:rsidR="00000000" w:rsidDel="00000000" w:rsidP="00000000" w:rsidRDefault="00000000" w:rsidRPr="00000000" w14:paraId="0000110E">
      <w:pPr>
        <w:spacing w:line="240" w:lineRule="auto"/>
        <w:ind w:left="729" w:firstLine="0"/>
        <w:jc w:val="both"/>
        <w:rPr>
          <w:sz w:val="26"/>
          <w:szCs w:val="26"/>
        </w:rPr>
      </w:pPr>
      <w:r w:rsidDel="00000000" w:rsidR="00000000" w:rsidRPr="00000000">
        <w:rPr>
          <w:sz w:val="26"/>
          <w:szCs w:val="26"/>
          <w:rtl w:val="0"/>
        </w:rPr>
        <w:t xml:space="preserve">Effect: Grant an ally advantage on Intelligence, Wisdom, and Charisma saves for 2 rounds. </w:t>
      </w:r>
    </w:p>
    <w:p w:rsidR="00000000" w:rsidDel="00000000" w:rsidP="00000000" w:rsidRDefault="00000000" w:rsidRPr="00000000" w14:paraId="0000110F">
      <w:pPr>
        <w:spacing w:line="240" w:lineRule="auto"/>
        <w:ind w:left="729" w:firstLine="0"/>
        <w:jc w:val="both"/>
        <w:rPr>
          <w:sz w:val="26"/>
          <w:szCs w:val="26"/>
        </w:rPr>
      </w:pPr>
      <w:r w:rsidDel="00000000" w:rsidR="00000000" w:rsidRPr="00000000">
        <w:rPr>
          <w:sz w:val="26"/>
          <w:szCs w:val="26"/>
          <w:rtl w:val="0"/>
        </w:rPr>
        <w:t xml:space="preserve">Tarot Cost: Focus = 8 + card value. </w:t>
      </w:r>
    </w:p>
    <w:p w:rsidR="00000000" w:rsidDel="00000000" w:rsidP="00000000" w:rsidRDefault="00000000" w:rsidRPr="00000000" w14:paraId="00001110">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Psychic Repair </w:t>
      </w:r>
    </w:p>
    <w:p w:rsidR="00000000" w:rsidDel="00000000" w:rsidP="00000000" w:rsidRDefault="00000000" w:rsidRPr="00000000" w14:paraId="00001111">
      <w:pPr>
        <w:spacing w:line="240" w:lineRule="auto"/>
        <w:ind w:left="729" w:firstLine="0"/>
        <w:jc w:val="both"/>
        <w:rPr>
          <w:sz w:val="26"/>
          <w:szCs w:val="26"/>
        </w:rPr>
      </w:pPr>
      <w:r w:rsidDel="00000000" w:rsidR="00000000" w:rsidRPr="00000000">
        <w:rPr>
          <w:sz w:val="26"/>
          <w:szCs w:val="26"/>
          <w:rtl w:val="0"/>
        </w:rPr>
        <w:t xml:space="preserve">Effect: Heal an ally for 3d6 HP by stabilizing their mental energy. </w:t>
      </w:r>
    </w:p>
    <w:p w:rsidR="00000000" w:rsidDel="00000000" w:rsidP="00000000" w:rsidRDefault="00000000" w:rsidRPr="00000000" w14:paraId="00001112">
      <w:pPr>
        <w:spacing w:line="240" w:lineRule="auto"/>
        <w:ind w:left="729" w:firstLine="0"/>
        <w:jc w:val="both"/>
        <w:rPr>
          <w:sz w:val="26"/>
          <w:szCs w:val="26"/>
        </w:rPr>
      </w:pPr>
      <w:r w:rsidDel="00000000" w:rsidR="00000000" w:rsidRPr="00000000">
        <w:rPr>
          <w:sz w:val="26"/>
          <w:szCs w:val="26"/>
          <w:rtl w:val="0"/>
        </w:rPr>
        <w:t xml:space="preserve">Tarot Cost: Focus = 10 + card value. </w:t>
      </w:r>
    </w:p>
    <w:p w:rsidR="00000000" w:rsidDel="00000000" w:rsidP="00000000" w:rsidRDefault="00000000" w:rsidRPr="00000000" w14:paraId="00001113">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Unity Field </w:t>
      </w:r>
    </w:p>
    <w:p w:rsidR="00000000" w:rsidDel="00000000" w:rsidP="00000000" w:rsidRDefault="00000000" w:rsidRPr="00000000" w14:paraId="00001114">
      <w:pPr>
        <w:spacing w:line="240" w:lineRule="auto"/>
        <w:ind w:left="729" w:firstLine="0"/>
        <w:jc w:val="both"/>
        <w:rPr>
          <w:sz w:val="26"/>
          <w:szCs w:val="26"/>
        </w:rPr>
      </w:pPr>
      <w:r w:rsidDel="00000000" w:rsidR="00000000" w:rsidRPr="00000000">
        <w:rPr>
          <w:sz w:val="26"/>
          <w:szCs w:val="26"/>
          <w:rtl w:val="0"/>
        </w:rPr>
        <w:t xml:space="preserve">Effect: Create a 20-foot psychic barrier that reduces all incoming damage by 1d8. </w:t>
      </w:r>
    </w:p>
    <w:p w:rsidR="00000000" w:rsidDel="00000000" w:rsidP="00000000" w:rsidRDefault="00000000" w:rsidRPr="00000000" w14:paraId="00001115">
      <w:pPr>
        <w:spacing w:line="240" w:lineRule="auto"/>
        <w:ind w:left="729" w:firstLine="0"/>
        <w:jc w:val="both"/>
        <w:rPr>
          <w:sz w:val="26"/>
          <w:szCs w:val="26"/>
        </w:rPr>
      </w:pPr>
      <w:r w:rsidDel="00000000" w:rsidR="00000000" w:rsidRPr="00000000">
        <w:rPr>
          <w:sz w:val="26"/>
          <w:szCs w:val="26"/>
          <w:rtl w:val="0"/>
        </w:rPr>
        <w:t xml:space="preserve">Tarot Cost: Focus = card value × 2. </w:t>
      </w:r>
    </w:p>
    <w:p w:rsidR="00000000" w:rsidDel="00000000" w:rsidP="00000000" w:rsidRDefault="00000000" w:rsidRPr="00000000" w14:paraId="00001116">
      <w:pPr>
        <w:spacing w:line="240" w:lineRule="auto"/>
        <w:ind w:left="729" w:firstLine="0"/>
        <w:jc w:val="both"/>
        <w:rPr>
          <w:sz w:val="26"/>
          <w:szCs w:val="26"/>
        </w:rPr>
      </w:pPr>
      <w:r w:rsidDel="00000000" w:rsidR="00000000" w:rsidRPr="00000000">
        <w:rPr>
          <w:sz w:val="26"/>
          <w:szCs w:val="26"/>
          <w:rtl w:val="0"/>
        </w:rPr>
        <w:t xml:space="preserve">Aetherius (Telekinetic Mastery) </w:t>
      </w:r>
    </w:p>
    <w:p w:rsidR="00000000" w:rsidDel="00000000" w:rsidP="00000000" w:rsidRDefault="00000000" w:rsidRPr="00000000" w14:paraId="00001117">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Force Grip </w:t>
      </w:r>
    </w:p>
    <w:p w:rsidR="00000000" w:rsidDel="00000000" w:rsidP="00000000" w:rsidRDefault="00000000" w:rsidRPr="00000000" w14:paraId="00001118">
      <w:pPr>
        <w:spacing w:line="240" w:lineRule="auto"/>
        <w:ind w:left="729" w:firstLine="0"/>
        <w:jc w:val="both"/>
        <w:rPr>
          <w:sz w:val="26"/>
          <w:szCs w:val="26"/>
        </w:rPr>
      </w:pPr>
      <w:r w:rsidDel="00000000" w:rsidR="00000000" w:rsidRPr="00000000">
        <w:rPr>
          <w:sz w:val="26"/>
          <w:szCs w:val="26"/>
          <w:rtl w:val="0"/>
        </w:rPr>
        <w:t xml:space="preserve">Effect: Hold a creature in place, preventing movement for 1 round. </w:t>
      </w:r>
    </w:p>
    <w:p w:rsidR="00000000" w:rsidDel="00000000" w:rsidP="00000000" w:rsidRDefault="00000000" w:rsidRPr="00000000" w14:paraId="00001119">
      <w:pPr>
        <w:spacing w:line="240" w:lineRule="auto"/>
        <w:ind w:left="729" w:firstLine="0"/>
        <w:jc w:val="both"/>
        <w:rPr>
          <w:sz w:val="26"/>
          <w:szCs w:val="26"/>
        </w:rPr>
      </w:pPr>
      <w:r w:rsidDel="00000000" w:rsidR="00000000" w:rsidRPr="00000000">
        <w:rPr>
          <w:sz w:val="26"/>
          <w:szCs w:val="26"/>
          <w:rtl w:val="0"/>
        </w:rPr>
        <w:t xml:space="preserve">Tarot Cost: Focus = card value + 5. </w:t>
      </w:r>
    </w:p>
    <w:p w:rsidR="00000000" w:rsidDel="00000000" w:rsidP="00000000" w:rsidRDefault="00000000" w:rsidRPr="00000000" w14:paraId="0000111A">
      <w:pPr>
        <w:spacing w:line="240" w:lineRule="auto"/>
        <w:ind w:left="729" w:firstLine="0"/>
        <w:jc w:val="both"/>
        <w:rPr>
          <w:sz w:val="26"/>
          <w:szCs w:val="26"/>
        </w:rPr>
      </w:pPr>
      <w:r w:rsidDel="00000000" w:rsidR="00000000" w:rsidRPr="00000000">
        <w:rPr>
          <w:sz w:val="26"/>
          <w:szCs w:val="26"/>
          <w:rtl w:val="0"/>
        </w:rPr>
        <w:t xml:space="preserve">Dice Mechanics: Target resists with Strength </w:t>
      </w:r>
    </w:p>
    <w:p w:rsidR="00000000" w:rsidDel="00000000" w:rsidP="00000000" w:rsidRDefault="00000000" w:rsidRPr="00000000" w14:paraId="0000111B">
      <w:pPr>
        <w:spacing w:line="240" w:lineRule="auto"/>
        <w:ind w:left="729" w:firstLine="0"/>
        <w:jc w:val="both"/>
        <w:rPr>
          <w:sz w:val="26"/>
          <w:szCs w:val="26"/>
        </w:rPr>
      </w:pPr>
      <w:r w:rsidDel="00000000" w:rsidR="00000000" w:rsidRPr="00000000">
        <w:rPr>
          <w:sz w:val="26"/>
          <w:szCs w:val="26"/>
          <w:rtl w:val="0"/>
        </w:rPr>
        <w:t xml:space="preserve">Save (DC 16). </w:t>
      </w:r>
    </w:p>
    <w:p w:rsidR="00000000" w:rsidDel="00000000" w:rsidP="00000000" w:rsidRDefault="00000000" w:rsidRPr="00000000" w14:paraId="0000111C">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Telekinetic Wave </w:t>
      </w:r>
    </w:p>
    <w:p w:rsidR="00000000" w:rsidDel="00000000" w:rsidP="00000000" w:rsidRDefault="00000000" w:rsidRPr="00000000" w14:paraId="0000111D">
      <w:pPr>
        <w:spacing w:line="240" w:lineRule="auto"/>
        <w:ind w:left="729" w:firstLine="0"/>
        <w:jc w:val="both"/>
        <w:rPr>
          <w:sz w:val="26"/>
          <w:szCs w:val="26"/>
        </w:rPr>
      </w:pPr>
      <w:r w:rsidDel="00000000" w:rsidR="00000000" w:rsidRPr="00000000">
        <w:rPr>
          <w:sz w:val="26"/>
          <w:szCs w:val="26"/>
          <w:rtl w:val="0"/>
        </w:rPr>
        <w:t xml:space="preserve">Effect: Push all creatures in a 15-foot radius back 10 feet, dealing 2d8 damage. </w:t>
      </w:r>
    </w:p>
    <w:p w:rsidR="00000000" w:rsidDel="00000000" w:rsidP="00000000" w:rsidRDefault="00000000" w:rsidRPr="00000000" w14:paraId="0000111E">
      <w:pPr>
        <w:spacing w:line="240" w:lineRule="auto"/>
        <w:ind w:left="729" w:firstLine="0"/>
        <w:jc w:val="both"/>
        <w:rPr>
          <w:sz w:val="26"/>
          <w:szCs w:val="26"/>
        </w:rPr>
      </w:pPr>
      <w:r w:rsidDel="00000000" w:rsidR="00000000" w:rsidRPr="00000000">
        <w:rPr>
          <w:sz w:val="26"/>
          <w:szCs w:val="26"/>
          <w:rtl w:val="0"/>
        </w:rPr>
        <w:t xml:space="preserve">Tarot Cost: Focus = 5 + card value. </w:t>
      </w:r>
    </w:p>
    <w:p w:rsidR="00000000" w:rsidDel="00000000" w:rsidP="00000000" w:rsidRDefault="00000000" w:rsidRPr="00000000" w14:paraId="0000111F">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Psychic Barrage </w:t>
      </w:r>
    </w:p>
    <w:p w:rsidR="00000000" w:rsidDel="00000000" w:rsidP="00000000" w:rsidRDefault="00000000" w:rsidRPr="00000000" w14:paraId="00001120">
      <w:pPr>
        <w:spacing w:line="240" w:lineRule="auto"/>
        <w:ind w:left="729" w:firstLine="0"/>
        <w:jc w:val="both"/>
        <w:rPr>
          <w:sz w:val="26"/>
          <w:szCs w:val="26"/>
        </w:rPr>
      </w:pPr>
      <w:r w:rsidDel="00000000" w:rsidR="00000000" w:rsidRPr="00000000">
        <w:rPr>
          <w:sz w:val="26"/>
          <w:szCs w:val="26"/>
          <w:rtl w:val="0"/>
        </w:rPr>
        <w:t xml:space="preserve">Effect: Hurl three objects at enemies, dealing 1d10 damage per target. </w:t>
      </w:r>
    </w:p>
    <w:p w:rsidR="00000000" w:rsidDel="00000000" w:rsidP="00000000" w:rsidRDefault="00000000" w:rsidRPr="00000000" w14:paraId="00001121">
      <w:pPr>
        <w:spacing w:line="240" w:lineRule="auto"/>
        <w:ind w:left="729" w:firstLine="0"/>
        <w:jc w:val="both"/>
        <w:rPr>
          <w:sz w:val="26"/>
          <w:szCs w:val="26"/>
        </w:rPr>
      </w:pPr>
      <w:r w:rsidDel="00000000" w:rsidR="00000000" w:rsidRPr="00000000">
        <w:rPr>
          <w:sz w:val="26"/>
          <w:szCs w:val="26"/>
          <w:rtl w:val="0"/>
        </w:rPr>
        <w:t xml:space="preserve">Tarot Cost: Focus = card value + 3. </w:t>
      </w:r>
    </w:p>
    <w:p w:rsidR="00000000" w:rsidDel="00000000" w:rsidP="00000000" w:rsidRDefault="00000000" w:rsidRPr="00000000" w14:paraId="00001122">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Aetherial Pathway </w:t>
      </w:r>
    </w:p>
    <w:p w:rsidR="00000000" w:rsidDel="00000000" w:rsidP="00000000" w:rsidRDefault="00000000" w:rsidRPr="00000000" w14:paraId="00001123">
      <w:pPr>
        <w:spacing w:line="240" w:lineRule="auto"/>
        <w:ind w:left="729" w:firstLine="0"/>
        <w:jc w:val="both"/>
        <w:rPr>
          <w:sz w:val="26"/>
          <w:szCs w:val="26"/>
        </w:rPr>
      </w:pPr>
      <w:r w:rsidDel="00000000" w:rsidR="00000000" w:rsidRPr="00000000">
        <w:rPr>
          <w:sz w:val="26"/>
          <w:szCs w:val="26"/>
          <w:rtl w:val="0"/>
        </w:rPr>
        <w:t xml:space="preserve">Effect: Teleport 30 feet to a location you can see. </w:t>
      </w:r>
    </w:p>
    <w:p w:rsidR="00000000" w:rsidDel="00000000" w:rsidP="00000000" w:rsidRDefault="00000000" w:rsidRPr="00000000" w14:paraId="00001124">
      <w:pPr>
        <w:spacing w:line="240" w:lineRule="auto"/>
        <w:ind w:left="729" w:firstLine="0"/>
        <w:jc w:val="both"/>
        <w:rPr>
          <w:sz w:val="26"/>
          <w:szCs w:val="26"/>
        </w:rPr>
      </w:pPr>
      <w:r w:rsidDel="00000000" w:rsidR="00000000" w:rsidRPr="00000000">
        <w:rPr>
          <w:sz w:val="26"/>
          <w:szCs w:val="26"/>
          <w:rtl w:val="0"/>
        </w:rPr>
        <w:t xml:space="preserve">Tarot Cost: Focus = card value.</w:t>
      </w:r>
    </w:p>
    <w:p w:rsidR="00000000" w:rsidDel="00000000" w:rsidP="00000000" w:rsidRDefault="00000000" w:rsidRPr="00000000" w14:paraId="00001125">
      <w:pPr>
        <w:spacing w:line="240" w:lineRule="auto"/>
        <w:ind w:left="729" w:firstLine="0"/>
        <w:jc w:val="both"/>
        <w:rPr>
          <w:sz w:val="26"/>
          <w:szCs w:val="26"/>
        </w:rPr>
      </w:pPr>
      <w:r w:rsidDel="00000000" w:rsidR="00000000" w:rsidRPr="00000000">
        <w:rPr>
          <w:sz w:val="26"/>
          <w:szCs w:val="26"/>
          <w:rtl w:val="0"/>
        </w:rPr>
        <w:t xml:space="preserve">5. </w:t>
        <w:tab/>
        <w:t xml:space="preserve">Telekinetic Bind </w:t>
      </w:r>
    </w:p>
    <w:p w:rsidR="00000000" w:rsidDel="00000000" w:rsidP="00000000" w:rsidRDefault="00000000" w:rsidRPr="00000000" w14:paraId="00001126">
      <w:pPr>
        <w:spacing w:line="240" w:lineRule="auto"/>
        <w:ind w:left="729" w:firstLine="0"/>
        <w:jc w:val="both"/>
        <w:rPr>
          <w:sz w:val="26"/>
          <w:szCs w:val="26"/>
        </w:rPr>
      </w:pPr>
      <w:r w:rsidDel="00000000" w:rsidR="00000000" w:rsidRPr="00000000">
        <w:rPr>
          <w:sz w:val="26"/>
          <w:szCs w:val="26"/>
          <w:rtl w:val="0"/>
        </w:rPr>
        <w:t xml:space="preserve">Effect: Immobilize one creature for 2 rounds. </w:t>
      </w:r>
    </w:p>
    <w:p w:rsidR="00000000" w:rsidDel="00000000" w:rsidP="00000000" w:rsidRDefault="00000000" w:rsidRPr="00000000" w14:paraId="00001127">
      <w:pPr>
        <w:spacing w:line="240" w:lineRule="auto"/>
        <w:ind w:left="729" w:firstLine="0"/>
        <w:jc w:val="both"/>
        <w:rPr>
          <w:sz w:val="26"/>
          <w:szCs w:val="26"/>
        </w:rPr>
      </w:pPr>
      <w:r w:rsidDel="00000000" w:rsidR="00000000" w:rsidRPr="00000000">
        <w:rPr>
          <w:sz w:val="26"/>
          <w:szCs w:val="26"/>
          <w:rtl w:val="0"/>
        </w:rPr>
        <w:t xml:space="preserve">Tarot Cost: Focus = 8 + card value. </w:t>
      </w:r>
    </w:p>
    <w:p w:rsidR="00000000" w:rsidDel="00000000" w:rsidP="00000000" w:rsidRDefault="00000000" w:rsidRPr="00000000" w14:paraId="00001128">
      <w:pPr>
        <w:spacing w:line="240" w:lineRule="auto"/>
        <w:ind w:left="729" w:firstLine="0"/>
        <w:jc w:val="both"/>
        <w:rPr>
          <w:sz w:val="26"/>
          <w:szCs w:val="26"/>
        </w:rPr>
        <w:sectPr>
          <w:headerReference r:id="rId25" w:type="default"/>
          <w:headerReference r:id="rId26" w:type="first"/>
          <w:headerReference r:id="rId27" w:type="even"/>
          <w:type w:val="nextPage"/>
          <w:pgSz w:h="15840" w:w="12240" w:orient="portrait"/>
          <w:pgMar w:bottom="1290" w:top="2074" w:left="216" w:right="205" w:header="88" w:footer="720"/>
          <w:cols w:equalWidth="0" w:num="2">
            <w:col w:space="668" w:w="5575.500000000001"/>
            <w:col w:space="0" w:w="5575.500000000001"/>
          </w:cols>
          <w:titlePg w:val="1"/>
        </w:sectPr>
      </w:pPr>
      <w:r w:rsidDel="00000000" w:rsidR="00000000" w:rsidRPr="00000000">
        <w:rPr>
          <w:sz w:val="26"/>
          <w:szCs w:val="26"/>
          <w:rtl w:val="0"/>
        </w:rPr>
        <w:t xml:space="preserve">Entropy (Destruction and Chaos) </w:t>
      </w:r>
    </w:p>
    <w:p w:rsidR="00000000" w:rsidDel="00000000" w:rsidP="00000000" w:rsidRDefault="00000000" w:rsidRPr="00000000" w14:paraId="00001129">
      <w:pPr>
        <w:spacing w:line="240" w:lineRule="auto"/>
        <w:ind w:left="729" w:firstLine="0"/>
        <w:jc w:val="both"/>
        <w:rPr>
          <w:sz w:val="26"/>
          <w:szCs w:val="26"/>
        </w:rPr>
      </w:pPr>
      <w:r w:rsidDel="00000000" w:rsidR="00000000" w:rsidRPr="00000000">
        <w:rPr>
          <w:sz w:val="26"/>
          <w:szCs w:val="26"/>
          <w:rtl w:val="0"/>
        </w:rPr>
        <w:t xml:space="preserve">### **Revised Paragon Powers System for Conflict Horizon** </w:t>
      </w:r>
    </w:p>
    <w:p w:rsidR="00000000" w:rsidDel="00000000" w:rsidP="00000000" w:rsidRDefault="00000000" w:rsidRPr="00000000" w14:paraId="0000112A">
      <w:pPr>
        <w:spacing w:line="240" w:lineRule="auto"/>
        <w:ind w:left="729" w:firstLine="0"/>
        <w:jc w:val="both"/>
        <w:rPr>
          <w:sz w:val="26"/>
          <w:szCs w:val="26"/>
        </w:rPr>
      </w:pPr>
      <w:r w:rsidDel="00000000" w:rsidR="00000000" w:rsidRPr="00000000">
        <w:rPr>
          <w:sz w:val="26"/>
          <w:szCs w:val="26"/>
          <w:rtl w:val="0"/>
        </w:rPr>
        <w:t xml:space="preserve">Paragon Powers are the pinnacle of a character’s potential, representing extraordinary abilities derived from </w:t>
      </w:r>
    </w:p>
    <w:p w:rsidR="00000000" w:rsidDel="00000000" w:rsidP="00000000" w:rsidRDefault="00000000" w:rsidRPr="00000000" w14:paraId="0000112B">
      <w:pPr>
        <w:spacing w:line="240" w:lineRule="auto"/>
        <w:ind w:left="729" w:firstLine="0"/>
        <w:jc w:val="both"/>
        <w:rPr>
          <w:sz w:val="26"/>
          <w:szCs w:val="26"/>
        </w:rPr>
      </w:pPr>
      <w:r w:rsidDel="00000000" w:rsidR="00000000" w:rsidRPr="00000000">
        <w:rPr>
          <w:sz w:val="26"/>
          <w:szCs w:val="26"/>
          <w:rtl w:val="0"/>
        </w:rPr>
        <w:t xml:space="preserve">their alignment, archetype, and progression. This revised version ensures compliance with the D100 system </w:t>
      </w:r>
    </w:p>
    <w:p w:rsidR="00000000" w:rsidDel="00000000" w:rsidP="00000000" w:rsidRDefault="00000000" w:rsidRPr="00000000" w14:paraId="0000112C">
      <w:pPr>
        <w:spacing w:line="240" w:lineRule="auto"/>
        <w:ind w:left="729" w:firstLine="0"/>
        <w:jc w:val="both"/>
        <w:rPr>
          <w:sz w:val="26"/>
          <w:szCs w:val="26"/>
        </w:rPr>
      </w:pPr>
      <w:r w:rsidDel="00000000" w:rsidR="00000000" w:rsidRPr="00000000">
        <w:rPr>
          <w:sz w:val="26"/>
          <w:szCs w:val="26"/>
          <w:rtl w:val="0"/>
        </w:rPr>
        <w:t xml:space="preserve">mechanics, where success depends on rolling **below the target number** </w:t>
      </w:r>
    </w:p>
    <w:p w:rsidR="00000000" w:rsidDel="00000000" w:rsidP="00000000" w:rsidRDefault="00000000" w:rsidRPr="00000000" w14:paraId="0000112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2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2F">
      <w:pPr>
        <w:spacing w:line="240" w:lineRule="auto"/>
        <w:ind w:left="729" w:firstLine="0"/>
        <w:jc w:val="both"/>
        <w:rPr>
          <w:sz w:val="26"/>
          <w:szCs w:val="26"/>
        </w:rPr>
      </w:pPr>
      <w:r w:rsidDel="00000000" w:rsidR="00000000" w:rsidRPr="00000000">
        <w:rPr>
          <w:sz w:val="26"/>
          <w:szCs w:val="26"/>
          <w:rtl w:val="0"/>
        </w:rPr>
        <w:t xml:space="preserve">### **Core Mechanics: Paragon Powers** </w:t>
      </w:r>
    </w:p>
    <w:p w:rsidR="00000000" w:rsidDel="00000000" w:rsidP="00000000" w:rsidRDefault="00000000" w:rsidRPr="00000000" w14:paraId="00001130">
      <w:pPr>
        <w:spacing w:line="240" w:lineRule="auto"/>
        <w:ind w:left="729" w:firstLine="0"/>
        <w:jc w:val="both"/>
        <w:rPr>
          <w:sz w:val="26"/>
          <w:szCs w:val="26"/>
        </w:rPr>
      </w:pPr>
      <w:r w:rsidDel="00000000" w:rsidR="00000000" w:rsidRPr="00000000">
        <w:rPr>
          <w:sz w:val="26"/>
          <w:szCs w:val="26"/>
          <w:rtl w:val="0"/>
        </w:rPr>
        <w:t xml:space="preserve">#### **1. Acquiring Paragon Powers** </w:t>
      </w:r>
    </w:p>
    <w:p w:rsidR="00000000" w:rsidDel="00000000" w:rsidP="00000000" w:rsidRDefault="00000000" w:rsidRPr="00000000" w14:paraId="000011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32">
      <w:pPr>
        <w:spacing w:line="240" w:lineRule="auto"/>
        <w:ind w:left="729" w:firstLine="0"/>
        <w:jc w:val="both"/>
        <w:rPr>
          <w:sz w:val="26"/>
          <w:szCs w:val="26"/>
        </w:rPr>
      </w:pPr>
      <w:r w:rsidDel="00000000" w:rsidR="00000000" w:rsidRPr="00000000">
        <w:rPr>
          <w:sz w:val="26"/>
          <w:szCs w:val="26"/>
          <w:rtl w:val="0"/>
        </w:rPr>
        <w:t xml:space="preserve">**Starting Power:** Each character begins with **one Level 1 Paragon Power** during character creation. </w:t>
      </w:r>
    </w:p>
    <w:p w:rsidR="00000000" w:rsidDel="00000000" w:rsidP="00000000" w:rsidRDefault="00000000" w:rsidRPr="00000000" w14:paraId="000011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34">
      <w:pPr>
        <w:spacing w:line="240" w:lineRule="auto"/>
        <w:ind w:left="729" w:firstLine="0"/>
        <w:jc w:val="both"/>
        <w:rPr>
          <w:sz w:val="26"/>
          <w:szCs w:val="26"/>
        </w:rPr>
      </w:pPr>
      <w:r w:rsidDel="00000000" w:rsidR="00000000" w:rsidRPr="00000000">
        <w:rPr>
          <w:sz w:val="26"/>
          <w:szCs w:val="26"/>
          <w:rtl w:val="0"/>
        </w:rPr>
        <w:t xml:space="preserve">**Progression:** Characters gain additional Paragon Powers or upgrade existing ones at **specific milestone levels** (e.g., every 2 levels). </w:t>
      </w:r>
    </w:p>
    <w:p w:rsidR="00000000" w:rsidDel="00000000" w:rsidP="00000000" w:rsidRDefault="00000000" w:rsidRPr="00000000" w14:paraId="00001135">
      <w:pPr>
        <w:spacing w:line="240" w:lineRule="auto"/>
        <w:ind w:left="729" w:firstLine="0"/>
        <w:jc w:val="both"/>
        <w:rPr>
          <w:sz w:val="26"/>
          <w:szCs w:val="26"/>
        </w:rPr>
      </w:pPr>
      <w:r w:rsidDel="00000000" w:rsidR="00000000" w:rsidRPr="00000000">
        <w:rPr>
          <w:sz w:val="26"/>
          <w:szCs w:val="26"/>
          <w:rtl w:val="0"/>
        </w:rPr>
        <w:t xml:space="preserve">#### **2. Success Rolls** </w:t>
      </w:r>
    </w:p>
    <w:p w:rsidR="00000000" w:rsidDel="00000000" w:rsidP="00000000" w:rsidRDefault="00000000" w:rsidRPr="00000000" w14:paraId="0000113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37">
      <w:pPr>
        <w:spacing w:line="240" w:lineRule="auto"/>
        <w:ind w:left="729" w:firstLine="0"/>
        <w:jc w:val="both"/>
        <w:rPr>
          <w:sz w:val="26"/>
          <w:szCs w:val="26"/>
        </w:rPr>
      </w:pPr>
      <w:r w:rsidDel="00000000" w:rsidR="00000000" w:rsidRPr="00000000">
        <w:rPr>
          <w:sz w:val="26"/>
          <w:szCs w:val="26"/>
          <w:rtl w:val="0"/>
        </w:rPr>
        <w:t xml:space="preserve">**Roll Mechanics:** To activate a Paragon Power, roll **1d100** and compare the result to the calculated **Success Threshold**: </w:t>
      </w:r>
    </w:p>
    <w:p w:rsidR="00000000" w:rsidDel="00000000" w:rsidP="00000000" w:rsidRDefault="00000000" w:rsidRPr="00000000" w14:paraId="000011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39">
      <w:pPr>
        <w:spacing w:line="240" w:lineRule="auto"/>
        <w:ind w:left="729" w:firstLine="0"/>
        <w:jc w:val="both"/>
        <w:rPr>
          <w:sz w:val="26"/>
          <w:szCs w:val="26"/>
        </w:rPr>
      </w:pPr>
      <w:r w:rsidDel="00000000" w:rsidR="00000000" w:rsidRPr="00000000">
        <w:rPr>
          <w:sz w:val="26"/>
          <w:szCs w:val="26"/>
          <w:rtl w:val="0"/>
        </w:rPr>
        <w:t xml:space="preserve">\text{Success Threshold} = \text{Associated Attribute Score} + </w:t>
      </w:r>
    </w:p>
    <w:p w:rsidR="00000000" w:rsidDel="00000000" w:rsidP="00000000" w:rsidRDefault="00000000" w:rsidRPr="00000000" w14:paraId="0000113A">
      <w:pPr>
        <w:spacing w:line="240" w:lineRule="auto"/>
        <w:ind w:left="729" w:firstLine="0"/>
        <w:jc w:val="both"/>
        <w:rPr>
          <w:sz w:val="26"/>
          <w:szCs w:val="26"/>
        </w:rPr>
      </w:pPr>
      <w:r w:rsidDel="00000000" w:rsidR="00000000" w:rsidRPr="00000000">
        <w:rPr>
          <w:sz w:val="26"/>
          <w:szCs w:val="26"/>
          <w:rtl w:val="0"/>
        </w:rPr>
        <w:t xml:space="preserve">\text{Proficiency Bonus} + </w:t>
      </w:r>
    </w:p>
    <w:p w:rsidR="00000000" w:rsidDel="00000000" w:rsidP="00000000" w:rsidRDefault="00000000" w:rsidRPr="00000000" w14:paraId="0000113B">
      <w:pPr>
        <w:spacing w:line="240" w:lineRule="auto"/>
        <w:ind w:left="729" w:firstLine="0"/>
        <w:jc w:val="both"/>
        <w:rPr>
          <w:sz w:val="26"/>
          <w:szCs w:val="26"/>
        </w:rPr>
      </w:pPr>
      <w:r w:rsidDel="00000000" w:rsidR="00000000" w:rsidRPr="00000000">
        <w:rPr>
          <w:sz w:val="26"/>
          <w:szCs w:val="26"/>
          <w:rtl w:val="0"/>
        </w:rPr>
        <w:t xml:space="preserve">\text{Environmental Modifiers} </w:t>
      </w:r>
    </w:p>
    <w:p w:rsidR="00000000" w:rsidDel="00000000" w:rsidP="00000000" w:rsidRDefault="00000000" w:rsidRPr="00000000" w14:paraId="0000113C">
      <w:pPr>
        <w:spacing w:line="240" w:lineRule="auto"/>
        <w:ind w:left="729" w:firstLine="0"/>
        <w:jc w:val="both"/>
        <w:rPr>
          <w:sz w:val="26"/>
          <w:szCs w:val="26"/>
        </w:rPr>
      </w:pPr>
      <w:r w:rsidDel="00000000" w:rsidR="00000000" w:rsidRPr="00000000">
        <w:rPr>
          <w:sz w:val="26"/>
          <w:szCs w:val="26"/>
          <w:rtl w:val="0"/>
        </w:rPr>
        <w:t xml:space="preserve">\]46 </w:t>
      </w:r>
    </w:p>
    <w:p w:rsidR="00000000" w:rsidDel="00000000" w:rsidP="00000000" w:rsidRDefault="00000000" w:rsidRPr="00000000" w14:paraId="000011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3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40">
      <w:pPr>
        <w:spacing w:line="240" w:lineRule="auto"/>
        <w:ind w:left="729" w:firstLine="0"/>
        <w:jc w:val="both"/>
        <w:rPr>
          <w:sz w:val="26"/>
          <w:szCs w:val="26"/>
        </w:rPr>
      </w:pPr>
      <w:r w:rsidDel="00000000" w:rsidR="00000000" w:rsidRPr="00000000">
        <w:rPr>
          <w:sz w:val="26"/>
          <w:szCs w:val="26"/>
          <w:rtl w:val="0"/>
        </w:rPr>
        <w:t xml:space="preserve">**Success:** Roll below the target threshold to successfully activate the power. </w:t>
      </w:r>
    </w:p>
    <w:p w:rsidR="00000000" w:rsidDel="00000000" w:rsidP="00000000" w:rsidRDefault="00000000" w:rsidRPr="00000000" w14:paraId="00001141">
      <w:pPr>
        <w:spacing w:line="240" w:lineRule="auto"/>
        <w:ind w:left="729" w:firstLine="0"/>
        <w:jc w:val="both"/>
        <w:rPr>
          <w:sz w:val="26"/>
          <w:szCs w:val="26"/>
        </w:rPr>
      </w:pPr>
      <w:r w:rsidDel="00000000" w:rsidR="00000000" w:rsidRPr="00000000">
        <w:rPr>
          <w:sz w:val="26"/>
          <w:szCs w:val="26"/>
          <w:rtl w:val="0"/>
        </w:rPr>
        <w:t xml:space="preserve">**Critical Success:** Rolling doubles below the threshold (e.g., 11, 22) amplifies the power’s effect. </w:t>
      </w:r>
    </w:p>
    <w:p w:rsidR="00000000" w:rsidDel="00000000" w:rsidP="00000000" w:rsidRDefault="00000000" w:rsidRPr="00000000" w14:paraId="00001142">
      <w:pPr>
        <w:spacing w:line="240" w:lineRule="auto"/>
        <w:ind w:left="729" w:firstLine="0"/>
        <w:jc w:val="both"/>
        <w:rPr>
          <w:sz w:val="26"/>
          <w:szCs w:val="26"/>
        </w:rPr>
      </w:pPr>
      <w:r w:rsidDel="00000000" w:rsidR="00000000" w:rsidRPr="00000000">
        <w:rPr>
          <w:sz w:val="26"/>
          <w:szCs w:val="26"/>
          <w:rtl w:val="0"/>
        </w:rPr>
        <w:t xml:space="preserve">**Failure:** Rolling above the target threshold results in a failed activation with no effect. </w:t>
      </w:r>
    </w:p>
    <w:p w:rsidR="00000000" w:rsidDel="00000000" w:rsidP="00000000" w:rsidRDefault="00000000" w:rsidRPr="00000000" w14:paraId="000011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44">
      <w:pPr>
        <w:spacing w:line="240" w:lineRule="auto"/>
        <w:ind w:left="729" w:firstLine="0"/>
        <w:jc w:val="both"/>
        <w:rPr>
          <w:sz w:val="26"/>
          <w:szCs w:val="26"/>
        </w:rPr>
      </w:pPr>
      <w:r w:rsidDel="00000000" w:rsidR="00000000" w:rsidRPr="00000000">
        <w:rPr>
          <w:sz w:val="26"/>
          <w:szCs w:val="26"/>
          <w:rtl w:val="0"/>
        </w:rPr>
        <w:t xml:space="preserve">**Critical Failure:** Rolling doubles above the threshold (e.g., </w:t>
      </w:r>
    </w:p>
    <w:p w:rsidR="00000000" w:rsidDel="00000000" w:rsidP="00000000" w:rsidRDefault="00000000" w:rsidRPr="00000000" w14:paraId="00001145">
      <w:pPr>
        <w:spacing w:line="240" w:lineRule="auto"/>
        <w:ind w:left="729" w:firstLine="0"/>
        <w:jc w:val="both"/>
        <w:rPr>
          <w:sz w:val="26"/>
          <w:szCs w:val="26"/>
        </w:rPr>
      </w:pPr>
      <w:r w:rsidDel="00000000" w:rsidR="00000000" w:rsidRPr="00000000">
        <w:rPr>
          <w:sz w:val="26"/>
          <w:szCs w:val="26"/>
          <w:rtl w:val="0"/>
        </w:rPr>
        <w:t xml:space="preserve">88, 99) triggers a catastrophic effect, such as unintended damage or backfiring. </w:t>
      </w:r>
    </w:p>
    <w:p w:rsidR="00000000" w:rsidDel="00000000" w:rsidP="00000000" w:rsidRDefault="00000000" w:rsidRPr="00000000" w14:paraId="0000114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47">
      <w:pPr>
        <w:spacing w:line="240" w:lineRule="auto"/>
        <w:ind w:left="729" w:firstLine="0"/>
        <w:jc w:val="both"/>
        <w:rPr>
          <w:sz w:val="26"/>
          <w:szCs w:val="26"/>
        </w:rPr>
      </w:pPr>
      <w:r w:rsidDel="00000000" w:rsidR="00000000" w:rsidRPr="00000000">
        <w:rPr>
          <w:sz w:val="26"/>
          <w:szCs w:val="26"/>
          <w:rtl w:val="0"/>
        </w:rPr>
        <w:t xml:space="preserve">### **Resource Costs for Activation** </w:t>
      </w:r>
    </w:p>
    <w:p w:rsidR="00000000" w:rsidDel="00000000" w:rsidP="00000000" w:rsidRDefault="00000000" w:rsidRPr="00000000" w14:paraId="000011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49">
      <w:pPr>
        <w:spacing w:line="240" w:lineRule="auto"/>
        <w:ind w:left="729" w:firstLine="0"/>
        <w:jc w:val="both"/>
        <w:rPr>
          <w:sz w:val="26"/>
          <w:szCs w:val="26"/>
        </w:rPr>
      </w:pPr>
      <w:r w:rsidDel="00000000" w:rsidR="00000000" w:rsidRPr="00000000">
        <w:rPr>
          <w:sz w:val="26"/>
          <w:szCs w:val="26"/>
          <w:rtl w:val="0"/>
        </w:rPr>
        <w:t xml:space="preserve">**Entropy or Gnosis Points:** </w:t>
      </w:r>
    </w:p>
    <w:p w:rsidR="00000000" w:rsidDel="00000000" w:rsidP="00000000" w:rsidRDefault="00000000" w:rsidRPr="00000000" w14:paraId="0000114A">
      <w:pPr>
        <w:spacing w:line="240" w:lineRule="auto"/>
        <w:ind w:left="729" w:firstLine="0"/>
        <w:jc w:val="both"/>
        <w:rPr>
          <w:sz w:val="26"/>
          <w:szCs w:val="26"/>
        </w:rPr>
      </w:pPr>
      <w:r w:rsidDel="00000000" w:rsidR="00000000" w:rsidRPr="00000000">
        <w:rPr>
          <w:sz w:val="26"/>
          <w:szCs w:val="26"/>
          <w:rtl w:val="0"/>
        </w:rPr>
        <w:t xml:space="preserve">Each Paragon Power requires spending **Entropy Points** (for chaos-driven abilities) or **Gnosis Points** (for harmony-driven abilities). </w:t>
      </w:r>
    </w:p>
    <w:p w:rsidR="00000000" w:rsidDel="00000000" w:rsidP="00000000" w:rsidRDefault="00000000" w:rsidRPr="00000000" w14:paraId="000011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4C">
      <w:pPr>
        <w:spacing w:line="240" w:lineRule="auto"/>
        <w:ind w:left="729" w:firstLine="0"/>
        <w:jc w:val="both"/>
        <w:rPr>
          <w:sz w:val="26"/>
          <w:szCs w:val="26"/>
        </w:rPr>
      </w:pPr>
      <w:r w:rsidDel="00000000" w:rsidR="00000000" w:rsidRPr="00000000">
        <w:rPr>
          <w:sz w:val="26"/>
          <w:szCs w:val="26"/>
          <w:rtl w:val="0"/>
        </w:rPr>
        <w:t xml:space="preserve">**Standard Cost:** 1 point per Tier of the Paragon Power. </w:t>
      </w:r>
    </w:p>
    <w:p w:rsidR="00000000" w:rsidDel="00000000" w:rsidP="00000000" w:rsidRDefault="00000000" w:rsidRPr="00000000" w14:paraId="0000114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4E">
      <w:pPr>
        <w:spacing w:line="240" w:lineRule="auto"/>
        <w:ind w:left="729" w:firstLine="0"/>
        <w:jc w:val="both"/>
        <w:rPr>
          <w:sz w:val="26"/>
          <w:szCs w:val="26"/>
        </w:rPr>
      </w:pPr>
      <w:r w:rsidDel="00000000" w:rsidR="00000000" w:rsidRPr="00000000">
        <w:rPr>
          <w:sz w:val="26"/>
          <w:szCs w:val="26"/>
          <w:rtl w:val="0"/>
        </w:rPr>
        <w:t xml:space="preserve">**Example:** A Tier 3 Power costs 3 Entropy or Gnosis Points to activate. </w:t>
      </w:r>
    </w:p>
    <w:p w:rsidR="00000000" w:rsidDel="00000000" w:rsidP="00000000" w:rsidRDefault="00000000" w:rsidRPr="00000000" w14:paraId="000011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50">
      <w:pPr>
        <w:spacing w:line="240" w:lineRule="auto"/>
        <w:ind w:left="729" w:firstLine="0"/>
        <w:jc w:val="both"/>
        <w:rPr>
          <w:sz w:val="26"/>
          <w:szCs w:val="26"/>
        </w:rPr>
      </w:pPr>
      <w:r w:rsidDel="00000000" w:rsidR="00000000" w:rsidRPr="00000000">
        <w:rPr>
          <w:sz w:val="26"/>
          <w:szCs w:val="26"/>
          <w:rtl w:val="0"/>
        </w:rPr>
        <w:t xml:space="preserve">### **Paragon Power Tiers and Scaling** </w:t>
      </w:r>
    </w:p>
    <w:p w:rsidR="00000000" w:rsidDel="00000000" w:rsidP="00000000" w:rsidRDefault="00000000" w:rsidRPr="00000000" w14:paraId="00001151">
      <w:pPr>
        <w:spacing w:line="240" w:lineRule="auto"/>
        <w:ind w:left="729" w:firstLine="0"/>
        <w:jc w:val="both"/>
        <w:rPr>
          <w:sz w:val="26"/>
          <w:szCs w:val="26"/>
        </w:rPr>
      </w:pPr>
      <w:r w:rsidDel="00000000" w:rsidR="00000000" w:rsidRPr="00000000">
        <w:rPr>
          <w:sz w:val="26"/>
          <w:szCs w:val="26"/>
          <w:rtl w:val="0"/>
        </w:rPr>
        <w:t xml:space="preserve">Paragon Powers are divided into **five tiers** , with each tier unlocking enhanced effects, greater range, or additional utility. </w:t>
      </w:r>
    </w:p>
    <w:p w:rsidR="00000000" w:rsidDel="00000000" w:rsidP="00000000" w:rsidRDefault="00000000" w:rsidRPr="00000000" w14:paraId="00001152">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15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54">
      <w:pPr>
        <w:spacing w:line="240" w:lineRule="auto"/>
        <w:ind w:left="729" w:firstLine="0"/>
        <w:jc w:val="both"/>
        <w:rPr>
          <w:sz w:val="26"/>
          <w:szCs w:val="26"/>
        </w:rPr>
      </w:pPr>
      <w:r w:rsidDel="00000000" w:rsidR="00000000" w:rsidRPr="00000000">
        <w:rPr>
          <w:sz w:val="26"/>
          <w:szCs w:val="26"/>
          <w:rtl w:val="0"/>
        </w:rPr>
        <w:t xml:space="preserve">| **Tier 1:** | **Tier 2:** | **Tier 3:** | **Tier 4:** | **Tier 5:** conditions. | </w:t>
      </w:r>
    </w:p>
    <w:p w:rsidR="00000000" w:rsidDel="00000000" w:rsidP="00000000" w:rsidRDefault="00000000" w:rsidRPr="00000000" w14:paraId="00001155">
      <w:pPr>
        <w:spacing w:line="240" w:lineRule="auto"/>
        <w:ind w:left="729" w:firstLine="0"/>
        <w:jc w:val="both"/>
        <w:rPr>
          <w:sz w:val="26"/>
          <w:szCs w:val="26"/>
        </w:rPr>
      </w:pPr>
      <w:r w:rsidDel="00000000" w:rsidR="00000000" w:rsidRPr="00000000">
        <w:rPr>
          <w:sz w:val="26"/>
          <w:szCs w:val="26"/>
          <w:rtl w:val="0"/>
        </w:rPr>
        <w:t xml:space="preserve">| Basic ability with a single-use effect. Roll against a base threshold. | </w:t>
      </w:r>
    </w:p>
    <w:p w:rsidR="00000000" w:rsidDel="00000000" w:rsidP="00000000" w:rsidRDefault="00000000" w:rsidRPr="00000000" w14:paraId="00001156">
      <w:pPr>
        <w:spacing w:line="240" w:lineRule="auto"/>
        <w:ind w:left="729" w:firstLine="0"/>
        <w:jc w:val="both"/>
        <w:rPr>
          <w:sz w:val="26"/>
          <w:szCs w:val="26"/>
        </w:rPr>
      </w:pPr>
      <w:r w:rsidDel="00000000" w:rsidR="00000000" w:rsidRPr="00000000">
        <w:rPr>
          <w:sz w:val="26"/>
          <w:szCs w:val="26"/>
          <w:rtl w:val="0"/>
        </w:rPr>
        <w:t xml:space="preserve">| Adds a secondary effect (e.g., AoE, bonus healing, or debuffs). | </w:t>
      </w:r>
    </w:p>
    <w:p w:rsidR="00000000" w:rsidDel="00000000" w:rsidP="00000000" w:rsidRDefault="00000000" w:rsidRPr="00000000" w14:paraId="00001157">
      <w:pPr>
        <w:spacing w:line="240" w:lineRule="auto"/>
        <w:ind w:left="729" w:firstLine="0"/>
        <w:jc w:val="both"/>
        <w:rPr>
          <w:sz w:val="26"/>
          <w:szCs w:val="26"/>
        </w:rPr>
      </w:pPr>
      <w:r w:rsidDel="00000000" w:rsidR="00000000" w:rsidRPr="00000000">
        <w:rPr>
          <w:sz w:val="26"/>
          <w:szCs w:val="26"/>
          <w:rtl w:val="0"/>
        </w:rPr>
        <w:t xml:space="preserve">| Includes scaling tied to attributes or proficiency modifiers. | </w:t>
      </w:r>
    </w:p>
    <w:p w:rsidR="00000000" w:rsidDel="00000000" w:rsidP="00000000" w:rsidRDefault="00000000" w:rsidRPr="00000000" w14:paraId="00001158">
      <w:pPr>
        <w:spacing w:line="240" w:lineRule="auto"/>
        <w:ind w:left="729" w:firstLine="0"/>
        <w:jc w:val="both"/>
        <w:rPr>
          <w:sz w:val="26"/>
          <w:szCs w:val="26"/>
        </w:rPr>
      </w:pPr>
      <w:r w:rsidDel="00000000" w:rsidR="00000000" w:rsidRPr="00000000">
        <w:rPr>
          <w:sz w:val="26"/>
          <w:szCs w:val="26"/>
          <w:rtl w:val="0"/>
        </w:rPr>
        <w:t xml:space="preserve">| Unlocks advanced utility or battlefield-altering effects. | </w:t>
      </w:r>
    </w:p>
    <w:p w:rsidR="00000000" w:rsidDel="00000000" w:rsidP="00000000" w:rsidRDefault="00000000" w:rsidRPr="00000000" w14:paraId="00001159">
      <w:pPr>
        <w:spacing w:line="240" w:lineRule="auto"/>
        <w:ind w:left="729" w:firstLine="0"/>
        <w:jc w:val="both"/>
        <w:rPr>
          <w:sz w:val="26"/>
          <w:szCs w:val="26"/>
        </w:rPr>
      </w:pPr>
      <w:r w:rsidDel="00000000" w:rsidR="00000000" w:rsidRPr="00000000">
        <w:rPr>
          <w:sz w:val="26"/>
          <w:szCs w:val="26"/>
          <w:rtl w:val="0"/>
        </w:rPr>
        <w:t xml:space="preserve">| Grants narrative-altering powers, such as reviving allies or reshaping environmental47 </w:t>
      </w:r>
    </w:p>
    <w:p w:rsidR="00000000" w:rsidDel="00000000" w:rsidP="00000000" w:rsidRDefault="00000000" w:rsidRPr="00000000" w14:paraId="000011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5B">
      <w:pPr>
        <w:spacing w:line="240" w:lineRule="auto"/>
        <w:ind w:left="729" w:firstLine="0"/>
        <w:jc w:val="both"/>
        <w:rPr>
          <w:sz w:val="26"/>
          <w:szCs w:val="26"/>
        </w:rPr>
      </w:pPr>
      <w:r w:rsidDel="00000000" w:rsidR="00000000" w:rsidRPr="00000000">
        <w:rPr>
          <w:sz w:val="26"/>
          <w:szCs w:val="26"/>
          <w:rtl w:val="0"/>
        </w:rPr>
        <w:t xml:space="preserve">### **Dice-Based Scaling** </w:t>
      </w:r>
    </w:p>
    <w:p w:rsidR="00000000" w:rsidDel="00000000" w:rsidP="00000000" w:rsidRDefault="00000000" w:rsidRPr="00000000" w14:paraId="0000115C">
      <w:pPr>
        <w:spacing w:line="240" w:lineRule="auto"/>
        <w:ind w:left="729" w:firstLine="0"/>
        <w:jc w:val="both"/>
        <w:rPr>
          <w:sz w:val="26"/>
          <w:szCs w:val="26"/>
        </w:rPr>
      </w:pPr>
      <w:r w:rsidDel="00000000" w:rsidR="00000000" w:rsidRPr="00000000">
        <w:rPr>
          <w:sz w:val="26"/>
          <w:szCs w:val="26"/>
          <w:rtl w:val="0"/>
        </w:rPr>
        <w:t xml:space="preserve">For powers that involve variable effects (e.g., damage, range, healing), the effect scales based on **attribute modifiers**: </w:t>
      </w:r>
    </w:p>
    <w:p w:rsidR="00000000" w:rsidDel="00000000" w:rsidP="00000000" w:rsidRDefault="00000000" w:rsidRPr="00000000" w14:paraId="0000115D">
      <w:pPr>
        <w:spacing w:line="240" w:lineRule="auto"/>
        <w:ind w:left="729" w:firstLine="0"/>
        <w:jc w:val="both"/>
        <w:rPr>
          <w:sz w:val="26"/>
          <w:szCs w:val="26"/>
        </w:rPr>
      </w:pPr>
      <w:r w:rsidDel="00000000" w:rsidR="00000000" w:rsidRPr="00000000">
        <w:rPr>
          <w:sz w:val="26"/>
          <w:szCs w:val="26"/>
          <w:rtl w:val="0"/>
        </w:rPr>
        <w:t xml:space="preserve">Roll the **associated attribute dice** (e.g., d10 for Katra, d12 for Imperius). </w:t>
      </w:r>
    </w:p>
    <w:p w:rsidR="00000000" w:rsidDel="00000000" w:rsidP="00000000" w:rsidRDefault="00000000" w:rsidRPr="00000000" w14:paraId="0000115E">
      <w:pPr>
        <w:spacing w:line="240" w:lineRule="auto"/>
        <w:ind w:left="729" w:firstLine="0"/>
        <w:jc w:val="both"/>
        <w:rPr>
          <w:sz w:val="26"/>
          <w:szCs w:val="26"/>
        </w:rPr>
      </w:pPr>
      <w:r w:rsidDel="00000000" w:rsidR="00000000" w:rsidRPr="00000000">
        <w:rPr>
          <w:sz w:val="26"/>
          <w:szCs w:val="26"/>
          <w:rtl w:val="0"/>
        </w:rPr>
        <w:t xml:space="preserve">Add the result to the base effect. </w:t>
      </w:r>
    </w:p>
    <w:p w:rsidR="00000000" w:rsidDel="00000000" w:rsidP="00000000" w:rsidRDefault="00000000" w:rsidRPr="00000000" w14:paraId="0000115F">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16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3">
      <w:pPr>
        <w:spacing w:line="240" w:lineRule="auto"/>
        <w:ind w:left="729" w:firstLine="0"/>
        <w:jc w:val="both"/>
        <w:rPr>
          <w:sz w:val="26"/>
          <w:szCs w:val="26"/>
        </w:rPr>
      </w:pPr>
      <w:r w:rsidDel="00000000" w:rsidR="00000000" w:rsidRPr="00000000">
        <w:rPr>
          <w:sz w:val="26"/>
          <w:szCs w:val="26"/>
          <w:rtl w:val="0"/>
        </w:rPr>
        <w:t xml:space="preserve">**Tier 3 Power:** Harmonizing Pulse (Healing). </w:t>
      </w:r>
    </w:p>
    <w:p w:rsidR="00000000" w:rsidDel="00000000" w:rsidP="00000000" w:rsidRDefault="00000000" w:rsidRPr="00000000" w14:paraId="00001164">
      <w:pPr>
        <w:spacing w:line="240" w:lineRule="auto"/>
        <w:ind w:left="729" w:firstLine="0"/>
        <w:jc w:val="both"/>
        <w:rPr>
          <w:sz w:val="26"/>
          <w:szCs w:val="26"/>
        </w:rPr>
      </w:pPr>
      <w:r w:rsidDel="00000000" w:rsidR="00000000" w:rsidRPr="00000000">
        <w:rPr>
          <w:sz w:val="26"/>
          <w:szCs w:val="26"/>
          <w:rtl w:val="0"/>
        </w:rPr>
        <w:t xml:space="preserve">**Base Healing = 20% HP . </w:t>
      </w:r>
    </w:p>
    <w:p w:rsidR="00000000" w:rsidDel="00000000" w:rsidP="00000000" w:rsidRDefault="00000000" w:rsidRPr="00000000" w14:paraId="000011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6">
      <w:pPr>
        <w:spacing w:line="240" w:lineRule="auto"/>
        <w:ind w:left="729" w:firstLine="0"/>
        <w:jc w:val="both"/>
        <w:rPr>
          <w:sz w:val="26"/>
          <w:szCs w:val="26"/>
        </w:rPr>
      </w:pPr>
      <w:r w:rsidDel="00000000" w:rsidR="00000000" w:rsidRPr="00000000">
        <w:rPr>
          <w:sz w:val="26"/>
          <w:szCs w:val="26"/>
          <w:rtl w:val="0"/>
        </w:rPr>
        <w:t xml:space="preserve">**Linked Attributes:** Harmonia (d10) and Gnosis (d12). </w:t>
      </w:r>
    </w:p>
    <w:p w:rsidR="00000000" w:rsidDel="00000000" w:rsidP="00000000" w:rsidRDefault="00000000" w:rsidRPr="00000000" w14:paraId="00001167">
      <w:pPr>
        <w:spacing w:line="240" w:lineRule="auto"/>
        <w:ind w:left="729" w:firstLine="0"/>
        <w:jc w:val="both"/>
        <w:rPr>
          <w:sz w:val="26"/>
          <w:szCs w:val="26"/>
        </w:rPr>
      </w:pPr>
      <w:r w:rsidDel="00000000" w:rsidR="00000000" w:rsidRPr="00000000">
        <w:rPr>
          <w:sz w:val="26"/>
          <w:szCs w:val="26"/>
          <w:rtl w:val="0"/>
        </w:rPr>
        <w:t xml:space="preserve">- Roll: Harmonia = 8, Gnosis = 6 </w:t>
      </w:r>
      <w:sdt>
        <w:sdtPr>
          <w:id w:val="-1840294520"/>
          <w:tag w:val="goog_rdk_54"/>
        </w:sdtPr>
        <w:sdtContent>
          <w:r w:rsidDel="00000000" w:rsidR="00000000" w:rsidRPr="00000000">
            <w:rPr>
              <w:rFonts w:ascii="Nova Mono" w:cs="Nova Mono" w:eastAsia="Nova Mono" w:hAnsi="Nova Mono"/>
              <w:sz w:val="26"/>
              <w:szCs w:val="26"/>
              <w:rtl w:val="0"/>
            </w:rPr>
            <w:t xml:space="preserve">→ Total Healing = \( 20 + 8 + 6 = 34\%\). </w:t>
          </w:r>
        </w:sdtContent>
      </w:sdt>
    </w:p>
    <w:p w:rsidR="00000000" w:rsidDel="00000000" w:rsidP="00000000" w:rsidRDefault="00000000" w:rsidRPr="00000000" w14:paraId="0000116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9">
      <w:pPr>
        <w:spacing w:line="240" w:lineRule="auto"/>
        <w:ind w:left="729" w:firstLine="0"/>
        <w:jc w:val="both"/>
        <w:rPr>
          <w:sz w:val="26"/>
          <w:szCs w:val="26"/>
        </w:rPr>
      </w:pPr>
      <w:r w:rsidDel="00000000" w:rsidR="00000000" w:rsidRPr="00000000">
        <w:rPr>
          <w:sz w:val="26"/>
          <w:szCs w:val="26"/>
          <w:rtl w:val="0"/>
        </w:rPr>
        <w:t xml:space="preserve">### **Interaction With Alignment** </w:t>
      </w:r>
    </w:p>
    <w:p w:rsidR="00000000" w:rsidDel="00000000" w:rsidP="00000000" w:rsidRDefault="00000000" w:rsidRPr="00000000" w14:paraId="0000116A">
      <w:pPr>
        <w:spacing w:line="240" w:lineRule="auto"/>
        <w:ind w:left="729" w:firstLine="0"/>
        <w:jc w:val="both"/>
        <w:rPr>
          <w:sz w:val="26"/>
          <w:szCs w:val="26"/>
        </w:rPr>
      </w:pPr>
      <w:r w:rsidDel="00000000" w:rsidR="00000000" w:rsidRPr="00000000">
        <w:rPr>
          <w:sz w:val="26"/>
          <w:szCs w:val="26"/>
          <w:rtl w:val="0"/>
        </w:rPr>
        <w:t xml:space="preserve">Each Paragon Power has a connection to **Entropy** or **Gnosis** </w:t>
      </w:r>
    </w:p>
    <w:p w:rsidR="00000000" w:rsidDel="00000000" w:rsidP="00000000" w:rsidRDefault="00000000" w:rsidRPr="00000000" w14:paraId="0000116B">
      <w:pPr>
        <w:spacing w:line="240" w:lineRule="auto"/>
        <w:ind w:left="729" w:firstLine="0"/>
        <w:jc w:val="both"/>
        <w:rPr>
          <w:sz w:val="26"/>
          <w:szCs w:val="26"/>
        </w:rPr>
      </w:pPr>
      <w:r w:rsidDel="00000000" w:rsidR="00000000" w:rsidRPr="00000000">
        <w:rPr>
          <w:sz w:val="26"/>
          <w:szCs w:val="26"/>
          <w:rtl w:val="0"/>
        </w:rPr>
        <w:t xml:space="preserve">, influencing alignment shifts during use: </w:t>
      </w:r>
    </w:p>
    <w:p w:rsidR="00000000" w:rsidDel="00000000" w:rsidP="00000000" w:rsidRDefault="00000000" w:rsidRPr="00000000" w14:paraId="0000116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D">
      <w:pPr>
        <w:spacing w:line="240" w:lineRule="auto"/>
        <w:ind w:left="729" w:firstLine="0"/>
        <w:jc w:val="both"/>
        <w:rPr>
          <w:sz w:val="26"/>
          <w:szCs w:val="26"/>
        </w:rPr>
      </w:pPr>
      <w:r w:rsidDel="00000000" w:rsidR="00000000" w:rsidRPr="00000000">
        <w:rPr>
          <w:sz w:val="26"/>
          <w:szCs w:val="26"/>
          <w:rtl w:val="0"/>
        </w:rPr>
        <w:t xml:space="preserve">**Entropy Activation:** Adds 1° toward chaos-aligned archetypes on the alignment wheel. </w:t>
      </w:r>
    </w:p>
    <w:p w:rsidR="00000000" w:rsidDel="00000000" w:rsidP="00000000" w:rsidRDefault="00000000" w:rsidRPr="00000000" w14:paraId="0000116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F">
      <w:pPr>
        <w:spacing w:line="240" w:lineRule="auto"/>
        <w:ind w:left="729" w:firstLine="0"/>
        <w:jc w:val="both"/>
        <w:rPr>
          <w:sz w:val="26"/>
          <w:szCs w:val="26"/>
        </w:rPr>
      </w:pPr>
      <w:r w:rsidDel="00000000" w:rsidR="00000000" w:rsidRPr="00000000">
        <w:rPr>
          <w:sz w:val="26"/>
          <w:szCs w:val="26"/>
          <w:rtl w:val="0"/>
        </w:rPr>
        <w:t xml:space="preserve">**Gnosis Activation:** Adds 1° toward harmony-aligned archetypes.</w:t>
      </w:r>
    </w:p>
    <w:p w:rsidR="00000000" w:rsidDel="00000000" w:rsidP="00000000" w:rsidRDefault="00000000" w:rsidRPr="00000000" w14:paraId="0000117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71">
      <w:pPr>
        <w:spacing w:line="240" w:lineRule="auto"/>
        <w:ind w:left="729" w:firstLine="0"/>
        <w:jc w:val="both"/>
        <w:rPr>
          <w:sz w:val="26"/>
          <w:szCs w:val="26"/>
        </w:rPr>
      </w:pPr>
      <w:r w:rsidDel="00000000" w:rsidR="00000000" w:rsidRPr="00000000">
        <w:rPr>
          <w:sz w:val="26"/>
          <w:szCs w:val="26"/>
          <w:rtl w:val="0"/>
        </w:rPr>
        <w:t xml:space="preserve">### **Expanded Rules for Environmental Factors** </w:t>
      </w:r>
    </w:p>
    <w:p w:rsidR="00000000" w:rsidDel="00000000" w:rsidP="00000000" w:rsidRDefault="00000000" w:rsidRPr="00000000" w14:paraId="00001172">
      <w:pPr>
        <w:spacing w:line="240" w:lineRule="auto"/>
        <w:ind w:left="729" w:firstLine="0"/>
        <w:jc w:val="both"/>
        <w:rPr>
          <w:sz w:val="26"/>
          <w:szCs w:val="26"/>
        </w:rPr>
      </w:pPr>
      <w:r w:rsidDel="00000000" w:rsidR="00000000" w:rsidRPr="00000000">
        <w:rPr>
          <w:sz w:val="26"/>
          <w:szCs w:val="26"/>
          <w:rtl w:val="0"/>
        </w:rPr>
        <w:t xml:space="preserve">Environmental conditions can enhance or hinder Paragon Powers: </w:t>
      </w:r>
    </w:p>
    <w:p w:rsidR="00000000" w:rsidDel="00000000" w:rsidP="00000000" w:rsidRDefault="00000000" w:rsidRPr="00000000" w14:paraId="00001173">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174">
      <w:pPr>
        <w:spacing w:line="240" w:lineRule="auto"/>
        <w:ind w:left="729" w:firstLine="0"/>
        <w:jc w:val="both"/>
        <w:rPr>
          <w:sz w:val="26"/>
          <w:szCs w:val="26"/>
        </w:rPr>
      </w:pPr>
      <w:r w:rsidDel="00000000" w:rsidR="00000000" w:rsidRPr="00000000">
        <w:rPr>
          <w:sz w:val="26"/>
          <w:szCs w:val="26"/>
          <w:rtl w:val="0"/>
        </w:rPr>
        <w:t xml:space="preserve">**Aligned Environments:** </w:t>
      </w:r>
    </w:p>
    <w:p w:rsidR="00000000" w:rsidDel="00000000" w:rsidP="00000000" w:rsidRDefault="00000000" w:rsidRPr="00000000" w14:paraId="000011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76">
      <w:pPr>
        <w:spacing w:line="240" w:lineRule="auto"/>
        <w:ind w:left="729" w:firstLine="0"/>
        <w:jc w:val="both"/>
        <w:rPr>
          <w:sz w:val="26"/>
          <w:szCs w:val="26"/>
        </w:rPr>
      </w:pPr>
      <w:r w:rsidDel="00000000" w:rsidR="00000000" w:rsidRPr="00000000">
        <w:rPr>
          <w:sz w:val="26"/>
          <w:szCs w:val="26"/>
          <w:rtl w:val="0"/>
        </w:rPr>
        <w:t xml:space="preserve">**Example:** Using a Gnosis Power in a psionically charged sanctuary grants a **+5% bonus to the </w:t>
      </w:r>
    </w:p>
    <w:p w:rsidR="00000000" w:rsidDel="00000000" w:rsidP="00000000" w:rsidRDefault="00000000" w:rsidRPr="00000000" w14:paraId="00001177">
      <w:pPr>
        <w:spacing w:line="240" w:lineRule="auto"/>
        <w:ind w:left="729" w:firstLine="0"/>
        <w:jc w:val="both"/>
        <w:rPr>
          <w:sz w:val="26"/>
          <w:szCs w:val="26"/>
        </w:rPr>
      </w:pPr>
      <w:r w:rsidDel="00000000" w:rsidR="00000000" w:rsidRPr="00000000">
        <w:rPr>
          <w:sz w:val="26"/>
          <w:szCs w:val="26"/>
          <w:rtl w:val="0"/>
        </w:rPr>
        <w:t xml:space="preserve">Success Threshold** </w:t>
      </w:r>
    </w:p>
    <w:p w:rsidR="00000000" w:rsidDel="00000000" w:rsidP="00000000" w:rsidRDefault="00000000" w:rsidRPr="00000000" w14:paraId="00001178">
      <w:pPr>
        <w:spacing w:line="240" w:lineRule="auto"/>
        <w:ind w:left="729" w:firstLine="0"/>
        <w:jc w:val="both"/>
        <w:rPr>
          <w:sz w:val="26"/>
          <w:szCs w:val="26"/>
        </w:rPr>
      </w:pPr>
      <w:r w:rsidDel="00000000" w:rsidR="00000000" w:rsidRPr="00000000">
        <w:rPr>
          <w:sz w:val="26"/>
          <w:szCs w:val="26"/>
          <w:rtl w:val="0"/>
        </w:rPr>
        <w:t xml:space="preserve">**Opposing Environments:** </w:t>
      </w:r>
    </w:p>
    <w:p w:rsidR="00000000" w:rsidDel="00000000" w:rsidP="00000000" w:rsidRDefault="00000000" w:rsidRPr="00000000" w14:paraId="00001179">
      <w:pPr>
        <w:spacing w:line="240" w:lineRule="auto"/>
        <w:ind w:left="729" w:firstLine="0"/>
        <w:jc w:val="both"/>
        <w:rPr>
          <w:sz w:val="26"/>
          <w:szCs w:val="26"/>
        </w:rPr>
      </w:pPr>
      <w:r w:rsidDel="00000000" w:rsidR="00000000" w:rsidRPr="00000000">
        <w:rPr>
          <w:sz w:val="26"/>
          <w:szCs w:val="26"/>
          <w:rtl w:val="0"/>
        </w:rPr>
        <w:t xml:space="preserve">**Example:** Using an Entropy Power in a stabilized zone imposes a ** -10% penalty**</w:t>
      </w:r>
    </w:p>
    <w:p w:rsidR="00000000" w:rsidDel="00000000" w:rsidP="00000000" w:rsidRDefault="00000000" w:rsidRPr="00000000" w14:paraId="0000117A">
      <w:pPr>
        <w:spacing w:line="240" w:lineRule="auto"/>
        <w:ind w:left="729" w:firstLine="0"/>
        <w:jc w:val="both"/>
        <w:rPr>
          <w:sz w:val="26"/>
          <w:szCs w:val="26"/>
        </w:rPr>
      </w:pPr>
      <w:r w:rsidDel="00000000" w:rsidR="00000000" w:rsidRPr="00000000">
        <w:rPr>
          <w:sz w:val="26"/>
          <w:szCs w:val="26"/>
          <w:rtl w:val="0"/>
        </w:rPr>
        <w:t xml:space="preserve">### **Examples of Paragon Powers** </w:t>
      </w:r>
    </w:p>
    <w:p w:rsidR="00000000" w:rsidDel="00000000" w:rsidP="00000000" w:rsidRDefault="00000000" w:rsidRPr="00000000" w14:paraId="0000117B">
      <w:pPr>
        <w:spacing w:line="240" w:lineRule="auto"/>
        <w:ind w:left="729" w:firstLine="0"/>
        <w:jc w:val="both"/>
        <w:rPr>
          <w:sz w:val="26"/>
          <w:szCs w:val="26"/>
        </w:rPr>
      </w:pPr>
      <w:r w:rsidDel="00000000" w:rsidR="00000000" w:rsidRPr="00000000">
        <w:rPr>
          <w:sz w:val="26"/>
          <w:szCs w:val="26"/>
          <w:rtl w:val="0"/>
        </w:rPr>
        <w:t xml:space="preserve">#### **1. Harmonizing Pulse (Gnosis/Harmonia)** </w:t>
      </w:r>
    </w:p>
    <w:p w:rsidR="00000000" w:rsidDel="00000000" w:rsidP="00000000" w:rsidRDefault="00000000" w:rsidRPr="00000000" w14:paraId="0000117C">
      <w:pPr>
        <w:spacing w:line="240" w:lineRule="auto"/>
        <w:ind w:left="729" w:firstLine="0"/>
        <w:jc w:val="both"/>
        <w:rPr>
          <w:sz w:val="26"/>
          <w:szCs w:val="26"/>
        </w:rPr>
      </w:pPr>
      <w:r w:rsidDel="00000000" w:rsidR="00000000" w:rsidRPr="00000000">
        <w:rPr>
          <w:sz w:val="26"/>
          <w:szCs w:val="26"/>
          <w:rtl w:val="0"/>
        </w:rPr>
        <w:t xml:space="preserve">**Tier 1:** Restores 10% HP to all allies within 10 meters. </w:t>
      </w:r>
    </w:p>
    <w:p w:rsidR="00000000" w:rsidDel="00000000" w:rsidP="00000000" w:rsidRDefault="00000000" w:rsidRPr="00000000" w14:paraId="0000117D">
      <w:pPr>
        <w:spacing w:line="240" w:lineRule="auto"/>
        <w:ind w:left="729" w:firstLine="0"/>
        <w:jc w:val="both"/>
        <w:rPr>
          <w:sz w:val="26"/>
          <w:szCs w:val="26"/>
        </w:rPr>
      </w:pPr>
      <w:r w:rsidDel="00000000" w:rsidR="00000000" w:rsidRPr="00000000">
        <w:rPr>
          <w:sz w:val="26"/>
          <w:szCs w:val="26"/>
          <w:rtl w:val="0"/>
        </w:rPr>
        <w:t xml:space="preserve">**Tier 2:** Adds a cleansing effect, removing negative conditions (e.g., poison). </w:t>
      </w:r>
    </w:p>
    <w:p w:rsidR="00000000" w:rsidDel="00000000" w:rsidP="00000000" w:rsidRDefault="00000000" w:rsidRPr="00000000" w14:paraId="0000117E">
      <w:pPr>
        <w:spacing w:line="240" w:lineRule="auto"/>
        <w:ind w:left="729" w:firstLine="0"/>
        <w:jc w:val="both"/>
        <w:rPr>
          <w:sz w:val="26"/>
          <w:szCs w:val="26"/>
        </w:rPr>
      </w:pPr>
      <w:r w:rsidDel="00000000" w:rsidR="00000000" w:rsidRPr="00000000">
        <w:rPr>
          <w:sz w:val="26"/>
          <w:szCs w:val="26"/>
          <w:rtl w:val="0"/>
        </w:rPr>
        <w:t xml:space="preserve">**Tier 3:** Restores 15% HP and grants a temporary shield for 5% of maximum HP . </w:t>
      </w:r>
    </w:p>
    <w:p w:rsidR="00000000" w:rsidDel="00000000" w:rsidP="00000000" w:rsidRDefault="00000000" w:rsidRPr="00000000" w14:paraId="0000117F">
      <w:pPr>
        <w:spacing w:line="240" w:lineRule="auto"/>
        <w:ind w:left="729" w:firstLine="0"/>
        <w:jc w:val="both"/>
        <w:rPr>
          <w:sz w:val="26"/>
          <w:szCs w:val="26"/>
        </w:rPr>
      </w:pPr>
      <w:r w:rsidDel="00000000" w:rsidR="00000000" w:rsidRPr="00000000">
        <w:rPr>
          <w:sz w:val="26"/>
          <w:szCs w:val="26"/>
          <w:rtl w:val="0"/>
        </w:rPr>
        <w:t xml:space="preserve">**Tier 4:** Shields persist for 2 rounds and grant resistance to critical hits. </w:t>
      </w:r>
    </w:p>
    <w:p w:rsidR="00000000" w:rsidDel="00000000" w:rsidP="00000000" w:rsidRDefault="00000000" w:rsidRPr="00000000" w14:paraId="00001180">
      <w:pPr>
        <w:spacing w:line="240" w:lineRule="auto"/>
        <w:ind w:left="729" w:firstLine="0"/>
        <w:jc w:val="both"/>
        <w:rPr>
          <w:sz w:val="26"/>
          <w:szCs w:val="26"/>
        </w:rPr>
      </w:pPr>
      <w:r w:rsidDel="00000000" w:rsidR="00000000" w:rsidRPr="00000000">
        <w:rPr>
          <w:sz w:val="26"/>
          <w:szCs w:val="26"/>
          <w:rtl w:val="0"/>
        </w:rPr>
        <w:t xml:space="preserve">**Tier 5:** Massively heals all allies in range and revives one fallen ally. </w:t>
      </w:r>
    </w:p>
    <w:p w:rsidR="00000000" w:rsidDel="00000000" w:rsidP="00000000" w:rsidRDefault="00000000" w:rsidRPr="00000000" w14:paraId="000011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2">
      <w:pPr>
        <w:spacing w:line="240" w:lineRule="auto"/>
        <w:ind w:left="729" w:firstLine="0"/>
        <w:jc w:val="both"/>
        <w:rPr>
          <w:sz w:val="26"/>
          <w:szCs w:val="26"/>
        </w:rPr>
      </w:pPr>
      <w:r w:rsidDel="00000000" w:rsidR="00000000" w:rsidRPr="00000000">
        <w:rPr>
          <w:sz w:val="26"/>
          <w:szCs w:val="26"/>
          <w:rtl w:val="0"/>
        </w:rPr>
        <w:t xml:space="preserve">#### **2. Chaos Catalyst (Entropy/Imperius)** </w:t>
      </w:r>
    </w:p>
    <w:p w:rsidR="00000000" w:rsidDel="00000000" w:rsidP="00000000" w:rsidRDefault="00000000" w:rsidRPr="00000000" w14:paraId="0000118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8">
      <w:pPr>
        <w:spacing w:line="240" w:lineRule="auto"/>
        <w:ind w:left="729" w:firstLine="0"/>
        <w:jc w:val="both"/>
        <w:rPr>
          <w:sz w:val="26"/>
          <w:szCs w:val="26"/>
        </w:rPr>
      </w:pPr>
      <w:r w:rsidDel="00000000" w:rsidR="00000000" w:rsidRPr="00000000">
        <w:rPr>
          <w:sz w:val="26"/>
          <w:szCs w:val="26"/>
          <w:rtl w:val="0"/>
        </w:rPr>
        <w:t xml:space="preserve">**Tier 1:** Amplifies damage of a single attack by 10%. </w:t>
      </w:r>
    </w:p>
    <w:p w:rsidR="00000000" w:rsidDel="00000000" w:rsidP="00000000" w:rsidRDefault="00000000" w:rsidRPr="00000000" w14:paraId="00001189">
      <w:pPr>
        <w:spacing w:line="240" w:lineRule="auto"/>
        <w:ind w:left="729" w:firstLine="0"/>
        <w:jc w:val="both"/>
        <w:rPr>
          <w:sz w:val="26"/>
          <w:szCs w:val="26"/>
        </w:rPr>
      </w:pPr>
      <w:r w:rsidDel="00000000" w:rsidR="00000000" w:rsidRPr="00000000">
        <w:rPr>
          <w:sz w:val="26"/>
          <w:szCs w:val="26"/>
          <w:rtl w:val="0"/>
        </w:rPr>
        <w:t xml:space="preserve">**Tier 2:** Causes a small explosion on impact, dealing AoE damage.</w:t>
      </w:r>
    </w:p>
    <w:p w:rsidR="00000000" w:rsidDel="00000000" w:rsidP="00000000" w:rsidRDefault="00000000" w:rsidRPr="00000000" w14:paraId="0000118A">
      <w:pPr>
        <w:spacing w:line="240" w:lineRule="auto"/>
        <w:ind w:left="729" w:firstLine="0"/>
        <w:jc w:val="both"/>
        <w:rPr>
          <w:sz w:val="26"/>
          <w:szCs w:val="26"/>
        </w:rPr>
      </w:pPr>
      <w:r w:rsidDel="00000000" w:rsidR="00000000" w:rsidRPr="00000000">
        <w:rPr>
          <w:sz w:val="26"/>
          <w:szCs w:val="26"/>
          <w:rtl w:val="0"/>
        </w:rPr>
        <w:t xml:space="preserve">**Tier 3:** Reduces the Defensive Threshold of enemies in the AoE by 10%. </w:t>
      </w:r>
    </w:p>
    <w:p w:rsidR="00000000" w:rsidDel="00000000" w:rsidP="00000000" w:rsidRDefault="00000000" w:rsidRPr="00000000" w14:paraId="0000118B">
      <w:pPr>
        <w:spacing w:line="240" w:lineRule="auto"/>
        <w:ind w:left="729" w:firstLine="0"/>
        <w:jc w:val="both"/>
        <w:rPr>
          <w:sz w:val="26"/>
          <w:szCs w:val="26"/>
        </w:rPr>
      </w:pPr>
      <w:r w:rsidDel="00000000" w:rsidR="00000000" w:rsidRPr="00000000">
        <w:rPr>
          <w:sz w:val="26"/>
          <w:szCs w:val="26"/>
          <w:rtl w:val="0"/>
        </w:rPr>
        <w:t xml:space="preserve">**Tier 4:** Converts damage dealt into temporary health for the user. </w:t>
      </w:r>
    </w:p>
    <w:p w:rsidR="00000000" w:rsidDel="00000000" w:rsidP="00000000" w:rsidRDefault="00000000" w:rsidRPr="00000000" w14:paraId="0000118C">
      <w:pPr>
        <w:spacing w:line="240" w:lineRule="auto"/>
        <w:ind w:left="729" w:firstLine="0"/>
        <w:jc w:val="both"/>
        <w:rPr>
          <w:sz w:val="26"/>
          <w:szCs w:val="26"/>
        </w:rPr>
      </w:pPr>
      <w:r w:rsidDel="00000000" w:rsidR="00000000" w:rsidRPr="00000000">
        <w:rPr>
          <w:sz w:val="26"/>
          <w:szCs w:val="26"/>
          <w:rtl w:val="0"/>
        </w:rPr>
        <w:t xml:space="preserve">**Tier 5:** Triggers a cascading chain reaction, dealing explosive damage to multiple targets. </w:t>
      </w:r>
    </w:p>
    <w:p w:rsidR="00000000" w:rsidDel="00000000" w:rsidP="00000000" w:rsidRDefault="00000000" w:rsidRPr="00000000" w14:paraId="0000118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E">
      <w:pPr>
        <w:spacing w:line="240" w:lineRule="auto"/>
        <w:ind w:left="729" w:firstLine="0"/>
        <w:jc w:val="both"/>
        <w:rPr>
          <w:sz w:val="26"/>
          <w:szCs w:val="26"/>
        </w:rPr>
      </w:pPr>
      <w:r w:rsidDel="00000000" w:rsidR="00000000" w:rsidRPr="00000000">
        <w:rPr>
          <w:sz w:val="26"/>
          <w:szCs w:val="26"/>
          <w:rtl w:val="0"/>
        </w:rPr>
        <w:t xml:space="preserve">#### **3. Psionic Null Field (Entropy/Gnosis)** </w:t>
      </w:r>
    </w:p>
    <w:p w:rsidR="00000000" w:rsidDel="00000000" w:rsidP="00000000" w:rsidRDefault="00000000" w:rsidRPr="00000000" w14:paraId="0000118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9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9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92">
      <w:pPr>
        <w:spacing w:line="240" w:lineRule="auto"/>
        <w:ind w:left="729" w:firstLine="0"/>
        <w:jc w:val="both"/>
        <w:rPr>
          <w:sz w:val="26"/>
          <w:szCs w:val="26"/>
        </w:rPr>
      </w:pPr>
      <w:r w:rsidDel="00000000" w:rsidR="00000000" w:rsidRPr="00000000">
        <w:rPr>
          <w:sz w:val="26"/>
          <w:szCs w:val="26"/>
          <w:rtl w:val="0"/>
        </w:rPr>
        <w:t xml:space="preserve">**Tier 1:** Creates a 5-meter-radius field that disrupts psionic abilities. </w:t>
      </w:r>
    </w:p>
    <w:p w:rsidR="00000000" w:rsidDel="00000000" w:rsidP="00000000" w:rsidRDefault="00000000" w:rsidRPr="00000000" w14:paraId="00001193">
      <w:pPr>
        <w:spacing w:line="240" w:lineRule="auto"/>
        <w:ind w:left="729" w:firstLine="0"/>
        <w:jc w:val="both"/>
        <w:rPr>
          <w:sz w:val="26"/>
          <w:szCs w:val="26"/>
        </w:rPr>
      </w:pPr>
      <w:r w:rsidDel="00000000" w:rsidR="00000000" w:rsidRPr="00000000">
        <w:rPr>
          <w:sz w:val="26"/>
          <w:szCs w:val="26"/>
          <w:rtl w:val="0"/>
        </w:rPr>
        <w:t xml:space="preserve">**Tier 2:** Enemies within the field suffer a -10% penalty to Gnosis rolls. </w:t>
      </w:r>
    </w:p>
    <w:p w:rsidR="00000000" w:rsidDel="00000000" w:rsidP="00000000" w:rsidRDefault="00000000" w:rsidRPr="00000000" w14:paraId="00001194">
      <w:pPr>
        <w:spacing w:line="240" w:lineRule="auto"/>
        <w:ind w:left="729" w:firstLine="0"/>
        <w:jc w:val="both"/>
        <w:rPr>
          <w:sz w:val="26"/>
          <w:szCs w:val="26"/>
        </w:rPr>
      </w:pPr>
      <w:r w:rsidDel="00000000" w:rsidR="00000000" w:rsidRPr="00000000">
        <w:rPr>
          <w:sz w:val="26"/>
          <w:szCs w:val="26"/>
          <w:rtl w:val="0"/>
        </w:rPr>
        <w:t xml:space="preserve">**Tier 3:** Doubles the radius of the field.49 </w:t>
      </w:r>
    </w:p>
    <w:p w:rsidR="00000000" w:rsidDel="00000000" w:rsidP="00000000" w:rsidRDefault="00000000" w:rsidRPr="00000000" w14:paraId="0000119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9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97">
      <w:pPr>
        <w:spacing w:line="240" w:lineRule="auto"/>
        <w:ind w:left="729" w:firstLine="0"/>
        <w:jc w:val="both"/>
        <w:rPr>
          <w:sz w:val="26"/>
          <w:szCs w:val="26"/>
        </w:rPr>
      </w:pPr>
      <w:r w:rsidDel="00000000" w:rsidR="00000000" w:rsidRPr="00000000">
        <w:rPr>
          <w:sz w:val="26"/>
          <w:szCs w:val="26"/>
          <w:rtl w:val="0"/>
        </w:rPr>
        <w:t xml:space="preserve">**Tier 4:** Cancels active psionic abilities within the field. </w:t>
      </w:r>
    </w:p>
    <w:p w:rsidR="00000000" w:rsidDel="00000000" w:rsidP="00000000" w:rsidRDefault="00000000" w:rsidRPr="00000000" w14:paraId="00001198">
      <w:pPr>
        <w:spacing w:line="240" w:lineRule="auto"/>
        <w:ind w:left="729" w:firstLine="0"/>
        <w:jc w:val="both"/>
        <w:rPr>
          <w:sz w:val="26"/>
          <w:szCs w:val="26"/>
        </w:rPr>
      </w:pPr>
      <w:r w:rsidDel="00000000" w:rsidR="00000000" w:rsidRPr="00000000">
        <w:rPr>
          <w:sz w:val="26"/>
          <w:szCs w:val="26"/>
          <w:rtl w:val="0"/>
        </w:rPr>
        <w:t xml:space="preserve">**Tier 5:** Creates a permanent disruption in the area, preventing psionic use for an extended period. </w:t>
      </w:r>
    </w:p>
    <w:p w:rsidR="00000000" w:rsidDel="00000000" w:rsidP="00000000" w:rsidRDefault="00000000" w:rsidRPr="00000000" w14:paraId="0000119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9A">
      <w:pPr>
        <w:spacing w:line="240" w:lineRule="auto"/>
        <w:ind w:left="729" w:firstLine="0"/>
        <w:jc w:val="both"/>
        <w:rPr>
          <w:sz w:val="26"/>
          <w:szCs w:val="26"/>
        </w:rPr>
      </w:pPr>
      <w:r w:rsidDel="00000000" w:rsidR="00000000" w:rsidRPr="00000000">
        <w:rPr>
          <w:sz w:val="26"/>
          <w:szCs w:val="26"/>
          <w:rtl w:val="0"/>
        </w:rPr>
        <w:t xml:space="preserve">### **Finalized Dice Mechanics for Paragon Powers** </w:t>
      </w:r>
    </w:p>
    <w:p w:rsidR="00000000" w:rsidDel="00000000" w:rsidP="00000000" w:rsidRDefault="00000000" w:rsidRPr="00000000" w14:paraId="0000119B">
      <w:pPr>
        <w:spacing w:line="240" w:lineRule="auto"/>
        <w:ind w:left="729" w:firstLine="0"/>
        <w:jc w:val="both"/>
        <w:rPr>
          <w:sz w:val="26"/>
          <w:szCs w:val="26"/>
        </w:rPr>
      </w:pPr>
      <w:r w:rsidDel="00000000" w:rsidR="00000000" w:rsidRPr="00000000">
        <w:rPr>
          <w:sz w:val="26"/>
          <w:szCs w:val="26"/>
          <w:rtl w:val="0"/>
        </w:rPr>
        <w:t xml:space="preserve">1.</w:t>
      </w:r>
    </w:p>
    <w:p w:rsidR="00000000" w:rsidDel="00000000" w:rsidP="00000000" w:rsidRDefault="00000000" w:rsidRPr="00000000" w14:paraId="0000119C">
      <w:pPr>
        <w:spacing w:line="240" w:lineRule="auto"/>
        <w:ind w:left="729" w:firstLine="0"/>
        <w:jc w:val="both"/>
        <w:rPr>
          <w:sz w:val="26"/>
          <w:szCs w:val="26"/>
        </w:rPr>
      </w:pPr>
      <w:r w:rsidDel="00000000" w:rsidR="00000000" w:rsidRPr="00000000">
        <w:rPr>
          <w:sz w:val="26"/>
          <w:szCs w:val="26"/>
          <w:rtl w:val="0"/>
        </w:rPr>
        <w:t xml:space="preserve">**Activation Roll:** </w:t>
      </w:r>
    </w:p>
    <w:p w:rsidR="00000000" w:rsidDel="00000000" w:rsidP="00000000" w:rsidRDefault="00000000" w:rsidRPr="00000000" w14:paraId="0000119D">
      <w:pPr>
        <w:spacing w:line="240" w:lineRule="auto"/>
        <w:ind w:left="729" w:firstLine="0"/>
        <w:jc w:val="both"/>
        <w:rPr>
          <w:sz w:val="26"/>
          <w:szCs w:val="26"/>
        </w:rPr>
      </w:pPr>
      <w:r w:rsidDel="00000000" w:rsidR="00000000" w:rsidRPr="00000000">
        <w:rPr>
          <w:sz w:val="26"/>
          <w:szCs w:val="26"/>
          <w:rtl w:val="0"/>
        </w:rPr>
        <w:t xml:space="preserve">Roll **1d100** </w:t>
      </w:r>
    </w:p>
    <w:p w:rsidR="00000000" w:rsidDel="00000000" w:rsidP="00000000" w:rsidRDefault="00000000" w:rsidRPr="00000000" w14:paraId="0000119E">
      <w:pPr>
        <w:spacing w:line="240" w:lineRule="auto"/>
        <w:ind w:left="729" w:firstLine="0"/>
        <w:jc w:val="both"/>
        <w:rPr>
          <w:sz w:val="26"/>
          <w:szCs w:val="26"/>
        </w:rPr>
      </w:pPr>
      <w:r w:rsidDel="00000000" w:rsidR="00000000" w:rsidRPr="00000000">
        <w:rPr>
          <w:sz w:val="26"/>
          <w:szCs w:val="26"/>
          <w:rtl w:val="0"/>
        </w:rPr>
        <w:t xml:space="preserve">. Success requires rolling **below the Success Threshold** </w:t>
      </w:r>
    </w:p>
    <w:p w:rsidR="00000000" w:rsidDel="00000000" w:rsidP="00000000" w:rsidRDefault="00000000" w:rsidRPr="00000000" w14:paraId="0000119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A0">
      <w:pPr>
        <w:spacing w:line="240" w:lineRule="auto"/>
        <w:ind w:left="729" w:firstLine="0"/>
        <w:jc w:val="both"/>
        <w:rPr>
          <w:sz w:val="26"/>
          <w:szCs w:val="26"/>
        </w:rPr>
      </w:pPr>
      <w:r w:rsidDel="00000000" w:rsidR="00000000" w:rsidRPr="00000000">
        <w:rPr>
          <w:sz w:val="26"/>
          <w:szCs w:val="26"/>
          <w:rtl w:val="0"/>
        </w:rPr>
        <w:t xml:space="preserve">Add attribute modifiers, proficiency bonuses, and environmental modifiers to calculate the threshold. </w:t>
      </w:r>
    </w:p>
    <w:p w:rsidR="00000000" w:rsidDel="00000000" w:rsidP="00000000" w:rsidRDefault="00000000" w:rsidRPr="00000000" w14:paraId="000011A1">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1A2">
      <w:pPr>
        <w:spacing w:line="240" w:lineRule="auto"/>
        <w:ind w:left="729" w:firstLine="0"/>
        <w:jc w:val="both"/>
        <w:rPr>
          <w:sz w:val="26"/>
          <w:szCs w:val="26"/>
        </w:rPr>
      </w:pPr>
      <w:r w:rsidDel="00000000" w:rsidR="00000000" w:rsidRPr="00000000">
        <w:rPr>
          <w:sz w:val="26"/>
          <w:szCs w:val="26"/>
          <w:rtl w:val="0"/>
        </w:rPr>
        <w:t xml:space="preserve">**Scaling Roll:** </w:t>
      </w:r>
    </w:p>
    <w:p w:rsidR="00000000" w:rsidDel="00000000" w:rsidP="00000000" w:rsidRDefault="00000000" w:rsidRPr="00000000" w14:paraId="000011A3">
      <w:pPr>
        <w:spacing w:line="240" w:lineRule="auto"/>
        <w:ind w:left="729" w:firstLine="0"/>
        <w:jc w:val="both"/>
        <w:rPr>
          <w:sz w:val="26"/>
          <w:szCs w:val="26"/>
        </w:rPr>
      </w:pPr>
      <w:r w:rsidDel="00000000" w:rsidR="00000000" w:rsidRPr="00000000">
        <w:rPr>
          <w:sz w:val="26"/>
          <w:szCs w:val="26"/>
          <w:rtl w:val="0"/>
        </w:rPr>
        <w:t xml:space="preserve">Roll the associated **attribute dice** to calculate additional effects (e.g., damage, healing). </w:t>
      </w:r>
    </w:p>
    <w:p w:rsidR="00000000" w:rsidDel="00000000" w:rsidP="00000000" w:rsidRDefault="00000000" w:rsidRPr="00000000" w14:paraId="000011A4">
      <w:pPr>
        <w:spacing w:line="240" w:lineRule="auto"/>
        <w:ind w:left="729" w:firstLine="0"/>
        <w:jc w:val="both"/>
        <w:rPr>
          <w:sz w:val="26"/>
          <w:szCs w:val="26"/>
        </w:rPr>
      </w:pPr>
      <w:r w:rsidDel="00000000" w:rsidR="00000000" w:rsidRPr="00000000">
        <w:rPr>
          <w:sz w:val="26"/>
          <w:szCs w:val="26"/>
          <w:rtl w:val="0"/>
        </w:rPr>
        <w:t xml:space="preserve">Add the total result to the power’s base effect. </w:t>
      </w:r>
    </w:p>
    <w:p w:rsidR="00000000" w:rsidDel="00000000" w:rsidP="00000000" w:rsidRDefault="00000000" w:rsidRPr="00000000" w14:paraId="000011A5">
      <w:pPr>
        <w:spacing w:line="240" w:lineRule="auto"/>
        <w:ind w:left="729" w:firstLine="0"/>
        <w:jc w:val="both"/>
        <w:rPr>
          <w:sz w:val="26"/>
          <w:szCs w:val="26"/>
        </w:rPr>
      </w:pPr>
      <w:r w:rsidDel="00000000" w:rsidR="00000000" w:rsidRPr="00000000">
        <w:rPr>
          <w:sz w:val="26"/>
          <w:szCs w:val="26"/>
          <w:rtl w:val="0"/>
        </w:rPr>
        <w:t xml:space="preserve">3. </w:t>
      </w:r>
    </w:p>
    <w:p w:rsidR="00000000" w:rsidDel="00000000" w:rsidP="00000000" w:rsidRDefault="00000000" w:rsidRPr="00000000" w14:paraId="000011A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A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A8">
      <w:pPr>
        <w:spacing w:line="240" w:lineRule="auto"/>
        <w:ind w:left="729" w:firstLine="0"/>
        <w:jc w:val="both"/>
        <w:rPr>
          <w:sz w:val="26"/>
          <w:szCs w:val="26"/>
        </w:rPr>
      </w:pPr>
      <w:r w:rsidDel="00000000" w:rsidR="00000000" w:rsidRPr="00000000">
        <w:rPr>
          <w:sz w:val="26"/>
          <w:szCs w:val="26"/>
          <w:rtl w:val="0"/>
        </w:rPr>
        <w:t xml:space="preserve">**Critical Outcomes:** </w:t>
      </w:r>
    </w:p>
    <w:p w:rsidR="00000000" w:rsidDel="00000000" w:rsidP="00000000" w:rsidRDefault="00000000" w:rsidRPr="00000000" w14:paraId="000011A9">
      <w:pPr>
        <w:spacing w:line="240" w:lineRule="auto"/>
        <w:ind w:left="729" w:firstLine="0"/>
        <w:jc w:val="both"/>
        <w:rPr>
          <w:sz w:val="26"/>
          <w:szCs w:val="26"/>
        </w:rPr>
      </w:pPr>
      <w:r w:rsidDel="00000000" w:rsidR="00000000" w:rsidRPr="00000000">
        <w:rPr>
          <w:sz w:val="26"/>
          <w:szCs w:val="26"/>
          <w:rtl w:val="0"/>
        </w:rPr>
        <w:t xml:space="preserve">**Critical Success (doubles below threshold):** Amplifies the power’s effects. </w:t>
      </w:r>
    </w:p>
    <w:p w:rsidR="00000000" w:rsidDel="00000000" w:rsidP="00000000" w:rsidRDefault="00000000" w:rsidRPr="00000000" w14:paraId="000011AA">
      <w:pPr>
        <w:spacing w:line="240" w:lineRule="auto"/>
        <w:ind w:left="729" w:firstLine="0"/>
        <w:jc w:val="both"/>
        <w:rPr>
          <w:sz w:val="26"/>
          <w:szCs w:val="26"/>
        </w:rPr>
      </w:pPr>
      <w:r w:rsidDel="00000000" w:rsidR="00000000" w:rsidRPr="00000000">
        <w:rPr>
          <w:sz w:val="26"/>
          <w:szCs w:val="26"/>
          <w:rtl w:val="0"/>
        </w:rPr>
        <w:t xml:space="preserve">**Critical Failure (doubles above threshold):** Backfires, causing unintended harm. </w:t>
      </w:r>
    </w:p>
    <w:p w:rsidR="00000000" w:rsidDel="00000000" w:rsidP="00000000" w:rsidRDefault="00000000" w:rsidRPr="00000000" w14:paraId="000011AB">
      <w:pPr>
        <w:spacing w:line="240" w:lineRule="auto"/>
        <w:ind w:left="729" w:firstLine="0"/>
        <w:jc w:val="both"/>
        <w:rPr>
          <w:sz w:val="26"/>
          <w:szCs w:val="26"/>
        </w:rPr>
      </w:pPr>
      <w:r w:rsidDel="00000000" w:rsidR="00000000" w:rsidRPr="00000000">
        <w:rPr>
          <w:sz w:val="26"/>
          <w:szCs w:val="26"/>
          <w:rtl w:val="0"/>
        </w:rPr>
        <w:t xml:space="preserve">4. </w:t>
      </w:r>
    </w:p>
    <w:p w:rsidR="00000000" w:rsidDel="00000000" w:rsidP="00000000" w:rsidRDefault="00000000" w:rsidRPr="00000000" w14:paraId="000011AC">
      <w:pPr>
        <w:spacing w:line="240" w:lineRule="auto"/>
        <w:ind w:left="729" w:firstLine="0"/>
        <w:jc w:val="both"/>
        <w:rPr>
          <w:sz w:val="26"/>
          <w:szCs w:val="26"/>
        </w:rPr>
      </w:pPr>
      <w:r w:rsidDel="00000000" w:rsidR="00000000" w:rsidRPr="00000000">
        <w:rPr>
          <w:sz w:val="26"/>
          <w:szCs w:val="26"/>
          <w:rtl w:val="0"/>
        </w:rPr>
        <w:t xml:space="preserve">**Resource Management:** </w:t>
      </w:r>
    </w:p>
    <w:p w:rsidR="00000000" w:rsidDel="00000000" w:rsidP="00000000" w:rsidRDefault="00000000" w:rsidRPr="00000000" w14:paraId="000011AD">
      <w:pPr>
        <w:spacing w:line="240" w:lineRule="auto"/>
        <w:ind w:left="729" w:firstLine="0"/>
        <w:jc w:val="both"/>
        <w:rPr>
          <w:sz w:val="26"/>
          <w:szCs w:val="26"/>
        </w:rPr>
      </w:pPr>
      <w:r w:rsidDel="00000000" w:rsidR="00000000" w:rsidRPr="00000000">
        <w:rPr>
          <w:sz w:val="26"/>
          <w:szCs w:val="26"/>
          <w:rtl w:val="0"/>
        </w:rPr>
        <w:t xml:space="preserve">Subtract **Entropy** or **Gnosis Points** equal to the power’s tier cost. </w:t>
      </w:r>
    </w:p>
    <w:p w:rsidR="00000000" w:rsidDel="00000000" w:rsidP="00000000" w:rsidRDefault="00000000" w:rsidRPr="00000000" w14:paraId="000011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AF">
      <w:pPr>
        <w:spacing w:line="240" w:lineRule="auto"/>
        <w:ind w:left="729" w:firstLine="0"/>
        <w:jc w:val="both"/>
        <w:rPr>
          <w:sz w:val="26"/>
          <w:szCs w:val="26"/>
        </w:rPr>
      </w:pPr>
      <w:r w:rsidDel="00000000" w:rsidR="00000000" w:rsidRPr="00000000">
        <w:rPr>
          <w:sz w:val="26"/>
          <w:szCs w:val="26"/>
          <w:rtl w:val="0"/>
        </w:rPr>
        <w:t xml:space="preserve">Based on the detailed analysis of all relevant materials, here is the **finalized Paragon Powers System** for </w:t>
      </w:r>
    </w:p>
    <w:p w:rsidR="00000000" w:rsidDel="00000000" w:rsidP="00000000" w:rsidRDefault="00000000" w:rsidRPr="00000000" w14:paraId="000011B0">
      <w:pPr>
        <w:spacing w:line="240" w:lineRule="auto"/>
        <w:ind w:left="729" w:firstLine="0"/>
        <w:jc w:val="both"/>
        <w:rPr>
          <w:sz w:val="26"/>
          <w:szCs w:val="26"/>
        </w:rPr>
      </w:pPr>
      <w:r w:rsidDel="00000000" w:rsidR="00000000" w:rsidRPr="00000000">
        <w:rPr>
          <w:sz w:val="26"/>
          <w:szCs w:val="26"/>
          <w:rtl w:val="0"/>
        </w:rPr>
        <w:t xml:space="preserve">**Conflict Horizon** </w:t>
      </w:r>
    </w:p>
    <w:p w:rsidR="00000000" w:rsidDel="00000000" w:rsidP="00000000" w:rsidRDefault="00000000" w:rsidRPr="00000000" w14:paraId="000011B1">
      <w:pPr>
        <w:spacing w:line="240" w:lineRule="auto"/>
        <w:ind w:left="729" w:firstLine="0"/>
        <w:jc w:val="both"/>
        <w:rPr>
          <w:sz w:val="26"/>
          <w:szCs w:val="26"/>
        </w:rPr>
      </w:pPr>
      <w:r w:rsidDel="00000000" w:rsidR="00000000" w:rsidRPr="00000000">
        <w:rPr>
          <w:sz w:val="26"/>
          <w:szCs w:val="26"/>
          <w:rtl w:val="0"/>
        </w:rPr>
        <w:t xml:space="preserve">, ensuring the mechanics are correctly implemented and align with the D100 framework </w:t>
      </w:r>
    </w:p>
    <w:p w:rsidR="00000000" w:rsidDel="00000000" w:rsidP="00000000" w:rsidRDefault="00000000" w:rsidRPr="00000000" w14:paraId="000011B2">
      <w:pPr>
        <w:spacing w:line="240" w:lineRule="auto"/>
        <w:ind w:left="729" w:firstLine="0"/>
        <w:jc w:val="both"/>
        <w:rPr>
          <w:sz w:val="26"/>
          <w:szCs w:val="26"/>
        </w:rPr>
      </w:pPr>
      <w:r w:rsidDel="00000000" w:rsidR="00000000" w:rsidRPr="00000000">
        <w:rPr>
          <w:sz w:val="26"/>
          <w:szCs w:val="26"/>
          <w:rtl w:val="0"/>
        </w:rPr>
        <w:t xml:space="preserve">where rolls succeed by being **below the target threshold** </w:t>
      </w:r>
    </w:p>
    <w:p w:rsidR="00000000" w:rsidDel="00000000" w:rsidP="00000000" w:rsidRDefault="00000000" w:rsidRPr="00000000" w14:paraId="000011B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B4">
      <w:pPr>
        <w:spacing w:line="240" w:lineRule="auto"/>
        <w:ind w:left="729" w:firstLine="0"/>
        <w:jc w:val="both"/>
        <w:rPr>
          <w:sz w:val="26"/>
          <w:szCs w:val="26"/>
        </w:rPr>
      </w:pPr>
      <w:r w:rsidDel="00000000" w:rsidR="00000000" w:rsidRPr="00000000">
        <w:rPr>
          <w:sz w:val="26"/>
          <w:szCs w:val="26"/>
          <w:rtl w:val="0"/>
        </w:rPr>
        <w:t xml:space="preserve">---50 </w:t>
      </w:r>
    </w:p>
    <w:p w:rsidR="00000000" w:rsidDel="00000000" w:rsidP="00000000" w:rsidRDefault="00000000" w:rsidRPr="00000000" w14:paraId="000011B5">
      <w:pPr>
        <w:spacing w:line="240" w:lineRule="auto"/>
        <w:ind w:left="729" w:firstLine="0"/>
        <w:jc w:val="both"/>
        <w:rPr>
          <w:sz w:val="26"/>
          <w:szCs w:val="26"/>
        </w:rPr>
      </w:pPr>
      <w:r w:rsidDel="00000000" w:rsidR="00000000" w:rsidRPr="00000000">
        <w:rPr>
          <w:sz w:val="26"/>
          <w:szCs w:val="26"/>
          <w:rtl w:val="0"/>
        </w:rPr>
        <w:t xml:space="preserve">### **Paragon Powers: Final Rules and Mechanics** </w:t>
      </w:r>
    </w:p>
    <w:p w:rsidR="00000000" w:rsidDel="00000000" w:rsidP="00000000" w:rsidRDefault="00000000" w:rsidRPr="00000000" w14:paraId="000011B6">
      <w:pPr>
        <w:spacing w:line="240" w:lineRule="auto"/>
        <w:ind w:left="729" w:firstLine="0"/>
        <w:jc w:val="both"/>
        <w:rPr>
          <w:sz w:val="26"/>
          <w:szCs w:val="26"/>
        </w:rPr>
      </w:pPr>
      <w:r w:rsidDel="00000000" w:rsidR="00000000" w:rsidRPr="00000000">
        <w:rPr>
          <w:sz w:val="26"/>
          <w:szCs w:val="26"/>
          <w:rtl w:val="0"/>
        </w:rPr>
        <w:t xml:space="preserve">Paragon Powers represent the peak of a character’s abilities, tied to their **archetype** </w:t>
      </w:r>
    </w:p>
    <w:p w:rsidR="00000000" w:rsidDel="00000000" w:rsidP="00000000" w:rsidRDefault="00000000" w:rsidRPr="00000000" w14:paraId="000011B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B8">
      <w:pPr>
        <w:spacing w:line="240" w:lineRule="auto"/>
        <w:ind w:left="729" w:firstLine="0"/>
        <w:jc w:val="both"/>
        <w:rPr>
          <w:sz w:val="26"/>
          <w:szCs w:val="26"/>
        </w:rPr>
      </w:pPr>
      <w:r w:rsidDel="00000000" w:rsidR="00000000" w:rsidRPr="00000000">
        <w:rPr>
          <w:sz w:val="26"/>
          <w:szCs w:val="26"/>
          <w:rtl w:val="0"/>
        </w:rPr>
        <w:t xml:space="preserve">**alignment** </w:t>
      </w:r>
    </w:p>
    <w:p w:rsidR="00000000" w:rsidDel="00000000" w:rsidP="00000000" w:rsidRDefault="00000000" w:rsidRPr="00000000" w14:paraId="000011B9">
      <w:pPr>
        <w:spacing w:line="240" w:lineRule="auto"/>
        <w:ind w:left="729" w:firstLine="0"/>
        <w:jc w:val="both"/>
        <w:rPr>
          <w:sz w:val="26"/>
          <w:szCs w:val="26"/>
        </w:rPr>
      </w:pPr>
      <w:r w:rsidDel="00000000" w:rsidR="00000000" w:rsidRPr="00000000">
        <w:rPr>
          <w:sz w:val="26"/>
          <w:szCs w:val="26"/>
          <w:rtl w:val="0"/>
        </w:rPr>
        <w:t xml:space="preserve">(Entropy/Gnosis), and **progression** </w:t>
      </w:r>
    </w:p>
    <w:p w:rsidR="00000000" w:rsidDel="00000000" w:rsidP="00000000" w:rsidRDefault="00000000" w:rsidRPr="00000000" w14:paraId="000011BA">
      <w:pPr>
        <w:spacing w:line="240" w:lineRule="auto"/>
        <w:ind w:left="729" w:firstLine="0"/>
        <w:jc w:val="both"/>
        <w:rPr>
          <w:sz w:val="26"/>
          <w:szCs w:val="26"/>
        </w:rPr>
      </w:pPr>
      <w:r w:rsidDel="00000000" w:rsidR="00000000" w:rsidRPr="00000000">
        <w:rPr>
          <w:sz w:val="26"/>
          <w:szCs w:val="26"/>
          <w:rtl w:val="0"/>
        </w:rPr>
        <w:t xml:space="preserve">. These powers scale with character growth and are tied to key attributes. </w:t>
      </w:r>
    </w:p>
    <w:p w:rsidR="00000000" w:rsidDel="00000000" w:rsidP="00000000" w:rsidRDefault="00000000" w:rsidRPr="00000000" w14:paraId="000011B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BC">
      <w:pPr>
        <w:spacing w:line="240" w:lineRule="auto"/>
        <w:ind w:left="729" w:firstLine="0"/>
        <w:jc w:val="both"/>
        <w:rPr>
          <w:sz w:val="26"/>
          <w:szCs w:val="26"/>
        </w:rPr>
      </w:pPr>
      <w:r w:rsidDel="00000000" w:rsidR="00000000" w:rsidRPr="00000000">
        <w:rPr>
          <w:sz w:val="26"/>
          <w:szCs w:val="26"/>
          <w:rtl w:val="0"/>
        </w:rPr>
        <w:t xml:space="preserve">#### **Core Mechanics** </w:t>
      </w:r>
    </w:p>
    <w:p w:rsidR="00000000" w:rsidDel="00000000" w:rsidP="00000000" w:rsidRDefault="00000000" w:rsidRPr="00000000" w14:paraId="000011BD">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1BE">
      <w:pPr>
        <w:spacing w:line="240" w:lineRule="auto"/>
        <w:ind w:left="729" w:firstLine="0"/>
        <w:jc w:val="both"/>
        <w:rPr>
          <w:sz w:val="26"/>
          <w:szCs w:val="26"/>
        </w:rPr>
      </w:pPr>
      <w:r w:rsidDel="00000000" w:rsidR="00000000" w:rsidRPr="00000000">
        <w:rPr>
          <w:sz w:val="26"/>
          <w:szCs w:val="26"/>
          <w:rtl w:val="0"/>
        </w:rPr>
        <w:t xml:space="preserve">**Success Rolls for Activation**: </w:t>
      </w:r>
    </w:p>
    <w:p w:rsidR="00000000" w:rsidDel="00000000" w:rsidP="00000000" w:rsidRDefault="00000000" w:rsidRPr="00000000" w14:paraId="000011BF">
      <w:pPr>
        <w:spacing w:line="240" w:lineRule="auto"/>
        <w:ind w:left="729" w:firstLine="0"/>
        <w:jc w:val="both"/>
        <w:rPr>
          <w:sz w:val="26"/>
          <w:szCs w:val="26"/>
        </w:rPr>
      </w:pPr>
      <w:r w:rsidDel="00000000" w:rsidR="00000000" w:rsidRPr="00000000">
        <w:rPr>
          <w:sz w:val="26"/>
          <w:szCs w:val="26"/>
          <w:rtl w:val="0"/>
        </w:rPr>
        <w:t xml:space="preserve">Roll **1d100** and compare the result to the calculated **Success Threshold** </w:t>
      </w:r>
    </w:p>
    <w:p w:rsidR="00000000" w:rsidDel="00000000" w:rsidP="00000000" w:rsidRDefault="00000000" w:rsidRPr="00000000" w14:paraId="000011C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1">
      <w:pPr>
        <w:spacing w:line="240" w:lineRule="auto"/>
        <w:ind w:left="729" w:firstLine="0"/>
        <w:jc w:val="both"/>
        <w:rPr>
          <w:sz w:val="26"/>
          <w:szCs w:val="26"/>
        </w:rPr>
      </w:pPr>
      <w:r w:rsidDel="00000000" w:rsidR="00000000" w:rsidRPr="00000000">
        <w:rPr>
          <w:sz w:val="26"/>
          <w:szCs w:val="26"/>
          <w:rtl w:val="0"/>
        </w:rPr>
        <w:t xml:space="preserve">Success occurs when the roll is **below or equal to the Success Threshold** </w:t>
      </w:r>
    </w:p>
    <w:p w:rsidR="00000000" w:rsidDel="00000000" w:rsidP="00000000" w:rsidRDefault="00000000" w:rsidRPr="00000000" w14:paraId="000011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4">
      <w:pPr>
        <w:spacing w:line="240" w:lineRule="auto"/>
        <w:ind w:left="729" w:firstLine="0"/>
        <w:jc w:val="both"/>
        <w:rPr>
          <w:sz w:val="26"/>
          <w:szCs w:val="26"/>
        </w:rPr>
      </w:pPr>
      <w:r w:rsidDel="00000000" w:rsidR="00000000" w:rsidRPr="00000000">
        <w:rPr>
          <w:sz w:val="26"/>
          <w:szCs w:val="26"/>
          <w:rtl w:val="0"/>
        </w:rPr>
        <w:t xml:space="preserve">**Success Threshold Formula**: </w:t>
      </w:r>
    </w:p>
    <w:p w:rsidR="00000000" w:rsidDel="00000000" w:rsidP="00000000" w:rsidRDefault="00000000" w:rsidRPr="00000000" w14:paraId="000011C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6">
      <w:pPr>
        <w:spacing w:line="240" w:lineRule="auto"/>
        <w:ind w:left="729" w:firstLine="0"/>
        <w:jc w:val="both"/>
        <w:rPr>
          <w:sz w:val="26"/>
          <w:szCs w:val="26"/>
        </w:rPr>
      </w:pPr>
      <w:r w:rsidDel="00000000" w:rsidR="00000000" w:rsidRPr="00000000">
        <w:rPr>
          <w:sz w:val="26"/>
          <w:szCs w:val="26"/>
          <w:rtl w:val="0"/>
        </w:rPr>
        <w:t xml:space="preserve">\text{Success Threshold (\%)} = \text{Associated Attribute </w:t>
      </w:r>
    </w:p>
    <w:p w:rsidR="00000000" w:rsidDel="00000000" w:rsidP="00000000" w:rsidRDefault="00000000" w:rsidRPr="00000000" w14:paraId="000011C7">
      <w:pPr>
        <w:spacing w:line="240" w:lineRule="auto"/>
        <w:ind w:left="729" w:firstLine="0"/>
        <w:jc w:val="both"/>
        <w:rPr>
          <w:sz w:val="26"/>
          <w:szCs w:val="26"/>
        </w:rPr>
      </w:pPr>
      <w:r w:rsidDel="00000000" w:rsidR="00000000" w:rsidRPr="00000000">
        <w:rPr>
          <w:sz w:val="26"/>
          <w:szCs w:val="26"/>
          <w:rtl w:val="0"/>
        </w:rPr>
        <w:t xml:space="preserve">Score} + \text{Proficiency Bonus} + </w:t>
      </w:r>
    </w:p>
    <w:p w:rsidR="00000000" w:rsidDel="00000000" w:rsidP="00000000" w:rsidRDefault="00000000" w:rsidRPr="00000000" w14:paraId="000011C8">
      <w:pPr>
        <w:spacing w:line="240" w:lineRule="auto"/>
        <w:ind w:left="729" w:firstLine="0"/>
        <w:jc w:val="both"/>
        <w:rPr>
          <w:sz w:val="26"/>
          <w:szCs w:val="26"/>
        </w:rPr>
      </w:pPr>
      <w:r w:rsidDel="00000000" w:rsidR="00000000" w:rsidRPr="00000000">
        <w:rPr>
          <w:sz w:val="26"/>
          <w:szCs w:val="26"/>
          <w:rtl w:val="0"/>
        </w:rPr>
        <w:t xml:space="preserve">\text{Environmental Modifiers (if applicable)} </w:t>
      </w:r>
    </w:p>
    <w:p w:rsidR="00000000" w:rsidDel="00000000" w:rsidP="00000000" w:rsidRDefault="00000000" w:rsidRPr="00000000" w14:paraId="000011C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A">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1CB">
      <w:pPr>
        <w:spacing w:line="240" w:lineRule="auto"/>
        <w:ind w:left="729" w:firstLine="0"/>
        <w:jc w:val="both"/>
        <w:rPr>
          <w:sz w:val="26"/>
          <w:szCs w:val="26"/>
        </w:rPr>
      </w:pPr>
      <w:r w:rsidDel="00000000" w:rsidR="00000000" w:rsidRPr="00000000">
        <w:rPr>
          <w:sz w:val="26"/>
          <w:szCs w:val="26"/>
          <w:rtl w:val="0"/>
        </w:rPr>
        <w:t xml:space="preserve">**Critical Success and Failure**: </w:t>
      </w:r>
    </w:p>
    <w:p w:rsidR="00000000" w:rsidDel="00000000" w:rsidP="00000000" w:rsidRDefault="00000000" w:rsidRPr="00000000" w14:paraId="000011C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D">
      <w:pPr>
        <w:spacing w:line="240" w:lineRule="auto"/>
        <w:ind w:left="729" w:firstLine="0"/>
        <w:jc w:val="both"/>
        <w:rPr>
          <w:sz w:val="26"/>
          <w:szCs w:val="26"/>
        </w:rPr>
      </w:pPr>
      <w:r w:rsidDel="00000000" w:rsidR="00000000" w:rsidRPr="00000000">
        <w:rPr>
          <w:sz w:val="26"/>
          <w:szCs w:val="26"/>
          <w:rtl w:val="0"/>
        </w:rPr>
        <w:t xml:space="preserve">**Critical Success:** Rolling doubles below the target number (e.g., 11, 22) enhances the effect. </w:t>
      </w:r>
    </w:p>
    <w:p w:rsidR="00000000" w:rsidDel="00000000" w:rsidP="00000000" w:rsidRDefault="00000000" w:rsidRPr="00000000" w14:paraId="000011C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F">
      <w:pPr>
        <w:spacing w:line="240" w:lineRule="auto"/>
        <w:ind w:left="729" w:firstLine="0"/>
        <w:jc w:val="both"/>
        <w:rPr>
          <w:sz w:val="26"/>
          <w:szCs w:val="26"/>
        </w:rPr>
      </w:pPr>
      <w:r w:rsidDel="00000000" w:rsidR="00000000" w:rsidRPr="00000000">
        <w:rPr>
          <w:sz w:val="26"/>
          <w:szCs w:val="26"/>
          <w:rtl w:val="0"/>
        </w:rPr>
        <w:t xml:space="preserve">**Critical Failure:** Rolling doubles above the target number </w:t>
      </w:r>
    </w:p>
    <w:p w:rsidR="00000000" w:rsidDel="00000000" w:rsidP="00000000" w:rsidRDefault="00000000" w:rsidRPr="00000000" w14:paraId="000011D0">
      <w:pPr>
        <w:spacing w:line="240" w:lineRule="auto"/>
        <w:ind w:left="729" w:firstLine="0"/>
        <w:jc w:val="both"/>
        <w:rPr>
          <w:sz w:val="26"/>
          <w:szCs w:val="26"/>
        </w:rPr>
      </w:pPr>
      <w:r w:rsidDel="00000000" w:rsidR="00000000" w:rsidRPr="00000000">
        <w:rPr>
          <w:sz w:val="26"/>
          <w:szCs w:val="26"/>
          <w:rtl w:val="0"/>
        </w:rPr>
        <w:t xml:space="preserve">(e.g., 88, 99) results in a catastrophic effect or unintended outcome. </w:t>
      </w:r>
    </w:p>
    <w:p w:rsidR="00000000" w:rsidDel="00000000" w:rsidP="00000000" w:rsidRDefault="00000000" w:rsidRPr="00000000" w14:paraId="000011D1">
      <w:pPr>
        <w:spacing w:line="240" w:lineRule="auto"/>
        <w:ind w:left="729" w:firstLine="0"/>
        <w:jc w:val="both"/>
        <w:rPr>
          <w:sz w:val="26"/>
          <w:szCs w:val="26"/>
        </w:rPr>
      </w:pPr>
      <w:r w:rsidDel="00000000" w:rsidR="00000000" w:rsidRPr="00000000">
        <w:rPr>
          <w:sz w:val="26"/>
          <w:szCs w:val="26"/>
          <w:rtl w:val="0"/>
        </w:rPr>
        <w:t xml:space="preserve">3. </w:t>
      </w:r>
    </w:p>
    <w:p w:rsidR="00000000" w:rsidDel="00000000" w:rsidP="00000000" w:rsidRDefault="00000000" w:rsidRPr="00000000" w14:paraId="000011D2">
      <w:pPr>
        <w:spacing w:line="240" w:lineRule="auto"/>
        <w:ind w:left="729" w:firstLine="0"/>
        <w:jc w:val="both"/>
        <w:rPr>
          <w:sz w:val="26"/>
          <w:szCs w:val="26"/>
        </w:rPr>
      </w:pPr>
      <w:r w:rsidDel="00000000" w:rsidR="00000000" w:rsidRPr="00000000">
        <w:rPr>
          <w:sz w:val="26"/>
          <w:szCs w:val="26"/>
          <w:rtl w:val="0"/>
        </w:rPr>
        <w:t xml:space="preserve">**Scaling and Effect Strength**: </w:t>
      </w:r>
    </w:p>
    <w:p w:rsidR="00000000" w:rsidDel="00000000" w:rsidP="00000000" w:rsidRDefault="00000000" w:rsidRPr="00000000" w14:paraId="000011D3">
      <w:pPr>
        <w:spacing w:line="240" w:lineRule="auto"/>
        <w:ind w:left="729" w:firstLine="0"/>
        <w:jc w:val="both"/>
        <w:rPr>
          <w:sz w:val="26"/>
          <w:szCs w:val="26"/>
        </w:rPr>
      </w:pPr>
      <w:r w:rsidDel="00000000" w:rsidR="00000000" w:rsidRPr="00000000">
        <w:rPr>
          <w:sz w:val="26"/>
          <w:szCs w:val="26"/>
          <w:rtl w:val="0"/>
        </w:rPr>
        <w:t xml:space="preserve">Powers tied to **multiple attributes** gain strength based on the dice results from each attribute. </w:t>
      </w:r>
    </w:p>
    <w:p w:rsidR="00000000" w:rsidDel="00000000" w:rsidP="00000000" w:rsidRDefault="00000000" w:rsidRPr="00000000" w14:paraId="000011D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D5">
      <w:pPr>
        <w:spacing w:line="240" w:lineRule="auto"/>
        <w:ind w:left="729" w:firstLine="0"/>
        <w:jc w:val="both"/>
        <w:rPr>
          <w:sz w:val="26"/>
          <w:szCs w:val="26"/>
        </w:rPr>
      </w:pPr>
      <w:r w:rsidDel="00000000" w:rsidR="00000000" w:rsidRPr="00000000">
        <w:rPr>
          <w:sz w:val="26"/>
          <w:szCs w:val="26"/>
          <w:rtl w:val="0"/>
        </w:rPr>
        <w:t xml:space="preserve">**Effect Scaling Formula**: </w:t>
      </w:r>
    </w:p>
    <w:p w:rsidR="00000000" w:rsidDel="00000000" w:rsidP="00000000" w:rsidRDefault="00000000" w:rsidRPr="00000000" w14:paraId="000011D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D7">
      <w:pPr>
        <w:spacing w:line="240" w:lineRule="auto"/>
        <w:ind w:left="729" w:firstLine="0"/>
        <w:jc w:val="both"/>
        <w:rPr>
          <w:sz w:val="26"/>
          <w:szCs w:val="26"/>
        </w:rPr>
      </w:pPr>
      <w:r w:rsidDel="00000000" w:rsidR="00000000" w:rsidRPr="00000000">
        <w:rPr>
          <w:sz w:val="26"/>
          <w:szCs w:val="26"/>
          <w:rtl w:val="0"/>
        </w:rPr>
        <w:t xml:space="preserve">\text{Power Bonus (\%)} = \text{Roll of Attribute Modifier Dice for Each Linked Attribute} </w:t>
      </w:r>
    </w:p>
    <w:p w:rsidR="00000000" w:rsidDel="00000000" w:rsidP="00000000" w:rsidRDefault="00000000" w:rsidRPr="00000000" w14:paraId="000011D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DA">
      <w:pPr>
        <w:spacing w:line="240" w:lineRule="auto"/>
        <w:ind w:left="729" w:firstLine="0"/>
        <w:jc w:val="both"/>
        <w:rPr>
          <w:sz w:val="26"/>
          <w:szCs w:val="26"/>
        </w:rPr>
      </w:pPr>
      <w:r w:rsidDel="00000000" w:rsidR="00000000" w:rsidRPr="00000000">
        <w:rPr>
          <w:sz w:val="26"/>
          <w:szCs w:val="26"/>
          <w:rtl w:val="0"/>
        </w:rPr>
        <w:t xml:space="preserve">**Example**: A Paragon Power tied to Katra (d10) and Gnosis (d12).51 </w:t>
      </w:r>
    </w:p>
    <w:p w:rsidR="00000000" w:rsidDel="00000000" w:rsidP="00000000" w:rsidRDefault="00000000" w:rsidRPr="00000000" w14:paraId="000011DB">
      <w:pPr>
        <w:spacing w:line="240" w:lineRule="auto"/>
        <w:ind w:left="729" w:firstLine="0"/>
        <w:jc w:val="both"/>
        <w:rPr>
          <w:sz w:val="26"/>
          <w:szCs w:val="26"/>
        </w:rPr>
      </w:pPr>
      <w:sdt>
        <w:sdtPr>
          <w:id w:val="-358902898"/>
          <w:tag w:val="goog_rdk_55"/>
        </w:sdtPr>
        <w:sdtContent>
          <w:r w:rsidDel="00000000" w:rsidR="00000000" w:rsidRPr="00000000">
            <w:rPr>
              <w:rFonts w:ascii="Nova Mono" w:cs="Nova Mono" w:eastAsia="Nova Mono" w:hAnsi="Nova Mono"/>
              <w:sz w:val="26"/>
              <w:szCs w:val="26"/>
              <w:rtl w:val="0"/>
            </w:rPr>
            <w:t xml:space="preserve">Roll: d10 = 6, d12 = 7 → Total Bonus = \( 6 + 7 = 13\%\) additional effect. </w:t>
          </w:r>
        </w:sdtContent>
      </w:sdt>
    </w:p>
    <w:p w:rsidR="00000000" w:rsidDel="00000000" w:rsidP="00000000" w:rsidRDefault="00000000" w:rsidRPr="00000000" w14:paraId="000011DC">
      <w:pPr>
        <w:spacing w:line="240" w:lineRule="auto"/>
        <w:ind w:left="729" w:firstLine="0"/>
        <w:jc w:val="both"/>
        <w:rPr>
          <w:sz w:val="26"/>
          <w:szCs w:val="26"/>
        </w:rPr>
      </w:pPr>
      <w:r w:rsidDel="00000000" w:rsidR="00000000" w:rsidRPr="00000000">
        <w:rPr>
          <w:sz w:val="26"/>
          <w:szCs w:val="26"/>
          <w:rtl w:val="0"/>
        </w:rPr>
        <w:t xml:space="preserve">4. </w:t>
      </w:r>
    </w:p>
    <w:p w:rsidR="00000000" w:rsidDel="00000000" w:rsidP="00000000" w:rsidRDefault="00000000" w:rsidRPr="00000000" w14:paraId="000011DD">
      <w:pPr>
        <w:spacing w:line="240" w:lineRule="auto"/>
        <w:ind w:left="729" w:firstLine="0"/>
        <w:jc w:val="both"/>
        <w:rPr>
          <w:sz w:val="26"/>
          <w:szCs w:val="26"/>
        </w:rPr>
      </w:pPr>
      <w:r w:rsidDel="00000000" w:rsidR="00000000" w:rsidRPr="00000000">
        <w:rPr>
          <w:sz w:val="26"/>
          <w:szCs w:val="26"/>
          <w:rtl w:val="0"/>
        </w:rPr>
        <w:t xml:space="preserve">**Resource Costs**: </w:t>
      </w:r>
    </w:p>
    <w:p w:rsidR="00000000" w:rsidDel="00000000" w:rsidP="00000000" w:rsidRDefault="00000000" w:rsidRPr="00000000" w14:paraId="000011DE">
      <w:pPr>
        <w:spacing w:line="240" w:lineRule="auto"/>
        <w:ind w:left="729" w:firstLine="0"/>
        <w:jc w:val="both"/>
        <w:rPr>
          <w:sz w:val="26"/>
          <w:szCs w:val="26"/>
        </w:rPr>
      </w:pPr>
      <w:r w:rsidDel="00000000" w:rsidR="00000000" w:rsidRPr="00000000">
        <w:rPr>
          <w:sz w:val="26"/>
          <w:szCs w:val="26"/>
          <w:rtl w:val="0"/>
        </w:rPr>
        <w:t xml:space="preserve">Activating a Paragon Power requires **Entropy Points (EP)** or **Gnosis Points (GP)**: </w:t>
      </w:r>
    </w:p>
    <w:p w:rsidR="00000000" w:rsidDel="00000000" w:rsidP="00000000" w:rsidRDefault="00000000" w:rsidRPr="00000000" w14:paraId="000011D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E0">
      <w:pPr>
        <w:spacing w:line="240" w:lineRule="auto"/>
        <w:ind w:left="729" w:firstLine="0"/>
        <w:jc w:val="both"/>
        <w:rPr>
          <w:sz w:val="26"/>
          <w:szCs w:val="26"/>
        </w:rPr>
      </w:pPr>
      <w:r w:rsidDel="00000000" w:rsidR="00000000" w:rsidRPr="00000000">
        <w:rPr>
          <w:sz w:val="26"/>
          <w:szCs w:val="26"/>
          <w:rtl w:val="0"/>
        </w:rPr>
        <w:t xml:space="preserve">**Tier 1 Power**: Costs 1 point. </w:t>
      </w:r>
    </w:p>
    <w:p w:rsidR="00000000" w:rsidDel="00000000" w:rsidP="00000000" w:rsidRDefault="00000000" w:rsidRPr="00000000" w14:paraId="000011E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E2">
      <w:pPr>
        <w:spacing w:line="240" w:lineRule="auto"/>
        <w:ind w:left="729" w:firstLine="0"/>
        <w:jc w:val="both"/>
        <w:rPr>
          <w:sz w:val="26"/>
          <w:szCs w:val="26"/>
        </w:rPr>
      </w:pPr>
      <w:r w:rsidDel="00000000" w:rsidR="00000000" w:rsidRPr="00000000">
        <w:rPr>
          <w:sz w:val="26"/>
          <w:szCs w:val="26"/>
          <w:rtl w:val="0"/>
        </w:rPr>
        <w:t xml:space="preserve">**Tier 5 Power**: Costs 5 points. </w:t>
      </w:r>
    </w:p>
    <w:p w:rsidR="00000000" w:rsidDel="00000000" w:rsidP="00000000" w:rsidRDefault="00000000" w:rsidRPr="00000000" w14:paraId="000011E3">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1E4">
      <w:pPr>
        <w:spacing w:line="240" w:lineRule="auto"/>
        <w:ind w:left="729" w:firstLine="0"/>
        <w:jc w:val="both"/>
        <w:rPr>
          <w:sz w:val="26"/>
          <w:szCs w:val="26"/>
        </w:rPr>
      </w:pPr>
      <w:r w:rsidDel="00000000" w:rsidR="00000000" w:rsidRPr="00000000">
        <w:rPr>
          <w:sz w:val="26"/>
          <w:szCs w:val="26"/>
          <w:rtl w:val="0"/>
        </w:rPr>
        <w:t xml:space="preserve">#### **Progression and Tiers** </w:t>
      </w:r>
    </w:p>
    <w:p w:rsidR="00000000" w:rsidDel="00000000" w:rsidP="00000000" w:rsidRDefault="00000000" w:rsidRPr="00000000" w14:paraId="000011E5">
      <w:pPr>
        <w:spacing w:line="240" w:lineRule="auto"/>
        <w:ind w:left="729" w:firstLine="0"/>
        <w:jc w:val="both"/>
        <w:rPr>
          <w:sz w:val="26"/>
          <w:szCs w:val="26"/>
        </w:rPr>
      </w:pPr>
      <w:r w:rsidDel="00000000" w:rsidR="00000000" w:rsidRPr="00000000">
        <w:rPr>
          <w:sz w:val="26"/>
          <w:szCs w:val="26"/>
          <w:rtl w:val="0"/>
        </w:rPr>
        <w:t xml:space="preserve">Paragon Powers evolve through **five tiers** </w:t>
      </w:r>
    </w:p>
    <w:p w:rsidR="00000000" w:rsidDel="00000000" w:rsidP="00000000" w:rsidRDefault="00000000" w:rsidRPr="00000000" w14:paraId="000011E6">
      <w:pPr>
        <w:spacing w:line="240" w:lineRule="auto"/>
        <w:ind w:left="729" w:firstLine="0"/>
        <w:jc w:val="both"/>
        <w:rPr>
          <w:sz w:val="26"/>
          <w:szCs w:val="26"/>
        </w:rPr>
      </w:pPr>
      <w:r w:rsidDel="00000000" w:rsidR="00000000" w:rsidRPr="00000000">
        <w:rPr>
          <w:sz w:val="26"/>
          <w:szCs w:val="26"/>
          <w:rtl w:val="0"/>
        </w:rPr>
        <w:t xml:space="preserve">, each unlocking enhanced effects and additional utility. </w:t>
      </w:r>
    </w:p>
    <w:p w:rsidR="00000000" w:rsidDel="00000000" w:rsidP="00000000" w:rsidRDefault="00000000" w:rsidRPr="00000000" w14:paraId="000011E7">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1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E9">
      <w:pPr>
        <w:spacing w:line="240" w:lineRule="auto"/>
        <w:ind w:left="729" w:firstLine="0"/>
        <w:jc w:val="both"/>
        <w:rPr>
          <w:sz w:val="26"/>
          <w:szCs w:val="26"/>
        </w:rPr>
      </w:pPr>
      <w:r w:rsidDel="00000000" w:rsidR="00000000" w:rsidRPr="00000000">
        <w:rPr>
          <w:sz w:val="26"/>
          <w:szCs w:val="26"/>
          <w:rtl w:val="0"/>
        </w:rPr>
        <w:t xml:space="preserve">| **Tier 1:** | Basic ability with minimal resource cost. | </w:t>
      </w:r>
    </w:p>
    <w:p w:rsidR="00000000" w:rsidDel="00000000" w:rsidP="00000000" w:rsidRDefault="00000000" w:rsidRPr="00000000" w14:paraId="000011EA">
      <w:pPr>
        <w:spacing w:line="240" w:lineRule="auto"/>
        <w:ind w:left="729" w:firstLine="0"/>
        <w:jc w:val="both"/>
        <w:rPr>
          <w:sz w:val="26"/>
          <w:szCs w:val="26"/>
        </w:rPr>
      </w:pPr>
      <w:r w:rsidDel="00000000" w:rsidR="00000000" w:rsidRPr="00000000">
        <w:rPr>
          <w:sz w:val="26"/>
          <w:szCs w:val="26"/>
          <w:rtl w:val="0"/>
        </w:rPr>
        <w:t xml:space="preserve">| **Tier 2:** | Introduces a secondary effect (e.g., AoE, buffs, or debuffs). | </w:t>
      </w:r>
    </w:p>
    <w:p w:rsidR="00000000" w:rsidDel="00000000" w:rsidP="00000000" w:rsidRDefault="00000000" w:rsidRPr="00000000" w14:paraId="000011EB">
      <w:pPr>
        <w:spacing w:line="240" w:lineRule="auto"/>
        <w:ind w:left="729" w:firstLine="0"/>
        <w:jc w:val="both"/>
        <w:rPr>
          <w:sz w:val="26"/>
          <w:szCs w:val="26"/>
        </w:rPr>
      </w:pPr>
      <w:r w:rsidDel="00000000" w:rsidR="00000000" w:rsidRPr="00000000">
        <w:rPr>
          <w:sz w:val="26"/>
          <w:szCs w:val="26"/>
          <w:rtl w:val="0"/>
        </w:rPr>
        <w:t xml:space="preserve">| **Tier 3:** | Tied effects scale with attributes or proficiencies. </w:t>
      </w:r>
    </w:p>
    <w:p w:rsidR="00000000" w:rsidDel="00000000" w:rsidP="00000000" w:rsidRDefault="00000000" w:rsidRPr="00000000" w14:paraId="000011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ED">
      <w:pPr>
        <w:spacing w:line="240" w:lineRule="auto"/>
        <w:ind w:left="729" w:firstLine="0"/>
        <w:jc w:val="both"/>
        <w:rPr>
          <w:sz w:val="26"/>
          <w:szCs w:val="26"/>
        </w:rPr>
      </w:pPr>
      <w:r w:rsidDel="00000000" w:rsidR="00000000" w:rsidRPr="00000000">
        <w:rPr>
          <w:sz w:val="26"/>
          <w:szCs w:val="26"/>
          <w:rtl w:val="0"/>
        </w:rPr>
        <w:t xml:space="preserve">| **Tier 4:** | Unlocks advanced battlefield-altering effects. | </w:t>
      </w:r>
    </w:p>
    <w:p w:rsidR="00000000" w:rsidDel="00000000" w:rsidP="00000000" w:rsidRDefault="00000000" w:rsidRPr="00000000" w14:paraId="000011EE">
      <w:pPr>
        <w:spacing w:line="240" w:lineRule="auto"/>
        <w:ind w:left="729" w:firstLine="0"/>
        <w:jc w:val="both"/>
        <w:rPr>
          <w:sz w:val="26"/>
          <w:szCs w:val="26"/>
        </w:rPr>
      </w:pPr>
      <w:r w:rsidDel="00000000" w:rsidR="00000000" w:rsidRPr="00000000">
        <w:rPr>
          <w:sz w:val="26"/>
          <w:szCs w:val="26"/>
          <w:rtl w:val="0"/>
        </w:rPr>
        <w:t xml:space="preserve">| **Tier 5:** | Offers narrative-altering abilities or massive environmental control. | </w:t>
      </w:r>
    </w:p>
    <w:p w:rsidR="00000000" w:rsidDel="00000000" w:rsidP="00000000" w:rsidRDefault="00000000" w:rsidRPr="00000000" w14:paraId="000011E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0">
      <w:pPr>
        <w:spacing w:line="240" w:lineRule="auto"/>
        <w:ind w:left="729" w:firstLine="0"/>
        <w:jc w:val="both"/>
        <w:rPr>
          <w:sz w:val="26"/>
          <w:szCs w:val="26"/>
        </w:rPr>
      </w:pPr>
      <w:r w:rsidDel="00000000" w:rsidR="00000000" w:rsidRPr="00000000">
        <w:rPr>
          <w:sz w:val="26"/>
          <w:szCs w:val="26"/>
          <w:rtl w:val="0"/>
        </w:rPr>
        <w:t xml:space="preserve">#### **Interaction with Alignment** </w:t>
      </w:r>
    </w:p>
    <w:p w:rsidR="00000000" w:rsidDel="00000000" w:rsidP="00000000" w:rsidRDefault="00000000" w:rsidRPr="00000000" w14:paraId="000011F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3">
      <w:pPr>
        <w:spacing w:line="240" w:lineRule="auto"/>
        <w:ind w:left="729" w:firstLine="0"/>
        <w:jc w:val="both"/>
        <w:rPr>
          <w:sz w:val="26"/>
          <w:szCs w:val="26"/>
        </w:rPr>
      </w:pPr>
      <w:r w:rsidDel="00000000" w:rsidR="00000000" w:rsidRPr="00000000">
        <w:rPr>
          <w:sz w:val="26"/>
          <w:szCs w:val="26"/>
          <w:rtl w:val="0"/>
        </w:rPr>
        <w:t xml:space="preserve">**Entropy Activation:** Increases alignment toward Entropy by 1° </w:t>
      </w:r>
    </w:p>
    <w:p w:rsidR="00000000" w:rsidDel="00000000" w:rsidP="00000000" w:rsidRDefault="00000000" w:rsidRPr="00000000" w14:paraId="000011F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5">
      <w:pPr>
        <w:spacing w:line="240" w:lineRule="auto"/>
        <w:ind w:left="729" w:firstLine="0"/>
        <w:jc w:val="both"/>
        <w:rPr>
          <w:sz w:val="26"/>
          <w:szCs w:val="26"/>
        </w:rPr>
      </w:pPr>
      <w:r w:rsidDel="00000000" w:rsidR="00000000" w:rsidRPr="00000000">
        <w:rPr>
          <w:sz w:val="26"/>
          <w:szCs w:val="26"/>
          <w:rtl w:val="0"/>
        </w:rPr>
        <w:t xml:space="preserve">**Gnosis Activation:** Stabilizes alignment toward Gnosis by 1° .</w:t>
      </w:r>
    </w:p>
    <w:p w:rsidR="00000000" w:rsidDel="00000000" w:rsidP="00000000" w:rsidRDefault="00000000" w:rsidRPr="00000000" w14:paraId="000011F6">
      <w:pPr>
        <w:spacing w:line="240" w:lineRule="auto"/>
        <w:ind w:left="729" w:firstLine="0"/>
        <w:jc w:val="both"/>
        <w:rPr>
          <w:sz w:val="26"/>
          <w:szCs w:val="26"/>
        </w:rPr>
      </w:pPr>
      <w:r w:rsidDel="00000000" w:rsidR="00000000" w:rsidRPr="00000000">
        <w:rPr>
          <w:sz w:val="26"/>
          <w:szCs w:val="26"/>
          <w:rtl w:val="0"/>
        </w:rPr>
        <w:t xml:space="preserve">---52 </w:t>
      </w:r>
    </w:p>
    <w:p w:rsidR="00000000" w:rsidDel="00000000" w:rsidP="00000000" w:rsidRDefault="00000000" w:rsidRPr="00000000" w14:paraId="000011F7">
      <w:pPr>
        <w:spacing w:line="240" w:lineRule="auto"/>
        <w:ind w:left="729" w:firstLine="0"/>
        <w:jc w:val="both"/>
        <w:rPr>
          <w:sz w:val="26"/>
          <w:szCs w:val="26"/>
        </w:rPr>
      </w:pPr>
      <w:r w:rsidDel="00000000" w:rsidR="00000000" w:rsidRPr="00000000">
        <w:rPr>
          <w:sz w:val="26"/>
          <w:szCs w:val="26"/>
          <w:rtl w:val="0"/>
        </w:rPr>
        <w:t xml:space="preserve">### **Expanded Paragon Powers Examples** </w:t>
      </w:r>
    </w:p>
    <w:p w:rsidR="00000000" w:rsidDel="00000000" w:rsidP="00000000" w:rsidRDefault="00000000" w:rsidRPr="00000000" w14:paraId="000011F8">
      <w:pPr>
        <w:spacing w:line="240" w:lineRule="auto"/>
        <w:ind w:left="729" w:firstLine="0"/>
        <w:jc w:val="both"/>
        <w:rPr>
          <w:sz w:val="26"/>
          <w:szCs w:val="26"/>
        </w:rPr>
      </w:pPr>
      <w:r w:rsidDel="00000000" w:rsidR="00000000" w:rsidRPr="00000000">
        <w:rPr>
          <w:sz w:val="26"/>
          <w:szCs w:val="26"/>
          <w:rtl w:val="0"/>
        </w:rPr>
        <w:t xml:space="preserve">#### **1. Voidstorm Control (Entropy/Gnosis)** </w:t>
      </w:r>
    </w:p>
    <w:p w:rsidR="00000000" w:rsidDel="00000000" w:rsidP="00000000" w:rsidRDefault="00000000" w:rsidRPr="00000000" w14:paraId="000011F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FE">
      <w:pPr>
        <w:spacing w:line="240" w:lineRule="auto"/>
        <w:ind w:left="729" w:firstLine="0"/>
        <w:jc w:val="both"/>
        <w:rPr>
          <w:sz w:val="26"/>
          <w:szCs w:val="26"/>
        </w:rPr>
      </w:pPr>
      <w:r w:rsidDel="00000000" w:rsidR="00000000" w:rsidRPr="00000000">
        <w:rPr>
          <w:sz w:val="26"/>
          <w:szCs w:val="26"/>
          <w:rtl w:val="0"/>
        </w:rPr>
        <w:t xml:space="preserve">**Tier 1:** Create a 10-meter psionic storm, dealing minor damage to all enemies. </w:t>
      </w:r>
    </w:p>
    <w:p w:rsidR="00000000" w:rsidDel="00000000" w:rsidP="00000000" w:rsidRDefault="00000000" w:rsidRPr="00000000" w14:paraId="000011FF">
      <w:pPr>
        <w:spacing w:line="240" w:lineRule="auto"/>
        <w:ind w:left="729" w:firstLine="0"/>
        <w:jc w:val="both"/>
        <w:rPr>
          <w:sz w:val="26"/>
          <w:szCs w:val="26"/>
        </w:rPr>
      </w:pPr>
      <w:r w:rsidDel="00000000" w:rsidR="00000000" w:rsidRPr="00000000">
        <w:rPr>
          <w:sz w:val="26"/>
          <w:szCs w:val="26"/>
          <w:rtl w:val="0"/>
        </w:rPr>
        <w:t xml:space="preserve">**Tier 2:** Doubles the storm’s radius and adds a 5% chance to disrupt enemy actions. </w:t>
      </w:r>
    </w:p>
    <w:p w:rsidR="00000000" w:rsidDel="00000000" w:rsidP="00000000" w:rsidRDefault="00000000" w:rsidRPr="00000000" w14:paraId="00001200">
      <w:pPr>
        <w:spacing w:line="240" w:lineRule="auto"/>
        <w:ind w:left="729" w:firstLine="0"/>
        <w:jc w:val="both"/>
        <w:rPr>
          <w:sz w:val="26"/>
          <w:szCs w:val="26"/>
        </w:rPr>
      </w:pPr>
      <w:r w:rsidDel="00000000" w:rsidR="00000000" w:rsidRPr="00000000">
        <w:rPr>
          <w:sz w:val="26"/>
          <w:szCs w:val="26"/>
          <w:rtl w:val="0"/>
        </w:rPr>
        <w:t xml:space="preserve">**Tier 3:** Adds scaling based on Gnosis rolls, amplifying damage. </w:t>
      </w:r>
    </w:p>
    <w:p w:rsidR="00000000" w:rsidDel="00000000" w:rsidP="00000000" w:rsidRDefault="00000000" w:rsidRPr="00000000" w14:paraId="00001201">
      <w:pPr>
        <w:spacing w:line="240" w:lineRule="auto"/>
        <w:ind w:left="729" w:firstLine="0"/>
        <w:jc w:val="both"/>
        <w:rPr>
          <w:sz w:val="26"/>
          <w:szCs w:val="26"/>
        </w:rPr>
      </w:pPr>
      <w:r w:rsidDel="00000000" w:rsidR="00000000" w:rsidRPr="00000000">
        <w:rPr>
          <w:sz w:val="26"/>
          <w:szCs w:val="26"/>
          <w:rtl w:val="0"/>
        </w:rPr>
        <w:t xml:space="preserve">**Tier 4:** Neutralizes all psionic abilities within the storm. </w:t>
      </w:r>
    </w:p>
    <w:p w:rsidR="00000000" w:rsidDel="00000000" w:rsidP="00000000" w:rsidRDefault="00000000" w:rsidRPr="00000000" w14:paraId="00001202">
      <w:pPr>
        <w:spacing w:line="240" w:lineRule="auto"/>
        <w:ind w:left="729" w:firstLine="0"/>
        <w:jc w:val="both"/>
        <w:rPr>
          <w:sz w:val="26"/>
          <w:szCs w:val="26"/>
        </w:rPr>
      </w:pPr>
      <w:r w:rsidDel="00000000" w:rsidR="00000000" w:rsidRPr="00000000">
        <w:rPr>
          <w:sz w:val="26"/>
          <w:szCs w:val="26"/>
          <w:rtl w:val="0"/>
        </w:rPr>
        <w:t xml:space="preserve">**Tier 5:** Creates a permanent psionic rift, reshaping the battlefield. </w:t>
      </w:r>
    </w:p>
    <w:p w:rsidR="00000000" w:rsidDel="00000000" w:rsidP="00000000" w:rsidRDefault="00000000" w:rsidRPr="00000000" w14:paraId="00001203">
      <w:pPr>
        <w:spacing w:line="240" w:lineRule="auto"/>
        <w:ind w:left="729" w:firstLine="0"/>
        <w:jc w:val="both"/>
        <w:rPr>
          <w:sz w:val="26"/>
          <w:szCs w:val="26"/>
        </w:rPr>
      </w:pPr>
      <w:r w:rsidDel="00000000" w:rsidR="00000000" w:rsidRPr="00000000">
        <w:rPr>
          <w:sz w:val="26"/>
          <w:szCs w:val="26"/>
          <w:rtl w:val="0"/>
        </w:rPr>
        <w:t xml:space="preserve">#### **2. Harmonizing Resonance (Gnosis/Harmonia)** </w:t>
      </w:r>
    </w:p>
    <w:p w:rsidR="00000000" w:rsidDel="00000000" w:rsidP="00000000" w:rsidRDefault="00000000" w:rsidRPr="00000000" w14:paraId="0000120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0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0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0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09">
      <w:pPr>
        <w:spacing w:line="240" w:lineRule="auto"/>
        <w:ind w:left="729" w:firstLine="0"/>
        <w:jc w:val="both"/>
        <w:rPr>
          <w:sz w:val="26"/>
          <w:szCs w:val="26"/>
        </w:rPr>
      </w:pPr>
      <w:r w:rsidDel="00000000" w:rsidR="00000000" w:rsidRPr="00000000">
        <w:rPr>
          <w:sz w:val="26"/>
          <w:szCs w:val="26"/>
          <w:rtl w:val="0"/>
        </w:rPr>
        <w:t xml:space="preserve">**Tier 1:** Heal 10% HP for all allies within 10 meters. </w:t>
      </w:r>
    </w:p>
    <w:p w:rsidR="00000000" w:rsidDel="00000000" w:rsidP="00000000" w:rsidRDefault="00000000" w:rsidRPr="00000000" w14:paraId="0000120A">
      <w:pPr>
        <w:spacing w:line="240" w:lineRule="auto"/>
        <w:ind w:left="729" w:firstLine="0"/>
        <w:jc w:val="both"/>
        <w:rPr>
          <w:sz w:val="26"/>
          <w:szCs w:val="26"/>
        </w:rPr>
      </w:pPr>
      <w:r w:rsidDel="00000000" w:rsidR="00000000" w:rsidRPr="00000000">
        <w:rPr>
          <w:sz w:val="26"/>
          <w:szCs w:val="26"/>
          <w:rtl w:val="0"/>
        </w:rPr>
        <w:t xml:space="preserve">**Tier 2:** Adds condition cleansing (e.g., poison or mental effects). </w:t>
      </w:r>
    </w:p>
    <w:p w:rsidR="00000000" w:rsidDel="00000000" w:rsidP="00000000" w:rsidRDefault="00000000" w:rsidRPr="00000000" w14:paraId="0000120B">
      <w:pPr>
        <w:spacing w:line="240" w:lineRule="auto"/>
        <w:ind w:left="729" w:firstLine="0"/>
        <w:jc w:val="both"/>
        <w:rPr>
          <w:sz w:val="26"/>
          <w:szCs w:val="26"/>
        </w:rPr>
      </w:pPr>
      <w:r w:rsidDel="00000000" w:rsidR="00000000" w:rsidRPr="00000000">
        <w:rPr>
          <w:sz w:val="26"/>
          <w:szCs w:val="26"/>
          <w:rtl w:val="0"/>
        </w:rPr>
        <w:t xml:space="preserve">**Tier 3:** Scales healing based on Harmonia rolls, increasing efficiency. </w:t>
      </w:r>
    </w:p>
    <w:p w:rsidR="00000000" w:rsidDel="00000000" w:rsidP="00000000" w:rsidRDefault="00000000" w:rsidRPr="00000000" w14:paraId="0000120C">
      <w:pPr>
        <w:spacing w:line="240" w:lineRule="auto"/>
        <w:ind w:left="729" w:firstLine="0"/>
        <w:jc w:val="both"/>
        <w:rPr>
          <w:sz w:val="26"/>
          <w:szCs w:val="26"/>
        </w:rPr>
      </w:pPr>
      <w:r w:rsidDel="00000000" w:rsidR="00000000" w:rsidRPr="00000000">
        <w:rPr>
          <w:sz w:val="26"/>
          <w:szCs w:val="26"/>
          <w:rtl w:val="0"/>
        </w:rPr>
        <w:t xml:space="preserve">**Tier 4:** Provides shields equal to 15% HP for 2 turns. </w:t>
      </w:r>
    </w:p>
    <w:p w:rsidR="00000000" w:rsidDel="00000000" w:rsidP="00000000" w:rsidRDefault="00000000" w:rsidRPr="00000000" w14:paraId="0000120D">
      <w:pPr>
        <w:spacing w:line="240" w:lineRule="auto"/>
        <w:ind w:left="729" w:firstLine="0"/>
        <w:jc w:val="both"/>
        <w:rPr>
          <w:sz w:val="26"/>
          <w:szCs w:val="26"/>
        </w:rPr>
      </w:pPr>
      <w:r w:rsidDel="00000000" w:rsidR="00000000" w:rsidRPr="00000000">
        <w:rPr>
          <w:sz w:val="26"/>
          <w:szCs w:val="26"/>
          <w:rtl w:val="0"/>
        </w:rPr>
        <w:t xml:space="preserve">**Tier 5:** Instantly revives fallen allies with partial HP . </w:t>
      </w:r>
    </w:p>
    <w:p w:rsidR="00000000" w:rsidDel="00000000" w:rsidP="00000000" w:rsidRDefault="00000000" w:rsidRPr="00000000" w14:paraId="0000120E">
      <w:pPr>
        <w:spacing w:line="240" w:lineRule="auto"/>
        <w:ind w:left="729" w:firstLine="0"/>
        <w:jc w:val="both"/>
        <w:rPr>
          <w:sz w:val="26"/>
          <w:szCs w:val="26"/>
        </w:rPr>
      </w:pPr>
      <w:r w:rsidDel="00000000" w:rsidR="00000000" w:rsidRPr="00000000">
        <w:rPr>
          <w:sz w:val="26"/>
          <w:szCs w:val="26"/>
          <w:rtl w:val="0"/>
        </w:rPr>
        <w:t xml:space="preserve">#### **3. Chaos Catalyst (Entropy/Imperius)** </w:t>
      </w:r>
    </w:p>
    <w:p w:rsidR="00000000" w:rsidDel="00000000" w:rsidP="00000000" w:rsidRDefault="00000000" w:rsidRPr="00000000" w14:paraId="0000120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1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1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1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13">
      <w:pPr>
        <w:spacing w:line="240" w:lineRule="auto"/>
        <w:ind w:left="729" w:firstLine="0"/>
        <w:jc w:val="both"/>
        <w:rPr>
          <w:sz w:val="26"/>
          <w:szCs w:val="26"/>
        </w:rPr>
      </w:pPr>
      <w:r w:rsidDel="00000000" w:rsidR="00000000" w:rsidRPr="00000000">
        <w:rPr>
          <w:sz w:val="26"/>
          <w:szCs w:val="26"/>
          <w:rtl w:val="0"/>
        </w:rPr>
        <w:t xml:space="preserve">**Tier 1:** Enhance one attack by 15%. </w:t>
      </w:r>
    </w:p>
    <w:p w:rsidR="00000000" w:rsidDel="00000000" w:rsidP="00000000" w:rsidRDefault="00000000" w:rsidRPr="00000000" w14:paraId="00001214">
      <w:pPr>
        <w:spacing w:line="240" w:lineRule="auto"/>
        <w:ind w:left="729" w:firstLine="0"/>
        <w:jc w:val="both"/>
        <w:rPr>
          <w:sz w:val="26"/>
          <w:szCs w:val="26"/>
        </w:rPr>
      </w:pPr>
      <w:r w:rsidDel="00000000" w:rsidR="00000000" w:rsidRPr="00000000">
        <w:rPr>
          <w:sz w:val="26"/>
          <w:szCs w:val="26"/>
          <w:rtl w:val="0"/>
        </w:rPr>
        <w:t xml:space="preserve">**Tier 2:** Creates an explosion on impact, dealing AoE damage. </w:t>
      </w:r>
    </w:p>
    <w:p w:rsidR="00000000" w:rsidDel="00000000" w:rsidP="00000000" w:rsidRDefault="00000000" w:rsidRPr="00000000" w14:paraId="00001215">
      <w:pPr>
        <w:spacing w:line="240" w:lineRule="auto"/>
        <w:ind w:left="729" w:firstLine="0"/>
        <w:jc w:val="both"/>
        <w:rPr>
          <w:sz w:val="26"/>
          <w:szCs w:val="26"/>
        </w:rPr>
      </w:pPr>
      <w:r w:rsidDel="00000000" w:rsidR="00000000" w:rsidRPr="00000000">
        <w:rPr>
          <w:sz w:val="26"/>
          <w:szCs w:val="26"/>
          <w:rtl w:val="0"/>
        </w:rPr>
        <w:t xml:space="preserve">**Tier 3:** Reduces enemy defenses within the AoE by 10%. </w:t>
      </w:r>
    </w:p>
    <w:p w:rsidR="00000000" w:rsidDel="00000000" w:rsidP="00000000" w:rsidRDefault="00000000" w:rsidRPr="00000000" w14:paraId="00001216">
      <w:pPr>
        <w:spacing w:line="240" w:lineRule="auto"/>
        <w:ind w:left="729" w:firstLine="0"/>
        <w:jc w:val="both"/>
        <w:rPr>
          <w:sz w:val="26"/>
          <w:szCs w:val="26"/>
        </w:rPr>
      </w:pPr>
      <w:r w:rsidDel="00000000" w:rsidR="00000000" w:rsidRPr="00000000">
        <w:rPr>
          <w:sz w:val="26"/>
          <w:szCs w:val="26"/>
          <w:rtl w:val="0"/>
        </w:rPr>
        <w:t xml:space="preserve">**Tier 4:** Converts damage dealt into temporary HP for the attacker. </w:t>
      </w:r>
    </w:p>
    <w:p w:rsidR="00000000" w:rsidDel="00000000" w:rsidP="00000000" w:rsidRDefault="00000000" w:rsidRPr="00000000" w14:paraId="0000121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18">
      <w:pPr>
        <w:spacing w:line="240" w:lineRule="auto"/>
        <w:ind w:left="729" w:firstLine="0"/>
        <w:jc w:val="both"/>
        <w:rPr>
          <w:sz w:val="26"/>
          <w:szCs w:val="26"/>
        </w:rPr>
      </w:pPr>
      <w:r w:rsidDel="00000000" w:rsidR="00000000" w:rsidRPr="00000000">
        <w:rPr>
          <w:sz w:val="26"/>
          <w:szCs w:val="26"/>
          <w:rtl w:val="0"/>
        </w:rPr>
        <w:t xml:space="preserve">**Tier 5:** Amplifies chaos, triggering chain reactions across multiple enemies. </w:t>
      </w:r>
    </w:p>
    <w:p w:rsidR="00000000" w:rsidDel="00000000" w:rsidP="00000000" w:rsidRDefault="00000000" w:rsidRPr="00000000" w14:paraId="0000121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1A">
      <w:pPr>
        <w:spacing w:line="240" w:lineRule="auto"/>
        <w:ind w:left="729" w:firstLine="0"/>
        <w:jc w:val="both"/>
        <w:rPr>
          <w:sz w:val="26"/>
          <w:szCs w:val="26"/>
        </w:rPr>
      </w:pPr>
      <w:r w:rsidDel="00000000" w:rsidR="00000000" w:rsidRPr="00000000">
        <w:rPr>
          <w:sz w:val="26"/>
          <w:szCs w:val="26"/>
          <w:rtl w:val="0"/>
        </w:rPr>
        <w:t xml:space="preserve">### **Expanded Environmental and Success Modifiers** </w:t>
      </w:r>
    </w:p>
    <w:p w:rsidR="00000000" w:rsidDel="00000000" w:rsidP="00000000" w:rsidRDefault="00000000" w:rsidRPr="00000000" w14:paraId="0000121B">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21C">
      <w:pPr>
        <w:spacing w:line="240" w:lineRule="auto"/>
        <w:ind w:left="729" w:firstLine="0"/>
        <w:jc w:val="both"/>
        <w:rPr>
          <w:sz w:val="26"/>
          <w:szCs w:val="26"/>
        </w:rPr>
      </w:pPr>
      <w:r w:rsidDel="00000000" w:rsidR="00000000" w:rsidRPr="00000000">
        <w:rPr>
          <w:sz w:val="26"/>
          <w:szCs w:val="26"/>
          <w:rtl w:val="0"/>
        </w:rPr>
        <w:t xml:space="preserve">**Environmental Modifiers**:53 </w:t>
      </w:r>
    </w:p>
    <w:p w:rsidR="00000000" w:rsidDel="00000000" w:rsidP="00000000" w:rsidRDefault="00000000" w:rsidRPr="00000000" w14:paraId="0000121D">
      <w:pPr>
        <w:spacing w:line="240" w:lineRule="auto"/>
        <w:ind w:left="729" w:firstLine="0"/>
        <w:jc w:val="both"/>
        <w:rPr>
          <w:sz w:val="26"/>
          <w:szCs w:val="26"/>
        </w:rPr>
      </w:pPr>
      <w:r w:rsidDel="00000000" w:rsidR="00000000" w:rsidRPr="00000000">
        <w:rPr>
          <w:sz w:val="26"/>
          <w:szCs w:val="26"/>
          <w:rtl w:val="0"/>
        </w:rPr>
        <w:t xml:space="preserve">Positive: +5% bonus in aligned zones (e.g., a psionically charged sanctuary for Gnosis powers). </w:t>
      </w:r>
    </w:p>
    <w:p w:rsidR="00000000" w:rsidDel="00000000" w:rsidP="00000000" w:rsidRDefault="00000000" w:rsidRPr="00000000" w14:paraId="0000121E">
      <w:pPr>
        <w:spacing w:line="240" w:lineRule="auto"/>
        <w:ind w:left="729" w:firstLine="0"/>
        <w:jc w:val="both"/>
        <w:rPr>
          <w:sz w:val="26"/>
          <w:szCs w:val="26"/>
        </w:rPr>
      </w:pPr>
      <w:r w:rsidDel="00000000" w:rsidR="00000000" w:rsidRPr="00000000">
        <w:rPr>
          <w:sz w:val="26"/>
          <w:szCs w:val="26"/>
          <w:rtl w:val="0"/>
        </w:rPr>
        <w:t xml:space="preserve">Negative: -10% penalty in hostile zones (e.g., void-stabilized areas for Entropy powers). </w:t>
      </w:r>
    </w:p>
    <w:p w:rsidR="00000000" w:rsidDel="00000000" w:rsidP="00000000" w:rsidRDefault="00000000" w:rsidRPr="00000000" w14:paraId="0000121F">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220">
      <w:pPr>
        <w:spacing w:line="240" w:lineRule="auto"/>
        <w:ind w:left="729" w:firstLine="0"/>
        <w:jc w:val="both"/>
        <w:rPr>
          <w:sz w:val="26"/>
          <w:szCs w:val="26"/>
        </w:rPr>
      </w:pPr>
      <w:r w:rsidDel="00000000" w:rsidR="00000000" w:rsidRPr="00000000">
        <w:rPr>
          <w:sz w:val="26"/>
          <w:szCs w:val="26"/>
          <w:rtl w:val="0"/>
        </w:rPr>
        <w:t xml:space="preserve">**Dice Modifiers for Scaling Effects**: </w:t>
      </w:r>
    </w:p>
    <w:p w:rsidR="00000000" w:rsidDel="00000000" w:rsidP="00000000" w:rsidRDefault="00000000" w:rsidRPr="00000000" w14:paraId="00001221">
      <w:pPr>
        <w:spacing w:line="240" w:lineRule="auto"/>
        <w:ind w:left="729" w:firstLine="0"/>
        <w:jc w:val="both"/>
        <w:rPr>
          <w:sz w:val="26"/>
          <w:szCs w:val="26"/>
        </w:rPr>
      </w:pPr>
      <w:r w:rsidDel="00000000" w:rsidR="00000000" w:rsidRPr="00000000">
        <w:rPr>
          <w:sz w:val="26"/>
          <w:szCs w:val="26"/>
          <w:rtl w:val="0"/>
        </w:rPr>
        <w:t xml:space="preserve">Each associated attribute rolls its **modifier die** to determine additional scaling. </w:t>
      </w:r>
    </w:p>
    <w:p w:rsidR="00000000" w:rsidDel="00000000" w:rsidP="00000000" w:rsidRDefault="00000000" w:rsidRPr="00000000" w14:paraId="00001222">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22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24">
      <w:pPr>
        <w:spacing w:line="240" w:lineRule="auto"/>
        <w:ind w:left="729" w:firstLine="0"/>
        <w:jc w:val="both"/>
        <w:rPr>
          <w:sz w:val="26"/>
          <w:szCs w:val="26"/>
        </w:rPr>
      </w:pPr>
      <w:r w:rsidDel="00000000" w:rsidR="00000000" w:rsidRPr="00000000">
        <w:rPr>
          <w:sz w:val="26"/>
          <w:szCs w:val="26"/>
          <w:rtl w:val="0"/>
        </w:rPr>
        <w:t xml:space="preserve">**Power**: Harmonizing Resonance. </w:t>
      </w:r>
    </w:p>
    <w:p w:rsidR="00000000" w:rsidDel="00000000" w:rsidP="00000000" w:rsidRDefault="00000000" w:rsidRPr="00000000" w14:paraId="00001225">
      <w:pPr>
        <w:spacing w:line="240" w:lineRule="auto"/>
        <w:ind w:left="729" w:firstLine="0"/>
        <w:jc w:val="both"/>
        <w:rPr>
          <w:sz w:val="26"/>
          <w:szCs w:val="26"/>
        </w:rPr>
      </w:pPr>
      <w:r w:rsidDel="00000000" w:rsidR="00000000" w:rsidRPr="00000000">
        <w:rPr>
          <w:sz w:val="26"/>
          <w:szCs w:val="26"/>
          <w:rtl w:val="0"/>
        </w:rPr>
        <w:t xml:space="preserve">Linked Attributes: Gnosis (d12), Harmonia (d10). </w:t>
      </w:r>
    </w:p>
    <w:p w:rsidR="00000000" w:rsidDel="00000000" w:rsidP="00000000" w:rsidRDefault="00000000" w:rsidRPr="00000000" w14:paraId="00001226">
      <w:pPr>
        <w:spacing w:line="240" w:lineRule="auto"/>
        <w:ind w:left="729" w:firstLine="0"/>
        <w:jc w:val="both"/>
        <w:rPr>
          <w:sz w:val="26"/>
          <w:szCs w:val="26"/>
        </w:rPr>
      </w:pPr>
      <w:sdt>
        <w:sdtPr>
          <w:id w:val="422238029"/>
          <w:tag w:val="goog_rdk_56"/>
        </w:sdtPr>
        <w:sdtContent>
          <w:r w:rsidDel="00000000" w:rsidR="00000000" w:rsidRPr="00000000">
            <w:rPr>
              <w:rFonts w:ascii="Nova Mono" w:cs="Nova Mono" w:eastAsia="Nova Mono" w:hAnsi="Nova Mono"/>
              <w:sz w:val="26"/>
              <w:szCs w:val="26"/>
              <w:rtl w:val="0"/>
            </w:rPr>
            <w:t xml:space="preserve">Rolls: d12 = 8, d10 = 6 → Total Bonus = \( 8 + 6 = 14\%\) additional healing. </w:t>
          </w:r>
        </w:sdtContent>
      </w:sdt>
    </w:p>
    <w:p w:rsidR="00000000" w:rsidDel="00000000" w:rsidP="00000000" w:rsidRDefault="00000000" w:rsidRPr="00000000" w14:paraId="00001227">
      <w:pPr>
        <w:spacing w:line="240" w:lineRule="auto"/>
        <w:ind w:left="729" w:firstLine="0"/>
        <w:jc w:val="both"/>
        <w:rPr>
          <w:sz w:val="26"/>
          <w:szCs w:val="26"/>
        </w:rPr>
      </w:pPr>
      <w:r w:rsidDel="00000000" w:rsidR="00000000" w:rsidRPr="00000000">
        <w:rPr>
          <w:sz w:val="26"/>
          <w:szCs w:val="26"/>
          <w:rtl w:val="0"/>
        </w:rPr>
        <w:t xml:space="preserve">3. </w:t>
      </w:r>
    </w:p>
    <w:p w:rsidR="00000000" w:rsidDel="00000000" w:rsidP="00000000" w:rsidRDefault="00000000" w:rsidRPr="00000000" w14:paraId="0000122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2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2A">
      <w:pPr>
        <w:spacing w:line="240" w:lineRule="auto"/>
        <w:ind w:left="729" w:firstLine="0"/>
        <w:jc w:val="both"/>
        <w:rPr>
          <w:sz w:val="26"/>
          <w:szCs w:val="26"/>
        </w:rPr>
      </w:pPr>
      <w:r w:rsidDel="00000000" w:rsidR="00000000" w:rsidRPr="00000000">
        <w:rPr>
          <w:sz w:val="26"/>
          <w:szCs w:val="26"/>
          <w:rtl w:val="0"/>
        </w:rPr>
        <w:t xml:space="preserve">**Critical and Catastrophic Rolls**: </w:t>
      </w:r>
    </w:p>
    <w:p w:rsidR="00000000" w:rsidDel="00000000" w:rsidP="00000000" w:rsidRDefault="00000000" w:rsidRPr="00000000" w14:paraId="0000122B">
      <w:pPr>
        <w:spacing w:line="240" w:lineRule="auto"/>
        <w:ind w:left="729" w:firstLine="0"/>
        <w:jc w:val="both"/>
        <w:rPr>
          <w:sz w:val="26"/>
          <w:szCs w:val="26"/>
        </w:rPr>
      </w:pPr>
      <w:r w:rsidDel="00000000" w:rsidR="00000000" w:rsidRPr="00000000">
        <w:rPr>
          <w:sz w:val="26"/>
          <w:szCs w:val="26"/>
          <w:rtl w:val="0"/>
        </w:rPr>
        <w:t xml:space="preserve">**Critical Success:** Automatically doubles the effect or adds narrative advantage. </w:t>
      </w:r>
    </w:p>
    <w:p w:rsidR="00000000" w:rsidDel="00000000" w:rsidP="00000000" w:rsidRDefault="00000000" w:rsidRPr="00000000" w14:paraId="0000122C">
      <w:pPr>
        <w:spacing w:line="240" w:lineRule="auto"/>
        <w:ind w:left="729" w:firstLine="0"/>
        <w:jc w:val="both"/>
        <w:rPr>
          <w:sz w:val="26"/>
          <w:szCs w:val="26"/>
        </w:rPr>
      </w:pPr>
      <w:r w:rsidDel="00000000" w:rsidR="00000000" w:rsidRPr="00000000">
        <w:rPr>
          <w:sz w:val="26"/>
          <w:szCs w:val="26"/>
          <w:rtl w:val="0"/>
        </w:rPr>
        <w:t xml:space="preserve">**Critical Failure:** Applies narrative consequences (e.g., storm expands uncontrollably, harming allies). </w:t>
      </w:r>
    </w:p>
    <w:p w:rsidR="00000000" w:rsidDel="00000000" w:rsidP="00000000" w:rsidRDefault="00000000" w:rsidRPr="00000000" w14:paraId="0000122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2E">
      <w:pPr>
        <w:spacing w:line="240" w:lineRule="auto"/>
        <w:ind w:left="729" w:firstLine="0"/>
        <w:jc w:val="both"/>
        <w:rPr>
          <w:sz w:val="26"/>
          <w:szCs w:val="26"/>
        </w:rPr>
      </w:pPr>
      <w:r w:rsidDel="00000000" w:rsidR="00000000" w:rsidRPr="00000000">
        <w:rPr>
          <w:sz w:val="26"/>
          <w:szCs w:val="26"/>
          <w:rtl w:val="0"/>
        </w:rPr>
        <w:t xml:space="preserve">### **Team Synergies and Group Bonuses** Certain Paragon Powers create synergy within groups: </w:t>
      </w:r>
    </w:p>
    <w:p w:rsidR="00000000" w:rsidDel="00000000" w:rsidP="00000000" w:rsidRDefault="00000000" w:rsidRPr="00000000" w14:paraId="0000122F">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230">
      <w:pPr>
        <w:spacing w:line="240" w:lineRule="auto"/>
        <w:ind w:left="729" w:firstLine="0"/>
        <w:jc w:val="both"/>
        <w:rPr>
          <w:sz w:val="26"/>
          <w:szCs w:val="26"/>
        </w:rPr>
      </w:pPr>
      <w:r w:rsidDel="00000000" w:rsidR="00000000" w:rsidRPr="00000000">
        <w:rPr>
          <w:sz w:val="26"/>
          <w:szCs w:val="26"/>
          <w:rtl w:val="0"/>
        </w:rPr>
        <w:t xml:space="preserve">**Unified Field (Gnosis/Entropy):** </w:t>
      </w:r>
    </w:p>
    <w:p w:rsidR="00000000" w:rsidDel="00000000" w:rsidP="00000000" w:rsidRDefault="00000000" w:rsidRPr="00000000" w14:paraId="00001231">
      <w:pPr>
        <w:spacing w:line="240" w:lineRule="auto"/>
        <w:ind w:left="729" w:firstLine="0"/>
        <w:jc w:val="both"/>
        <w:rPr>
          <w:sz w:val="26"/>
          <w:szCs w:val="26"/>
        </w:rPr>
      </w:pPr>
      <w:r w:rsidDel="00000000" w:rsidR="00000000" w:rsidRPr="00000000">
        <w:rPr>
          <w:sz w:val="26"/>
          <w:szCs w:val="26"/>
          <w:rtl w:val="0"/>
        </w:rPr>
        <w:t xml:space="preserve">Share alignment points or resource costs to amplify effects. </w:t>
      </w:r>
    </w:p>
    <w:p w:rsidR="00000000" w:rsidDel="00000000" w:rsidP="00000000" w:rsidRDefault="00000000" w:rsidRPr="00000000" w14:paraId="00001232">
      <w:pPr>
        <w:spacing w:line="240" w:lineRule="auto"/>
        <w:ind w:left="729" w:firstLine="0"/>
        <w:jc w:val="both"/>
        <w:rPr>
          <w:sz w:val="26"/>
          <w:szCs w:val="26"/>
        </w:rPr>
      </w:pPr>
      <w:r w:rsidDel="00000000" w:rsidR="00000000" w:rsidRPr="00000000">
        <w:rPr>
          <w:sz w:val="26"/>
          <w:szCs w:val="26"/>
          <w:rtl w:val="0"/>
        </w:rPr>
        <w:t xml:space="preserve">Example: Spend a combined 15 Gnosis to create a shared psionic barrier. </w:t>
      </w:r>
    </w:p>
    <w:p w:rsidR="00000000" w:rsidDel="00000000" w:rsidP="00000000" w:rsidRDefault="00000000" w:rsidRPr="00000000" w14:paraId="00001233">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234">
      <w:pPr>
        <w:spacing w:line="240" w:lineRule="auto"/>
        <w:ind w:left="729" w:firstLine="0"/>
        <w:jc w:val="both"/>
        <w:rPr>
          <w:sz w:val="26"/>
          <w:szCs w:val="26"/>
        </w:rPr>
      </w:pPr>
      <w:r w:rsidDel="00000000" w:rsidR="00000000" w:rsidRPr="00000000">
        <w:rPr>
          <w:sz w:val="26"/>
          <w:szCs w:val="26"/>
          <w:rtl w:val="0"/>
        </w:rPr>
        <w:t xml:space="preserve">**Command Aura (Imperius/Dominion):** </w:t>
      </w:r>
    </w:p>
    <w:p w:rsidR="00000000" w:rsidDel="00000000" w:rsidP="00000000" w:rsidRDefault="00000000" w:rsidRPr="00000000" w14:paraId="00001235">
      <w:pPr>
        <w:spacing w:line="240" w:lineRule="auto"/>
        <w:ind w:left="729" w:firstLine="0"/>
        <w:jc w:val="both"/>
        <w:rPr>
          <w:sz w:val="26"/>
          <w:szCs w:val="26"/>
        </w:rPr>
      </w:pPr>
      <w:r w:rsidDel="00000000" w:rsidR="00000000" w:rsidRPr="00000000">
        <w:rPr>
          <w:sz w:val="26"/>
          <w:szCs w:val="26"/>
          <w:rtl w:val="0"/>
        </w:rPr>
        <w:t xml:space="preserve">Buff allied rolls within range by 5% for each proficiency level. </w:t>
      </w:r>
    </w:p>
    <w:p w:rsidR="00000000" w:rsidDel="00000000" w:rsidP="00000000" w:rsidRDefault="00000000" w:rsidRPr="00000000" w14:paraId="00001236">
      <w:pPr>
        <w:spacing w:line="240" w:lineRule="auto"/>
        <w:ind w:left="729" w:firstLine="0"/>
        <w:jc w:val="both"/>
        <w:rPr>
          <w:sz w:val="26"/>
          <w:szCs w:val="26"/>
        </w:rPr>
      </w:pPr>
      <w:r w:rsidDel="00000000" w:rsidR="00000000" w:rsidRPr="00000000">
        <w:rPr>
          <w:sz w:val="26"/>
          <w:szCs w:val="26"/>
          <w:rtl w:val="0"/>
        </w:rPr>
        <w:t xml:space="preserve">Here is the **finalized and fully detailed class system** for </w:t>
      </w:r>
    </w:p>
    <w:p w:rsidR="00000000" w:rsidDel="00000000" w:rsidP="00000000" w:rsidRDefault="00000000" w:rsidRPr="00000000" w14:paraId="00001237">
      <w:pPr>
        <w:spacing w:line="240" w:lineRule="auto"/>
        <w:ind w:left="729" w:firstLine="0"/>
        <w:jc w:val="both"/>
        <w:rPr>
          <w:sz w:val="26"/>
          <w:szCs w:val="26"/>
        </w:rPr>
      </w:pPr>
      <w:r w:rsidDel="00000000" w:rsidR="00000000" w:rsidRPr="00000000">
        <w:rPr>
          <w:sz w:val="26"/>
          <w:szCs w:val="26"/>
          <w:rtl w:val="0"/>
        </w:rPr>
        <w:t xml:space="preserve">**Conflict Horizon** </w:t>
      </w:r>
    </w:p>
    <w:p w:rsidR="00000000" w:rsidDel="00000000" w:rsidP="00000000" w:rsidRDefault="00000000" w:rsidRPr="00000000" w14:paraId="00001238">
      <w:pPr>
        <w:spacing w:line="240" w:lineRule="auto"/>
        <w:ind w:left="729" w:firstLine="0"/>
        <w:jc w:val="both"/>
        <w:rPr>
          <w:sz w:val="26"/>
          <w:szCs w:val="26"/>
        </w:rPr>
      </w:pPr>
      <w:r w:rsidDel="00000000" w:rsidR="00000000" w:rsidRPr="00000000">
        <w:rPr>
          <w:sz w:val="26"/>
          <w:szCs w:val="26"/>
          <w:rtl w:val="0"/>
        </w:rPr>
        <w:t xml:space="preserve">, incorporating the new </w:t>
      </w:r>
    </w:p>
    <w:p w:rsidR="00000000" w:rsidDel="00000000" w:rsidP="00000000" w:rsidRDefault="00000000" w:rsidRPr="00000000" w14:paraId="00001239">
      <w:pPr>
        <w:spacing w:line="240" w:lineRule="auto"/>
        <w:ind w:left="729" w:firstLine="0"/>
        <w:jc w:val="both"/>
        <w:rPr>
          <w:sz w:val="26"/>
          <w:szCs w:val="26"/>
        </w:rPr>
      </w:pPr>
      <w:r w:rsidDel="00000000" w:rsidR="00000000" w:rsidRPr="00000000">
        <w:rPr>
          <w:sz w:val="26"/>
          <w:szCs w:val="26"/>
          <w:rtl w:val="0"/>
        </w:rPr>
        <w:t xml:space="preserve">**Universal System mechanics** as described: </w:t>
      </w:r>
    </w:p>
    <w:p w:rsidR="00000000" w:rsidDel="00000000" w:rsidP="00000000" w:rsidRDefault="00000000" w:rsidRPr="00000000" w14:paraId="0000123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3B">
      <w:pPr>
        <w:spacing w:line="240" w:lineRule="auto"/>
        <w:ind w:left="729" w:firstLine="0"/>
        <w:jc w:val="both"/>
        <w:rPr>
          <w:sz w:val="26"/>
          <w:szCs w:val="26"/>
        </w:rPr>
      </w:pPr>
      <w:r w:rsidDel="00000000" w:rsidR="00000000" w:rsidRPr="00000000">
        <w:rPr>
          <w:sz w:val="26"/>
          <w:szCs w:val="26"/>
          <w:rtl w:val="0"/>
        </w:rPr>
        <w:t xml:space="preserve">**7 Proficiencies per class**: 5 determined by class and 2 chosen by the player.54 </w:t>
      </w:r>
    </w:p>
    <w:p w:rsidR="00000000" w:rsidDel="00000000" w:rsidP="00000000" w:rsidRDefault="00000000" w:rsidRPr="00000000" w14:paraId="000012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3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3F">
      <w:pPr>
        <w:spacing w:line="240" w:lineRule="auto"/>
        <w:ind w:left="729" w:firstLine="0"/>
        <w:jc w:val="both"/>
        <w:rPr>
          <w:sz w:val="26"/>
          <w:szCs w:val="26"/>
        </w:rPr>
      </w:pPr>
      <w:r w:rsidDel="00000000" w:rsidR="00000000" w:rsidRPr="00000000">
        <w:rPr>
          <w:sz w:val="26"/>
          <w:szCs w:val="26"/>
          <w:rtl w:val="0"/>
        </w:rPr>
        <w:t xml:space="preserve">**4 pieces of starting equipment** </w:t>
      </w:r>
    </w:p>
    <w:p w:rsidR="00000000" w:rsidDel="00000000" w:rsidP="00000000" w:rsidRDefault="00000000" w:rsidRPr="00000000" w14:paraId="00001240">
      <w:pPr>
        <w:spacing w:line="240" w:lineRule="auto"/>
        <w:ind w:left="729" w:firstLine="0"/>
        <w:jc w:val="both"/>
        <w:rPr>
          <w:sz w:val="26"/>
          <w:szCs w:val="26"/>
        </w:rPr>
      </w:pPr>
      <w:r w:rsidDel="00000000" w:rsidR="00000000" w:rsidRPr="00000000">
        <w:rPr>
          <w:sz w:val="26"/>
          <w:szCs w:val="26"/>
          <w:rtl w:val="0"/>
        </w:rPr>
        <w:t xml:space="preserve">, with additional weapons/armor as needed. </w:t>
      </w:r>
    </w:p>
    <w:p w:rsidR="00000000" w:rsidDel="00000000" w:rsidP="00000000" w:rsidRDefault="00000000" w:rsidRPr="00000000" w14:paraId="00001241">
      <w:pPr>
        <w:spacing w:line="240" w:lineRule="auto"/>
        <w:ind w:left="729" w:firstLine="0"/>
        <w:jc w:val="both"/>
        <w:rPr>
          <w:sz w:val="26"/>
          <w:szCs w:val="26"/>
        </w:rPr>
      </w:pPr>
      <w:r w:rsidDel="00000000" w:rsidR="00000000" w:rsidRPr="00000000">
        <w:rPr>
          <w:sz w:val="26"/>
          <w:szCs w:val="26"/>
          <w:rtl w:val="0"/>
        </w:rPr>
        <w:t xml:space="preserve">**Paragon Powers**: 1 at Level 1, a new one every 3 levels, and tier enhancements or boosts every 2 levels. </w:t>
      </w:r>
    </w:p>
    <w:p w:rsidR="00000000" w:rsidDel="00000000" w:rsidP="00000000" w:rsidRDefault="00000000" w:rsidRPr="00000000" w14:paraId="00001242">
      <w:pPr>
        <w:spacing w:line="240" w:lineRule="auto"/>
        <w:ind w:left="729" w:firstLine="0"/>
        <w:jc w:val="both"/>
        <w:rPr>
          <w:sz w:val="26"/>
          <w:szCs w:val="26"/>
        </w:rPr>
      </w:pPr>
      <w:r w:rsidDel="00000000" w:rsidR="00000000" w:rsidRPr="00000000">
        <w:rPr>
          <w:sz w:val="26"/>
          <w:szCs w:val="26"/>
          <w:rtl w:val="0"/>
        </w:rPr>
        <w:t xml:space="preserve">**Progression mechanics**: Attribute and proficiency increases tied to rolls. </w:t>
      </w:r>
    </w:p>
    <w:p w:rsidR="00000000" w:rsidDel="00000000" w:rsidP="00000000" w:rsidRDefault="00000000" w:rsidRPr="00000000" w14:paraId="00001243">
      <w:pPr>
        <w:spacing w:line="240" w:lineRule="auto"/>
        <w:ind w:left="729" w:firstLine="0"/>
        <w:jc w:val="both"/>
        <w:rPr>
          <w:sz w:val="26"/>
          <w:szCs w:val="26"/>
        </w:rPr>
      </w:pPr>
      <w:r w:rsidDel="00000000" w:rsidR="00000000" w:rsidRPr="00000000">
        <w:rPr>
          <w:sz w:val="26"/>
          <w:szCs w:val="26"/>
          <w:rtl w:val="0"/>
        </w:rPr>
        <w:t xml:space="preserve">**Starting Tier**: Paragon Powers begin at the tier equivalent to the **relevant attribute’s modifier die. </w:t>
      </w:r>
    </w:p>
    <w:p w:rsidR="00000000" w:rsidDel="00000000" w:rsidP="00000000" w:rsidRDefault="00000000" w:rsidRPr="00000000" w14:paraId="000012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46">
      <w:pPr>
        <w:spacing w:line="240" w:lineRule="auto"/>
        <w:ind w:left="729" w:firstLine="0"/>
        <w:jc w:val="both"/>
        <w:rPr>
          <w:sz w:val="26"/>
          <w:szCs w:val="26"/>
        </w:rPr>
      </w:pPr>
      <w:r w:rsidDel="00000000" w:rsidR="00000000" w:rsidRPr="00000000">
        <w:rPr>
          <w:sz w:val="26"/>
          <w:szCs w:val="26"/>
          <w:rtl w:val="0"/>
        </w:rPr>
        <w:t xml:space="preserve">### **Expanded Mechanics** #### **1. Calculating Alignment Position** </w:t>
      </w:r>
    </w:p>
    <w:p w:rsidR="00000000" w:rsidDel="00000000" w:rsidP="00000000" w:rsidRDefault="00000000" w:rsidRPr="00000000" w14:paraId="00001247">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248">
      <w:pPr>
        <w:spacing w:line="240" w:lineRule="auto"/>
        <w:ind w:left="729" w:firstLine="0"/>
        <w:jc w:val="both"/>
        <w:rPr>
          <w:sz w:val="26"/>
          <w:szCs w:val="26"/>
        </w:rPr>
      </w:pPr>
      <w:r w:rsidDel="00000000" w:rsidR="00000000" w:rsidRPr="00000000">
        <w:rPr>
          <w:sz w:val="26"/>
          <w:szCs w:val="26"/>
          <w:rtl w:val="0"/>
        </w:rPr>
        <w:t xml:space="preserve">**Starting Alignment** </w:t>
      </w:r>
    </w:p>
    <w:p w:rsidR="00000000" w:rsidDel="00000000" w:rsidP="00000000" w:rsidRDefault="00000000" w:rsidRPr="00000000" w14:paraId="00001249">
      <w:pPr>
        <w:spacing w:line="240" w:lineRule="auto"/>
        <w:ind w:left="729" w:firstLine="0"/>
        <w:jc w:val="both"/>
        <w:rPr>
          <w:sz w:val="26"/>
          <w:szCs w:val="26"/>
        </w:rPr>
      </w:pPr>
      <w:r w:rsidDel="00000000" w:rsidR="00000000" w:rsidRPr="00000000">
        <w:rPr>
          <w:sz w:val="26"/>
          <w:szCs w:val="26"/>
          <w:rtl w:val="0"/>
        </w:rPr>
        <w:t xml:space="preserve">Characters begin in the archetype matching their starting </w:t>
      </w:r>
    </w:p>
    <w:p w:rsidR="00000000" w:rsidDel="00000000" w:rsidP="00000000" w:rsidRDefault="00000000" w:rsidRPr="00000000" w14:paraId="0000124A">
      <w:pPr>
        <w:spacing w:line="240" w:lineRule="auto"/>
        <w:ind w:left="729" w:firstLine="0"/>
        <w:jc w:val="both"/>
        <w:rPr>
          <w:sz w:val="26"/>
          <w:szCs w:val="26"/>
        </w:rPr>
      </w:pPr>
      <w:r w:rsidDel="00000000" w:rsidR="00000000" w:rsidRPr="00000000">
        <w:rPr>
          <w:sz w:val="26"/>
          <w:szCs w:val="26"/>
          <w:rtl w:val="0"/>
        </w:rPr>
        <w:t xml:space="preserve">**Entropy** and **Gnosis** values. </w:t>
      </w:r>
    </w:p>
    <w:p w:rsidR="00000000" w:rsidDel="00000000" w:rsidP="00000000" w:rsidRDefault="00000000" w:rsidRPr="00000000" w14:paraId="000012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4C">
      <w:pPr>
        <w:spacing w:line="240" w:lineRule="auto"/>
        <w:ind w:left="729" w:firstLine="0"/>
        <w:jc w:val="both"/>
        <w:rPr>
          <w:sz w:val="26"/>
          <w:szCs w:val="26"/>
        </w:rPr>
      </w:pPr>
      <w:r w:rsidDel="00000000" w:rsidR="00000000" w:rsidRPr="00000000">
        <w:rPr>
          <w:sz w:val="26"/>
          <w:szCs w:val="26"/>
          <w:rtl w:val="0"/>
        </w:rPr>
        <w:t xml:space="preserve">**Entropy =** \((Dominion + Imperius) ÷ 2\). </w:t>
      </w:r>
    </w:p>
    <w:p w:rsidR="00000000" w:rsidDel="00000000" w:rsidP="00000000" w:rsidRDefault="00000000" w:rsidRPr="00000000" w14:paraId="0000124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4E">
      <w:pPr>
        <w:spacing w:line="240" w:lineRule="auto"/>
        <w:ind w:left="729" w:firstLine="0"/>
        <w:jc w:val="both"/>
        <w:rPr>
          <w:sz w:val="26"/>
          <w:szCs w:val="26"/>
        </w:rPr>
      </w:pPr>
      <w:r w:rsidDel="00000000" w:rsidR="00000000" w:rsidRPr="00000000">
        <w:rPr>
          <w:sz w:val="26"/>
          <w:szCs w:val="26"/>
          <w:rtl w:val="0"/>
        </w:rPr>
        <w:t xml:space="preserve">**Gnosis =** \((Katra + Harmonia) ÷ 2\). </w:t>
      </w:r>
    </w:p>
    <w:p w:rsidR="00000000" w:rsidDel="00000000" w:rsidP="00000000" w:rsidRDefault="00000000" w:rsidRPr="00000000" w14:paraId="000012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50">
      <w:pPr>
        <w:spacing w:line="240" w:lineRule="auto"/>
        <w:ind w:left="729" w:firstLine="0"/>
        <w:jc w:val="both"/>
        <w:rPr>
          <w:sz w:val="26"/>
          <w:szCs w:val="26"/>
        </w:rPr>
      </w:pPr>
      <w:r w:rsidDel="00000000" w:rsidR="00000000" w:rsidRPr="00000000">
        <w:rPr>
          <w:sz w:val="26"/>
          <w:szCs w:val="26"/>
          <w:rtl w:val="0"/>
        </w:rPr>
        <w:t xml:space="preserve">**Disparity =** \(\text{Gnosis} - \text{Entropy}\). </w:t>
      </w:r>
    </w:p>
    <w:p w:rsidR="00000000" w:rsidDel="00000000" w:rsidP="00000000" w:rsidRDefault="00000000" w:rsidRPr="00000000" w14:paraId="00001251">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252">
      <w:pPr>
        <w:spacing w:line="240" w:lineRule="auto"/>
        <w:ind w:left="729" w:firstLine="0"/>
        <w:jc w:val="both"/>
        <w:rPr>
          <w:sz w:val="26"/>
          <w:szCs w:val="26"/>
        </w:rPr>
      </w:pPr>
      <w:r w:rsidDel="00000000" w:rsidR="00000000" w:rsidRPr="00000000">
        <w:rPr>
          <w:sz w:val="26"/>
          <w:szCs w:val="26"/>
          <w:rtl w:val="0"/>
        </w:rPr>
        <w:t xml:space="preserve">**Degree Calculation** </w:t>
      </w:r>
    </w:p>
    <w:p w:rsidR="00000000" w:rsidDel="00000000" w:rsidP="00000000" w:rsidRDefault="00000000" w:rsidRPr="00000000" w14:paraId="00001253">
      <w:pPr>
        <w:spacing w:line="240" w:lineRule="auto"/>
        <w:ind w:left="729" w:firstLine="0"/>
        <w:jc w:val="both"/>
        <w:rPr>
          <w:sz w:val="26"/>
          <w:szCs w:val="26"/>
        </w:rPr>
      </w:pPr>
      <w:r w:rsidDel="00000000" w:rsidR="00000000" w:rsidRPr="00000000">
        <w:rPr>
          <w:sz w:val="26"/>
          <w:szCs w:val="26"/>
          <w:rtl w:val="0"/>
        </w:rPr>
        <w:t xml:space="preserve">Each archetype occupies **30°** on the wheel. Disparity shifts alignment within the degrees: </w:t>
      </w:r>
    </w:p>
    <w:p w:rsidR="00000000" w:rsidDel="00000000" w:rsidP="00000000" w:rsidRDefault="00000000" w:rsidRPr="00000000" w14:paraId="00001254">
      <w:pPr>
        <w:spacing w:line="240" w:lineRule="auto"/>
        <w:ind w:left="729" w:firstLine="0"/>
        <w:jc w:val="both"/>
        <w:rPr>
          <w:sz w:val="26"/>
          <w:szCs w:val="26"/>
        </w:rPr>
      </w:pPr>
      <w:r w:rsidDel="00000000" w:rsidR="00000000" w:rsidRPr="00000000">
        <w:rPr>
          <w:sz w:val="26"/>
          <w:szCs w:val="26"/>
          <w:rtl w:val="0"/>
        </w:rPr>
        <w:t xml:space="preserve">Positive Disparity: Moves alignment counterclockwise toward </w:t>
      </w:r>
    </w:p>
    <w:p w:rsidR="00000000" w:rsidDel="00000000" w:rsidP="00000000" w:rsidRDefault="00000000" w:rsidRPr="00000000" w14:paraId="00001255">
      <w:pPr>
        <w:spacing w:line="240" w:lineRule="auto"/>
        <w:ind w:left="729" w:firstLine="0"/>
        <w:jc w:val="both"/>
        <w:rPr>
          <w:sz w:val="26"/>
          <w:szCs w:val="26"/>
        </w:rPr>
      </w:pPr>
      <w:r w:rsidDel="00000000" w:rsidR="00000000" w:rsidRPr="00000000">
        <w:rPr>
          <w:sz w:val="26"/>
          <w:szCs w:val="26"/>
          <w:rtl w:val="0"/>
        </w:rPr>
        <w:t xml:space="preserve">**Gnosis-aligned archetypes** </w:t>
      </w:r>
    </w:p>
    <w:p w:rsidR="00000000" w:rsidDel="00000000" w:rsidP="00000000" w:rsidRDefault="00000000" w:rsidRPr="00000000" w14:paraId="000012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57">
      <w:pPr>
        <w:spacing w:line="240" w:lineRule="auto"/>
        <w:ind w:left="729" w:firstLine="0"/>
        <w:jc w:val="both"/>
        <w:rPr>
          <w:sz w:val="26"/>
          <w:szCs w:val="26"/>
        </w:rPr>
      </w:pPr>
      <w:r w:rsidDel="00000000" w:rsidR="00000000" w:rsidRPr="00000000">
        <w:rPr>
          <w:sz w:val="26"/>
          <w:szCs w:val="26"/>
          <w:rtl w:val="0"/>
        </w:rPr>
        <w:t xml:space="preserve">Negative Disparity: Moves alignment clockwise toward </w:t>
      </w:r>
    </w:p>
    <w:p w:rsidR="00000000" w:rsidDel="00000000" w:rsidP="00000000" w:rsidRDefault="00000000" w:rsidRPr="00000000" w14:paraId="00001258">
      <w:pPr>
        <w:spacing w:line="240" w:lineRule="auto"/>
        <w:ind w:left="729" w:firstLine="0"/>
        <w:jc w:val="both"/>
        <w:rPr>
          <w:sz w:val="26"/>
          <w:szCs w:val="26"/>
        </w:rPr>
      </w:pPr>
      <w:r w:rsidDel="00000000" w:rsidR="00000000" w:rsidRPr="00000000">
        <w:rPr>
          <w:sz w:val="26"/>
          <w:szCs w:val="26"/>
          <w:rtl w:val="0"/>
        </w:rPr>
        <w:t xml:space="preserve">**Entropy-aligned archetypes** </w:t>
      </w:r>
    </w:p>
    <w:p w:rsidR="00000000" w:rsidDel="00000000" w:rsidP="00000000" w:rsidRDefault="00000000" w:rsidRPr="00000000" w14:paraId="0000125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5B">
      <w:pPr>
        <w:spacing w:line="240" w:lineRule="auto"/>
        <w:ind w:left="729" w:firstLine="0"/>
        <w:jc w:val="both"/>
        <w:rPr>
          <w:sz w:val="26"/>
          <w:szCs w:val="26"/>
        </w:rPr>
      </w:pPr>
      <w:r w:rsidDel="00000000" w:rsidR="00000000" w:rsidRPr="00000000">
        <w:rPr>
          <w:sz w:val="26"/>
          <w:szCs w:val="26"/>
          <w:rtl w:val="0"/>
        </w:rPr>
        <w:t xml:space="preserve">**Shift Rate:** \(1 \text{ point of Disparity} = 2° shift.\) </w:t>
      </w:r>
    </w:p>
    <w:p w:rsidR="00000000" w:rsidDel="00000000" w:rsidP="00000000" w:rsidRDefault="00000000" w:rsidRPr="00000000" w14:paraId="0000125C">
      <w:pPr>
        <w:spacing w:line="240" w:lineRule="auto"/>
        <w:ind w:left="729" w:firstLine="0"/>
        <w:jc w:val="both"/>
        <w:rPr>
          <w:sz w:val="26"/>
          <w:szCs w:val="26"/>
        </w:rPr>
      </w:pPr>
      <w:r w:rsidDel="00000000" w:rsidR="00000000" w:rsidRPr="00000000">
        <w:rPr>
          <w:sz w:val="26"/>
          <w:szCs w:val="26"/>
          <w:rtl w:val="0"/>
        </w:rPr>
        <w:t xml:space="preserve">**Example Calculation:** </w:t>
      </w:r>
    </w:p>
    <w:p w:rsidR="00000000" w:rsidDel="00000000" w:rsidP="00000000" w:rsidRDefault="00000000" w:rsidRPr="00000000" w14:paraId="0000125D">
      <w:pPr>
        <w:spacing w:line="240" w:lineRule="auto"/>
        <w:ind w:left="729" w:firstLine="0"/>
        <w:jc w:val="both"/>
        <w:rPr>
          <w:sz w:val="26"/>
          <w:szCs w:val="26"/>
        </w:rPr>
      </w:pPr>
      <w:r w:rsidDel="00000000" w:rsidR="00000000" w:rsidRPr="00000000">
        <w:rPr>
          <w:sz w:val="26"/>
          <w:szCs w:val="26"/>
          <w:rtl w:val="0"/>
        </w:rPr>
        <w:t xml:space="preserve">Starting Archetype: **Infernal Spark (Fire, Imperius, 150°)** </w:t>
      </w:r>
    </w:p>
    <w:p w:rsidR="00000000" w:rsidDel="00000000" w:rsidP="00000000" w:rsidRDefault="00000000" w:rsidRPr="00000000" w14:paraId="0000125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5F">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260">
      <w:pPr>
        <w:spacing w:line="240" w:lineRule="auto"/>
        <w:ind w:left="729" w:firstLine="0"/>
        <w:jc w:val="both"/>
        <w:rPr>
          <w:sz w:val="26"/>
          <w:szCs w:val="26"/>
        </w:rPr>
      </w:pPr>
      <w:r w:rsidDel="00000000" w:rsidR="00000000" w:rsidRPr="00000000">
        <w:rPr>
          <w:sz w:val="26"/>
          <w:szCs w:val="26"/>
          <w:rtl w:val="0"/>
        </w:rPr>
        <w:t xml:space="preserve">**Entropy = 60, Gnosis = 80. </w:t>
      </w:r>
    </w:p>
    <w:p w:rsidR="00000000" w:rsidDel="00000000" w:rsidP="00000000" w:rsidRDefault="00000000" w:rsidRPr="00000000" w14:paraId="0000126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6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63">
      <w:pPr>
        <w:spacing w:line="240" w:lineRule="auto"/>
        <w:ind w:left="729" w:firstLine="0"/>
        <w:jc w:val="both"/>
        <w:rPr>
          <w:sz w:val="26"/>
          <w:szCs w:val="26"/>
        </w:rPr>
      </w:pPr>
      <w:r w:rsidDel="00000000" w:rsidR="00000000" w:rsidRPr="00000000">
        <w:rPr>
          <w:sz w:val="26"/>
          <w:szCs w:val="26"/>
          <w:rtl w:val="0"/>
        </w:rPr>
        <w:t xml:space="preserve">**Disparity = 80 - 60 = +20. </w:t>
      </w:r>
    </w:p>
    <w:p w:rsidR="00000000" w:rsidDel="00000000" w:rsidP="00000000" w:rsidRDefault="00000000" w:rsidRPr="00000000" w14:paraId="000012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65">
      <w:pPr>
        <w:spacing w:line="240" w:lineRule="auto"/>
        <w:ind w:left="729" w:firstLine="0"/>
        <w:jc w:val="both"/>
        <w:rPr>
          <w:sz w:val="26"/>
          <w:szCs w:val="26"/>
        </w:rPr>
      </w:pPr>
      <w:r w:rsidDel="00000000" w:rsidR="00000000" w:rsidRPr="00000000">
        <w:rPr>
          <w:sz w:val="26"/>
          <w:szCs w:val="26"/>
          <w:rtl w:val="0"/>
        </w:rPr>
        <w:t xml:space="preserve">Degree Shift: \(20 × 2 = 40°\).31 </w:t>
      </w:r>
    </w:p>
    <w:p w:rsidR="00000000" w:rsidDel="00000000" w:rsidP="00000000" w:rsidRDefault="00000000" w:rsidRPr="00000000" w14:paraId="00001266">
      <w:pPr>
        <w:spacing w:line="240" w:lineRule="auto"/>
        <w:ind w:left="729" w:firstLine="0"/>
        <w:jc w:val="both"/>
        <w:rPr>
          <w:sz w:val="26"/>
          <w:szCs w:val="26"/>
        </w:rPr>
      </w:pPr>
      <w:r w:rsidDel="00000000" w:rsidR="00000000" w:rsidRPr="00000000">
        <w:rPr>
          <w:sz w:val="26"/>
          <w:szCs w:val="26"/>
          <w:rtl w:val="0"/>
        </w:rPr>
        <w:t xml:space="preserve">Final Position: \(150° </w:t>
      </w:r>
    </w:p>
    <w:p w:rsidR="00000000" w:rsidDel="00000000" w:rsidP="00000000" w:rsidRDefault="00000000" w:rsidRPr="00000000" w14:paraId="00001267">
      <w:pPr>
        <w:spacing w:line="240" w:lineRule="auto"/>
        <w:ind w:left="729" w:firstLine="0"/>
        <w:jc w:val="both"/>
        <w:rPr>
          <w:sz w:val="26"/>
          <w:szCs w:val="26"/>
        </w:rPr>
      </w:pPr>
      <w:r w:rsidDel="00000000" w:rsidR="00000000" w:rsidRPr="00000000">
        <w:rPr>
          <w:sz w:val="26"/>
          <w:szCs w:val="26"/>
          <w:rtl w:val="0"/>
        </w:rPr>
        <w:t xml:space="preserve">Harmonia)** </w:t>
      </w:r>
    </w:p>
    <w:p w:rsidR="00000000" w:rsidDel="00000000" w:rsidP="00000000" w:rsidRDefault="00000000" w:rsidRPr="00000000" w14:paraId="0000126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69">
      <w:pPr>
        <w:spacing w:line="240" w:lineRule="auto"/>
        <w:ind w:left="729" w:firstLine="0"/>
        <w:jc w:val="both"/>
        <w:rPr>
          <w:sz w:val="26"/>
          <w:szCs w:val="26"/>
        </w:rPr>
      </w:pPr>
      <w:r w:rsidDel="00000000" w:rsidR="00000000" w:rsidRPr="00000000">
        <w:rPr>
          <w:sz w:val="26"/>
          <w:szCs w:val="26"/>
          <w:rtl w:val="0"/>
        </w:rPr>
        <w:t xml:space="preserve">40° = 110°\), placing the character in **Flowkeeper (Water, </w:t>
      </w:r>
    </w:p>
    <w:p w:rsidR="00000000" w:rsidDel="00000000" w:rsidP="00000000" w:rsidRDefault="00000000" w:rsidRPr="00000000" w14:paraId="0000126A">
      <w:pPr>
        <w:spacing w:line="240" w:lineRule="auto"/>
        <w:ind w:left="729" w:firstLine="0"/>
        <w:jc w:val="both"/>
        <w:rPr>
          <w:sz w:val="26"/>
          <w:szCs w:val="26"/>
        </w:rPr>
      </w:pPr>
      <w:r w:rsidDel="00000000" w:rsidR="00000000" w:rsidRPr="00000000">
        <w:rPr>
          <w:sz w:val="26"/>
          <w:szCs w:val="26"/>
          <w:rtl w:val="0"/>
        </w:rPr>
        <w:t xml:space="preserve">#### **2. Alignment Shifts in Gameplay** </w:t>
      </w:r>
    </w:p>
    <w:p w:rsidR="00000000" w:rsidDel="00000000" w:rsidP="00000000" w:rsidRDefault="00000000" w:rsidRPr="00000000" w14:paraId="0000126B">
      <w:pPr>
        <w:spacing w:line="240" w:lineRule="auto"/>
        <w:ind w:left="729" w:firstLine="0"/>
        <w:jc w:val="both"/>
        <w:rPr>
          <w:sz w:val="26"/>
          <w:szCs w:val="26"/>
        </w:rPr>
      </w:pPr>
      <w:r w:rsidDel="00000000" w:rsidR="00000000" w:rsidRPr="00000000">
        <w:rPr>
          <w:sz w:val="26"/>
          <w:szCs w:val="26"/>
          <w:rtl w:val="0"/>
        </w:rPr>
        <w:t xml:space="preserve">Alignment shifts dynamically based on player actions, narrative decisions, and Entropy/Gnosis changes. </w:t>
      </w:r>
    </w:p>
    <w:p w:rsidR="00000000" w:rsidDel="00000000" w:rsidP="00000000" w:rsidRDefault="00000000" w:rsidRPr="00000000" w14:paraId="0000126C">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26D">
      <w:pPr>
        <w:spacing w:line="240" w:lineRule="auto"/>
        <w:ind w:left="729" w:firstLine="0"/>
        <w:jc w:val="both"/>
        <w:rPr>
          <w:sz w:val="26"/>
          <w:szCs w:val="26"/>
        </w:rPr>
      </w:pPr>
      <w:r w:rsidDel="00000000" w:rsidR="00000000" w:rsidRPr="00000000">
        <w:rPr>
          <w:sz w:val="26"/>
          <w:szCs w:val="26"/>
          <w:rtl w:val="0"/>
        </w:rPr>
        <w:t xml:space="preserve">**Minor Shifts:** Small acts (e.g., saving an NPC or destroying property) move alignment by **2° </w:t>
      </w:r>
    </w:p>
    <w:p w:rsidR="00000000" w:rsidDel="00000000" w:rsidP="00000000" w:rsidRDefault="00000000" w:rsidRPr="00000000" w14:paraId="0000126E">
      <w:pPr>
        <w:spacing w:line="240" w:lineRule="auto"/>
        <w:ind w:left="729" w:firstLine="0"/>
        <w:jc w:val="both"/>
        <w:rPr>
          <w:sz w:val="26"/>
          <w:szCs w:val="26"/>
        </w:rPr>
      </w:pPr>
      <w:r w:rsidDel="00000000" w:rsidR="00000000" w:rsidRPr="00000000">
        <w:rPr>
          <w:sz w:val="26"/>
          <w:szCs w:val="26"/>
          <w:rtl w:val="0"/>
        </w:rPr>
        <w:t xml:space="preserve">–5°** </w:t>
      </w:r>
    </w:p>
    <w:p w:rsidR="00000000" w:rsidDel="00000000" w:rsidP="00000000" w:rsidRDefault="00000000" w:rsidRPr="00000000" w14:paraId="000012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70">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271">
      <w:pPr>
        <w:spacing w:line="240" w:lineRule="auto"/>
        <w:ind w:left="729" w:firstLine="0"/>
        <w:jc w:val="both"/>
        <w:rPr>
          <w:sz w:val="26"/>
          <w:szCs w:val="26"/>
        </w:rPr>
      </w:pPr>
      <w:r w:rsidDel="00000000" w:rsidR="00000000" w:rsidRPr="00000000">
        <w:rPr>
          <w:sz w:val="26"/>
          <w:szCs w:val="26"/>
          <w:rtl w:val="0"/>
        </w:rPr>
        <w:t xml:space="preserve">**Major Shifts:** Significant actions (e.g., sabotaging a faction, leading a psionic ritual) move alignment by **10° </w:t>
      </w:r>
    </w:p>
    <w:p w:rsidR="00000000" w:rsidDel="00000000" w:rsidP="00000000" w:rsidRDefault="00000000" w:rsidRPr="00000000" w14:paraId="00001272">
      <w:pPr>
        <w:spacing w:line="240" w:lineRule="auto"/>
        <w:ind w:left="729" w:firstLine="0"/>
        <w:jc w:val="both"/>
        <w:rPr>
          <w:sz w:val="26"/>
          <w:szCs w:val="26"/>
        </w:rPr>
      </w:pPr>
      <w:r w:rsidDel="00000000" w:rsidR="00000000" w:rsidRPr="00000000">
        <w:rPr>
          <w:sz w:val="26"/>
          <w:szCs w:val="26"/>
          <w:rtl w:val="0"/>
        </w:rPr>
        <w:t xml:space="preserve">–15°** </w:t>
      </w:r>
    </w:p>
    <w:p w:rsidR="00000000" w:rsidDel="00000000" w:rsidP="00000000" w:rsidRDefault="00000000" w:rsidRPr="00000000" w14:paraId="0000127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74">
      <w:pPr>
        <w:spacing w:line="240" w:lineRule="auto"/>
        <w:ind w:left="729" w:firstLine="0"/>
        <w:jc w:val="both"/>
        <w:rPr>
          <w:sz w:val="26"/>
          <w:szCs w:val="26"/>
        </w:rPr>
      </w:pPr>
      <w:r w:rsidDel="00000000" w:rsidR="00000000" w:rsidRPr="00000000">
        <w:rPr>
          <w:sz w:val="26"/>
          <w:szCs w:val="26"/>
          <w:rtl w:val="0"/>
        </w:rPr>
        <w:t xml:space="preserve">3. </w:t>
      </w:r>
    </w:p>
    <w:p w:rsidR="00000000" w:rsidDel="00000000" w:rsidP="00000000" w:rsidRDefault="00000000" w:rsidRPr="00000000" w14:paraId="00001275">
      <w:pPr>
        <w:spacing w:line="240" w:lineRule="auto"/>
        <w:ind w:left="729" w:firstLine="0"/>
        <w:jc w:val="both"/>
        <w:rPr>
          <w:sz w:val="26"/>
          <w:szCs w:val="26"/>
        </w:rPr>
      </w:pPr>
      <w:r w:rsidDel="00000000" w:rsidR="00000000" w:rsidRPr="00000000">
        <w:rPr>
          <w:sz w:val="26"/>
          <w:szCs w:val="26"/>
          <w:rtl w:val="0"/>
        </w:rPr>
        <w:t xml:space="preserve">**Critical Shifts:** World-changing decisions or dramatic narrative events shift alignment by **20° </w:t>
      </w:r>
    </w:p>
    <w:p w:rsidR="00000000" w:rsidDel="00000000" w:rsidP="00000000" w:rsidRDefault="00000000" w:rsidRPr="00000000" w14:paraId="00001276">
      <w:pPr>
        <w:spacing w:line="240" w:lineRule="auto"/>
        <w:ind w:left="729" w:firstLine="0"/>
        <w:jc w:val="both"/>
        <w:rPr>
          <w:sz w:val="26"/>
          <w:szCs w:val="26"/>
        </w:rPr>
      </w:pPr>
      <w:r w:rsidDel="00000000" w:rsidR="00000000" w:rsidRPr="00000000">
        <w:rPr>
          <w:sz w:val="26"/>
          <w:szCs w:val="26"/>
          <w:rtl w:val="0"/>
        </w:rPr>
        <w:t xml:space="preserve">–30°** </w:t>
      </w:r>
    </w:p>
    <w:p w:rsidR="00000000" w:rsidDel="00000000" w:rsidP="00000000" w:rsidRDefault="00000000" w:rsidRPr="00000000" w14:paraId="0000127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78">
      <w:pPr>
        <w:spacing w:line="240" w:lineRule="auto"/>
        <w:ind w:left="729" w:firstLine="0"/>
        <w:jc w:val="both"/>
        <w:rPr>
          <w:sz w:val="26"/>
          <w:szCs w:val="26"/>
        </w:rPr>
      </w:pPr>
      <w:r w:rsidDel="00000000" w:rsidR="00000000" w:rsidRPr="00000000">
        <w:rPr>
          <w:sz w:val="26"/>
          <w:szCs w:val="26"/>
          <w:rtl w:val="0"/>
        </w:rPr>
        <w:t xml:space="preserve">#### **3. Proximity Bonuses** </w:t>
      </w:r>
    </w:p>
    <w:p w:rsidR="00000000" w:rsidDel="00000000" w:rsidP="00000000" w:rsidRDefault="00000000" w:rsidRPr="00000000" w14:paraId="00001279">
      <w:pPr>
        <w:spacing w:line="240" w:lineRule="auto"/>
        <w:ind w:left="729" w:firstLine="0"/>
        <w:jc w:val="both"/>
        <w:rPr>
          <w:sz w:val="26"/>
          <w:szCs w:val="26"/>
        </w:rPr>
      </w:pPr>
      <w:r w:rsidDel="00000000" w:rsidR="00000000" w:rsidRPr="00000000">
        <w:rPr>
          <w:sz w:val="26"/>
          <w:szCs w:val="26"/>
          <w:rtl w:val="0"/>
        </w:rPr>
        <w:t xml:space="preserve">A character’s gameplay bonuses depend on their proximity to their archetype’s exact degree position: </w:t>
      </w:r>
    </w:p>
    <w:p w:rsidR="00000000" w:rsidDel="00000000" w:rsidP="00000000" w:rsidRDefault="00000000" w:rsidRPr="00000000" w14:paraId="0000127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7B">
      <w:pPr>
        <w:spacing w:line="240" w:lineRule="auto"/>
        <w:ind w:left="729" w:firstLine="0"/>
        <w:jc w:val="both"/>
        <w:rPr>
          <w:sz w:val="26"/>
          <w:szCs w:val="26"/>
        </w:rPr>
      </w:pPr>
      <w:r w:rsidDel="00000000" w:rsidR="00000000" w:rsidRPr="00000000">
        <w:rPr>
          <w:sz w:val="26"/>
          <w:szCs w:val="26"/>
          <w:rtl w:val="0"/>
        </w:rPr>
        <w:t xml:space="preserve">**Exact Match:** +5% to all rolls tied to the archetype’s associated attribute. </w:t>
      </w:r>
    </w:p>
    <w:p w:rsidR="00000000" w:rsidDel="00000000" w:rsidP="00000000" w:rsidRDefault="00000000" w:rsidRPr="00000000" w14:paraId="0000127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7D">
      <w:pPr>
        <w:spacing w:line="240" w:lineRule="auto"/>
        <w:ind w:left="729" w:firstLine="0"/>
        <w:jc w:val="both"/>
        <w:rPr>
          <w:sz w:val="26"/>
          <w:szCs w:val="26"/>
        </w:rPr>
      </w:pPr>
      <w:r w:rsidDel="00000000" w:rsidR="00000000" w:rsidRPr="00000000">
        <w:rPr>
          <w:sz w:val="26"/>
          <w:szCs w:val="26"/>
          <w:rtl w:val="0"/>
        </w:rPr>
        <w:t xml:space="preserve">**Within 10°:** +3%. </w:t>
      </w:r>
    </w:p>
    <w:p w:rsidR="00000000" w:rsidDel="00000000" w:rsidP="00000000" w:rsidRDefault="00000000" w:rsidRPr="00000000" w14:paraId="0000127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7F">
      <w:pPr>
        <w:spacing w:line="240" w:lineRule="auto"/>
        <w:ind w:left="729" w:firstLine="0"/>
        <w:jc w:val="both"/>
        <w:rPr>
          <w:sz w:val="26"/>
          <w:szCs w:val="26"/>
        </w:rPr>
      </w:pPr>
      <w:r w:rsidDel="00000000" w:rsidR="00000000" w:rsidRPr="00000000">
        <w:rPr>
          <w:sz w:val="26"/>
          <w:szCs w:val="26"/>
          <w:rtl w:val="0"/>
        </w:rPr>
        <w:t xml:space="preserve">**Within 20°:** +1%. </w:t>
      </w:r>
    </w:p>
    <w:p w:rsidR="00000000" w:rsidDel="00000000" w:rsidP="00000000" w:rsidRDefault="00000000" w:rsidRPr="00000000" w14:paraId="00001280">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281">
      <w:pPr>
        <w:spacing w:line="240" w:lineRule="auto"/>
        <w:ind w:left="729" w:firstLine="0"/>
        <w:jc w:val="both"/>
        <w:rPr>
          <w:sz w:val="26"/>
          <w:szCs w:val="26"/>
        </w:rPr>
      </w:pPr>
      <w:r w:rsidDel="00000000" w:rsidR="00000000" w:rsidRPr="00000000">
        <w:rPr>
          <w:sz w:val="26"/>
          <w:szCs w:val="26"/>
          <w:rtl w:val="0"/>
        </w:rPr>
        <w:t xml:space="preserve">A **Strifeblade (30° </w:t>
      </w:r>
    </w:p>
    <w:p w:rsidR="00000000" w:rsidDel="00000000" w:rsidP="00000000" w:rsidRDefault="00000000" w:rsidRPr="00000000" w14:paraId="00001282">
      <w:pPr>
        <w:spacing w:line="240" w:lineRule="auto"/>
        <w:ind w:left="729" w:firstLine="0"/>
        <w:jc w:val="both"/>
        <w:rPr>
          <w:sz w:val="26"/>
          <w:szCs w:val="26"/>
        </w:rPr>
      </w:pPr>
      <w:r w:rsidDel="00000000" w:rsidR="00000000" w:rsidRPr="00000000">
        <w:rPr>
          <w:sz w:val="26"/>
          <w:szCs w:val="26"/>
          <w:rtl w:val="0"/>
        </w:rPr>
        <w:t xml:space="preserve">–59°)** character at **45°** gains **+5%** to Imperius-based rolls. </w:t>
      </w:r>
    </w:p>
    <w:p w:rsidR="00000000" w:rsidDel="00000000" w:rsidP="00000000" w:rsidRDefault="00000000" w:rsidRPr="00000000" w14:paraId="00001283">
      <w:pPr>
        <w:spacing w:line="240" w:lineRule="auto"/>
        <w:ind w:left="729" w:firstLine="0"/>
        <w:jc w:val="both"/>
        <w:rPr>
          <w:sz w:val="26"/>
          <w:szCs w:val="26"/>
        </w:rPr>
      </w:pPr>
      <w:r w:rsidDel="00000000" w:rsidR="00000000" w:rsidRPr="00000000">
        <w:rPr>
          <w:sz w:val="26"/>
          <w:szCs w:val="26"/>
          <w:rtl w:val="0"/>
        </w:rPr>
        <w:t xml:space="preserve">#### **4. Opposed Archetypes** </w:t>
      </w:r>
    </w:p>
    <w:p w:rsidR="00000000" w:rsidDel="00000000" w:rsidP="00000000" w:rsidRDefault="00000000" w:rsidRPr="00000000" w14:paraId="00001284">
      <w:pPr>
        <w:spacing w:line="240" w:lineRule="auto"/>
        <w:ind w:left="729" w:firstLine="0"/>
        <w:jc w:val="both"/>
        <w:rPr>
          <w:sz w:val="26"/>
          <w:szCs w:val="26"/>
        </w:rPr>
      </w:pPr>
      <w:r w:rsidDel="00000000" w:rsidR="00000000" w:rsidRPr="00000000">
        <w:rPr>
          <w:sz w:val="26"/>
          <w:szCs w:val="26"/>
          <w:rtl w:val="0"/>
        </w:rPr>
        <w:t xml:space="preserve">Opposed archetypes introduce challenges in character progression. For example: </w:t>
      </w:r>
    </w:p>
    <w:p w:rsidR="00000000" w:rsidDel="00000000" w:rsidP="00000000" w:rsidRDefault="00000000" w:rsidRPr="00000000" w14:paraId="00001285">
      <w:pPr>
        <w:spacing w:line="240" w:lineRule="auto"/>
        <w:ind w:left="729" w:firstLine="0"/>
        <w:jc w:val="both"/>
        <w:rPr>
          <w:sz w:val="26"/>
          <w:szCs w:val="26"/>
        </w:rPr>
      </w:pPr>
      <w:r w:rsidDel="00000000" w:rsidR="00000000" w:rsidRPr="00000000">
        <w:rPr>
          <w:sz w:val="26"/>
          <w:szCs w:val="26"/>
          <w:rtl w:val="0"/>
        </w:rPr>
        <w:t xml:space="preserve">A **Tideshaper (Water)** may face penalties when performing aggressive actions aligned with **Strifeblade (Fire)** </w:t>
      </w:r>
    </w:p>
    <w:p w:rsidR="00000000" w:rsidDel="00000000" w:rsidP="00000000" w:rsidRDefault="00000000" w:rsidRPr="00000000" w14:paraId="0000128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87">
      <w:pPr>
        <w:spacing w:line="240" w:lineRule="auto"/>
        <w:ind w:left="729" w:firstLine="0"/>
        <w:jc w:val="both"/>
        <w:rPr>
          <w:sz w:val="26"/>
          <w:szCs w:val="26"/>
        </w:rPr>
      </w:pPr>
      <w:r w:rsidDel="00000000" w:rsidR="00000000" w:rsidRPr="00000000">
        <w:rPr>
          <w:sz w:val="26"/>
          <w:szCs w:val="26"/>
          <w:rtl w:val="0"/>
        </w:rPr>
        <w:t xml:space="preserve">Opposed archetypes are always **180° apart** on the wheel. </w:t>
      </w:r>
    </w:p>
    <w:p w:rsidR="00000000" w:rsidDel="00000000" w:rsidP="00000000" w:rsidRDefault="00000000" w:rsidRPr="00000000" w14:paraId="00001288">
      <w:pPr>
        <w:spacing w:line="240" w:lineRule="auto"/>
        <w:ind w:left="729" w:firstLine="0"/>
        <w:jc w:val="both"/>
        <w:rPr>
          <w:sz w:val="26"/>
          <w:szCs w:val="26"/>
        </w:rPr>
      </w:pPr>
      <w:r w:rsidDel="00000000" w:rsidR="00000000" w:rsidRPr="00000000">
        <w:rPr>
          <w:sz w:val="26"/>
          <w:szCs w:val="26"/>
          <w:rtl w:val="0"/>
        </w:rPr>
        <w:t xml:space="preserve">### **Thematic Flavor: Archetypes in the Palladial Universe** </w:t>
      </w:r>
    </w:p>
    <w:p w:rsidR="00000000" w:rsidDel="00000000" w:rsidP="00000000" w:rsidRDefault="00000000" w:rsidRPr="00000000" w14:paraId="00001289">
      <w:pPr>
        <w:spacing w:line="240" w:lineRule="auto"/>
        <w:ind w:left="729" w:firstLine="0"/>
        <w:jc w:val="both"/>
        <w:rPr>
          <w:sz w:val="26"/>
          <w:szCs w:val="26"/>
        </w:rPr>
      </w:pPr>
      <w:r w:rsidDel="00000000" w:rsidR="00000000" w:rsidRPr="00000000">
        <w:rPr>
          <w:sz w:val="26"/>
          <w:szCs w:val="26"/>
          <w:rtl w:val="0"/>
        </w:rPr>
        <w:t xml:space="preserve">Each archetype is tied to the celestial mythology of the Palladial Universe, drawing on the elements and psionic resonance. </w:t>
      </w:r>
    </w:p>
    <w:p w:rsidR="00000000" w:rsidDel="00000000" w:rsidP="00000000" w:rsidRDefault="00000000" w:rsidRPr="00000000" w14:paraId="0000128A">
      <w:pPr>
        <w:spacing w:line="240" w:lineRule="auto"/>
        <w:ind w:left="729" w:firstLine="0"/>
        <w:jc w:val="both"/>
        <w:rPr>
          <w:sz w:val="26"/>
          <w:szCs w:val="26"/>
        </w:rPr>
      </w:pPr>
      <w:r w:rsidDel="00000000" w:rsidR="00000000" w:rsidRPr="00000000">
        <w:rPr>
          <w:sz w:val="26"/>
          <w:szCs w:val="26"/>
          <w:rtl w:val="0"/>
        </w:rPr>
        <w:t xml:space="preserve">#### **Earth Archetypes (Dominion)** </w:t>
      </w:r>
    </w:p>
    <w:p w:rsidR="00000000" w:rsidDel="00000000" w:rsidP="00000000" w:rsidRDefault="00000000" w:rsidRPr="00000000" w14:paraId="0000128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8C">
      <w:pPr>
        <w:spacing w:line="240" w:lineRule="auto"/>
        <w:ind w:left="729" w:firstLine="0"/>
        <w:jc w:val="both"/>
        <w:rPr>
          <w:sz w:val="26"/>
          <w:szCs w:val="26"/>
        </w:rPr>
      </w:pPr>
      <w:r w:rsidDel="00000000" w:rsidR="00000000" w:rsidRPr="00000000">
        <w:rPr>
          <w:sz w:val="26"/>
          <w:szCs w:val="26"/>
          <w:rtl w:val="0"/>
        </w:rPr>
        <w:t xml:space="preserve">**Forgesoul (0° </w:t>
      </w:r>
    </w:p>
    <w:p w:rsidR="00000000" w:rsidDel="00000000" w:rsidP="00000000" w:rsidRDefault="00000000" w:rsidRPr="00000000" w14:paraId="0000128D">
      <w:pPr>
        <w:spacing w:line="240" w:lineRule="auto"/>
        <w:ind w:left="729" w:firstLine="0"/>
        <w:jc w:val="both"/>
        <w:rPr>
          <w:sz w:val="26"/>
          <w:szCs w:val="26"/>
        </w:rPr>
      </w:pPr>
      <w:r w:rsidDel="00000000" w:rsidR="00000000" w:rsidRPr="00000000">
        <w:rPr>
          <w:sz w:val="26"/>
          <w:szCs w:val="26"/>
          <w:rtl w:val="0"/>
        </w:rPr>
        <w:t xml:space="preserve">–29°):** Shaped by the molten core of Palladial worlds, </w:t>
      </w:r>
    </w:p>
    <w:p w:rsidR="00000000" w:rsidDel="00000000" w:rsidP="00000000" w:rsidRDefault="00000000" w:rsidRPr="00000000" w14:paraId="0000128E">
      <w:pPr>
        <w:spacing w:line="240" w:lineRule="auto"/>
        <w:ind w:left="729" w:firstLine="0"/>
        <w:jc w:val="both"/>
        <w:rPr>
          <w:sz w:val="26"/>
          <w:szCs w:val="26"/>
        </w:rPr>
      </w:pPr>
      <w:r w:rsidDel="00000000" w:rsidR="00000000" w:rsidRPr="00000000">
        <w:rPr>
          <w:sz w:val="26"/>
          <w:szCs w:val="26"/>
          <w:rtl w:val="0"/>
        </w:rPr>
        <w:t xml:space="preserve">Forgesouls </w:t>
      </w:r>
    </w:p>
    <w:p w:rsidR="00000000" w:rsidDel="00000000" w:rsidP="00000000" w:rsidRDefault="00000000" w:rsidRPr="00000000" w14:paraId="0000128F">
      <w:pPr>
        <w:spacing w:line="240" w:lineRule="auto"/>
        <w:ind w:left="729" w:firstLine="0"/>
        <w:jc w:val="both"/>
        <w:rPr>
          <w:sz w:val="26"/>
          <w:szCs w:val="26"/>
        </w:rPr>
      </w:pPr>
      <w:r w:rsidDel="00000000" w:rsidR="00000000" w:rsidRPr="00000000">
        <w:rPr>
          <w:sz w:val="26"/>
          <w:szCs w:val="26"/>
          <w:rtl w:val="0"/>
        </w:rPr>
        <w:t xml:space="preserve">represent creation and stability, embodying builders, defenders, and protectors.32 </w:t>
      </w:r>
    </w:p>
    <w:p w:rsidR="00000000" w:rsidDel="00000000" w:rsidP="00000000" w:rsidRDefault="00000000" w:rsidRPr="00000000" w14:paraId="0000129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91">
      <w:pPr>
        <w:spacing w:line="240" w:lineRule="auto"/>
        <w:ind w:left="729" w:firstLine="0"/>
        <w:jc w:val="both"/>
        <w:rPr>
          <w:sz w:val="26"/>
          <w:szCs w:val="26"/>
        </w:rPr>
      </w:pPr>
      <w:r w:rsidDel="00000000" w:rsidR="00000000" w:rsidRPr="00000000">
        <w:rPr>
          <w:sz w:val="26"/>
          <w:szCs w:val="26"/>
          <w:rtl w:val="0"/>
        </w:rPr>
        <w:t xml:space="preserve">**Ironmantle (120° </w:t>
      </w:r>
    </w:p>
    <w:p w:rsidR="00000000" w:rsidDel="00000000" w:rsidP="00000000" w:rsidRDefault="00000000" w:rsidRPr="00000000" w14:paraId="00001292">
      <w:pPr>
        <w:spacing w:line="240" w:lineRule="auto"/>
        <w:ind w:left="729" w:firstLine="0"/>
        <w:jc w:val="both"/>
        <w:rPr>
          <w:sz w:val="26"/>
          <w:szCs w:val="26"/>
        </w:rPr>
      </w:pPr>
      <w:r w:rsidDel="00000000" w:rsidR="00000000" w:rsidRPr="00000000">
        <w:rPr>
          <w:sz w:val="26"/>
          <w:szCs w:val="26"/>
          <w:rtl w:val="0"/>
        </w:rPr>
        <w:t xml:space="preserve">–149°):** Born of the unyielding mountains, Ironmantles </w:t>
      </w:r>
    </w:p>
    <w:p w:rsidR="00000000" w:rsidDel="00000000" w:rsidP="00000000" w:rsidRDefault="00000000" w:rsidRPr="00000000" w14:paraId="00001293">
      <w:pPr>
        <w:spacing w:line="240" w:lineRule="auto"/>
        <w:ind w:left="729" w:firstLine="0"/>
        <w:jc w:val="both"/>
        <w:rPr>
          <w:sz w:val="26"/>
          <w:szCs w:val="26"/>
        </w:rPr>
      </w:pPr>
      <w:r w:rsidDel="00000000" w:rsidR="00000000" w:rsidRPr="00000000">
        <w:rPr>
          <w:sz w:val="26"/>
          <w:szCs w:val="26"/>
          <w:rtl w:val="0"/>
        </w:rPr>
        <w:t xml:space="preserve">symbolize resilience and legacy, standing firm against the chaos of the galaxy. </w:t>
      </w:r>
    </w:p>
    <w:p w:rsidR="00000000" w:rsidDel="00000000" w:rsidP="00000000" w:rsidRDefault="00000000" w:rsidRPr="00000000" w14:paraId="000012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95">
      <w:pPr>
        <w:spacing w:line="240" w:lineRule="auto"/>
        <w:ind w:left="729" w:firstLine="0"/>
        <w:jc w:val="both"/>
        <w:rPr>
          <w:sz w:val="26"/>
          <w:szCs w:val="26"/>
        </w:rPr>
      </w:pPr>
      <w:r w:rsidDel="00000000" w:rsidR="00000000" w:rsidRPr="00000000">
        <w:rPr>
          <w:sz w:val="26"/>
          <w:szCs w:val="26"/>
          <w:rtl w:val="0"/>
        </w:rPr>
        <w:t xml:space="preserve">**Stoneward (240° </w:t>
      </w:r>
    </w:p>
    <w:p w:rsidR="00000000" w:rsidDel="00000000" w:rsidP="00000000" w:rsidRDefault="00000000" w:rsidRPr="00000000" w14:paraId="00001296">
      <w:pPr>
        <w:spacing w:line="240" w:lineRule="auto"/>
        <w:ind w:left="729" w:firstLine="0"/>
        <w:jc w:val="both"/>
        <w:rPr>
          <w:sz w:val="26"/>
          <w:szCs w:val="26"/>
        </w:rPr>
      </w:pPr>
      <w:r w:rsidDel="00000000" w:rsidR="00000000" w:rsidRPr="00000000">
        <w:rPr>
          <w:sz w:val="26"/>
          <w:szCs w:val="26"/>
          <w:rtl w:val="0"/>
        </w:rPr>
        <w:t xml:space="preserve">–269°):** Rooted in the ancient past, Stonewards are patient </w:t>
      </w:r>
    </w:p>
    <w:p w:rsidR="00000000" w:rsidDel="00000000" w:rsidP="00000000" w:rsidRDefault="00000000" w:rsidRPr="00000000" w14:paraId="00001297">
      <w:pPr>
        <w:spacing w:line="240" w:lineRule="auto"/>
        <w:ind w:left="729" w:firstLine="0"/>
        <w:jc w:val="both"/>
        <w:rPr>
          <w:sz w:val="26"/>
          <w:szCs w:val="26"/>
        </w:rPr>
      </w:pPr>
      <w:r w:rsidDel="00000000" w:rsidR="00000000" w:rsidRPr="00000000">
        <w:rPr>
          <w:sz w:val="26"/>
          <w:szCs w:val="26"/>
          <w:rtl w:val="0"/>
        </w:rPr>
        <w:t xml:space="preserve">guardians of tradition, preserving knowledge and grounding others. </w:t>
      </w:r>
    </w:p>
    <w:p w:rsidR="00000000" w:rsidDel="00000000" w:rsidP="00000000" w:rsidRDefault="00000000" w:rsidRPr="00000000" w14:paraId="00001298">
      <w:pPr>
        <w:spacing w:line="240" w:lineRule="auto"/>
        <w:ind w:left="729" w:firstLine="0"/>
        <w:jc w:val="both"/>
        <w:rPr>
          <w:sz w:val="26"/>
          <w:szCs w:val="26"/>
        </w:rPr>
      </w:pPr>
      <w:r w:rsidDel="00000000" w:rsidR="00000000" w:rsidRPr="00000000">
        <w:rPr>
          <w:sz w:val="26"/>
          <w:szCs w:val="26"/>
          <w:rtl w:val="0"/>
        </w:rPr>
        <w:t xml:space="preserve">#### **Fire Archetypes (Imperius)** </w:t>
      </w:r>
    </w:p>
    <w:p w:rsidR="00000000" w:rsidDel="00000000" w:rsidP="00000000" w:rsidRDefault="00000000" w:rsidRPr="00000000" w14:paraId="0000129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9A">
      <w:pPr>
        <w:spacing w:line="240" w:lineRule="auto"/>
        <w:ind w:left="729" w:firstLine="0"/>
        <w:jc w:val="both"/>
        <w:rPr>
          <w:sz w:val="26"/>
          <w:szCs w:val="26"/>
        </w:rPr>
      </w:pPr>
      <w:r w:rsidDel="00000000" w:rsidR="00000000" w:rsidRPr="00000000">
        <w:rPr>
          <w:sz w:val="26"/>
          <w:szCs w:val="26"/>
          <w:rtl w:val="0"/>
        </w:rPr>
        <w:t xml:space="preserve">**Strifeblade (30° </w:t>
      </w:r>
    </w:p>
    <w:p w:rsidR="00000000" w:rsidDel="00000000" w:rsidP="00000000" w:rsidRDefault="00000000" w:rsidRPr="00000000" w14:paraId="0000129B">
      <w:pPr>
        <w:spacing w:line="240" w:lineRule="auto"/>
        <w:ind w:left="729" w:firstLine="0"/>
        <w:jc w:val="both"/>
        <w:rPr>
          <w:sz w:val="26"/>
          <w:szCs w:val="26"/>
        </w:rPr>
      </w:pPr>
      <w:r w:rsidDel="00000000" w:rsidR="00000000" w:rsidRPr="00000000">
        <w:rPr>
          <w:sz w:val="26"/>
          <w:szCs w:val="26"/>
          <w:rtl w:val="0"/>
        </w:rPr>
        <w:t xml:space="preserve">–59°):** Strifeblades thrive in the chaos of war, wielding ambition and aggression to carve paths through adversity. </w:t>
      </w:r>
    </w:p>
    <w:p w:rsidR="00000000" w:rsidDel="00000000" w:rsidP="00000000" w:rsidRDefault="00000000" w:rsidRPr="00000000" w14:paraId="0000129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9D">
      <w:pPr>
        <w:spacing w:line="240" w:lineRule="auto"/>
        <w:ind w:left="729" w:firstLine="0"/>
        <w:jc w:val="both"/>
        <w:rPr>
          <w:sz w:val="26"/>
          <w:szCs w:val="26"/>
        </w:rPr>
      </w:pPr>
      <w:r w:rsidDel="00000000" w:rsidR="00000000" w:rsidRPr="00000000">
        <w:rPr>
          <w:sz w:val="26"/>
          <w:szCs w:val="26"/>
          <w:rtl w:val="0"/>
        </w:rPr>
        <w:t xml:space="preserve">**Infernal Spark (150° </w:t>
      </w:r>
    </w:p>
    <w:p w:rsidR="00000000" w:rsidDel="00000000" w:rsidP="00000000" w:rsidRDefault="00000000" w:rsidRPr="00000000" w14:paraId="0000129E">
      <w:pPr>
        <w:spacing w:line="240" w:lineRule="auto"/>
        <w:ind w:left="729" w:firstLine="0"/>
        <w:jc w:val="both"/>
        <w:rPr>
          <w:sz w:val="26"/>
          <w:szCs w:val="26"/>
        </w:rPr>
      </w:pPr>
      <w:r w:rsidDel="00000000" w:rsidR="00000000" w:rsidRPr="00000000">
        <w:rPr>
          <w:sz w:val="26"/>
          <w:szCs w:val="26"/>
          <w:rtl w:val="0"/>
        </w:rPr>
        <w:t xml:space="preserve">–179°):** Like a wildfire, Infernal Sparks inspire and destroy, burning brightly as leaders and visionaries. </w:t>
      </w:r>
    </w:p>
    <w:p w:rsidR="00000000" w:rsidDel="00000000" w:rsidP="00000000" w:rsidRDefault="00000000" w:rsidRPr="00000000" w14:paraId="0000129F">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2A0">
      <w:pPr>
        <w:spacing w:line="240" w:lineRule="auto"/>
        <w:ind w:left="729" w:firstLine="0"/>
        <w:jc w:val="both"/>
        <w:rPr>
          <w:sz w:val="26"/>
          <w:szCs w:val="26"/>
        </w:rPr>
      </w:pPr>
      <w:r w:rsidDel="00000000" w:rsidR="00000000" w:rsidRPr="00000000">
        <w:rPr>
          <w:sz w:val="26"/>
          <w:szCs w:val="26"/>
          <w:rtl w:val="0"/>
        </w:rPr>
        <w:t xml:space="preserve">**Flamescourge (270° </w:t>
      </w:r>
    </w:p>
    <w:p w:rsidR="00000000" w:rsidDel="00000000" w:rsidP="00000000" w:rsidRDefault="00000000" w:rsidRPr="00000000" w14:paraId="000012A1">
      <w:pPr>
        <w:spacing w:line="240" w:lineRule="auto"/>
        <w:ind w:left="729" w:firstLine="0"/>
        <w:jc w:val="both"/>
        <w:rPr>
          <w:sz w:val="26"/>
          <w:szCs w:val="26"/>
        </w:rPr>
      </w:pPr>
      <w:r w:rsidDel="00000000" w:rsidR="00000000" w:rsidRPr="00000000">
        <w:rPr>
          <w:sz w:val="26"/>
          <w:szCs w:val="26"/>
          <w:rtl w:val="0"/>
        </w:rPr>
        <w:t xml:space="preserve">–299°):** Flamescourges revel in destruction and intensity, serving as harbingers of transformation. </w:t>
      </w:r>
    </w:p>
    <w:p w:rsidR="00000000" w:rsidDel="00000000" w:rsidP="00000000" w:rsidRDefault="00000000" w:rsidRPr="00000000" w14:paraId="000012A2">
      <w:pPr>
        <w:spacing w:line="240" w:lineRule="auto"/>
        <w:ind w:left="729" w:firstLine="0"/>
        <w:jc w:val="both"/>
        <w:rPr>
          <w:sz w:val="26"/>
          <w:szCs w:val="26"/>
        </w:rPr>
      </w:pPr>
      <w:r w:rsidDel="00000000" w:rsidR="00000000" w:rsidRPr="00000000">
        <w:rPr>
          <w:sz w:val="26"/>
          <w:szCs w:val="26"/>
          <w:rtl w:val="0"/>
        </w:rPr>
        <w:t xml:space="preserve">#### **Air Archetypes (Katra)** </w:t>
      </w:r>
    </w:p>
    <w:p w:rsidR="00000000" w:rsidDel="00000000" w:rsidP="00000000" w:rsidRDefault="00000000" w:rsidRPr="00000000" w14:paraId="000012A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A4">
      <w:pPr>
        <w:spacing w:line="240" w:lineRule="auto"/>
        <w:ind w:left="729" w:firstLine="0"/>
        <w:jc w:val="both"/>
        <w:rPr>
          <w:sz w:val="26"/>
          <w:szCs w:val="26"/>
        </w:rPr>
      </w:pPr>
      <w:r w:rsidDel="00000000" w:rsidR="00000000" w:rsidRPr="00000000">
        <w:rPr>
          <w:sz w:val="26"/>
          <w:szCs w:val="26"/>
          <w:rtl w:val="0"/>
        </w:rPr>
        <w:t xml:space="preserve">**Whisperwind (60° </w:t>
      </w:r>
    </w:p>
    <w:p w:rsidR="00000000" w:rsidDel="00000000" w:rsidP="00000000" w:rsidRDefault="00000000" w:rsidRPr="00000000" w14:paraId="000012A5">
      <w:pPr>
        <w:spacing w:line="240" w:lineRule="auto"/>
        <w:ind w:left="729" w:firstLine="0"/>
        <w:jc w:val="both"/>
        <w:rPr>
          <w:sz w:val="26"/>
          <w:szCs w:val="26"/>
        </w:rPr>
      </w:pPr>
      <w:r w:rsidDel="00000000" w:rsidR="00000000" w:rsidRPr="00000000">
        <w:rPr>
          <w:sz w:val="26"/>
          <w:szCs w:val="26"/>
          <w:rtl w:val="0"/>
        </w:rPr>
        <w:t xml:space="preserve">–89°):** Whisperwinds are the seekers of knowledge and </w:t>
      </w:r>
    </w:p>
    <w:p w:rsidR="00000000" w:rsidDel="00000000" w:rsidP="00000000" w:rsidRDefault="00000000" w:rsidRPr="00000000" w14:paraId="000012A6">
      <w:pPr>
        <w:spacing w:line="240" w:lineRule="auto"/>
        <w:ind w:left="729" w:firstLine="0"/>
        <w:jc w:val="both"/>
        <w:rPr>
          <w:sz w:val="26"/>
          <w:szCs w:val="26"/>
        </w:rPr>
      </w:pPr>
      <w:r w:rsidDel="00000000" w:rsidR="00000000" w:rsidRPr="00000000">
        <w:rPr>
          <w:sz w:val="26"/>
          <w:szCs w:val="26"/>
          <w:rtl w:val="0"/>
        </w:rPr>
        <w:t xml:space="preserve">opportunity, moving swiftly and unseen through the currents of fate. </w:t>
      </w:r>
    </w:p>
    <w:p w:rsidR="00000000" w:rsidDel="00000000" w:rsidP="00000000" w:rsidRDefault="00000000" w:rsidRPr="00000000" w14:paraId="000012A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A8">
      <w:pPr>
        <w:spacing w:line="240" w:lineRule="auto"/>
        <w:ind w:left="729" w:firstLine="0"/>
        <w:jc w:val="both"/>
        <w:rPr>
          <w:sz w:val="26"/>
          <w:szCs w:val="26"/>
        </w:rPr>
      </w:pPr>
      <w:r w:rsidDel="00000000" w:rsidR="00000000" w:rsidRPr="00000000">
        <w:rPr>
          <w:sz w:val="26"/>
          <w:szCs w:val="26"/>
          <w:rtl w:val="0"/>
        </w:rPr>
        <w:t xml:space="preserve">**Starbound (180° </w:t>
      </w:r>
    </w:p>
    <w:p w:rsidR="00000000" w:rsidDel="00000000" w:rsidP="00000000" w:rsidRDefault="00000000" w:rsidRPr="00000000" w14:paraId="000012A9">
      <w:pPr>
        <w:spacing w:line="240" w:lineRule="auto"/>
        <w:ind w:left="729" w:firstLine="0"/>
        <w:jc w:val="both"/>
        <w:rPr>
          <w:sz w:val="26"/>
          <w:szCs w:val="26"/>
        </w:rPr>
      </w:pPr>
      <w:r w:rsidDel="00000000" w:rsidR="00000000" w:rsidRPr="00000000">
        <w:rPr>
          <w:sz w:val="26"/>
          <w:szCs w:val="26"/>
          <w:rtl w:val="0"/>
        </w:rPr>
        <w:t xml:space="preserve">–209°):** Dreamers and explorers, Starbound characters chart the unknown, embracing adaptability and curiosity. </w:t>
      </w:r>
    </w:p>
    <w:p w:rsidR="00000000" w:rsidDel="00000000" w:rsidP="00000000" w:rsidRDefault="00000000" w:rsidRPr="00000000" w14:paraId="000012A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AB">
      <w:pPr>
        <w:spacing w:line="240" w:lineRule="auto"/>
        <w:ind w:left="729" w:firstLine="0"/>
        <w:jc w:val="both"/>
        <w:rPr>
          <w:sz w:val="26"/>
          <w:szCs w:val="26"/>
        </w:rPr>
      </w:pPr>
      <w:r w:rsidDel="00000000" w:rsidR="00000000" w:rsidRPr="00000000">
        <w:rPr>
          <w:sz w:val="26"/>
          <w:szCs w:val="26"/>
          <w:rtl w:val="0"/>
        </w:rPr>
        <w:t xml:space="preserve">**Skydancer (300° </w:t>
      </w:r>
    </w:p>
    <w:p w:rsidR="00000000" w:rsidDel="00000000" w:rsidP="00000000" w:rsidRDefault="00000000" w:rsidRPr="00000000" w14:paraId="000012AC">
      <w:pPr>
        <w:spacing w:line="240" w:lineRule="auto"/>
        <w:ind w:left="729" w:firstLine="0"/>
        <w:jc w:val="both"/>
        <w:rPr>
          <w:sz w:val="26"/>
          <w:szCs w:val="26"/>
        </w:rPr>
      </w:pPr>
      <w:r w:rsidDel="00000000" w:rsidR="00000000" w:rsidRPr="00000000">
        <w:rPr>
          <w:sz w:val="26"/>
          <w:szCs w:val="26"/>
          <w:rtl w:val="0"/>
        </w:rPr>
        <w:t xml:space="preserve">–329°):** Masters of precision and grace, Skydancers are agile and innovative, excelling in calculated movements. </w:t>
      </w:r>
    </w:p>
    <w:p w:rsidR="00000000" w:rsidDel="00000000" w:rsidP="00000000" w:rsidRDefault="00000000" w:rsidRPr="00000000" w14:paraId="000012AD">
      <w:pPr>
        <w:spacing w:line="240" w:lineRule="auto"/>
        <w:ind w:left="729" w:firstLine="0"/>
        <w:jc w:val="both"/>
        <w:rPr>
          <w:sz w:val="26"/>
          <w:szCs w:val="26"/>
        </w:rPr>
      </w:pPr>
      <w:r w:rsidDel="00000000" w:rsidR="00000000" w:rsidRPr="00000000">
        <w:rPr>
          <w:sz w:val="26"/>
          <w:szCs w:val="26"/>
          <w:rtl w:val="0"/>
        </w:rPr>
        <w:t xml:space="preserve">#### **Water Archetypes (Harmonia)** </w:t>
      </w:r>
    </w:p>
    <w:p w:rsidR="00000000" w:rsidDel="00000000" w:rsidP="00000000" w:rsidRDefault="00000000" w:rsidRPr="00000000" w14:paraId="000012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AF">
      <w:pPr>
        <w:spacing w:line="240" w:lineRule="auto"/>
        <w:ind w:left="729" w:firstLine="0"/>
        <w:jc w:val="both"/>
        <w:rPr>
          <w:sz w:val="26"/>
          <w:szCs w:val="26"/>
        </w:rPr>
      </w:pPr>
      <w:r w:rsidDel="00000000" w:rsidR="00000000" w:rsidRPr="00000000">
        <w:rPr>
          <w:sz w:val="26"/>
          <w:szCs w:val="26"/>
          <w:rtl w:val="0"/>
        </w:rPr>
        <w:t xml:space="preserve">**Flowkeeper (90° </w:t>
      </w:r>
    </w:p>
    <w:p w:rsidR="00000000" w:rsidDel="00000000" w:rsidP="00000000" w:rsidRDefault="00000000" w:rsidRPr="00000000" w14:paraId="000012B0">
      <w:pPr>
        <w:spacing w:line="240" w:lineRule="auto"/>
        <w:ind w:left="729" w:firstLine="0"/>
        <w:jc w:val="both"/>
        <w:rPr>
          <w:sz w:val="26"/>
          <w:szCs w:val="26"/>
        </w:rPr>
      </w:pPr>
      <w:r w:rsidDel="00000000" w:rsidR="00000000" w:rsidRPr="00000000">
        <w:rPr>
          <w:sz w:val="26"/>
          <w:szCs w:val="26"/>
          <w:rtl w:val="0"/>
        </w:rPr>
        <w:t xml:space="preserve">–119°):** Flowkeepers are the stewards of balance and foresight, guiding others through intuition and emotional wisdom. </w:t>
      </w:r>
    </w:p>
    <w:p w:rsidR="00000000" w:rsidDel="00000000" w:rsidP="00000000" w:rsidRDefault="00000000" w:rsidRPr="00000000" w14:paraId="000012B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B2">
      <w:pPr>
        <w:spacing w:line="240" w:lineRule="auto"/>
        <w:ind w:left="729" w:firstLine="0"/>
        <w:jc w:val="both"/>
        <w:rPr>
          <w:sz w:val="26"/>
          <w:szCs w:val="26"/>
        </w:rPr>
      </w:pPr>
      <w:r w:rsidDel="00000000" w:rsidR="00000000" w:rsidRPr="00000000">
        <w:rPr>
          <w:sz w:val="26"/>
          <w:szCs w:val="26"/>
          <w:rtl w:val="0"/>
        </w:rPr>
        <w:t xml:space="preserve">**Tideshaper (210° </w:t>
      </w:r>
    </w:p>
    <w:p w:rsidR="00000000" w:rsidDel="00000000" w:rsidP="00000000" w:rsidRDefault="00000000" w:rsidRPr="00000000" w14:paraId="000012B3">
      <w:pPr>
        <w:spacing w:line="240" w:lineRule="auto"/>
        <w:ind w:left="729" w:firstLine="0"/>
        <w:jc w:val="both"/>
        <w:rPr>
          <w:sz w:val="26"/>
          <w:szCs w:val="26"/>
        </w:rPr>
      </w:pPr>
      <w:r w:rsidDel="00000000" w:rsidR="00000000" w:rsidRPr="00000000">
        <w:rPr>
          <w:sz w:val="26"/>
          <w:szCs w:val="26"/>
          <w:rtl w:val="0"/>
        </w:rPr>
        <w:t xml:space="preserve">–239°):** Tideshapers embody healing and harmony, mending the fractures of both people and worlds. </w:t>
      </w:r>
    </w:p>
    <w:p w:rsidR="00000000" w:rsidDel="00000000" w:rsidP="00000000" w:rsidRDefault="00000000" w:rsidRPr="00000000" w14:paraId="000012B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B5">
      <w:pPr>
        <w:spacing w:line="240" w:lineRule="auto"/>
        <w:ind w:left="729" w:firstLine="0"/>
        <w:jc w:val="both"/>
        <w:rPr>
          <w:sz w:val="26"/>
          <w:szCs w:val="26"/>
        </w:rPr>
      </w:pPr>
      <w:r w:rsidDel="00000000" w:rsidR="00000000" w:rsidRPr="00000000">
        <w:rPr>
          <w:sz w:val="26"/>
          <w:szCs w:val="26"/>
          <w:rtl w:val="0"/>
        </w:rPr>
        <w:t xml:space="preserve">**Wavesoul (330° </w:t>
      </w:r>
    </w:p>
    <w:p w:rsidR="00000000" w:rsidDel="00000000" w:rsidP="00000000" w:rsidRDefault="00000000" w:rsidRPr="00000000" w14:paraId="000012B6">
      <w:pPr>
        <w:spacing w:line="240" w:lineRule="auto"/>
        <w:ind w:left="729" w:firstLine="0"/>
        <w:jc w:val="both"/>
        <w:rPr>
          <w:sz w:val="26"/>
          <w:szCs w:val="26"/>
        </w:rPr>
      </w:pPr>
      <w:r w:rsidDel="00000000" w:rsidR="00000000" w:rsidRPr="00000000">
        <w:rPr>
          <w:sz w:val="26"/>
          <w:szCs w:val="26"/>
          <w:rtl w:val="0"/>
        </w:rPr>
        <w:t xml:space="preserve">–359°):** Wavesouls reflect on the ebb and flow of life, offering compassion and unity amidst turmoil. </w:t>
      </w:r>
    </w:p>
    <w:p w:rsidR="00000000" w:rsidDel="00000000" w:rsidP="00000000" w:rsidRDefault="00000000" w:rsidRPr="00000000" w14:paraId="000012B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B8">
      <w:pPr>
        <w:spacing w:line="240" w:lineRule="auto"/>
        <w:ind w:left="729" w:firstLine="0"/>
        <w:jc w:val="both"/>
        <w:rPr>
          <w:sz w:val="26"/>
          <w:szCs w:val="26"/>
        </w:rPr>
      </w:pPr>
      <w:r w:rsidDel="00000000" w:rsidR="00000000" w:rsidRPr="00000000">
        <w:rPr>
          <w:sz w:val="26"/>
          <w:szCs w:val="26"/>
          <w:rtl w:val="0"/>
        </w:rPr>
        <w:t xml:space="preserve">### **Expanded Gameplay Impacts** </w:t>
      </w:r>
    </w:p>
    <w:p w:rsidR="00000000" w:rsidDel="00000000" w:rsidP="00000000" w:rsidRDefault="00000000" w:rsidRPr="00000000" w14:paraId="000012B9">
      <w:pPr>
        <w:spacing w:line="240" w:lineRule="auto"/>
        <w:ind w:left="729" w:firstLine="0"/>
        <w:jc w:val="both"/>
        <w:rPr>
          <w:sz w:val="26"/>
          <w:szCs w:val="26"/>
        </w:rPr>
      </w:pPr>
      <w:r w:rsidDel="00000000" w:rsidR="00000000" w:rsidRPr="00000000">
        <w:rPr>
          <w:sz w:val="26"/>
          <w:szCs w:val="26"/>
          <w:rtl w:val="0"/>
        </w:rPr>
        <w:t xml:space="preserve">#### **1. Elemental Resonance**33 </w:t>
      </w:r>
    </w:p>
    <w:p w:rsidR="00000000" w:rsidDel="00000000" w:rsidP="00000000" w:rsidRDefault="00000000" w:rsidRPr="00000000" w14:paraId="000012BA">
      <w:pPr>
        <w:spacing w:line="240" w:lineRule="auto"/>
        <w:ind w:left="729" w:firstLine="0"/>
        <w:jc w:val="both"/>
        <w:rPr>
          <w:sz w:val="26"/>
          <w:szCs w:val="26"/>
        </w:rPr>
      </w:pPr>
      <w:r w:rsidDel="00000000" w:rsidR="00000000" w:rsidRPr="00000000">
        <w:rPr>
          <w:sz w:val="26"/>
          <w:szCs w:val="26"/>
          <w:rtl w:val="0"/>
        </w:rPr>
        <w:t xml:space="preserve">Characters aligned with specific elements gain bonuses in corresponding environments or psionic fields: </w:t>
      </w:r>
    </w:p>
    <w:p w:rsidR="00000000" w:rsidDel="00000000" w:rsidP="00000000" w:rsidRDefault="00000000" w:rsidRPr="00000000" w14:paraId="000012B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BC">
      <w:pPr>
        <w:spacing w:line="240" w:lineRule="auto"/>
        <w:ind w:left="729" w:firstLine="0"/>
        <w:jc w:val="both"/>
        <w:rPr>
          <w:sz w:val="26"/>
          <w:szCs w:val="26"/>
        </w:rPr>
      </w:pPr>
      <w:r w:rsidDel="00000000" w:rsidR="00000000" w:rsidRPr="00000000">
        <w:rPr>
          <w:sz w:val="26"/>
          <w:szCs w:val="26"/>
          <w:rtl w:val="0"/>
        </w:rPr>
        <w:t xml:space="preserve">**Earth (Dominion):** Resistance to physical damage, bonuses in industrial or </w:t>
      </w:r>
    </w:p>
    <w:p w:rsidR="00000000" w:rsidDel="00000000" w:rsidP="00000000" w:rsidRDefault="00000000" w:rsidRPr="00000000" w14:paraId="000012BD">
      <w:pPr>
        <w:spacing w:line="240" w:lineRule="auto"/>
        <w:ind w:left="729" w:firstLine="0"/>
        <w:jc w:val="both"/>
        <w:rPr>
          <w:sz w:val="26"/>
          <w:szCs w:val="26"/>
        </w:rPr>
      </w:pPr>
      <w:r w:rsidDel="00000000" w:rsidR="00000000" w:rsidRPr="00000000">
        <w:rPr>
          <w:sz w:val="26"/>
          <w:szCs w:val="26"/>
          <w:rtl w:val="0"/>
        </w:rPr>
        <w:t xml:space="preserve">subterranean settings. </w:t>
      </w:r>
    </w:p>
    <w:p w:rsidR="00000000" w:rsidDel="00000000" w:rsidP="00000000" w:rsidRDefault="00000000" w:rsidRPr="00000000" w14:paraId="000012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BF">
      <w:pPr>
        <w:spacing w:line="240" w:lineRule="auto"/>
        <w:ind w:left="729" w:firstLine="0"/>
        <w:jc w:val="both"/>
        <w:rPr>
          <w:sz w:val="26"/>
          <w:szCs w:val="26"/>
        </w:rPr>
      </w:pPr>
      <w:r w:rsidDel="00000000" w:rsidR="00000000" w:rsidRPr="00000000">
        <w:rPr>
          <w:sz w:val="26"/>
          <w:szCs w:val="26"/>
          <w:rtl w:val="0"/>
        </w:rPr>
        <w:t xml:space="preserve">**Fire (Imperius):** Increased critical hit range, bonuses in heated or chaotic situations. </w:t>
      </w:r>
    </w:p>
    <w:p w:rsidR="00000000" w:rsidDel="00000000" w:rsidP="00000000" w:rsidRDefault="00000000" w:rsidRPr="00000000" w14:paraId="000012C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1">
      <w:pPr>
        <w:spacing w:line="240" w:lineRule="auto"/>
        <w:ind w:left="729" w:firstLine="0"/>
        <w:jc w:val="both"/>
        <w:rPr>
          <w:sz w:val="26"/>
          <w:szCs w:val="26"/>
        </w:rPr>
      </w:pPr>
      <w:r w:rsidDel="00000000" w:rsidR="00000000" w:rsidRPr="00000000">
        <w:rPr>
          <w:sz w:val="26"/>
          <w:szCs w:val="26"/>
          <w:rtl w:val="0"/>
        </w:rPr>
        <w:t xml:space="preserve">**Air (Katra):** Evasion bonuses, improved movement in low-gravity or high-altitude environments. </w:t>
      </w:r>
    </w:p>
    <w:p w:rsidR="00000000" w:rsidDel="00000000" w:rsidP="00000000" w:rsidRDefault="00000000" w:rsidRPr="00000000" w14:paraId="000012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3">
      <w:pPr>
        <w:spacing w:line="240" w:lineRule="auto"/>
        <w:ind w:left="729" w:firstLine="0"/>
        <w:jc w:val="both"/>
        <w:rPr>
          <w:sz w:val="26"/>
          <w:szCs w:val="26"/>
        </w:rPr>
      </w:pPr>
      <w:r w:rsidDel="00000000" w:rsidR="00000000" w:rsidRPr="00000000">
        <w:rPr>
          <w:sz w:val="26"/>
          <w:szCs w:val="26"/>
          <w:rtl w:val="0"/>
        </w:rPr>
        <w:t xml:space="preserve">**Water (Harmonia):** Enhanced healing and perception in aquatic or emotional interactions. </w:t>
      </w:r>
    </w:p>
    <w:p w:rsidR="00000000" w:rsidDel="00000000" w:rsidP="00000000" w:rsidRDefault="00000000" w:rsidRPr="00000000" w14:paraId="000012C4">
      <w:pPr>
        <w:spacing w:line="240" w:lineRule="auto"/>
        <w:ind w:left="729" w:firstLine="0"/>
        <w:jc w:val="both"/>
        <w:rPr>
          <w:sz w:val="26"/>
          <w:szCs w:val="26"/>
        </w:rPr>
      </w:pPr>
      <w:r w:rsidDel="00000000" w:rsidR="00000000" w:rsidRPr="00000000">
        <w:rPr>
          <w:sz w:val="26"/>
          <w:szCs w:val="26"/>
          <w:rtl w:val="0"/>
        </w:rPr>
        <w:t xml:space="preserve">#### **2. Faction Interactions** </w:t>
      </w:r>
    </w:p>
    <w:p w:rsidR="00000000" w:rsidDel="00000000" w:rsidP="00000000" w:rsidRDefault="00000000" w:rsidRPr="00000000" w14:paraId="000012C5">
      <w:pPr>
        <w:spacing w:line="240" w:lineRule="auto"/>
        <w:ind w:left="729" w:firstLine="0"/>
        <w:jc w:val="both"/>
        <w:rPr>
          <w:sz w:val="26"/>
          <w:szCs w:val="26"/>
        </w:rPr>
      </w:pPr>
      <w:r w:rsidDel="00000000" w:rsidR="00000000" w:rsidRPr="00000000">
        <w:rPr>
          <w:sz w:val="26"/>
          <w:szCs w:val="26"/>
          <w:rtl w:val="0"/>
        </w:rPr>
        <w:t xml:space="preserve">Alignment directly affects faction alliances and story consequences. </w:t>
      </w:r>
    </w:p>
    <w:p w:rsidR="00000000" w:rsidDel="00000000" w:rsidP="00000000" w:rsidRDefault="00000000" w:rsidRPr="00000000" w14:paraId="000012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7">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2C8">
      <w:pPr>
        <w:spacing w:line="240" w:lineRule="auto"/>
        <w:ind w:left="729" w:firstLine="0"/>
        <w:jc w:val="both"/>
        <w:rPr>
          <w:sz w:val="26"/>
          <w:szCs w:val="26"/>
        </w:rPr>
      </w:pPr>
      <w:r w:rsidDel="00000000" w:rsidR="00000000" w:rsidRPr="00000000">
        <w:rPr>
          <w:sz w:val="26"/>
          <w:szCs w:val="26"/>
          <w:rtl w:val="0"/>
        </w:rPr>
        <w:t xml:space="preserve">A **Flamescourge** may align with militaristic or chaotic factions but struggle to gain favor with peace-focused groups like the **Tideshapers. </w:t>
      </w:r>
    </w:p>
    <w:p w:rsidR="00000000" w:rsidDel="00000000" w:rsidP="00000000" w:rsidRDefault="00000000" w:rsidRPr="00000000" w14:paraId="000012C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B">
      <w:pPr>
        <w:spacing w:line="240" w:lineRule="auto"/>
        <w:ind w:left="729" w:firstLine="0"/>
        <w:jc w:val="both"/>
        <w:rPr>
          <w:sz w:val="26"/>
          <w:szCs w:val="26"/>
        </w:rPr>
      </w:pPr>
      <w:r w:rsidDel="00000000" w:rsidR="00000000" w:rsidRPr="00000000">
        <w:rPr>
          <w:sz w:val="26"/>
          <w:szCs w:val="26"/>
          <w:rtl w:val="0"/>
        </w:rPr>
        <w:t xml:space="preserve">This list now incorporates all **13 archetypes** accurately and aligned with the source materialow if you’d like further refinements! ### **Core Elements of Alignment** </w:t>
      </w:r>
    </w:p>
    <w:p w:rsidR="00000000" w:rsidDel="00000000" w:rsidP="00000000" w:rsidRDefault="00000000" w:rsidRPr="00000000" w14:paraId="000012CC">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2CD">
      <w:pPr>
        <w:spacing w:line="240" w:lineRule="auto"/>
        <w:ind w:left="729" w:firstLine="0"/>
        <w:jc w:val="both"/>
        <w:rPr>
          <w:sz w:val="26"/>
          <w:szCs w:val="26"/>
        </w:rPr>
      </w:pPr>
      <w:r w:rsidDel="00000000" w:rsidR="00000000" w:rsidRPr="00000000">
        <w:rPr>
          <w:sz w:val="26"/>
          <w:szCs w:val="26"/>
          <w:rtl w:val="0"/>
        </w:rPr>
        <w:t xml:space="preserve">**Dynamic Alignment Wheel** </w:t>
      </w:r>
    </w:p>
    <w:p w:rsidR="00000000" w:rsidDel="00000000" w:rsidP="00000000" w:rsidRDefault="00000000" w:rsidRPr="00000000" w14:paraId="000012CE">
      <w:pPr>
        <w:spacing w:line="240" w:lineRule="auto"/>
        <w:ind w:left="729" w:firstLine="0"/>
        <w:jc w:val="both"/>
        <w:rPr>
          <w:sz w:val="26"/>
          <w:szCs w:val="26"/>
        </w:rPr>
      </w:pPr>
      <w:r w:rsidDel="00000000" w:rsidR="00000000" w:rsidRPr="00000000">
        <w:rPr>
          <w:sz w:val="26"/>
          <w:szCs w:val="26"/>
          <w:rtl w:val="0"/>
        </w:rPr>
        <w:t xml:space="preserve">The **360° alignment wheel** represents the cosmic forces at play, dividing into **12 celestial archetypes** </w:t>
      </w:r>
    </w:p>
    <w:p w:rsidR="00000000" w:rsidDel="00000000" w:rsidP="00000000" w:rsidRDefault="00000000" w:rsidRPr="00000000" w14:paraId="000012CF">
      <w:pPr>
        <w:spacing w:line="240" w:lineRule="auto"/>
        <w:ind w:left="729" w:firstLine="0"/>
        <w:jc w:val="both"/>
        <w:rPr>
          <w:sz w:val="26"/>
          <w:szCs w:val="26"/>
        </w:rPr>
      </w:pPr>
      <w:r w:rsidDel="00000000" w:rsidR="00000000" w:rsidRPr="00000000">
        <w:rPr>
          <w:sz w:val="26"/>
          <w:szCs w:val="26"/>
          <w:rtl w:val="0"/>
        </w:rPr>
        <w:t xml:space="preserve">, each tied to a specific element (**Earth, Air, Fire, Water**) and attribute (**Dominion, Katra, Imperius, Harmonia**). </w:t>
      </w:r>
    </w:p>
    <w:p w:rsidR="00000000" w:rsidDel="00000000" w:rsidP="00000000" w:rsidRDefault="00000000" w:rsidRPr="00000000" w14:paraId="000012D0">
      <w:pPr>
        <w:spacing w:line="240" w:lineRule="auto"/>
        <w:ind w:left="729" w:firstLine="0"/>
        <w:jc w:val="both"/>
        <w:rPr>
          <w:sz w:val="26"/>
          <w:szCs w:val="26"/>
        </w:rPr>
      </w:pPr>
      <w:r w:rsidDel="00000000" w:rsidR="00000000" w:rsidRPr="00000000">
        <w:rPr>
          <w:sz w:val="26"/>
          <w:szCs w:val="26"/>
          <w:rtl w:val="0"/>
        </w:rPr>
        <w:t xml:space="preserve">Players move dynamically along the wheel as their actions and choices shift their alignment between **Entropy (chaos)** and **Gnosis (harmony)** </w:t>
      </w:r>
    </w:p>
    <w:p w:rsidR="00000000" w:rsidDel="00000000" w:rsidP="00000000" w:rsidRDefault="00000000" w:rsidRPr="00000000" w14:paraId="000012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D2">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12D3">
      <w:pPr>
        <w:spacing w:line="240" w:lineRule="auto"/>
        <w:ind w:left="729" w:firstLine="0"/>
        <w:jc w:val="both"/>
        <w:rPr>
          <w:sz w:val="26"/>
          <w:szCs w:val="26"/>
        </w:rPr>
      </w:pPr>
      <w:r w:rsidDel="00000000" w:rsidR="00000000" w:rsidRPr="00000000">
        <w:rPr>
          <w:sz w:val="26"/>
          <w:szCs w:val="26"/>
          <w:rtl w:val="0"/>
        </w:rPr>
        <w:t xml:space="preserve">**Archetypes as Celestial Influences**34 </w:t>
      </w:r>
    </w:p>
    <w:p w:rsidR="00000000" w:rsidDel="00000000" w:rsidP="00000000" w:rsidRDefault="00000000" w:rsidRPr="00000000" w14:paraId="000012D4">
      <w:pPr>
        <w:spacing w:line="240" w:lineRule="auto"/>
        <w:ind w:left="729" w:firstLine="0"/>
        <w:jc w:val="both"/>
        <w:rPr>
          <w:sz w:val="26"/>
          <w:szCs w:val="26"/>
        </w:rPr>
      </w:pPr>
      <w:r w:rsidDel="00000000" w:rsidR="00000000" w:rsidRPr="00000000">
        <w:rPr>
          <w:sz w:val="26"/>
          <w:szCs w:val="26"/>
          <w:rtl w:val="0"/>
        </w:rPr>
        <w:t xml:space="preserve">Each archetype reflects a cosmic ideal, acting as a guide or force pulling the character toward specific behaviors, abilities, and challenges. </w:t>
      </w:r>
    </w:p>
    <w:p w:rsidR="00000000" w:rsidDel="00000000" w:rsidP="00000000" w:rsidRDefault="00000000" w:rsidRPr="00000000" w14:paraId="000012D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D6">
      <w:pPr>
        <w:spacing w:line="240" w:lineRule="auto"/>
        <w:ind w:left="729" w:firstLine="0"/>
        <w:jc w:val="both"/>
        <w:rPr>
          <w:sz w:val="26"/>
          <w:szCs w:val="26"/>
        </w:rPr>
      </w:pPr>
      <w:r w:rsidDel="00000000" w:rsidR="00000000" w:rsidRPr="00000000">
        <w:rPr>
          <w:sz w:val="26"/>
          <w:szCs w:val="26"/>
          <w:rtl w:val="0"/>
        </w:rPr>
        <w:t xml:space="preserve">### **The Celestial Archetypes: Flavor and Mechanics** </w:t>
      </w:r>
    </w:p>
    <w:p w:rsidR="00000000" w:rsidDel="00000000" w:rsidP="00000000" w:rsidRDefault="00000000" w:rsidRPr="00000000" w14:paraId="000012D7">
      <w:pPr>
        <w:spacing w:line="240" w:lineRule="auto"/>
        <w:ind w:left="729" w:firstLine="0"/>
        <w:jc w:val="both"/>
        <w:rPr>
          <w:sz w:val="26"/>
          <w:szCs w:val="26"/>
        </w:rPr>
      </w:pPr>
      <w:r w:rsidDel="00000000" w:rsidR="00000000" w:rsidRPr="00000000">
        <w:rPr>
          <w:sz w:val="26"/>
          <w:szCs w:val="26"/>
          <w:rtl w:val="0"/>
        </w:rPr>
        <w:t xml:space="preserve">| **Archetype Name** | **Element** | **Attribute** | </w:t>
      </w:r>
    </w:p>
    <w:p w:rsidR="00000000" w:rsidDel="00000000" w:rsidP="00000000" w:rsidRDefault="00000000" w:rsidRPr="00000000" w14:paraId="000012D8">
      <w:pPr>
        <w:spacing w:line="240" w:lineRule="auto"/>
        <w:ind w:left="729" w:firstLine="0"/>
        <w:jc w:val="both"/>
        <w:rPr>
          <w:sz w:val="26"/>
          <w:szCs w:val="26"/>
        </w:rPr>
      </w:pPr>
      <w:r w:rsidDel="00000000" w:rsidR="00000000" w:rsidRPr="00000000">
        <w:rPr>
          <w:sz w:val="26"/>
          <w:szCs w:val="26"/>
          <w:rtl w:val="0"/>
        </w:rPr>
        <w:t xml:space="preserve">**Themes** </w:t>
      </w:r>
    </w:p>
    <w:p w:rsidR="00000000" w:rsidDel="00000000" w:rsidP="00000000" w:rsidRDefault="00000000" w:rsidRPr="00000000" w14:paraId="000012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DA">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2D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DD">
      <w:pPr>
        <w:spacing w:line="240" w:lineRule="auto"/>
        <w:ind w:left="729" w:firstLine="0"/>
        <w:jc w:val="both"/>
        <w:rPr>
          <w:sz w:val="26"/>
          <w:szCs w:val="26"/>
        </w:rPr>
      </w:pPr>
      <w:r w:rsidDel="00000000" w:rsidR="00000000" w:rsidRPr="00000000">
        <w:rPr>
          <w:sz w:val="26"/>
          <w:szCs w:val="26"/>
          <w:rtl w:val="0"/>
        </w:rPr>
        <w:t xml:space="preserve">| **Forgesoul** | Earth endurance, and tradition. | </w:t>
      </w:r>
    </w:p>
    <w:p w:rsidR="00000000" w:rsidDel="00000000" w:rsidP="00000000" w:rsidRDefault="00000000" w:rsidRPr="00000000" w14:paraId="000012DE">
      <w:pPr>
        <w:spacing w:line="240" w:lineRule="auto"/>
        <w:ind w:left="729" w:firstLine="0"/>
        <w:jc w:val="both"/>
        <w:rPr>
          <w:sz w:val="26"/>
          <w:szCs w:val="26"/>
        </w:rPr>
      </w:pPr>
      <w:r w:rsidDel="00000000" w:rsidR="00000000" w:rsidRPr="00000000">
        <w:rPr>
          <w:sz w:val="26"/>
          <w:szCs w:val="26"/>
          <w:rtl w:val="0"/>
        </w:rPr>
        <w:t xml:space="preserve">| Dominion | Builders of strength and stability; champions of resilience, </w:t>
      </w:r>
    </w:p>
    <w:p w:rsidR="00000000" w:rsidDel="00000000" w:rsidP="00000000" w:rsidRDefault="00000000" w:rsidRPr="00000000" w14:paraId="000012DF">
      <w:pPr>
        <w:spacing w:line="240" w:lineRule="auto"/>
        <w:ind w:left="729" w:firstLine="0"/>
        <w:jc w:val="both"/>
        <w:rPr>
          <w:sz w:val="26"/>
          <w:szCs w:val="26"/>
        </w:rPr>
      </w:pPr>
      <w:r w:rsidDel="00000000" w:rsidR="00000000" w:rsidRPr="00000000">
        <w:rPr>
          <w:sz w:val="26"/>
          <w:szCs w:val="26"/>
          <w:rtl w:val="0"/>
        </w:rPr>
        <w:t xml:space="preserve">| **Strifeblade** | Fire seize their destiny. | </w:t>
      </w:r>
    </w:p>
    <w:p w:rsidR="00000000" w:rsidDel="00000000" w:rsidP="00000000" w:rsidRDefault="00000000" w:rsidRPr="00000000" w14:paraId="000012E0">
      <w:pPr>
        <w:spacing w:line="240" w:lineRule="auto"/>
        <w:ind w:left="729" w:firstLine="0"/>
        <w:jc w:val="both"/>
        <w:rPr>
          <w:sz w:val="26"/>
          <w:szCs w:val="26"/>
        </w:rPr>
      </w:pPr>
      <w:r w:rsidDel="00000000" w:rsidR="00000000" w:rsidRPr="00000000">
        <w:rPr>
          <w:sz w:val="26"/>
          <w:szCs w:val="26"/>
          <w:rtl w:val="0"/>
        </w:rPr>
        <w:t xml:space="preserve">| Imperius | Driven warriors fueled by ambition and aggression; leaders who </w:t>
      </w:r>
    </w:p>
    <w:p w:rsidR="00000000" w:rsidDel="00000000" w:rsidP="00000000" w:rsidRDefault="00000000" w:rsidRPr="00000000" w14:paraId="000012E1">
      <w:pPr>
        <w:spacing w:line="240" w:lineRule="auto"/>
        <w:ind w:left="729" w:firstLine="0"/>
        <w:jc w:val="both"/>
        <w:rPr>
          <w:sz w:val="26"/>
          <w:szCs w:val="26"/>
        </w:rPr>
      </w:pPr>
      <w:r w:rsidDel="00000000" w:rsidR="00000000" w:rsidRPr="00000000">
        <w:rPr>
          <w:sz w:val="26"/>
          <w:szCs w:val="26"/>
          <w:rtl w:val="0"/>
        </w:rPr>
        <w:t xml:space="preserve">| **Whisperwind** | Air every challenge. | </w:t>
      </w:r>
    </w:p>
    <w:p w:rsidR="00000000" w:rsidDel="00000000" w:rsidP="00000000" w:rsidRDefault="00000000" w:rsidRPr="00000000" w14:paraId="000012E2">
      <w:pPr>
        <w:spacing w:line="240" w:lineRule="auto"/>
        <w:ind w:left="729" w:firstLine="0"/>
        <w:jc w:val="both"/>
        <w:rPr>
          <w:sz w:val="26"/>
          <w:szCs w:val="26"/>
        </w:rPr>
      </w:pPr>
      <w:r w:rsidDel="00000000" w:rsidR="00000000" w:rsidRPr="00000000">
        <w:rPr>
          <w:sz w:val="26"/>
          <w:szCs w:val="26"/>
          <w:rtl w:val="0"/>
        </w:rPr>
        <w:t xml:space="preserve">| Katra | Agile and cunning explorers; quick-witted and adaptable to </w:t>
      </w:r>
    </w:p>
    <w:p w:rsidR="00000000" w:rsidDel="00000000" w:rsidP="00000000" w:rsidRDefault="00000000" w:rsidRPr="00000000" w14:paraId="000012E3">
      <w:pPr>
        <w:spacing w:line="240" w:lineRule="auto"/>
        <w:ind w:left="729" w:firstLine="0"/>
        <w:jc w:val="both"/>
        <w:rPr>
          <w:sz w:val="26"/>
          <w:szCs w:val="26"/>
        </w:rPr>
      </w:pPr>
      <w:r w:rsidDel="00000000" w:rsidR="00000000" w:rsidRPr="00000000">
        <w:rPr>
          <w:sz w:val="26"/>
          <w:szCs w:val="26"/>
          <w:rtl w:val="0"/>
        </w:rPr>
        <w:t xml:space="preserve">| **Flowkeeper** | Water | Harmonia harmony within the chaotic universe. | </w:t>
      </w:r>
    </w:p>
    <w:p w:rsidR="00000000" w:rsidDel="00000000" w:rsidP="00000000" w:rsidRDefault="00000000" w:rsidRPr="00000000" w14:paraId="000012E4">
      <w:pPr>
        <w:spacing w:line="240" w:lineRule="auto"/>
        <w:ind w:left="729" w:firstLine="0"/>
        <w:jc w:val="both"/>
        <w:rPr>
          <w:sz w:val="26"/>
          <w:szCs w:val="26"/>
        </w:rPr>
      </w:pPr>
      <w:r w:rsidDel="00000000" w:rsidR="00000000" w:rsidRPr="00000000">
        <w:rPr>
          <w:sz w:val="26"/>
          <w:szCs w:val="26"/>
          <w:rtl w:val="0"/>
        </w:rPr>
        <w:t xml:space="preserve">| Diplomats and mediators; guardians of balance and </w:t>
      </w:r>
    </w:p>
    <w:p w:rsidR="00000000" w:rsidDel="00000000" w:rsidP="00000000" w:rsidRDefault="00000000" w:rsidRPr="00000000" w14:paraId="000012E5">
      <w:pPr>
        <w:spacing w:line="240" w:lineRule="auto"/>
        <w:ind w:left="729" w:firstLine="0"/>
        <w:jc w:val="both"/>
        <w:rPr>
          <w:sz w:val="26"/>
          <w:szCs w:val="26"/>
        </w:rPr>
      </w:pPr>
      <w:r w:rsidDel="00000000" w:rsidR="00000000" w:rsidRPr="00000000">
        <w:rPr>
          <w:sz w:val="26"/>
          <w:szCs w:val="26"/>
          <w:rtl w:val="0"/>
        </w:rPr>
        <w:t xml:space="preserve">| **Ironmantle** | Earth of allies and principles. | </w:t>
      </w:r>
    </w:p>
    <w:p w:rsidR="00000000" w:rsidDel="00000000" w:rsidP="00000000" w:rsidRDefault="00000000" w:rsidRPr="00000000" w14:paraId="000012E6">
      <w:pPr>
        <w:spacing w:line="240" w:lineRule="auto"/>
        <w:ind w:left="729" w:firstLine="0"/>
        <w:jc w:val="both"/>
        <w:rPr>
          <w:sz w:val="26"/>
          <w:szCs w:val="26"/>
        </w:rPr>
      </w:pPr>
      <w:r w:rsidDel="00000000" w:rsidR="00000000" w:rsidRPr="00000000">
        <w:rPr>
          <w:sz w:val="26"/>
          <w:szCs w:val="26"/>
          <w:rtl w:val="0"/>
        </w:rPr>
        <w:t xml:space="preserve">| Dominion | Unyielding protectors; stoic and unshakable in their defense </w:t>
      </w:r>
    </w:p>
    <w:p w:rsidR="00000000" w:rsidDel="00000000" w:rsidP="00000000" w:rsidRDefault="00000000" w:rsidRPr="00000000" w14:paraId="000012E7">
      <w:pPr>
        <w:spacing w:line="240" w:lineRule="auto"/>
        <w:ind w:left="729" w:firstLine="0"/>
        <w:jc w:val="both"/>
        <w:rPr>
          <w:sz w:val="26"/>
          <w:szCs w:val="26"/>
        </w:rPr>
      </w:pPr>
      <w:r w:rsidDel="00000000" w:rsidR="00000000" w:rsidRPr="00000000">
        <w:rPr>
          <w:sz w:val="26"/>
          <w:szCs w:val="26"/>
          <w:rtl w:val="0"/>
        </w:rPr>
        <w:t xml:space="preserve">| **Infernal Spark** | Fire energy and creativity. | </w:t>
      </w:r>
    </w:p>
    <w:p w:rsidR="00000000" w:rsidDel="00000000" w:rsidP="00000000" w:rsidRDefault="00000000" w:rsidRPr="00000000" w14:paraId="000012E8">
      <w:pPr>
        <w:spacing w:line="240" w:lineRule="auto"/>
        <w:ind w:left="729" w:firstLine="0"/>
        <w:jc w:val="both"/>
        <w:rPr>
          <w:sz w:val="26"/>
          <w:szCs w:val="26"/>
        </w:rPr>
      </w:pPr>
      <w:r w:rsidDel="00000000" w:rsidR="00000000" w:rsidRPr="00000000">
        <w:rPr>
          <w:sz w:val="26"/>
          <w:szCs w:val="26"/>
          <w:rtl w:val="0"/>
        </w:rPr>
        <w:t xml:space="preserve">| Imperius | Charismatic and passionate leaders; wielders of intense </w:t>
      </w:r>
    </w:p>
    <w:p w:rsidR="00000000" w:rsidDel="00000000" w:rsidP="00000000" w:rsidRDefault="00000000" w:rsidRPr="00000000" w14:paraId="000012E9">
      <w:pPr>
        <w:spacing w:line="240" w:lineRule="auto"/>
        <w:ind w:left="729" w:firstLine="0"/>
        <w:jc w:val="both"/>
        <w:rPr>
          <w:sz w:val="26"/>
          <w:szCs w:val="26"/>
        </w:rPr>
      </w:pPr>
      <w:r w:rsidDel="00000000" w:rsidR="00000000" w:rsidRPr="00000000">
        <w:rPr>
          <w:sz w:val="26"/>
          <w:szCs w:val="26"/>
          <w:rtl w:val="0"/>
        </w:rPr>
        <w:t xml:space="preserve">| **Starbound** | Air pursuit of discovery. | </w:t>
      </w:r>
    </w:p>
    <w:p w:rsidR="00000000" w:rsidDel="00000000" w:rsidP="00000000" w:rsidRDefault="00000000" w:rsidRPr="00000000" w14:paraId="000012EA">
      <w:pPr>
        <w:spacing w:line="240" w:lineRule="auto"/>
        <w:ind w:left="729" w:firstLine="0"/>
        <w:jc w:val="both"/>
        <w:rPr>
          <w:sz w:val="26"/>
          <w:szCs w:val="26"/>
        </w:rPr>
      </w:pPr>
      <w:r w:rsidDel="00000000" w:rsidR="00000000" w:rsidRPr="00000000">
        <w:rPr>
          <w:sz w:val="26"/>
          <w:szCs w:val="26"/>
          <w:rtl w:val="0"/>
        </w:rPr>
        <w:t xml:space="preserve">| Katra | Curious and free-spirited wanderers; bound to the stars and the </w:t>
      </w:r>
    </w:p>
    <w:p w:rsidR="00000000" w:rsidDel="00000000" w:rsidP="00000000" w:rsidRDefault="00000000" w:rsidRPr="00000000" w14:paraId="000012EB">
      <w:pPr>
        <w:spacing w:line="240" w:lineRule="auto"/>
        <w:ind w:left="729" w:firstLine="0"/>
        <w:jc w:val="both"/>
        <w:rPr>
          <w:sz w:val="26"/>
          <w:szCs w:val="26"/>
        </w:rPr>
      </w:pPr>
      <w:r w:rsidDel="00000000" w:rsidR="00000000" w:rsidRPr="00000000">
        <w:rPr>
          <w:sz w:val="26"/>
          <w:szCs w:val="26"/>
          <w:rtl w:val="0"/>
        </w:rPr>
        <w:t xml:space="preserve">| **Tideshaper** | Water | Harmonia who mend wounds both physical and spiritual. | </w:t>
      </w:r>
    </w:p>
    <w:p w:rsidR="00000000" w:rsidDel="00000000" w:rsidP="00000000" w:rsidRDefault="00000000" w:rsidRPr="00000000" w14:paraId="000012EC">
      <w:pPr>
        <w:spacing w:line="240" w:lineRule="auto"/>
        <w:ind w:left="729" w:firstLine="0"/>
        <w:jc w:val="both"/>
        <w:rPr>
          <w:sz w:val="26"/>
          <w:szCs w:val="26"/>
        </w:rPr>
      </w:pPr>
      <w:r w:rsidDel="00000000" w:rsidR="00000000" w:rsidRPr="00000000">
        <w:rPr>
          <w:sz w:val="26"/>
          <w:szCs w:val="26"/>
          <w:rtl w:val="0"/>
        </w:rPr>
        <w:t xml:space="preserve">| Healers and visionaries; conduits of empathy and foresight </w:t>
      </w:r>
    </w:p>
    <w:p w:rsidR="00000000" w:rsidDel="00000000" w:rsidP="00000000" w:rsidRDefault="00000000" w:rsidRPr="00000000" w14:paraId="000012ED">
      <w:pPr>
        <w:spacing w:line="240" w:lineRule="auto"/>
        <w:ind w:left="729" w:firstLine="0"/>
        <w:jc w:val="both"/>
        <w:rPr>
          <w:sz w:val="26"/>
          <w:szCs w:val="26"/>
        </w:rPr>
      </w:pPr>
      <w:r w:rsidDel="00000000" w:rsidR="00000000" w:rsidRPr="00000000">
        <w:rPr>
          <w:sz w:val="26"/>
          <w:szCs w:val="26"/>
          <w:rtl w:val="0"/>
        </w:rPr>
        <w:t xml:space="preserve">| **Stoneward** | Earth adversity. | </w:t>
      </w:r>
    </w:p>
    <w:p w:rsidR="00000000" w:rsidDel="00000000" w:rsidP="00000000" w:rsidRDefault="00000000" w:rsidRPr="00000000" w14:paraId="000012EE">
      <w:pPr>
        <w:spacing w:line="240" w:lineRule="auto"/>
        <w:ind w:left="729" w:firstLine="0"/>
        <w:jc w:val="both"/>
        <w:rPr>
          <w:sz w:val="26"/>
          <w:szCs w:val="26"/>
        </w:rPr>
      </w:pPr>
      <w:r w:rsidDel="00000000" w:rsidR="00000000" w:rsidRPr="00000000">
        <w:rPr>
          <w:sz w:val="26"/>
          <w:szCs w:val="26"/>
          <w:rtl w:val="0"/>
        </w:rPr>
        <w:t xml:space="preserve">| Dominion | Grounded defenders of legacy; steadfast in the face of </w:t>
      </w:r>
    </w:p>
    <w:p w:rsidR="00000000" w:rsidDel="00000000" w:rsidP="00000000" w:rsidRDefault="00000000" w:rsidRPr="00000000" w14:paraId="000012EF">
      <w:pPr>
        <w:spacing w:line="240" w:lineRule="auto"/>
        <w:ind w:left="729" w:firstLine="0"/>
        <w:jc w:val="both"/>
        <w:rPr>
          <w:sz w:val="26"/>
          <w:szCs w:val="26"/>
        </w:rPr>
      </w:pPr>
      <w:r w:rsidDel="00000000" w:rsidR="00000000" w:rsidRPr="00000000">
        <w:rPr>
          <w:sz w:val="26"/>
          <w:szCs w:val="26"/>
          <w:rtl w:val="0"/>
        </w:rPr>
        <w:t xml:space="preserve">| **Flamescourge** | Fire ruin and renewal. | </w:t>
      </w:r>
    </w:p>
    <w:p w:rsidR="00000000" w:rsidDel="00000000" w:rsidP="00000000" w:rsidRDefault="00000000" w:rsidRPr="00000000" w14:paraId="000012F0">
      <w:pPr>
        <w:spacing w:line="240" w:lineRule="auto"/>
        <w:ind w:left="729" w:firstLine="0"/>
        <w:jc w:val="both"/>
        <w:rPr>
          <w:sz w:val="26"/>
          <w:szCs w:val="26"/>
        </w:rPr>
      </w:pPr>
      <w:r w:rsidDel="00000000" w:rsidR="00000000" w:rsidRPr="00000000">
        <w:rPr>
          <w:sz w:val="26"/>
          <w:szCs w:val="26"/>
          <w:rtl w:val="0"/>
        </w:rPr>
        <w:t xml:space="preserve">| Imperius | Destructive and chaotic forces; creators of change through </w:t>
      </w:r>
    </w:p>
    <w:p w:rsidR="00000000" w:rsidDel="00000000" w:rsidP="00000000" w:rsidRDefault="00000000" w:rsidRPr="00000000" w14:paraId="000012F1">
      <w:pPr>
        <w:spacing w:line="240" w:lineRule="auto"/>
        <w:ind w:left="729" w:firstLine="0"/>
        <w:jc w:val="both"/>
        <w:rPr>
          <w:sz w:val="26"/>
          <w:szCs w:val="26"/>
        </w:rPr>
      </w:pPr>
      <w:r w:rsidDel="00000000" w:rsidR="00000000" w:rsidRPr="00000000">
        <w:rPr>
          <w:sz w:val="26"/>
          <w:szCs w:val="26"/>
          <w:rtl w:val="0"/>
        </w:rPr>
        <w:t xml:space="preserve">| **Skydancer** | Air | Katra | Graceful and precise; artists of motion and innovation. </w:t>
      </w:r>
    </w:p>
    <w:p w:rsidR="00000000" w:rsidDel="00000000" w:rsidP="00000000" w:rsidRDefault="00000000" w:rsidRPr="00000000" w14:paraId="000012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F3">
      <w:pPr>
        <w:spacing w:line="240" w:lineRule="auto"/>
        <w:ind w:left="729" w:firstLine="0"/>
        <w:jc w:val="both"/>
        <w:rPr>
          <w:sz w:val="26"/>
          <w:szCs w:val="26"/>
        </w:rPr>
      </w:pPr>
      <w:r w:rsidDel="00000000" w:rsidR="00000000" w:rsidRPr="00000000">
        <w:rPr>
          <w:sz w:val="26"/>
          <w:szCs w:val="26"/>
          <w:rtl w:val="0"/>
        </w:rPr>
        <w:t xml:space="preserve">| **Wavesoul** | Water | Harmonia | Reflective and compassionate;35 </w:t>
      </w:r>
    </w:p>
    <w:p w:rsidR="00000000" w:rsidDel="00000000" w:rsidP="00000000" w:rsidRDefault="00000000" w:rsidRPr="00000000" w14:paraId="000012F4">
      <w:pPr>
        <w:spacing w:line="240" w:lineRule="auto"/>
        <w:ind w:left="729" w:firstLine="0"/>
        <w:jc w:val="both"/>
        <w:rPr>
          <w:sz w:val="26"/>
          <w:szCs w:val="26"/>
        </w:rPr>
      </w:pPr>
      <w:r w:rsidDel="00000000" w:rsidR="00000000" w:rsidRPr="00000000">
        <w:rPr>
          <w:sz w:val="26"/>
          <w:szCs w:val="26"/>
          <w:rtl w:val="0"/>
        </w:rPr>
        <w:t xml:space="preserve">### **Integrated Mechanics, Proficiencies, and Rules for Conflict Horizon** </w:t>
      </w:r>
    </w:p>
    <w:p w:rsidR="00000000" w:rsidDel="00000000" w:rsidP="00000000" w:rsidRDefault="00000000" w:rsidRPr="00000000" w14:paraId="000012F5">
      <w:pPr>
        <w:spacing w:line="240" w:lineRule="auto"/>
        <w:ind w:left="729" w:firstLine="0"/>
        <w:jc w:val="both"/>
        <w:rPr>
          <w:sz w:val="26"/>
          <w:szCs w:val="26"/>
        </w:rPr>
      </w:pPr>
      <w:r w:rsidDel="00000000" w:rsidR="00000000" w:rsidRPr="00000000">
        <w:rPr>
          <w:sz w:val="26"/>
          <w:szCs w:val="26"/>
          <w:rtl w:val="0"/>
        </w:rPr>
        <w:t xml:space="preserve">This is a complete system integrating the **Universal </w:t>
      </w:r>
    </w:p>
    <w:p w:rsidR="00000000" w:rsidDel="00000000" w:rsidP="00000000" w:rsidRDefault="00000000" w:rsidRPr="00000000" w14:paraId="000012F6">
      <w:pPr>
        <w:spacing w:line="240" w:lineRule="auto"/>
        <w:ind w:left="729" w:firstLine="0"/>
        <w:jc w:val="both"/>
        <w:rPr>
          <w:sz w:val="26"/>
          <w:szCs w:val="26"/>
        </w:rPr>
      </w:pPr>
      <w:r w:rsidDel="00000000" w:rsidR="00000000" w:rsidRPr="00000000">
        <w:rPr>
          <w:sz w:val="26"/>
          <w:szCs w:val="26"/>
          <w:rtl w:val="0"/>
        </w:rPr>
        <w:t xml:space="preserve">System**'s mechanics into the thematic universe of </w:t>
      </w:r>
    </w:p>
    <w:p w:rsidR="00000000" w:rsidDel="00000000" w:rsidP="00000000" w:rsidRDefault="00000000" w:rsidRPr="00000000" w14:paraId="000012F7">
      <w:pPr>
        <w:spacing w:line="240" w:lineRule="auto"/>
        <w:ind w:left="729" w:firstLine="0"/>
        <w:jc w:val="both"/>
        <w:rPr>
          <w:sz w:val="26"/>
          <w:szCs w:val="26"/>
        </w:rPr>
      </w:pPr>
      <w:r w:rsidDel="00000000" w:rsidR="00000000" w:rsidRPr="00000000">
        <w:rPr>
          <w:sz w:val="26"/>
          <w:szCs w:val="26"/>
          <w:rtl w:val="0"/>
        </w:rPr>
        <w:t xml:space="preserve">**Conflict Horizon** </w:t>
      </w:r>
    </w:p>
    <w:p w:rsidR="00000000" w:rsidDel="00000000" w:rsidP="00000000" w:rsidRDefault="00000000" w:rsidRPr="00000000" w14:paraId="000012F8">
      <w:pPr>
        <w:spacing w:line="240" w:lineRule="auto"/>
        <w:ind w:left="729" w:firstLine="0"/>
        <w:jc w:val="both"/>
        <w:rPr>
          <w:sz w:val="26"/>
          <w:szCs w:val="26"/>
        </w:rPr>
      </w:pPr>
      <w:r w:rsidDel="00000000" w:rsidR="00000000" w:rsidRPr="00000000">
        <w:rPr>
          <w:sz w:val="26"/>
          <w:szCs w:val="26"/>
          <w:rtl w:val="0"/>
        </w:rPr>
        <w:t xml:space="preserve">. It provides rules for target numbers, dice mechanics, proficiency use, tier progression, </w:t>
      </w:r>
    </w:p>
    <w:p w:rsidR="00000000" w:rsidDel="00000000" w:rsidP="00000000" w:rsidRDefault="00000000" w:rsidRPr="00000000" w14:paraId="000012F9">
      <w:pPr>
        <w:spacing w:line="240" w:lineRule="auto"/>
        <w:ind w:left="729" w:firstLine="0"/>
        <w:jc w:val="both"/>
        <w:rPr>
          <w:sz w:val="26"/>
          <w:szCs w:val="26"/>
        </w:rPr>
      </w:pPr>
      <w:r w:rsidDel="00000000" w:rsidR="00000000" w:rsidRPr="00000000">
        <w:rPr>
          <w:sz w:val="26"/>
          <w:szCs w:val="26"/>
          <w:rtl w:val="0"/>
        </w:rPr>
        <w:t xml:space="preserve">critical successes/failures, and more, ensuring a robust gameplay experience. </w:t>
      </w:r>
    </w:p>
    <w:p w:rsidR="00000000" w:rsidDel="00000000" w:rsidP="00000000" w:rsidRDefault="00000000" w:rsidRPr="00000000" w14:paraId="000012FA">
      <w:pPr>
        <w:spacing w:line="240" w:lineRule="auto"/>
        <w:ind w:left="729" w:firstLine="0"/>
        <w:jc w:val="both"/>
        <w:rPr>
          <w:sz w:val="26"/>
          <w:szCs w:val="26"/>
        </w:rPr>
      </w:pPr>
      <w:r w:rsidDel="00000000" w:rsidR="00000000" w:rsidRPr="00000000">
        <w:rPr>
          <w:sz w:val="26"/>
          <w:szCs w:val="26"/>
          <w:rtl w:val="0"/>
        </w:rPr>
        <w:t xml:space="preserve">### **Core Mechanics: Paragon Powers** </w:t>
      </w:r>
    </w:p>
    <w:p w:rsidR="00000000" w:rsidDel="00000000" w:rsidP="00000000" w:rsidRDefault="00000000" w:rsidRPr="00000000" w14:paraId="000012FB">
      <w:pPr>
        <w:spacing w:line="240" w:lineRule="auto"/>
        <w:ind w:left="729" w:firstLine="0"/>
        <w:jc w:val="both"/>
        <w:rPr>
          <w:sz w:val="26"/>
          <w:szCs w:val="26"/>
        </w:rPr>
      </w:pPr>
      <w:r w:rsidDel="00000000" w:rsidR="00000000" w:rsidRPr="00000000">
        <w:rPr>
          <w:sz w:val="26"/>
          <w:szCs w:val="26"/>
          <w:rtl w:val="0"/>
        </w:rPr>
        <w:t xml:space="preserve">#### **1. Acquiring Paragon Powers** </w:t>
      </w:r>
    </w:p>
    <w:p w:rsidR="00000000" w:rsidDel="00000000" w:rsidP="00000000" w:rsidRDefault="00000000" w:rsidRPr="00000000" w14:paraId="000012FC">
      <w:pPr>
        <w:spacing w:line="240" w:lineRule="auto"/>
        <w:ind w:left="729" w:firstLine="0"/>
        <w:jc w:val="both"/>
        <w:rPr>
          <w:sz w:val="26"/>
          <w:szCs w:val="26"/>
        </w:rPr>
      </w:pPr>
      <w:r w:rsidDel="00000000" w:rsidR="00000000" w:rsidRPr="00000000">
        <w:rPr>
          <w:sz w:val="26"/>
          <w:szCs w:val="26"/>
          <w:rtl w:val="0"/>
        </w:rPr>
        <w:t xml:space="preserve">**Starting Power:** Each character begins with **one Level 1 Paragon Power** during character creation. </w:t>
      </w:r>
    </w:p>
    <w:p w:rsidR="00000000" w:rsidDel="00000000" w:rsidP="00000000" w:rsidRDefault="00000000" w:rsidRPr="00000000" w14:paraId="000012FD">
      <w:pPr>
        <w:spacing w:line="240" w:lineRule="auto"/>
        <w:ind w:left="729" w:firstLine="0"/>
        <w:jc w:val="both"/>
        <w:rPr>
          <w:sz w:val="26"/>
          <w:szCs w:val="26"/>
        </w:rPr>
      </w:pPr>
      <w:r w:rsidDel="00000000" w:rsidR="00000000" w:rsidRPr="00000000">
        <w:rPr>
          <w:sz w:val="26"/>
          <w:szCs w:val="26"/>
          <w:rtl w:val="0"/>
        </w:rPr>
        <w:t xml:space="preserve">**Progression:** Characters gain additional Paragon Powers or upgrade existing ones at **specific milestone levels** (e.g., every 2 levels). </w:t>
      </w:r>
    </w:p>
    <w:p w:rsidR="00000000" w:rsidDel="00000000" w:rsidP="00000000" w:rsidRDefault="00000000" w:rsidRPr="00000000" w14:paraId="000012F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FF">
      <w:pPr>
        <w:spacing w:line="240" w:lineRule="auto"/>
        <w:ind w:left="729" w:firstLine="0"/>
        <w:jc w:val="both"/>
        <w:rPr>
          <w:sz w:val="26"/>
          <w:szCs w:val="26"/>
        </w:rPr>
      </w:pPr>
      <w:r w:rsidDel="00000000" w:rsidR="00000000" w:rsidRPr="00000000">
        <w:rPr>
          <w:sz w:val="26"/>
          <w:szCs w:val="26"/>
          <w:rtl w:val="0"/>
        </w:rPr>
        <w:t xml:space="preserve">**Roll Mechanics:** </w:t>
      </w:r>
    </w:p>
    <w:p w:rsidR="00000000" w:rsidDel="00000000" w:rsidP="00000000" w:rsidRDefault="00000000" w:rsidRPr="00000000" w14:paraId="00001300">
      <w:pPr>
        <w:spacing w:line="240" w:lineRule="auto"/>
        <w:ind w:left="729" w:firstLine="0"/>
        <w:jc w:val="both"/>
        <w:rPr>
          <w:sz w:val="26"/>
          <w:szCs w:val="26"/>
        </w:rPr>
      </w:pPr>
      <w:r w:rsidDel="00000000" w:rsidR="00000000" w:rsidRPr="00000000">
        <w:rPr>
          <w:sz w:val="26"/>
          <w:szCs w:val="26"/>
          <w:rtl w:val="0"/>
        </w:rPr>
        <w:t xml:space="preserve"> To activate a Paragon Power, roll **1d100** and compare the result to the calculated success threshold. </w:t>
      </w:r>
    </w:p>
    <w:p w:rsidR="00000000" w:rsidDel="00000000" w:rsidP="00000000" w:rsidRDefault="00000000" w:rsidRPr="00000000" w14:paraId="00001301">
      <w:pPr>
        <w:spacing w:line="240" w:lineRule="auto"/>
        <w:ind w:left="729" w:firstLine="0"/>
        <w:jc w:val="both"/>
        <w:rPr>
          <w:sz w:val="26"/>
          <w:szCs w:val="26"/>
        </w:rPr>
      </w:pPr>
      <w:r w:rsidDel="00000000" w:rsidR="00000000" w:rsidRPr="00000000">
        <w:rPr>
          <w:sz w:val="26"/>
          <w:szCs w:val="26"/>
          <w:rtl w:val="0"/>
        </w:rPr>
        <w:t xml:space="preserve">**Success Threshold**:  </w:t>
      </w:r>
    </w:p>
    <w:p w:rsidR="00000000" w:rsidDel="00000000" w:rsidP="00000000" w:rsidRDefault="00000000" w:rsidRPr="00000000" w14:paraId="00001302">
      <w:pPr>
        <w:spacing w:line="240" w:lineRule="auto"/>
        <w:ind w:left="729" w:firstLine="0"/>
        <w:jc w:val="both"/>
        <w:rPr>
          <w:sz w:val="26"/>
          <w:szCs w:val="26"/>
        </w:rPr>
      </w:pPr>
      <w:r w:rsidDel="00000000" w:rsidR="00000000" w:rsidRPr="00000000">
        <w:rPr>
          <w:sz w:val="26"/>
          <w:szCs w:val="26"/>
          <w:rtl w:val="0"/>
        </w:rPr>
        <w:t xml:space="preserve">From the information provided, here's a general formula for determining the success threshold when activating a Paragon power: </w:t>
      </w:r>
    </w:p>
    <w:p w:rsidR="00000000" w:rsidDel="00000000" w:rsidP="00000000" w:rsidRDefault="00000000" w:rsidRPr="00000000" w14:paraId="00001303">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304">
      <w:pPr>
        <w:spacing w:line="240" w:lineRule="auto"/>
        <w:ind w:left="729" w:firstLine="0"/>
        <w:jc w:val="both"/>
        <w:rPr>
          <w:sz w:val="26"/>
          <w:szCs w:val="26"/>
        </w:rPr>
      </w:pPr>
      <w:r w:rsidDel="00000000" w:rsidR="00000000" w:rsidRPr="00000000">
        <w:rPr>
          <w:sz w:val="26"/>
          <w:szCs w:val="26"/>
          <w:rtl w:val="0"/>
        </w:rPr>
        <w:t xml:space="preserve">Success Threshold = Base Skill Percentage + Attribute Bonus + Situational Modifiers - Activation Difficulty </w:t>
      </w:r>
    </w:p>
    <w:p w:rsidR="00000000" w:rsidDel="00000000" w:rsidP="00000000" w:rsidRDefault="00000000" w:rsidRPr="00000000" w14:paraId="00001305">
      <w:pPr>
        <w:spacing w:line="240" w:lineRule="auto"/>
        <w:ind w:left="729" w:firstLine="0"/>
        <w:jc w:val="both"/>
        <w:rPr>
          <w:sz w:val="26"/>
          <w:szCs w:val="26"/>
        </w:rPr>
      </w:pPr>
      <w:r w:rsidDel="00000000" w:rsidR="00000000" w:rsidRPr="00000000">
        <w:rPr>
          <w:sz w:val="26"/>
          <w:szCs w:val="26"/>
          <w:rtl w:val="0"/>
        </w:rPr>
        <w:t xml:space="preserve">Where: </w:t>
      </w:r>
    </w:p>
    <w:p w:rsidR="00000000" w:rsidDel="00000000" w:rsidP="00000000" w:rsidRDefault="00000000" w:rsidRPr="00000000" w14:paraId="00001306">
      <w:pPr>
        <w:spacing w:line="240" w:lineRule="auto"/>
        <w:ind w:left="729" w:firstLine="0"/>
        <w:jc w:val="both"/>
        <w:rPr>
          <w:sz w:val="26"/>
          <w:szCs w:val="26"/>
        </w:rPr>
      </w:pPr>
      <w:r w:rsidDel="00000000" w:rsidR="00000000" w:rsidRPr="00000000">
        <w:rPr>
          <w:sz w:val="26"/>
          <w:szCs w:val="26"/>
          <w:rtl w:val="0"/>
        </w:rPr>
        <w:t xml:space="preserve">Base Skill Percentage: The character's skill level related to the Paragon power (e.g., Psionics, Resonance). </w:t>
      </w:r>
    </w:p>
    <w:p w:rsidR="00000000" w:rsidDel="00000000" w:rsidP="00000000" w:rsidRDefault="00000000" w:rsidRPr="00000000" w14:paraId="00001307">
      <w:pPr>
        <w:spacing w:line="240" w:lineRule="auto"/>
        <w:ind w:left="729" w:firstLine="0"/>
        <w:jc w:val="both"/>
        <w:rPr>
          <w:sz w:val="26"/>
          <w:szCs w:val="26"/>
        </w:rPr>
      </w:pPr>
      <w:r w:rsidDel="00000000" w:rsidR="00000000" w:rsidRPr="00000000">
        <w:rPr>
          <w:sz w:val="26"/>
          <w:szCs w:val="26"/>
          <w:rtl w:val="0"/>
        </w:rPr>
        <w:t xml:space="preserve">Attribute Bonus: Derived from the relevant attribute associated with the power (e.g., Willpower, Cognition, etc.). </w:t>
      </w:r>
    </w:p>
    <w:p w:rsidR="00000000" w:rsidDel="00000000" w:rsidP="00000000" w:rsidRDefault="00000000" w:rsidRPr="00000000" w14:paraId="00001308">
      <w:pPr>
        <w:spacing w:line="240" w:lineRule="auto"/>
        <w:ind w:left="729" w:firstLine="0"/>
        <w:jc w:val="both"/>
        <w:rPr>
          <w:sz w:val="26"/>
          <w:szCs w:val="26"/>
        </w:rPr>
      </w:pPr>
      <w:r w:rsidDel="00000000" w:rsidR="00000000" w:rsidRPr="00000000">
        <w:rPr>
          <w:sz w:val="26"/>
          <w:szCs w:val="26"/>
          <w:rtl w:val="0"/>
        </w:rPr>
        <w:t xml:space="preserve">Situational Modifiers: Bonuses or penalties based on external conditions, alignment effects (e.g., Gnosis/Entropy), or environmental influences. </w:t>
      </w:r>
    </w:p>
    <w:p w:rsidR="00000000" w:rsidDel="00000000" w:rsidP="00000000" w:rsidRDefault="00000000" w:rsidRPr="00000000" w14:paraId="00001309">
      <w:pPr>
        <w:spacing w:line="240" w:lineRule="auto"/>
        <w:ind w:left="729" w:firstLine="0"/>
        <w:jc w:val="both"/>
        <w:rPr>
          <w:sz w:val="26"/>
          <w:szCs w:val="26"/>
        </w:rPr>
      </w:pPr>
      <w:r w:rsidDel="00000000" w:rsidR="00000000" w:rsidRPr="00000000">
        <w:rPr>
          <w:sz w:val="26"/>
          <w:szCs w:val="26"/>
          <w:rtl w:val="0"/>
        </w:rPr>
        <w:t xml:space="preserve">Activation Difficulty: A pre-set difficulty level for the specific Paragon power being activated. </w:t>
      </w:r>
    </w:p>
    <w:p w:rsidR="00000000" w:rsidDel="00000000" w:rsidP="00000000" w:rsidRDefault="00000000" w:rsidRPr="00000000" w14:paraId="0000130A">
      <w:pPr>
        <w:spacing w:line="240" w:lineRule="auto"/>
        <w:ind w:left="729" w:firstLine="0"/>
        <w:jc w:val="both"/>
        <w:rPr>
          <w:sz w:val="26"/>
          <w:szCs w:val="26"/>
        </w:rPr>
      </w:pPr>
      <w:r w:rsidDel="00000000" w:rsidR="00000000" w:rsidRPr="00000000">
        <w:rPr>
          <w:sz w:val="26"/>
          <w:szCs w:val="26"/>
          <w:rtl w:val="0"/>
        </w:rPr>
        <w:t xml:space="preserve">For example: </w:t>
      </w:r>
    </w:p>
    <w:p w:rsidR="00000000" w:rsidDel="00000000" w:rsidP="00000000" w:rsidRDefault="00000000" w:rsidRPr="00000000" w14:paraId="0000130B">
      <w:pPr>
        <w:spacing w:line="240" w:lineRule="auto"/>
        <w:ind w:left="729" w:firstLine="0"/>
        <w:jc w:val="both"/>
        <w:rPr>
          <w:sz w:val="26"/>
          <w:szCs w:val="26"/>
        </w:rPr>
      </w:pPr>
      <w:r w:rsidDel="00000000" w:rsidR="00000000" w:rsidRPr="00000000">
        <w:rPr>
          <w:sz w:val="26"/>
          <w:szCs w:val="26"/>
          <w:rtl w:val="0"/>
        </w:rPr>
        <w:t xml:space="preserve">A character with a Base Skill of 60%, an Attribute Bonus of 10%, and a +5% Situational Modifier activating a power with a difficulty of -20% would have a Success Threshold of: </w:t>
      </w:r>
    </w:p>
    <w:p w:rsidR="00000000" w:rsidDel="00000000" w:rsidP="00000000" w:rsidRDefault="00000000" w:rsidRPr="00000000" w14:paraId="0000130C">
      <w:pPr>
        <w:spacing w:line="240" w:lineRule="auto"/>
        <w:ind w:left="729" w:firstLine="0"/>
        <w:jc w:val="both"/>
        <w:rPr>
          <w:sz w:val="26"/>
          <w:szCs w:val="26"/>
        </w:rPr>
      </w:pPr>
      <w:r w:rsidDel="00000000" w:rsidR="00000000" w:rsidRPr="00000000">
        <w:rPr>
          <w:sz w:val="26"/>
          <w:szCs w:val="26"/>
          <w:rtl w:val="0"/>
        </w:rPr>
        <w:t xml:space="preserve">          60% + 10% + 5% - 20% = 55% </w:t>
      </w:r>
    </w:p>
    <w:p w:rsidR="00000000" w:rsidDel="00000000" w:rsidP="00000000" w:rsidRDefault="00000000" w:rsidRPr="00000000" w14:paraId="0000130D">
      <w:pPr>
        <w:spacing w:line="240" w:lineRule="auto"/>
        <w:ind w:left="729" w:firstLine="0"/>
        <w:jc w:val="both"/>
        <w:rPr>
          <w:sz w:val="26"/>
          <w:szCs w:val="26"/>
        </w:rPr>
      </w:pPr>
      <w:r w:rsidDel="00000000" w:rsidR="00000000" w:rsidRPr="00000000">
        <w:rPr>
          <w:sz w:val="26"/>
          <w:szCs w:val="26"/>
          <w:rtl w:val="0"/>
        </w:rPr>
        <w:t xml:space="preserve">**Success:** Roll below the target threshold to successfully activate the power. </w:t>
      </w:r>
    </w:p>
    <w:p w:rsidR="00000000" w:rsidDel="00000000" w:rsidP="00000000" w:rsidRDefault="00000000" w:rsidRPr="00000000" w14:paraId="0000130E">
      <w:pPr>
        <w:spacing w:line="240" w:lineRule="auto"/>
        <w:ind w:left="729" w:firstLine="0"/>
        <w:jc w:val="both"/>
        <w:rPr>
          <w:sz w:val="26"/>
          <w:szCs w:val="26"/>
        </w:rPr>
      </w:pPr>
      <w:r w:rsidDel="00000000" w:rsidR="00000000" w:rsidRPr="00000000">
        <w:rPr>
          <w:sz w:val="26"/>
          <w:szCs w:val="26"/>
          <w:rtl w:val="0"/>
        </w:rPr>
        <w:t xml:space="preserve">**Critical Success:** Rolling doubles below the threshold (e.g., 11, 22) amplifies the power’s effect. </w:t>
      </w:r>
    </w:p>
    <w:p w:rsidR="00000000" w:rsidDel="00000000" w:rsidP="00000000" w:rsidRDefault="00000000" w:rsidRPr="00000000" w14:paraId="0000130F">
      <w:pPr>
        <w:spacing w:line="240" w:lineRule="auto"/>
        <w:ind w:left="729" w:firstLine="0"/>
        <w:jc w:val="both"/>
        <w:rPr>
          <w:sz w:val="26"/>
          <w:szCs w:val="26"/>
        </w:rPr>
      </w:pPr>
      <w:r w:rsidDel="00000000" w:rsidR="00000000" w:rsidRPr="00000000">
        <w:rPr>
          <w:sz w:val="26"/>
          <w:szCs w:val="26"/>
          <w:rtl w:val="0"/>
        </w:rPr>
        <w:t xml:space="preserve">**Failure:** Rolling above the target threshold results in a failed activation with no effect. </w:t>
      </w:r>
    </w:p>
    <w:p w:rsidR="00000000" w:rsidDel="00000000" w:rsidP="00000000" w:rsidRDefault="00000000" w:rsidRPr="00000000" w14:paraId="00001310">
      <w:pPr>
        <w:spacing w:line="240" w:lineRule="auto"/>
        <w:ind w:left="729" w:firstLine="0"/>
        <w:jc w:val="both"/>
        <w:rPr>
          <w:sz w:val="26"/>
          <w:szCs w:val="26"/>
        </w:rPr>
      </w:pPr>
      <w:r w:rsidDel="00000000" w:rsidR="00000000" w:rsidRPr="00000000">
        <w:rPr>
          <w:sz w:val="26"/>
          <w:szCs w:val="26"/>
          <w:rtl w:val="0"/>
        </w:rPr>
        <w:t xml:space="preserve">**Critical Failure:** Rolling doubles above the threshold (e.g., 88, 99) triggers a catastrophic effect, such as unintended damage or backfiring. </w:t>
      </w:r>
    </w:p>
    <w:p w:rsidR="00000000" w:rsidDel="00000000" w:rsidP="00000000" w:rsidRDefault="00000000" w:rsidRPr="00000000" w14:paraId="0000131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12">
      <w:pPr>
        <w:spacing w:line="240" w:lineRule="auto"/>
        <w:ind w:left="729" w:firstLine="0"/>
        <w:jc w:val="both"/>
        <w:rPr>
          <w:sz w:val="26"/>
          <w:szCs w:val="26"/>
        </w:rPr>
      </w:pPr>
      <w:r w:rsidDel="00000000" w:rsidR="00000000" w:rsidRPr="00000000">
        <w:rPr>
          <w:sz w:val="26"/>
          <w:szCs w:val="26"/>
          <w:rtl w:val="0"/>
        </w:rPr>
        <w:t xml:space="preserve">### **Resource Costs for Activation** </w:t>
      </w:r>
    </w:p>
    <w:p w:rsidR="00000000" w:rsidDel="00000000" w:rsidP="00000000" w:rsidRDefault="00000000" w:rsidRPr="00000000" w14:paraId="00001313">
      <w:pPr>
        <w:spacing w:line="240" w:lineRule="auto"/>
        <w:ind w:left="729" w:firstLine="0"/>
        <w:jc w:val="both"/>
        <w:rPr>
          <w:sz w:val="26"/>
          <w:szCs w:val="26"/>
        </w:rPr>
      </w:pPr>
      <w:r w:rsidDel="00000000" w:rsidR="00000000" w:rsidRPr="00000000">
        <w:rPr>
          <w:sz w:val="26"/>
          <w:szCs w:val="26"/>
          <w:rtl w:val="0"/>
        </w:rPr>
        <w:t xml:space="preserve">**Entropy or Gnosis Points:** </w:t>
      </w:r>
    </w:p>
    <w:p w:rsidR="00000000" w:rsidDel="00000000" w:rsidP="00000000" w:rsidRDefault="00000000" w:rsidRPr="00000000" w14:paraId="00001314">
      <w:pPr>
        <w:spacing w:line="240" w:lineRule="auto"/>
        <w:ind w:left="729" w:firstLine="0"/>
        <w:jc w:val="both"/>
        <w:rPr>
          <w:sz w:val="26"/>
          <w:szCs w:val="26"/>
        </w:rPr>
      </w:pPr>
      <w:r w:rsidDel="00000000" w:rsidR="00000000" w:rsidRPr="00000000">
        <w:rPr>
          <w:sz w:val="26"/>
          <w:szCs w:val="26"/>
          <w:rtl w:val="0"/>
        </w:rPr>
        <w:t xml:space="preserve">Each Paragon Power requires spending **Entropy Points** (for chaos-driven abilities) or **Gnosis Points**(for harmony-driven abilities). </w:t>
      </w:r>
    </w:p>
    <w:p w:rsidR="00000000" w:rsidDel="00000000" w:rsidP="00000000" w:rsidRDefault="00000000" w:rsidRPr="00000000" w14:paraId="00001315">
      <w:pPr>
        <w:spacing w:line="240" w:lineRule="auto"/>
        <w:ind w:left="729" w:firstLine="0"/>
        <w:jc w:val="both"/>
        <w:rPr>
          <w:sz w:val="26"/>
          <w:szCs w:val="26"/>
        </w:rPr>
      </w:pPr>
      <w:r w:rsidDel="00000000" w:rsidR="00000000" w:rsidRPr="00000000">
        <w:rPr>
          <w:sz w:val="26"/>
          <w:szCs w:val="26"/>
          <w:rtl w:val="0"/>
        </w:rPr>
        <w:t xml:space="preserve">**Standard Cost:** 1 point per Tier of the Paragon Power. </w:t>
      </w:r>
    </w:p>
    <w:p w:rsidR="00000000" w:rsidDel="00000000" w:rsidP="00000000" w:rsidRDefault="00000000" w:rsidRPr="00000000" w14:paraId="00001316">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317">
      <w:pPr>
        <w:spacing w:line="240" w:lineRule="auto"/>
        <w:ind w:left="729" w:firstLine="0"/>
        <w:jc w:val="both"/>
        <w:rPr>
          <w:sz w:val="26"/>
          <w:szCs w:val="26"/>
        </w:rPr>
      </w:pPr>
      <w:r w:rsidDel="00000000" w:rsidR="00000000" w:rsidRPr="00000000">
        <w:rPr>
          <w:sz w:val="26"/>
          <w:szCs w:val="26"/>
          <w:rtl w:val="0"/>
        </w:rPr>
        <w:t xml:space="preserve">A Tier 3 Power costs 3 Entropy or Gnosis Points to activate. </w:t>
      </w:r>
    </w:p>
    <w:p w:rsidR="00000000" w:rsidDel="00000000" w:rsidP="00000000" w:rsidRDefault="00000000" w:rsidRPr="00000000" w14:paraId="0000131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19">
      <w:pPr>
        <w:spacing w:line="240" w:lineRule="auto"/>
        <w:ind w:left="729" w:firstLine="0"/>
        <w:jc w:val="both"/>
        <w:rPr>
          <w:sz w:val="26"/>
          <w:szCs w:val="26"/>
        </w:rPr>
      </w:pPr>
      <w:r w:rsidDel="00000000" w:rsidR="00000000" w:rsidRPr="00000000">
        <w:rPr>
          <w:sz w:val="26"/>
          <w:szCs w:val="26"/>
          <w:rtl w:val="0"/>
        </w:rPr>
        <w:t xml:space="preserve">### **Paragon Power Tiers and Scaling** </w:t>
      </w:r>
    </w:p>
    <w:p w:rsidR="00000000" w:rsidDel="00000000" w:rsidP="00000000" w:rsidRDefault="00000000" w:rsidRPr="00000000" w14:paraId="0000131A">
      <w:pPr>
        <w:spacing w:line="240" w:lineRule="auto"/>
        <w:ind w:left="729" w:firstLine="0"/>
        <w:jc w:val="both"/>
        <w:rPr>
          <w:sz w:val="26"/>
          <w:szCs w:val="26"/>
        </w:rPr>
      </w:pPr>
      <w:r w:rsidDel="00000000" w:rsidR="00000000" w:rsidRPr="00000000">
        <w:rPr>
          <w:sz w:val="26"/>
          <w:szCs w:val="26"/>
          <w:rtl w:val="0"/>
        </w:rPr>
        <w:t xml:space="preserve">Paragon Powers are divided into **five tiers**, with each tier unlocking enhanced effects, greater range, or additional utility. </w:t>
      </w:r>
    </w:p>
    <w:p w:rsidR="00000000" w:rsidDel="00000000" w:rsidP="00000000" w:rsidRDefault="00000000" w:rsidRPr="00000000" w14:paraId="0000131B">
      <w:pPr>
        <w:spacing w:line="240" w:lineRule="auto"/>
        <w:ind w:left="729" w:firstLine="0"/>
        <w:jc w:val="both"/>
        <w:rPr>
          <w:sz w:val="26"/>
          <w:szCs w:val="26"/>
        </w:rPr>
      </w:pPr>
      <w:r w:rsidDel="00000000" w:rsidR="00000000" w:rsidRPr="00000000">
        <w:rPr>
          <w:sz w:val="26"/>
          <w:szCs w:val="26"/>
          <w:rtl w:val="0"/>
        </w:rPr>
        <w:t xml:space="preserve">| **Tier 1:**| </w:t>
      </w:r>
    </w:p>
    <w:p w:rsidR="00000000" w:rsidDel="00000000" w:rsidP="00000000" w:rsidRDefault="00000000" w:rsidRPr="00000000" w14:paraId="0000131C">
      <w:pPr>
        <w:spacing w:line="240" w:lineRule="auto"/>
        <w:ind w:left="729" w:firstLine="0"/>
        <w:jc w:val="both"/>
        <w:rPr>
          <w:sz w:val="26"/>
          <w:szCs w:val="26"/>
        </w:rPr>
      </w:pPr>
      <w:r w:rsidDel="00000000" w:rsidR="00000000" w:rsidRPr="00000000">
        <w:rPr>
          <w:sz w:val="26"/>
          <w:szCs w:val="26"/>
          <w:rtl w:val="0"/>
        </w:rPr>
        <w:t xml:space="preserve">| Basic ability with a single-use effect. Roll against a base threshold.  </w:t>
      </w:r>
    </w:p>
    <w:p w:rsidR="00000000" w:rsidDel="00000000" w:rsidP="00000000" w:rsidRDefault="00000000" w:rsidRPr="00000000" w14:paraId="0000131D">
      <w:pPr>
        <w:spacing w:line="240" w:lineRule="auto"/>
        <w:ind w:left="729" w:firstLine="0"/>
        <w:jc w:val="both"/>
        <w:rPr>
          <w:sz w:val="26"/>
          <w:szCs w:val="26"/>
        </w:rPr>
      </w:pPr>
      <w:r w:rsidDel="00000000" w:rsidR="00000000" w:rsidRPr="00000000">
        <w:rPr>
          <w:sz w:val="26"/>
          <w:szCs w:val="26"/>
          <w:rtl w:val="0"/>
        </w:rPr>
        <w:t xml:space="preserve">| **Tier 2:** | </w:t>
      </w:r>
    </w:p>
    <w:p w:rsidR="00000000" w:rsidDel="00000000" w:rsidP="00000000" w:rsidRDefault="00000000" w:rsidRPr="00000000" w14:paraId="0000131E">
      <w:pPr>
        <w:spacing w:line="240" w:lineRule="auto"/>
        <w:ind w:left="729" w:firstLine="0"/>
        <w:jc w:val="both"/>
        <w:rPr>
          <w:sz w:val="26"/>
          <w:szCs w:val="26"/>
        </w:rPr>
      </w:pPr>
      <w:r w:rsidDel="00000000" w:rsidR="00000000" w:rsidRPr="00000000">
        <w:rPr>
          <w:sz w:val="26"/>
          <w:szCs w:val="26"/>
          <w:rtl w:val="0"/>
        </w:rPr>
        <w:t xml:space="preserve">| Adds a secondary effect (e.g., AoE, bonus healing, or debuffs).  </w:t>
      </w:r>
    </w:p>
    <w:p w:rsidR="00000000" w:rsidDel="00000000" w:rsidP="00000000" w:rsidRDefault="00000000" w:rsidRPr="00000000" w14:paraId="0000131F">
      <w:pPr>
        <w:spacing w:line="240" w:lineRule="auto"/>
        <w:ind w:left="729" w:firstLine="0"/>
        <w:jc w:val="both"/>
        <w:rPr>
          <w:sz w:val="26"/>
          <w:szCs w:val="26"/>
        </w:rPr>
      </w:pPr>
      <w:r w:rsidDel="00000000" w:rsidR="00000000" w:rsidRPr="00000000">
        <w:rPr>
          <w:sz w:val="26"/>
          <w:szCs w:val="26"/>
          <w:rtl w:val="0"/>
        </w:rPr>
        <w:t xml:space="preserve">| **Tier 3:** | </w:t>
      </w:r>
    </w:p>
    <w:p w:rsidR="00000000" w:rsidDel="00000000" w:rsidP="00000000" w:rsidRDefault="00000000" w:rsidRPr="00000000" w14:paraId="00001320">
      <w:pPr>
        <w:spacing w:line="240" w:lineRule="auto"/>
        <w:ind w:left="729" w:firstLine="0"/>
        <w:jc w:val="both"/>
        <w:rPr>
          <w:sz w:val="26"/>
          <w:szCs w:val="26"/>
        </w:rPr>
      </w:pPr>
      <w:r w:rsidDel="00000000" w:rsidR="00000000" w:rsidRPr="00000000">
        <w:rPr>
          <w:sz w:val="26"/>
          <w:szCs w:val="26"/>
          <w:rtl w:val="0"/>
        </w:rPr>
        <w:t xml:space="preserve">| Includes scaling tied to attributes or proficiency modifiers.  </w:t>
      </w:r>
    </w:p>
    <w:p w:rsidR="00000000" w:rsidDel="00000000" w:rsidP="00000000" w:rsidRDefault="00000000" w:rsidRPr="00000000" w14:paraId="00001321">
      <w:pPr>
        <w:spacing w:line="240" w:lineRule="auto"/>
        <w:ind w:left="729" w:firstLine="0"/>
        <w:jc w:val="both"/>
        <w:rPr>
          <w:sz w:val="26"/>
          <w:szCs w:val="26"/>
        </w:rPr>
      </w:pPr>
      <w:r w:rsidDel="00000000" w:rsidR="00000000" w:rsidRPr="00000000">
        <w:rPr>
          <w:sz w:val="26"/>
          <w:szCs w:val="26"/>
          <w:rtl w:val="0"/>
        </w:rPr>
        <w:t xml:space="preserve">| **Tier 4:**| </w:t>
      </w:r>
    </w:p>
    <w:p w:rsidR="00000000" w:rsidDel="00000000" w:rsidP="00000000" w:rsidRDefault="00000000" w:rsidRPr="00000000" w14:paraId="00001322">
      <w:pPr>
        <w:spacing w:line="240" w:lineRule="auto"/>
        <w:ind w:left="729" w:firstLine="0"/>
        <w:jc w:val="both"/>
        <w:rPr>
          <w:sz w:val="26"/>
          <w:szCs w:val="26"/>
        </w:rPr>
      </w:pPr>
      <w:r w:rsidDel="00000000" w:rsidR="00000000" w:rsidRPr="00000000">
        <w:rPr>
          <w:sz w:val="26"/>
          <w:szCs w:val="26"/>
          <w:rtl w:val="0"/>
        </w:rPr>
        <w:t xml:space="preserve">| Unlocks advanced utility or battlefield-altering effects.  </w:t>
      </w:r>
    </w:p>
    <w:p w:rsidR="00000000" w:rsidDel="00000000" w:rsidP="00000000" w:rsidRDefault="00000000" w:rsidRPr="00000000" w14:paraId="00001323">
      <w:pPr>
        <w:spacing w:line="240" w:lineRule="auto"/>
        <w:ind w:left="729" w:firstLine="0"/>
        <w:jc w:val="both"/>
        <w:rPr>
          <w:sz w:val="26"/>
          <w:szCs w:val="26"/>
        </w:rPr>
      </w:pPr>
      <w:r w:rsidDel="00000000" w:rsidR="00000000" w:rsidRPr="00000000">
        <w:rPr>
          <w:sz w:val="26"/>
          <w:szCs w:val="26"/>
          <w:rtl w:val="0"/>
        </w:rPr>
        <w:t xml:space="preserve">|**Tier 5:**| </w:t>
      </w:r>
    </w:p>
    <w:p w:rsidR="00000000" w:rsidDel="00000000" w:rsidP="00000000" w:rsidRDefault="00000000" w:rsidRPr="00000000" w14:paraId="0000132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25">
      <w:pPr>
        <w:spacing w:line="240" w:lineRule="auto"/>
        <w:ind w:left="729" w:firstLine="0"/>
        <w:jc w:val="both"/>
        <w:rPr>
          <w:sz w:val="26"/>
          <w:szCs w:val="26"/>
        </w:rPr>
      </w:pPr>
      <w:r w:rsidDel="00000000" w:rsidR="00000000" w:rsidRPr="00000000">
        <w:rPr>
          <w:sz w:val="26"/>
          <w:szCs w:val="26"/>
          <w:rtl w:val="0"/>
        </w:rPr>
        <w:t xml:space="preserve">| Grants narrative-altering powers, such as reviving allies or reshaping environmental. </w:t>
      </w:r>
    </w:p>
    <w:p w:rsidR="00000000" w:rsidDel="00000000" w:rsidP="00000000" w:rsidRDefault="00000000" w:rsidRPr="00000000" w14:paraId="0000132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27">
      <w:pPr>
        <w:spacing w:line="240" w:lineRule="auto"/>
        <w:ind w:left="729" w:firstLine="0"/>
        <w:jc w:val="both"/>
        <w:rPr>
          <w:sz w:val="26"/>
          <w:szCs w:val="26"/>
        </w:rPr>
      </w:pPr>
      <w:r w:rsidDel="00000000" w:rsidR="00000000" w:rsidRPr="00000000">
        <w:rPr>
          <w:sz w:val="26"/>
          <w:szCs w:val="26"/>
          <w:rtl w:val="0"/>
        </w:rPr>
        <w:t xml:space="preserve">### **Dice-Based Scaling** </w:t>
      </w:r>
    </w:p>
    <w:p w:rsidR="00000000" w:rsidDel="00000000" w:rsidP="00000000" w:rsidRDefault="00000000" w:rsidRPr="00000000" w14:paraId="00001328">
      <w:pPr>
        <w:spacing w:line="240" w:lineRule="auto"/>
        <w:ind w:left="729" w:firstLine="0"/>
        <w:jc w:val="both"/>
        <w:rPr>
          <w:sz w:val="26"/>
          <w:szCs w:val="26"/>
        </w:rPr>
      </w:pPr>
      <w:r w:rsidDel="00000000" w:rsidR="00000000" w:rsidRPr="00000000">
        <w:rPr>
          <w:sz w:val="26"/>
          <w:szCs w:val="26"/>
          <w:rtl w:val="0"/>
        </w:rPr>
        <w:t xml:space="preserve">For powers that involve variable effects (e.g., damage, range, healing), the effect scales based on **attribute modifiers**: </w:t>
      </w:r>
    </w:p>
    <w:p w:rsidR="00000000" w:rsidDel="00000000" w:rsidP="00000000" w:rsidRDefault="00000000" w:rsidRPr="00000000" w14:paraId="00001329">
      <w:pPr>
        <w:spacing w:line="240" w:lineRule="auto"/>
        <w:ind w:left="729" w:firstLine="0"/>
        <w:jc w:val="both"/>
        <w:rPr>
          <w:sz w:val="26"/>
          <w:szCs w:val="26"/>
        </w:rPr>
      </w:pPr>
      <w:r w:rsidDel="00000000" w:rsidR="00000000" w:rsidRPr="00000000">
        <w:rPr>
          <w:sz w:val="26"/>
          <w:szCs w:val="26"/>
          <w:rtl w:val="0"/>
        </w:rPr>
        <w:t xml:space="preserve">Roll the **associated attribute dice** (e.g., d10 for Katra, d12 for Imperius). </w:t>
      </w:r>
    </w:p>
    <w:p w:rsidR="00000000" w:rsidDel="00000000" w:rsidP="00000000" w:rsidRDefault="00000000" w:rsidRPr="00000000" w14:paraId="0000132A">
      <w:pPr>
        <w:spacing w:line="240" w:lineRule="auto"/>
        <w:ind w:left="729" w:firstLine="0"/>
        <w:jc w:val="both"/>
        <w:rPr>
          <w:sz w:val="26"/>
          <w:szCs w:val="26"/>
        </w:rPr>
      </w:pPr>
      <w:r w:rsidDel="00000000" w:rsidR="00000000" w:rsidRPr="00000000">
        <w:rPr>
          <w:sz w:val="26"/>
          <w:szCs w:val="26"/>
          <w:rtl w:val="0"/>
        </w:rPr>
        <w:t xml:space="preserve">Add the result to the base effect. </w:t>
      </w:r>
    </w:p>
    <w:p w:rsidR="00000000" w:rsidDel="00000000" w:rsidP="00000000" w:rsidRDefault="00000000" w:rsidRPr="00000000" w14:paraId="0000132B">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32C">
      <w:pPr>
        <w:spacing w:line="240" w:lineRule="auto"/>
        <w:ind w:left="729" w:firstLine="0"/>
        <w:jc w:val="both"/>
        <w:rPr>
          <w:sz w:val="26"/>
          <w:szCs w:val="26"/>
        </w:rPr>
      </w:pPr>
      <w:r w:rsidDel="00000000" w:rsidR="00000000" w:rsidRPr="00000000">
        <w:rPr>
          <w:sz w:val="26"/>
          <w:szCs w:val="26"/>
          <w:rtl w:val="0"/>
        </w:rPr>
        <w:t xml:space="preserve">**Tier 3 Power:** Harmonizing Pulse (Healing). </w:t>
      </w:r>
    </w:p>
    <w:p w:rsidR="00000000" w:rsidDel="00000000" w:rsidP="00000000" w:rsidRDefault="00000000" w:rsidRPr="00000000" w14:paraId="0000132D">
      <w:pPr>
        <w:spacing w:line="240" w:lineRule="auto"/>
        <w:ind w:left="729" w:firstLine="0"/>
        <w:jc w:val="both"/>
        <w:rPr>
          <w:sz w:val="26"/>
          <w:szCs w:val="26"/>
        </w:rPr>
      </w:pPr>
      <w:r w:rsidDel="00000000" w:rsidR="00000000" w:rsidRPr="00000000">
        <w:rPr>
          <w:sz w:val="26"/>
          <w:szCs w:val="26"/>
          <w:rtl w:val="0"/>
        </w:rPr>
        <w:t xml:space="preserve">**Base Healing = 20% HP  </w:t>
      </w:r>
    </w:p>
    <w:p w:rsidR="00000000" w:rsidDel="00000000" w:rsidP="00000000" w:rsidRDefault="00000000" w:rsidRPr="00000000" w14:paraId="0000132E">
      <w:pPr>
        <w:spacing w:line="240" w:lineRule="auto"/>
        <w:ind w:left="729" w:firstLine="0"/>
        <w:jc w:val="both"/>
        <w:rPr>
          <w:sz w:val="26"/>
          <w:szCs w:val="26"/>
        </w:rPr>
      </w:pPr>
      <w:r w:rsidDel="00000000" w:rsidR="00000000" w:rsidRPr="00000000">
        <w:rPr>
          <w:sz w:val="26"/>
          <w:szCs w:val="26"/>
          <w:rtl w:val="0"/>
        </w:rPr>
        <w:t xml:space="preserve">**Linked Attributes:** Harmonia (d10) and Gnosis (d12). </w:t>
      </w:r>
    </w:p>
    <w:p w:rsidR="00000000" w:rsidDel="00000000" w:rsidP="00000000" w:rsidRDefault="00000000" w:rsidRPr="00000000" w14:paraId="0000132F">
      <w:pPr>
        <w:spacing w:line="240" w:lineRule="auto"/>
        <w:ind w:left="729" w:firstLine="0"/>
        <w:jc w:val="both"/>
        <w:rPr>
          <w:sz w:val="26"/>
          <w:szCs w:val="26"/>
        </w:rPr>
      </w:pPr>
      <w:sdt>
        <w:sdtPr>
          <w:id w:val="1651886034"/>
          <w:tag w:val="goog_rdk_57"/>
        </w:sdtPr>
        <w:sdtContent>
          <w:r w:rsidDel="00000000" w:rsidR="00000000" w:rsidRPr="00000000">
            <w:rPr>
              <w:rFonts w:ascii="Nova Mono" w:cs="Nova Mono" w:eastAsia="Nova Mono" w:hAnsi="Nova Mono"/>
              <w:sz w:val="26"/>
              <w:szCs w:val="26"/>
              <w:rtl w:val="0"/>
            </w:rPr>
            <w:t xml:space="preserve">- Roll: Harmonia = 8, Gnosis = 6 → Total Healing = \( 20 + 8 + 6 = 34\%\). </w:t>
          </w:r>
        </w:sdtContent>
      </w:sdt>
    </w:p>
    <w:p w:rsidR="00000000" w:rsidDel="00000000" w:rsidP="00000000" w:rsidRDefault="00000000" w:rsidRPr="00000000" w14:paraId="000013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31">
      <w:pPr>
        <w:spacing w:line="240" w:lineRule="auto"/>
        <w:ind w:left="729" w:firstLine="0"/>
        <w:jc w:val="both"/>
        <w:rPr>
          <w:sz w:val="26"/>
          <w:szCs w:val="26"/>
        </w:rPr>
      </w:pPr>
      <w:r w:rsidDel="00000000" w:rsidR="00000000" w:rsidRPr="00000000">
        <w:rPr>
          <w:sz w:val="26"/>
          <w:szCs w:val="26"/>
          <w:rtl w:val="0"/>
        </w:rPr>
        <w:t xml:space="preserve">### **Interaction With Alignment** </w:t>
      </w:r>
    </w:p>
    <w:p w:rsidR="00000000" w:rsidDel="00000000" w:rsidP="00000000" w:rsidRDefault="00000000" w:rsidRPr="00000000" w14:paraId="00001332">
      <w:pPr>
        <w:spacing w:line="240" w:lineRule="auto"/>
        <w:ind w:left="729" w:firstLine="0"/>
        <w:jc w:val="both"/>
        <w:rPr>
          <w:sz w:val="26"/>
          <w:szCs w:val="26"/>
        </w:rPr>
      </w:pPr>
      <w:r w:rsidDel="00000000" w:rsidR="00000000" w:rsidRPr="00000000">
        <w:rPr>
          <w:sz w:val="26"/>
          <w:szCs w:val="26"/>
          <w:rtl w:val="0"/>
        </w:rPr>
        <w:t xml:space="preserve">Each Paragon Power has a connection to **Entropy** or **Gnosis**. </w:t>
      </w:r>
    </w:p>
    <w:p w:rsidR="00000000" w:rsidDel="00000000" w:rsidP="00000000" w:rsidRDefault="00000000" w:rsidRPr="00000000" w14:paraId="00001333">
      <w:pPr>
        <w:spacing w:line="240" w:lineRule="auto"/>
        <w:ind w:left="729" w:firstLine="0"/>
        <w:jc w:val="both"/>
        <w:rPr>
          <w:sz w:val="26"/>
          <w:szCs w:val="26"/>
        </w:rPr>
      </w:pPr>
      <w:r w:rsidDel="00000000" w:rsidR="00000000" w:rsidRPr="00000000">
        <w:rPr>
          <w:sz w:val="26"/>
          <w:szCs w:val="26"/>
          <w:rtl w:val="0"/>
        </w:rPr>
        <w:t xml:space="preserve">**Entropy Activation:** Adds 1° toward chaos-aligned archetypes on the alignment wheel. </w:t>
      </w:r>
    </w:p>
    <w:p w:rsidR="00000000" w:rsidDel="00000000" w:rsidP="00000000" w:rsidRDefault="00000000" w:rsidRPr="00000000" w14:paraId="00001334">
      <w:pPr>
        <w:spacing w:line="240" w:lineRule="auto"/>
        <w:ind w:left="729" w:firstLine="0"/>
        <w:jc w:val="both"/>
        <w:rPr>
          <w:sz w:val="26"/>
          <w:szCs w:val="26"/>
        </w:rPr>
      </w:pPr>
      <w:r w:rsidDel="00000000" w:rsidR="00000000" w:rsidRPr="00000000">
        <w:rPr>
          <w:sz w:val="26"/>
          <w:szCs w:val="26"/>
          <w:rtl w:val="0"/>
        </w:rPr>
        <w:t xml:space="preserve">**Gnosis Activation:** Adds 1° toward harmony-aligned archetypes. </w:t>
      </w:r>
    </w:p>
    <w:p w:rsidR="00000000" w:rsidDel="00000000" w:rsidP="00000000" w:rsidRDefault="00000000" w:rsidRPr="00000000" w14:paraId="000013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36">
      <w:pPr>
        <w:spacing w:line="240" w:lineRule="auto"/>
        <w:ind w:left="729" w:firstLine="0"/>
        <w:jc w:val="both"/>
        <w:rPr>
          <w:sz w:val="26"/>
          <w:szCs w:val="26"/>
        </w:rPr>
      </w:pPr>
      <w:r w:rsidDel="00000000" w:rsidR="00000000" w:rsidRPr="00000000">
        <w:rPr>
          <w:sz w:val="26"/>
          <w:szCs w:val="26"/>
          <w:rtl w:val="0"/>
        </w:rPr>
        <w:t xml:space="preserve">### **Expanded Rules for Environmental Factors** </w:t>
      </w:r>
    </w:p>
    <w:p w:rsidR="00000000" w:rsidDel="00000000" w:rsidP="00000000" w:rsidRDefault="00000000" w:rsidRPr="00000000" w14:paraId="00001337">
      <w:pPr>
        <w:spacing w:line="240" w:lineRule="auto"/>
        <w:ind w:left="729" w:firstLine="0"/>
        <w:jc w:val="both"/>
        <w:rPr>
          <w:sz w:val="26"/>
          <w:szCs w:val="26"/>
        </w:rPr>
      </w:pPr>
      <w:r w:rsidDel="00000000" w:rsidR="00000000" w:rsidRPr="00000000">
        <w:rPr>
          <w:sz w:val="26"/>
          <w:szCs w:val="26"/>
          <w:rtl w:val="0"/>
        </w:rPr>
        <w:t xml:space="preserve">Environmental conditions can enhance or hinder Paragon Powers: </w:t>
      </w:r>
    </w:p>
    <w:p w:rsidR="00000000" w:rsidDel="00000000" w:rsidP="00000000" w:rsidRDefault="00000000" w:rsidRPr="00000000" w14:paraId="00001338">
      <w:pPr>
        <w:spacing w:line="240" w:lineRule="auto"/>
        <w:ind w:left="729" w:firstLine="0"/>
        <w:jc w:val="both"/>
        <w:rPr>
          <w:sz w:val="26"/>
          <w:szCs w:val="26"/>
        </w:rPr>
      </w:pPr>
      <w:r w:rsidDel="00000000" w:rsidR="00000000" w:rsidRPr="00000000">
        <w:rPr>
          <w:sz w:val="26"/>
          <w:szCs w:val="26"/>
          <w:rtl w:val="0"/>
        </w:rPr>
        <w:t xml:space="preserve">1.**Aligned Environments:** </w:t>
      </w:r>
    </w:p>
    <w:p w:rsidR="00000000" w:rsidDel="00000000" w:rsidP="00000000" w:rsidRDefault="00000000" w:rsidRPr="00000000" w14:paraId="00001339">
      <w:pPr>
        <w:spacing w:line="240" w:lineRule="auto"/>
        <w:ind w:left="729" w:firstLine="0"/>
        <w:jc w:val="both"/>
        <w:rPr>
          <w:sz w:val="26"/>
          <w:szCs w:val="26"/>
        </w:rPr>
      </w:pPr>
      <w:r w:rsidDel="00000000" w:rsidR="00000000" w:rsidRPr="00000000">
        <w:rPr>
          <w:sz w:val="26"/>
          <w:szCs w:val="26"/>
          <w:rtl w:val="0"/>
        </w:rPr>
        <w:t xml:space="preserve">**Example:** Using a Gnosis Power in a psionically charged sanctuary grants a **+5% bonus to the Success Threshold** </w:t>
      </w:r>
    </w:p>
    <w:p w:rsidR="00000000" w:rsidDel="00000000" w:rsidP="00000000" w:rsidRDefault="00000000" w:rsidRPr="00000000" w14:paraId="0000133A">
      <w:pPr>
        <w:spacing w:line="240" w:lineRule="auto"/>
        <w:ind w:left="729" w:firstLine="0"/>
        <w:jc w:val="both"/>
        <w:rPr>
          <w:sz w:val="26"/>
          <w:szCs w:val="26"/>
        </w:rPr>
      </w:pPr>
      <w:r w:rsidDel="00000000" w:rsidR="00000000" w:rsidRPr="00000000">
        <w:rPr>
          <w:sz w:val="26"/>
          <w:szCs w:val="26"/>
          <w:rtl w:val="0"/>
        </w:rPr>
        <w:t xml:space="preserve">2.**Opposing Environments:** </w:t>
      </w:r>
    </w:p>
    <w:p w:rsidR="00000000" w:rsidDel="00000000" w:rsidP="00000000" w:rsidRDefault="00000000" w:rsidRPr="00000000" w14:paraId="0000133B">
      <w:pPr>
        <w:spacing w:line="240" w:lineRule="auto"/>
        <w:ind w:left="729" w:firstLine="0"/>
        <w:jc w:val="both"/>
        <w:rPr>
          <w:sz w:val="26"/>
          <w:szCs w:val="26"/>
        </w:rPr>
      </w:pPr>
      <w:r w:rsidDel="00000000" w:rsidR="00000000" w:rsidRPr="00000000">
        <w:rPr>
          <w:sz w:val="26"/>
          <w:szCs w:val="26"/>
          <w:rtl w:val="0"/>
        </w:rPr>
        <w:t xml:space="preserve">**Example:** Using an Entropy Power in a stabilized zone imposes a ** </w:t>
      </w:r>
    </w:p>
    <w:p w:rsidR="00000000" w:rsidDel="00000000" w:rsidP="00000000" w:rsidRDefault="00000000" w:rsidRPr="00000000" w14:paraId="0000133C">
      <w:pPr>
        <w:spacing w:line="240" w:lineRule="auto"/>
        <w:ind w:left="729" w:firstLine="0"/>
        <w:jc w:val="both"/>
        <w:rPr>
          <w:sz w:val="26"/>
          <w:szCs w:val="26"/>
        </w:rPr>
      </w:pPr>
      <w:r w:rsidDel="00000000" w:rsidR="00000000" w:rsidRPr="00000000">
        <w:rPr>
          <w:sz w:val="26"/>
          <w:szCs w:val="26"/>
          <w:rtl w:val="0"/>
        </w:rPr>
        <w:t xml:space="preserve">-10% penalty** </w:t>
      </w:r>
    </w:p>
    <w:p w:rsidR="00000000" w:rsidDel="00000000" w:rsidP="00000000" w:rsidRDefault="00000000" w:rsidRPr="00000000" w14:paraId="000013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3E">
      <w:pPr>
        <w:spacing w:line="240" w:lineRule="auto"/>
        <w:ind w:left="729" w:firstLine="0"/>
        <w:jc w:val="both"/>
        <w:rPr>
          <w:sz w:val="26"/>
          <w:szCs w:val="26"/>
        </w:rPr>
      </w:pPr>
      <w:r w:rsidDel="00000000" w:rsidR="00000000" w:rsidRPr="00000000">
        <w:rPr>
          <w:sz w:val="26"/>
          <w:szCs w:val="26"/>
          <w:rtl w:val="0"/>
        </w:rPr>
        <w:t xml:space="preserve">### **Examples of Paragon Powers** </w:t>
      </w:r>
    </w:p>
    <w:p w:rsidR="00000000" w:rsidDel="00000000" w:rsidP="00000000" w:rsidRDefault="00000000" w:rsidRPr="00000000" w14:paraId="0000133F">
      <w:pPr>
        <w:spacing w:line="240" w:lineRule="auto"/>
        <w:ind w:left="729" w:firstLine="0"/>
        <w:jc w:val="both"/>
        <w:rPr>
          <w:sz w:val="26"/>
          <w:szCs w:val="26"/>
        </w:rPr>
      </w:pPr>
      <w:r w:rsidDel="00000000" w:rsidR="00000000" w:rsidRPr="00000000">
        <w:rPr>
          <w:sz w:val="26"/>
          <w:szCs w:val="26"/>
          <w:rtl w:val="0"/>
        </w:rPr>
        <w:t xml:space="preserve">#### **1. Harmonizing Pulse (Gnosis/Harmonia)** </w:t>
      </w:r>
    </w:p>
    <w:p w:rsidR="00000000" w:rsidDel="00000000" w:rsidP="00000000" w:rsidRDefault="00000000" w:rsidRPr="00000000" w14:paraId="00001340">
      <w:pPr>
        <w:spacing w:line="240" w:lineRule="auto"/>
        <w:ind w:left="729" w:firstLine="0"/>
        <w:jc w:val="both"/>
        <w:rPr>
          <w:sz w:val="26"/>
          <w:szCs w:val="26"/>
        </w:rPr>
      </w:pPr>
      <w:r w:rsidDel="00000000" w:rsidR="00000000" w:rsidRPr="00000000">
        <w:rPr>
          <w:sz w:val="26"/>
          <w:szCs w:val="26"/>
          <w:rtl w:val="0"/>
        </w:rPr>
        <w:t xml:space="preserve">**Tier 1:** Restores 10% HP to all allies within 10 meters. </w:t>
      </w:r>
    </w:p>
    <w:p w:rsidR="00000000" w:rsidDel="00000000" w:rsidP="00000000" w:rsidRDefault="00000000" w:rsidRPr="00000000" w14:paraId="00001341">
      <w:pPr>
        <w:spacing w:line="240" w:lineRule="auto"/>
        <w:ind w:left="729" w:firstLine="0"/>
        <w:jc w:val="both"/>
        <w:rPr>
          <w:sz w:val="26"/>
          <w:szCs w:val="26"/>
        </w:rPr>
      </w:pPr>
      <w:r w:rsidDel="00000000" w:rsidR="00000000" w:rsidRPr="00000000">
        <w:rPr>
          <w:sz w:val="26"/>
          <w:szCs w:val="26"/>
          <w:rtl w:val="0"/>
        </w:rPr>
        <w:t xml:space="preserve">**Tier 2:** Adds a cleansing effect, removing negative conditions (e.g., poison). </w:t>
      </w:r>
    </w:p>
    <w:p w:rsidR="00000000" w:rsidDel="00000000" w:rsidP="00000000" w:rsidRDefault="00000000" w:rsidRPr="00000000" w14:paraId="00001342">
      <w:pPr>
        <w:spacing w:line="240" w:lineRule="auto"/>
        <w:ind w:left="729" w:firstLine="0"/>
        <w:jc w:val="both"/>
        <w:rPr>
          <w:sz w:val="26"/>
          <w:szCs w:val="26"/>
        </w:rPr>
      </w:pPr>
      <w:r w:rsidDel="00000000" w:rsidR="00000000" w:rsidRPr="00000000">
        <w:rPr>
          <w:sz w:val="26"/>
          <w:szCs w:val="26"/>
          <w:rtl w:val="0"/>
        </w:rPr>
        <w:t xml:space="preserve">**Tier 3:** Restores 15% HP and grants a temporary shield for 5% of maximum HP . </w:t>
      </w:r>
    </w:p>
    <w:p w:rsidR="00000000" w:rsidDel="00000000" w:rsidP="00000000" w:rsidRDefault="00000000" w:rsidRPr="00000000" w14:paraId="00001343">
      <w:pPr>
        <w:spacing w:line="240" w:lineRule="auto"/>
        <w:ind w:left="729" w:firstLine="0"/>
        <w:jc w:val="both"/>
        <w:rPr>
          <w:sz w:val="26"/>
          <w:szCs w:val="26"/>
        </w:rPr>
      </w:pPr>
      <w:r w:rsidDel="00000000" w:rsidR="00000000" w:rsidRPr="00000000">
        <w:rPr>
          <w:sz w:val="26"/>
          <w:szCs w:val="26"/>
          <w:rtl w:val="0"/>
        </w:rPr>
        <w:t xml:space="preserve">**Tier 4:** Shields persist for 2 rounds and grant resistance to critical hits. </w:t>
      </w:r>
    </w:p>
    <w:p w:rsidR="00000000" w:rsidDel="00000000" w:rsidP="00000000" w:rsidRDefault="00000000" w:rsidRPr="00000000" w14:paraId="00001344">
      <w:pPr>
        <w:spacing w:line="240" w:lineRule="auto"/>
        <w:ind w:left="729" w:firstLine="0"/>
        <w:jc w:val="both"/>
        <w:rPr>
          <w:sz w:val="26"/>
          <w:szCs w:val="26"/>
        </w:rPr>
      </w:pPr>
      <w:r w:rsidDel="00000000" w:rsidR="00000000" w:rsidRPr="00000000">
        <w:rPr>
          <w:sz w:val="26"/>
          <w:szCs w:val="26"/>
          <w:rtl w:val="0"/>
        </w:rPr>
        <w:t xml:space="preserve">**Tier 5:** Massively heals all allies in range and revives one fallen ally. --- </w:t>
      </w:r>
    </w:p>
    <w:p w:rsidR="00000000" w:rsidDel="00000000" w:rsidP="00000000" w:rsidRDefault="00000000" w:rsidRPr="00000000" w14:paraId="00001345">
      <w:pPr>
        <w:spacing w:line="240" w:lineRule="auto"/>
        <w:ind w:left="729" w:firstLine="0"/>
        <w:jc w:val="both"/>
        <w:rPr>
          <w:sz w:val="26"/>
          <w:szCs w:val="26"/>
        </w:rPr>
      </w:pPr>
      <w:r w:rsidDel="00000000" w:rsidR="00000000" w:rsidRPr="00000000">
        <w:rPr>
          <w:sz w:val="26"/>
          <w:szCs w:val="26"/>
          <w:rtl w:val="0"/>
        </w:rPr>
        <w:t xml:space="preserve">#### **2. Chaos Catalyst (Entropy/Imperius)** </w:t>
      </w:r>
    </w:p>
    <w:p w:rsidR="00000000" w:rsidDel="00000000" w:rsidP="00000000" w:rsidRDefault="00000000" w:rsidRPr="00000000" w14:paraId="00001346">
      <w:pPr>
        <w:spacing w:line="240" w:lineRule="auto"/>
        <w:ind w:left="729" w:firstLine="0"/>
        <w:jc w:val="both"/>
        <w:rPr>
          <w:sz w:val="26"/>
          <w:szCs w:val="26"/>
        </w:rPr>
      </w:pPr>
      <w:r w:rsidDel="00000000" w:rsidR="00000000" w:rsidRPr="00000000">
        <w:rPr>
          <w:sz w:val="26"/>
          <w:szCs w:val="26"/>
          <w:rtl w:val="0"/>
        </w:rPr>
        <w:t xml:space="preserve">**Tier 1:** Amplifies damage of a single attack by 10%. </w:t>
      </w:r>
    </w:p>
    <w:p w:rsidR="00000000" w:rsidDel="00000000" w:rsidP="00000000" w:rsidRDefault="00000000" w:rsidRPr="00000000" w14:paraId="00001347">
      <w:pPr>
        <w:spacing w:line="240" w:lineRule="auto"/>
        <w:ind w:left="729" w:firstLine="0"/>
        <w:jc w:val="both"/>
        <w:rPr>
          <w:sz w:val="26"/>
          <w:szCs w:val="26"/>
        </w:rPr>
      </w:pPr>
      <w:r w:rsidDel="00000000" w:rsidR="00000000" w:rsidRPr="00000000">
        <w:rPr>
          <w:sz w:val="26"/>
          <w:szCs w:val="26"/>
          <w:rtl w:val="0"/>
        </w:rPr>
        <w:t xml:space="preserve">**Tier 2:** Causes a small explosion on impact, dealing AoE damage. </w:t>
      </w:r>
    </w:p>
    <w:p w:rsidR="00000000" w:rsidDel="00000000" w:rsidP="00000000" w:rsidRDefault="00000000" w:rsidRPr="00000000" w14:paraId="00001348">
      <w:pPr>
        <w:spacing w:line="240" w:lineRule="auto"/>
        <w:ind w:left="729" w:firstLine="0"/>
        <w:jc w:val="both"/>
        <w:rPr>
          <w:sz w:val="26"/>
          <w:szCs w:val="26"/>
        </w:rPr>
      </w:pPr>
      <w:r w:rsidDel="00000000" w:rsidR="00000000" w:rsidRPr="00000000">
        <w:rPr>
          <w:sz w:val="26"/>
          <w:szCs w:val="26"/>
          <w:rtl w:val="0"/>
        </w:rPr>
        <w:t xml:space="preserve">**Tier 3:** Reduces the Defensive Threshold of enemies in the AoE by 10%. </w:t>
      </w:r>
    </w:p>
    <w:p w:rsidR="00000000" w:rsidDel="00000000" w:rsidP="00000000" w:rsidRDefault="00000000" w:rsidRPr="00000000" w14:paraId="00001349">
      <w:pPr>
        <w:spacing w:line="240" w:lineRule="auto"/>
        <w:ind w:left="729" w:firstLine="0"/>
        <w:jc w:val="both"/>
        <w:rPr>
          <w:sz w:val="26"/>
          <w:szCs w:val="26"/>
        </w:rPr>
      </w:pPr>
      <w:r w:rsidDel="00000000" w:rsidR="00000000" w:rsidRPr="00000000">
        <w:rPr>
          <w:sz w:val="26"/>
          <w:szCs w:val="26"/>
          <w:rtl w:val="0"/>
        </w:rPr>
        <w:t xml:space="preserve">**Tier 4:** Converts damage dealt into temporary health for the user. </w:t>
      </w:r>
    </w:p>
    <w:p w:rsidR="00000000" w:rsidDel="00000000" w:rsidP="00000000" w:rsidRDefault="00000000" w:rsidRPr="00000000" w14:paraId="0000134A">
      <w:pPr>
        <w:spacing w:line="240" w:lineRule="auto"/>
        <w:ind w:left="729" w:firstLine="0"/>
        <w:jc w:val="both"/>
        <w:rPr>
          <w:sz w:val="26"/>
          <w:szCs w:val="26"/>
        </w:rPr>
      </w:pPr>
      <w:r w:rsidDel="00000000" w:rsidR="00000000" w:rsidRPr="00000000">
        <w:rPr>
          <w:sz w:val="26"/>
          <w:szCs w:val="26"/>
          <w:rtl w:val="0"/>
        </w:rPr>
        <w:t xml:space="preserve">**Tier 5:** Triggers a cascading chain reaction, dealing explosive damage to multiple targets. </w:t>
      </w:r>
    </w:p>
    <w:p w:rsidR="00000000" w:rsidDel="00000000" w:rsidP="00000000" w:rsidRDefault="00000000" w:rsidRPr="00000000" w14:paraId="000013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4C">
      <w:pPr>
        <w:spacing w:line="240" w:lineRule="auto"/>
        <w:ind w:left="729" w:firstLine="0"/>
        <w:jc w:val="both"/>
        <w:rPr>
          <w:sz w:val="26"/>
          <w:szCs w:val="26"/>
        </w:rPr>
      </w:pPr>
      <w:r w:rsidDel="00000000" w:rsidR="00000000" w:rsidRPr="00000000">
        <w:rPr>
          <w:sz w:val="26"/>
          <w:szCs w:val="26"/>
          <w:rtl w:val="0"/>
        </w:rPr>
        <w:t xml:space="preserve">#### **3. Psionic Null Field (Entropy/Gnosis)* </w:t>
      </w:r>
    </w:p>
    <w:p w:rsidR="00000000" w:rsidDel="00000000" w:rsidP="00000000" w:rsidRDefault="00000000" w:rsidRPr="00000000" w14:paraId="0000134D">
      <w:pPr>
        <w:spacing w:line="240" w:lineRule="auto"/>
        <w:ind w:left="729" w:firstLine="0"/>
        <w:jc w:val="both"/>
        <w:rPr>
          <w:sz w:val="26"/>
          <w:szCs w:val="26"/>
        </w:rPr>
      </w:pPr>
      <w:r w:rsidDel="00000000" w:rsidR="00000000" w:rsidRPr="00000000">
        <w:rPr>
          <w:sz w:val="26"/>
          <w:szCs w:val="26"/>
          <w:rtl w:val="0"/>
        </w:rPr>
        <w:t xml:space="preserve">**Tier 1:** Creates a 5-meter-radius field that disrupts psionic abilities. </w:t>
      </w:r>
    </w:p>
    <w:p w:rsidR="00000000" w:rsidDel="00000000" w:rsidP="00000000" w:rsidRDefault="00000000" w:rsidRPr="00000000" w14:paraId="0000134E">
      <w:pPr>
        <w:spacing w:line="240" w:lineRule="auto"/>
        <w:ind w:left="729" w:firstLine="0"/>
        <w:jc w:val="both"/>
        <w:rPr>
          <w:sz w:val="26"/>
          <w:szCs w:val="26"/>
        </w:rPr>
      </w:pPr>
      <w:r w:rsidDel="00000000" w:rsidR="00000000" w:rsidRPr="00000000">
        <w:rPr>
          <w:sz w:val="26"/>
          <w:szCs w:val="26"/>
          <w:rtl w:val="0"/>
        </w:rPr>
        <w:t xml:space="preserve">**Tier 2:** Enemies within the field suffer a -10% penalty to Gnosis rolls. </w:t>
      </w:r>
    </w:p>
    <w:p w:rsidR="00000000" w:rsidDel="00000000" w:rsidP="00000000" w:rsidRDefault="00000000" w:rsidRPr="00000000" w14:paraId="0000134F">
      <w:pPr>
        <w:spacing w:line="240" w:lineRule="auto"/>
        <w:ind w:left="729" w:firstLine="0"/>
        <w:jc w:val="both"/>
        <w:rPr>
          <w:sz w:val="26"/>
          <w:szCs w:val="26"/>
        </w:rPr>
      </w:pPr>
      <w:r w:rsidDel="00000000" w:rsidR="00000000" w:rsidRPr="00000000">
        <w:rPr>
          <w:sz w:val="26"/>
          <w:szCs w:val="26"/>
          <w:rtl w:val="0"/>
        </w:rPr>
        <w:t xml:space="preserve">**Tier 3:** Doubles the radius of the field.4**Tier 4:** Cancels active psionic abilities within the field. </w:t>
      </w:r>
    </w:p>
    <w:p w:rsidR="00000000" w:rsidDel="00000000" w:rsidP="00000000" w:rsidRDefault="00000000" w:rsidRPr="00000000" w14:paraId="00001350">
      <w:pPr>
        <w:spacing w:line="240" w:lineRule="auto"/>
        <w:ind w:left="729" w:firstLine="0"/>
        <w:jc w:val="both"/>
        <w:rPr>
          <w:sz w:val="26"/>
          <w:szCs w:val="26"/>
        </w:rPr>
      </w:pPr>
      <w:r w:rsidDel="00000000" w:rsidR="00000000" w:rsidRPr="00000000">
        <w:rPr>
          <w:sz w:val="26"/>
          <w:szCs w:val="26"/>
          <w:rtl w:val="0"/>
        </w:rPr>
        <w:t xml:space="preserve">**Tier 5:** Creates a permanent disruption in the area, preventing psionic use for an extended period. </w:t>
      </w:r>
    </w:p>
    <w:p w:rsidR="00000000" w:rsidDel="00000000" w:rsidP="00000000" w:rsidRDefault="00000000" w:rsidRPr="00000000" w14:paraId="000013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52">
      <w:pPr>
        <w:spacing w:line="240" w:lineRule="auto"/>
        <w:ind w:left="729" w:firstLine="0"/>
        <w:jc w:val="both"/>
        <w:rPr>
          <w:sz w:val="26"/>
          <w:szCs w:val="26"/>
        </w:rPr>
      </w:pPr>
      <w:r w:rsidDel="00000000" w:rsidR="00000000" w:rsidRPr="00000000">
        <w:rPr>
          <w:sz w:val="26"/>
          <w:szCs w:val="26"/>
          <w:rtl w:val="0"/>
        </w:rPr>
        <w:t xml:space="preserve">### **Finalized Dice Mechanics for Paragon Powers** </w:t>
      </w:r>
    </w:p>
    <w:p w:rsidR="00000000" w:rsidDel="00000000" w:rsidP="00000000" w:rsidRDefault="00000000" w:rsidRPr="00000000" w14:paraId="00001353">
      <w:pPr>
        <w:spacing w:line="240" w:lineRule="auto"/>
        <w:ind w:left="729" w:firstLine="0"/>
        <w:jc w:val="both"/>
        <w:rPr>
          <w:sz w:val="26"/>
          <w:szCs w:val="26"/>
        </w:rPr>
      </w:pPr>
      <w:r w:rsidDel="00000000" w:rsidR="00000000" w:rsidRPr="00000000">
        <w:rPr>
          <w:sz w:val="26"/>
          <w:szCs w:val="26"/>
          <w:rtl w:val="0"/>
        </w:rPr>
        <w:t xml:space="preserve">1.**Activation Roll:** </w:t>
      </w:r>
    </w:p>
    <w:p w:rsidR="00000000" w:rsidDel="00000000" w:rsidP="00000000" w:rsidRDefault="00000000" w:rsidRPr="00000000" w14:paraId="00001354">
      <w:pPr>
        <w:spacing w:line="240" w:lineRule="auto"/>
        <w:ind w:left="729" w:firstLine="0"/>
        <w:jc w:val="both"/>
        <w:rPr>
          <w:sz w:val="26"/>
          <w:szCs w:val="26"/>
        </w:rPr>
      </w:pPr>
      <w:r w:rsidDel="00000000" w:rsidR="00000000" w:rsidRPr="00000000">
        <w:rPr>
          <w:sz w:val="26"/>
          <w:szCs w:val="26"/>
          <w:rtl w:val="0"/>
        </w:rPr>
        <w:t xml:space="preserve">Roll **1d100** </w:t>
      </w:r>
    </w:p>
    <w:p w:rsidR="00000000" w:rsidDel="00000000" w:rsidP="00000000" w:rsidRDefault="00000000" w:rsidRPr="00000000" w14:paraId="00001355">
      <w:pPr>
        <w:spacing w:line="240" w:lineRule="auto"/>
        <w:ind w:left="729" w:firstLine="0"/>
        <w:jc w:val="both"/>
        <w:rPr>
          <w:sz w:val="26"/>
          <w:szCs w:val="26"/>
        </w:rPr>
      </w:pPr>
      <w:r w:rsidDel="00000000" w:rsidR="00000000" w:rsidRPr="00000000">
        <w:rPr>
          <w:sz w:val="26"/>
          <w:szCs w:val="26"/>
          <w:rtl w:val="0"/>
        </w:rPr>
        <w:t xml:space="preserve">. Success requires rolling **below the Success Threshold** </w:t>
      </w:r>
    </w:p>
    <w:p w:rsidR="00000000" w:rsidDel="00000000" w:rsidP="00000000" w:rsidRDefault="00000000" w:rsidRPr="00000000" w14:paraId="00001356">
      <w:pPr>
        <w:spacing w:line="240" w:lineRule="auto"/>
        <w:ind w:left="729" w:firstLine="0"/>
        <w:jc w:val="both"/>
        <w:rPr>
          <w:sz w:val="26"/>
          <w:szCs w:val="26"/>
        </w:rPr>
      </w:pPr>
      <w:r w:rsidDel="00000000" w:rsidR="00000000" w:rsidRPr="00000000">
        <w:rPr>
          <w:sz w:val="26"/>
          <w:szCs w:val="26"/>
          <w:rtl w:val="0"/>
        </w:rPr>
        <w:t xml:space="preserve">Add attribute modifiers, proficiency bonuses, and environmental modifiers to calculate the threshold. </w:t>
      </w:r>
    </w:p>
    <w:p w:rsidR="00000000" w:rsidDel="00000000" w:rsidP="00000000" w:rsidRDefault="00000000" w:rsidRPr="00000000" w14:paraId="00001357">
      <w:pPr>
        <w:spacing w:line="240" w:lineRule="auto"/>
        <w:ind w:left="729" w:firstLine="0"/>
        <w:jc w:val="both"/>
        <w:rPr>
          <w:sz w:val="26"/>
          <w:szCs w:val="26"/>
        </w:rPr>
      </w:pPr>
      <w:r w:rsidDel="00000000" w:rsidR="00000000" w:rsidRPr="00000000">
        <w:rPr>
          <w:sz w:val="26"/>
          <w:szCs w:val="26"/>
          <w:rtl w:val="0"/>
        </w:rPr>
        <w:t xml:space="preserve">2.**Scaling Roll:** </w:t>
      </w:r>
    </w:p>
    <w:p w:rsidR="00000000" w:rsidDel="00000000" w:rsidP="00000000" w:rsidRDefault="00000000" w:rsidRPr="00000000" w14:paraId="00001358">
      <w:pPr>
        <w:spacing w:line="240" w:lineRule="auto"/>
        <w:ind w:left="729" w:firstLine="0"/>
        <w:jc w:val="both"/>
        <w:rPr>
          <w:sz w:val="26"/>
          <w:szCs w:val="26"/>
        </w:rPr>
      </w:pPr>
      <w:r w:rsidDel="00000000" w:rsidR="00000000" w:rsidRPr="00000000">
        <w:rPr>
          <w:sz w:val="26"/>
          <w:szCs w:val="26"/>
          <w:rtl w:val="0"/>
        </w:rPr>
        <w:t xml:space="preserve">Roll the associated **attribute dice** to calculate additional effects (e.g., damage, healing). </w:t>
      </w:r>
    </w:p>
    <w:p w:rsidR="00000000" w:rsidDel="00000000" w:rsidP="00000000" w:rsidRDefault="00000000" w:rsidRPr="00000000" w14:paraId="00001359">
      <w:pPr>
        <w:spacing w:line="240" w:lineRule="auto"/>
        <w:ind w:left="729" w:firstLine="0"/>
        <w:jc w:val="both"/>
        <w:rPr>
          <w:sz w:val="26"/>
          <w:szCs w:val="26"/>
        </w:rPr>
      </w:pPr>
      <w:r w:rsidDel="00000000" w:rsidR="00000000" w:rsidRPr="00000000">
        <w:rPr>
          <w:sz w:val="26"/>
          <w:szCs w:val="26"/>
          <w:rtl w:val="0"/>
        </w:rPr>
        <w:t xml:space="preserve">Add the total result to the power’s base effect. </w:t>
      </w:r>
    </w:p>
    <w:p w:rsidR="00000000" w:rsidDel="00000000" w:rsidP="00000000" w:rsidRDefault="00000000" w:rsidRPr="00000000" w14:paraId="0000135A">
      <w:pPr>
        <w:spacing w:line="240" w:lineRule="auto"/>
        <w:ind w:left="729" w:firstLine="0"/>
        <w:jc w:val="both"/>
        <w:rPr>
          <w:sz w:val="26"/>
          <w:szCs w:val="26"/>
        </w:rPr>
      </w:pPr>
      <w:r w:rsidDel="00000000" w:rsidR="00000000" w:rsidRPr="00000000">
        <w:rPr>
          <w:sz w:val="26"/>
          <w:szCs w:val="26"/>
          <w:rtl w:val="0"/>
        </w:rPr>
        <w:t xml:space="preserve">3.**Critical Outcomes:** </w:t>
      </w:r>
    </w:p>
    <w:p w:rsidR="00000000" w:rsidDel="00000000" w:rsidP="00000000" w:rsidRDefault="00000000" w:rsidRPr="00000000" w14:paraId="0000135B">
      <w:pPr>
        <w:spacing w:line="240" w:lineRule="auto"/>
        <w:ind w:left="729" w:firstLine="0"/>
        <w:jc w:val="both"/>
        <w:rPr>
          <w:sz w:val="26"/>
          <w:szCs w:val="26"/>
        </w:rPr>
      </w:pPr>
      <w:r w:rsidDel="00000000" w:rsidR="00000000" w:rsidRPr="00000000">
        <w:rPr>
          <w:sz w:val="26"/>
          <w:szCs w:val="26"/>
          <w:rtl w:val="0"/>
        </w:rPr>
        <w:t xml:space="preserve">**Critical Success (doubles below threshold):** Amplifies the power’s effects. </w:t>
      </w:r>
    </w:p>
    <w:p w:rsidR="00000000" w:rsidDel="00000000" w:rsidP="00000000" w:rsidRDefault="00000000" w:rsidRPr="00000000" w14:paraId="0000135C">
      <w:pPr>
        <w:spacing w:line="240" w:lineRule="auto"/>
        <w:ind w:left="729" w:firstLine="0"/>
        <w:jc w:val="both"/>
        <w:rPr>
          <w:sz w:val="26"/>
          <w:szCs w:val="26"/>
        </w:rPr>
      </w:pPr>
      <w:r w:rsidDel="00000000" w:rsidR="00000000" w:rsidRPr="00000000">
        <w:rPr>
          <w:sz w:val="26"/>
          <w:szCs w:val="26"/>
          <w:rtl w:val="0"/>
        </w:rPr>
        <w:t xml:space="preserve">**Critical Failure (doubles above threshold):** Backfires, causing unintended harm. </w:t>
      </w:r>
    </w:p>
    <w:p w:rsidR="00000000" w:rsidDel="00000000" w:rsidP="00000000" w:rsidRDefault="00000000" w:rsidRPr="00000000" w14:paraId="0000135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5E">
      <w:pPr>
        <w:spacing w:line="240" w:lineRule="auto"/>
        <w:ind w:left="729" w:firstLine="0"/>
        <w:jc w:val="both"/>
        <w:rPr>
          <w:sz w:val="26"/>
          <w:szCs w:val="26"/>
        </w:rPr>
      </w:pPr>
      <w:r w:rsidDel="00000000" w:rsidR="00000000" w:rsidRPr="00000000">
        <w:rPr>
          <w:sz w:val="26"/>
          <w:szCs w:val="26"/>
          <w:rtl w:val="0"/>
        </w:rPr>
        <w:t xml:space="preserve">#### **Core Mechanics** </w:t>
      </w:r>
    </w:p>
    <w:p w:rsidR="00000000" w:rsidDel="00000000" w:rsidP="00000000" w:rsidRDefault="00000000" w:rsidRPr="00000000" w14:paraId="0000135F">
      <w:pPr>
        <w:spacing w:line="240" w:lineRule="auto"/>
        <w:ind w:left="729" w:firstLine="0"/>
        <w:jc w:val="both"/>
        <w:rPr>
          <w:sz w:val="26"/>
          <w:szCs w:val="26"/>
        </w:rPr>
      </w:pPr>
      <w:r w:rsidDel="00000000" w:rsidR="00000000" w:rsidRPr="00000000">
        <w:rPr>
          <w:sz w:val="26"/>
          <w:szCs w:val="26"/>
          <w:rtl w:val="0"/>
        </w:rPr>
        <w:t xml:space="preserve">1.**Success Rolls for Activation**: </w:t>
      </w:r>
    </w:p>
    <w:p w:rsidR="00000000" w:rsidDel="00000000" w:rsidP="00000000" w:rsidRDefault="00000000" w:rsidRPr="00000000" w14:paraId="00001360">
      <w:pPr>
        <w:spacing w:line="240" w:lineRule="auto"/>
        <w:ind w:left="729" w:firstLine="0"/>
        <w:jc w:val="both"/>
        <w:rPr>
          <w:sz w:val="26"/>
          <w:szCs w:val="26"/>
        </w:rPr>
      </w:pPr>
      <w:r w:rsidDel="00000000" w:rsidR="00000000" w:rsidRPr="00000000">
        <w:rPr>
          <w:sz w:val="26"/>
          <w:szCs w:val="26"/>
          <w:rtl w:val="0"/>
        </w:rPr>
        <w:t xml:space="preserve">Roll **1d100** and compare the result to the calculated **Success Threshold** </w:t>
      </w:r>
    </w:p>
    <w:p w:rsidR="00000000" w:rsidDel="00000000" w:rsidP="00000000" w:rsidRDefault="00000000" w:rsidRPr="00000000" w14:paraId="00001361">
      <w:pPr>
        <w:spacing w:line="240" w:lineRule="auto"/>
        <w:ind w:left="729" w:firstLine="0"/>
        <w:jc w:val="both"/>
        <w:rPr>
          <w:sz w:val="26"/>
          <w:szCs w:val="26"/>
        </w:rPr>
      </w:pPr>
      <w:r w:rsidDel="00000000" w:rsidR="00000000" w:rsidRPr="00000000">
        <w:rPr>
          <w:sz w:val="26"/>
          <w:szCs w:val="26"/>
          <w:rtl w:val="0"/>
        </w:rPr>
        <w:t xml:space="preserve">Success occurs when the roll is **below or equal to the Success Threshold** </w:t>
      </w:r>
    </w:p>
    <w:p w:rsidR="00000000" w:rsidDel="00000000" w:rsidP="00000000" w:rsidRDefault="00000000" w:rsidRPr="00000000" w14:paraId="00001362">
      <w:pPr>
        <w:spacing w:line="240" w:lineRule="auto"/>
        <w:ind w:left="729" w:firstLine="0"/>
        <w:jc w:val="both"/>
        <w:rPr>
          <w:sz w:val="26"/>
          <w:szCs w:val="26"/>
        </w:rPr>
      </w:pPr>
      <w:r w:rsidDel="00000000" w:rsidR="00000000" w:rsidRPr="00000000">
        <w:rPr>
          <w:sz w:val="26"/>
          <w:szCs w:val="26"/>
          <w:rtl w:val="0"/>
        </w:rPr>
        <w:t xml:space="preserve">**Success Threshold Formula**: </w:t>
      </w:r>
    </w:p>
    <w:p w:rsidR="00000000" w:rsidDel="00000000" w:rsidP="00000000" w:rsidRDefault="00000000" w:rsidRPr="00000000" w14:paraId="00001363">
      <w:pPr>
        <w:spacing w:line="240" w:lineRule="auto"/>
        <w:ind w:left="729" w:firstLine="0"/>
        <w:jc w:val="both"/>
        <w:rPr>
          <w:sz w:val="26"/>
          <w:szCs w:val="26"/>
        </w:rPr>
      </w:pPr>
      <w:r w:rsidDel="00000000" w:rsidR="00000000" w:rsidRPr="00000000">
        <w:rPr>
          <w:sz w:val="26"/>
          <w:szCs w:val="26"/>
          <w:rtl w:val="0"/>
        </w:rPr>
        <w:t xml:space="preserve">\text{Success Threshold (\%)} = \text{Associated Attribute </w:t>
      </w:r>
    </w:p>
    <w:p w:rsidR="00000000" w:rsidDel="00000000" w:rsidP="00000000" w:rsidRDefault="00000000" w:rsidRPr="00000000" w14:paraId="00001364">
      <w:pPr>
        <w:spacing w:line="240" w:lineRule="auto"/>
        <w:ind w:left="729" w:firstLine="0"/>
        <w:jc w:val="both"/>
        <w:rPr>
          <w:sz w:val="26"/>
          <w:szCs w:val="26"/>
        </w:rPr>
      </w:pPr>
      <w:r w:rsidDel="00000000" w:rsidR="00000000" w:rsidRPr="00000000">
        <w:rPr>
          <w:sz w:val="26"/>
          <w:szCs w:val="26"/>
          <w:rtl w:val="0"/>
        </w:rPr>
        <w:t xml:space="preserve">Score} + \text{Proficiency Bonus} + </w:t>
      </w:r>
    </w:p>
    <w:p w:rsidR="00000000" w:rsidDel="00000000" w:rsidP="00000000" w:rsidRDefault="00000000" w:rsidRPr="00000000" w14:paraId="00001365">
      <w:pPr>
        <w:spacing w:line="240" w:lineRule="auto"/>
        <w:ind w:left="729" w:firstLine="0"/>
        <w:jc w:val="both"/>
        <w:rPr>
          <w:sz w:val="26"/>
          <w:szCs w:val="26"/>
        </w:rPr>
      </w:pPr>
      <w:r w:rsidDel="00000000" w:rsidR="00000000" w:rsidRPr="00000000">
        <w:rPr>
          <w:sz w:val="26"/>
          <w:szCs w:val="26"/>
          <w:rtl w:val="0"/>
        </w:rPr>
        <w:t xml:space="preserve">\text{Environmental Modifiers (if applicable)} </w:t>
      </w:r>
    </w:p>
    <w:p w:rsidR="00000000" w:rsidDel="00000000" w:rsidP="00000000" w:rsidRDefault="00000000" w:rsidRPr="00000000" w14:paraId="00001366">
      <w:pPr>
        <w:spacing w:line="240" w:lineRule="auto"/>
        <w:ind w:left="729" w:firstLine="0"/>
        <w:jc w:val="both"/>
        <w:rPr>
          <w:sz w:val="26"/>
          <w:szCs w:val="26"/>
        </w:rPr>
      </w:pPr>
      <w:r w:rsidDel="00000000" w:rsidR="00000000" w:rsidRPr="00000000">
        <w:rPr>
          <w:sz w:val="26"/>
          <w:szCs w:val="26"/>
          <w:rtl w:val="0"/>
        </w:rPr>
        <w:t xml:space="preserve">2.**Critical Success and Failure**: </w:t>
      </w:r>
    </w:p>
    <w:p w:rsidR="00000000" w:rsidDel="00000000" w:rsidP="00000000" w:rsidRDefault="00000000" w:rsidRPr="00000000" w14:paraId="00001367">
      <w:pPr>
        <w:spacing w:line="240" w:lineRule="auto"/>
        <w:ind w:left="729" w:firstLine="0"/>
        <w:jc w:val="both"/>
        <w:rPr>
          <w:sz w:val="26"/>
          <w:szCs w:val="26"/>
        </w:rPr>
      </w:pPr>
      <w:r w:rsidDel="00000000" w:rsidR="00000000" w:rsidRPr="00000000">
        <w:rPr>
          <w:sz w:val="26"/>
          <w:szCs w:val="26"/>
          <w:rtl w:val="0"/>
        </w:rPr>
        <w:t xml:space="preserve">**Critical Success:** Rolling doubles below the target number (e.g., 11, 22) enhances the effect. </w:t>
      </w:r>
    </w:p>
    <w:p w:rsidR="00000000" w:rsidDel="00000000" w:rsidP="00000000" w:rsidRDefault="00000000" w:rsidRPr="00000000" w14:paraId="00001368">
      <w:pPr>
        <w:spacing w:line="240" w:lineRule="auto"/>
        <w:ind w:left="729" w:firstLine="0"/>
        <w:jc w:val="both"/>
        <w:rPr>
          <w:sz w:val="26"/>
          <w:szCs w:val="26"/>
        </w:rPr>
      </w:pPr>
      <w:r w:rsidDel="00000000" w:rsidR="00000000" w:rsidRPr="00000000">
        <w:rPr>
          <w:sz w:val="26"/>
          <w:szCs w:val="26"/>
          <w:rtl w:val="0"/>
        </w:rPr>
        <w:t xml:space="preserve">**Critical Failure:** Rolling doubles above the target number (e.g., 88, 99) results in a catastrophic effect or unintended outcome. </w:t>
      </w:r>
    </w:p>
    <w:p w:rsidR="00000000" w:rsidDel="00000000" w:rsidP="00000000" w:rsidRDefault="00000000" w:rsidRPr="00000000" w14:paraId="00001369">
      <w:pPr>
        <w:spacing w:line="240" w:lineRule="auto"/>
        <w:ind w:left="729" w:firstLine="0"/>
        <w:jc w:val="both"/>
        <w:rPr>
          <w:sz w:val="26"/>
          <w:szCs w:val="26"/>
        </w:rPr>
      </w:pPr>
      <w:r w:rsidDel="00000000" w:rsidR="00000000" w:rsidRPr="00000000">
        <w:rPr>
          <w:sz w:val="26"/>
          <w:szCs w:val="26"/>
          <w:rtl w:val="0"/>
        </w:rPr>
        <w:t xml:space="preserve">3.**Scaling and Effect Strength**: </w:t>
      </w:r>
    </w:p>
    <w:p w:rsidR="00000000" w:rsidDel="00000000" w:rsidP="00000000" w:rsidRDefault="00000000" w:rsidRPr="00000000" w14:paraId="0000136A">
      <w:pPr>
        <w:spacing w:line="240" w:lineRule="auto"/>
        <w:ind w:left="729" w:firstLine="0"/>
        <w:jc w:val="both"/>
        <w:rPr>
          <w:sz w:val="26"/>
          <w:szCs w:val="26"/>
        </w:rPr>
      </w:pPr>
      <w:r w:rsidDel="00000000" w:rsidR="00000000" w:rsidRPr="00000000">
        <w:rPr>
          <w:sz w:val="26"/>
          <w:szCs w:val="26"/>
          <w:rtl w:val="0"/>
        </w:rPr>
        <w:t xml:space="preserve">Powers tied to **multiple attributes** gain strength based on the dice results from each attribute. </w:t>
      </w:r>
    </w:p>
    <w:p w:rsidR="00000000" w:rsidDel="00000000" w:rsidP="00000000" w:rsidRDefault="00000000" w:rsidRPr="00000000" w14:paraId="0000136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6C">
      <w:pPr>
        <w:spacing w:line="240" w:lineRule="auto"/>
        <w:ind w:left="729" w:firstLine="0"/>
        <w:jc w:val="both"/>
        <w:rPr>
          <w:sz w:val="26"/>
          <w:szCs w:val="26"/>
        </w:rPr>
      </w:pPr>
      <w:r w:rsidDel="00000000" w:rsidR="00000000" w:rsidRPr="00000000">
        <w:rPr>
          <w:sz w:val="26"/>
          <w:szCs w:val="26"/>
          <w:rtl w:val="0"/>
        </w:rPr>
        <w:t xml:space="preserve">**Effect Scaling Formula**: </w:t>
      </w:r>
    </w:p>
    <w:p w:rsidR="00000000" w:rsidDel="00000000" w:rsidP="00000000" w:rsidRDefault="00000000" w:rsidRPr="00000000" w14:paraId="0000136D">
      <w:pPr>
        <w:spacing w:line="240" w:lineRule="auto"/>
        <w:ind w:left="729" w:firstLine="0"/>
        <w:jc w:val="both"/>
        <w:rPr>
          <w:sz w:val="26"/>
          <w:szCs w:val="26"/>
        </w:rPr>
      </w:pPr>
      <w:r w:rsidDel="00000000" w:rsidR="00000000" w:rsidRPr="00000000">
        <w:rPr>
          <w:sz w:val="26"/>
          <w:szCs w:val="26"/>
          <w:rtl w:val="0"/>
        </w:rPr>
        <w:t xml:space="preserve">\text{Power Bonus (\%)} = \text{Roll of Attribute Modifier Dice for Each Linked Attribute} </w:t>
      </w:r>
    </w:p>
    <w:p w:rsidR="00000000" w:rsidDel="00000000" w:rsidP="00000000" w:rsidRDefault="00000000" w:rsidRPr="00000000" w14:paraId="0000136E">
      <w:pPr>
        <w:spacing w:line="240" w:lineRule="auto"/>
        <w:ind w:left="729" w:firstLine="0"/>
        <w:jc w:val="both"/>
        <w:rPr>
          <w:sz w:val="26"/>
          <w:szCs w:val="26"/>
        </w:rPr>
      </w:pPr>
      <w:r w:rsidDel="00000000" w:rsidR="00000000" w:rsidRPr="00000000">
        <w:rPr>
          <w:sz w:val="26"/>
          <w:szCs w:val="26"/>
          <w:rtl w:val="0"/>
        </w:rPr>
        <w:t xml:space="preserve">**Example**: A Paragon Power tied to Katra (d10) and Gnosis (d12).51 </w:t>
      </w:r>
    </w:p>
    <w:p w:rsidR="00000000" w:rsidDel="00000000" w:rsidP="00000000" w:rsidRDefault="00000000" w:rsidRPr="00000000" w14:paraId="0000136F">
      <w:pPr>
        <w:spacing w:line="240" w:lineRule="auto"/>
        <w:ind w:left="729" w:firstLine="0"/>
        <w:jc w:val="both"/>
        <w:rPr>
          <w:sz w:val="26"/>
          <w:szCs w:val="26"/>
        </w:rPr>
      </w:pPr>
      <w:sdt>
        <w:sdtPr>
          <w:id w:val="509005312"/>
          <w:tag w:val="goog_rdk_58"/>
        </w:sdtPr>
        <w:sdtContent>
          <w:r w:rsidDel="00000000" w:rsidR="00000000" w:rsidRPr="00000000">
            <w:rPr>
              <w:rFonts w:ascii="Nova Mono" w:cs="Nova Mono" w:eastAsia="Nova Mono" w:hAnsi="Nova Mono"/>
              <w:sz w:val="26"/>
              <w:szCs w:val="26"/>
              <w:rtl w:val="0"/>
            </w:rPr>
            <w:t xml:space="preserve">Roll: d10 = 6, d12 = 7 → Total Bonus = \( 6 + 7 = 13\%\) additional effect. </w:t>
          </w:r>
        </w:sdtContent>
      </w:sdt>
    </w:p>
    <w:p w:rsidR="00000000" w:rsidDel="00000000" w:rsidP="00000000" w:rsidRDefault="00000000" w:rsidRPr="00000000" w14:paraId="00001370">
      <w:pPr>
        <w:spacing w:line="240" w:lineRule="auto"/>
        <w:ind w:left="729" w:firstLine="0"/>
        <w:jc w:val="both"/>
        <w:rPr>
          <w:sz w:val="26"/>
          <w:szCs w:val="26"/>
        </w:rPr>
      </w:pPr>
      <w:r w:rsidDel="00000000" w:rsidR="00000000" w:rsidRPr="00000000">
        <w:rPr>
          <w:sz w:val="26"/>
          <w:szCs w:val="26"/>
          <w:rtl w:val="0"/>
        </w:rPr>
        <w:t xml:space="preserve">4. **Resource Costs**: </w:t>
      </w:r>
    </w:p>
    <w:p w:rsidR="00000000" w:rsidDel="00000000" w:rsidP="00000000" w:rsidRDefault="00000000" w:rsidRPr="00000000" w14:paraId="00001371">
      <w:pPr>
        <w:spacing w:line="240" w:lineRule="auto"/>
        <w:ind w:left="729" w:firstLine="0"/>
        <w:jc w:val="both"/>
        <w:rPr>
          <w:sz w:val="26"/>
          <w:szCs w:val="26"/>
        </w:rPr>
      </w:pPr>
      <w:r w:rsidDel="00000000" w:rsidR="00000000" w:rsidRPr="00000000">
        <w:rPr>
          <w:sz w:val="26"/>
          <w:szCs w:val="26"/>
          <w:rtl w:val="0"/>
        </w:rPr>
        <w:t xml:space="preserve">- Activating a Paragon Power requires: </w:t>
      </w:r>
    </w:p>
    <w:p w:rsidR="00000000" w:rsidDel="00000000" w:rsidP="00000000" w:rsidRDefault="00000000" w:rsidRPr="00000000" w14:paraId="00001372">
      <w:pPr>
        <w:spacing w:line="240" w:lineRule="auto"/>
        <w:ind w:left="729" w:firstLine="0"/>
        <w:jc w:val="both"/>
        <w:rPr>
          <w:sz w:val="26"/>
          <w:szCs w:val="26"/>
        </w:rPr>
      </w:pPr>
      <w:r w:rsidDel="00000000" w:rsidR="00000000" w:rsidRPr="00000000">
        <w:rPr>
          <w:sz w:val="26"/>
          <w:szCs w:val="26"/>
          <w:rtl w:val="0"/>
        </w:rPr>
        <w:t xml:space="preserve">**Entropy Points (EP)** or **Gnosis Points (GP)**: </w:t>
      </w:r>
    </w:p>
    <w:p w:rsidR="00000000" w:rsidDel="00000000" w:rsidP="00000000" w:rsidRDefault="00000000" w:rsidRPr="00000000" w14:paraId="00001373">
      <w:pPr>
        <w:spacing w:line="240" w:lineRule="auto"/>
        <w:ind w:left="729" w:firstLine="0"/>
        <w:jc w:val="both"/>
        <w:rPr>
          <w:sz w:val="26"/>
          <w:szCs w:val="26"/>
        </w:rPr>
      </w:pPr>
      <w:r w:rsidDel="00000000" w:rsidR="00000000" w:rsidRPr="00000000">
        <w:rPr>
          <w:sz w:val="26"/>
          <w:szCs w:val="26"/>
          <w:rtl w:val="0"/>
        </w:rPr>
        <w:t xml:space="preserve">**Tier 1 Power**: Costs 1 point. </w:t>
      </w:r>
    </w:p>
    <w:p w:rsidR="00000000" w:rsidDel="00000000" w:rsidP="00000000" w:rsidRDefault="00000000" w:rsidRPr="00000000" w14:paraId="00001374">
      <w:pPr>
        <w:spacing w:line="240" w:lineRule="auto"/>
        <w:ind w:left="729" w:firstLine="0"/>
        <w:jc w:val="both"/>
        <w:rPr>
          <w:sz w:val="26"/>
          <w:szCs w:val="26"/>
        </w:rPr>
      </w:pPr>
      <w:r w:rsidDel="00000000" w:rsidR="00000000" w:rsidRPr="00000000">
        <w:rPr>
          <w:sz w:val="26"/>
          <w:szCs w:val="26"/>
          <w:rtl w:val="0"/>
        </w:rPr>
        <w:t xml:space="preserve">**Tier 5 Power**: Costs 5 points. </w:t>
      </w:r>
    </w:p>
    <w:p w:rsidR="00000000" w:rsidDel="00000000" w:rsidP="00000000" w:rsidRDefault="00000000" w:rsidRPr="00000000" w14:paraId="000013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76">
      <w:pPr>
        <w:spacing w:line="240" w:lineRule="auto"/>
        <w:ind w:left="729" w:firstLine="0"/>
        <w:jc w:val="both"/>
        <w:rPr>
          <w:sz w:val="26"/>
          <w:szCs w:val="26"/>
        </w:rPr>
      </w:pPr>
      <w:r w:rsidDel="00000000" w:rsidR="00000000" w:rsidRPr="00000000">
        <w:rPr>
          <w:sz w:val="26"/>
          <w:szCs w:val="26"/>
          <w:rtl w:val="0"/>
        </w:rPr>
        <w:t xml:space="preserve">#### **Progression and Tiers** </w:t>
      </w:r>
    </w:p>
    <w:p w:rsidR="00000000" w:rsidDel="00000000" w:rsidP="00000000" w:rsidRDefault="00000000" w:rsidRPr="00000000" w14:paraId="00001377">
      <w:pPr>
        <w:spacing w:line="240" w:lineRule="auto"/>
        <w:ind w:left="729" w:firstLine="0"/>
        <w:jc w:val="both"/>
        <w:rPr>
          <w:sz w:val="26"/>
          <w:szCs w:val="26"/>
        </w:rPr>
      </w:pPr>
      <w:r w:rsidDel="00000000" w:rsidR="00000000" w:rsidRPr="00000000">
        <w:rPr>
          <w:sz w:val="26"/>
          <w:szCs w:val="26"/>
          <w:rtl w:val="0"/>
        </w:rPr>
        <w:t xml:space="preserve">Paragon Powers evolve through **five tiers**, each unlocking enhanced effects and additional utility. </w:t>
      </w:r>
    </w:p>
    <w:p w:rsidR="00000000" w:rsidDel="00000000" w:rsidP="00000000" w:rsidRDefault="00000000" w:rsidRPr="00000000" w14:paraId="00001378">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379">
      <w:pPr>
        <w:spacing w:line="240" w:lineRule="auto"/>
        <w:ind w:left="729" w:firstLine="0"/>
        <w:jc w:val="both"/>
        <w:rPr>
          <w:sz w:val="26"/>
          <w:szCs w:val="26"/>
        </w:rPr>
      </w:pPr>
      <w:r w:rsidDel="00000000" w:rsidR="00000000" w:rsidRPr="00000000">
        <w:rPr>
          <w:sz w:val="26"/>
          <w:szCs w:val="26"/>
          <w:rtl w:val="0"/>
        </w:rPr>
        <w:t xml:space="preserve">| **Tier 1:** | Basic ability with minimal resource cost.  </w:t>
      </w:r>
    </w:p>
    <w:p w:rsidR="00000000" w:rsidDel="00000000" w:rsidP="00000000" w:rsidRDefault="00000000" w:rsidRPr="00000000" w14:paraId="0000137A">
      <w:pPr>
        <w:spacing w:line="240" w:lineRule="auto"/>
        <w:ind w:left="729" w:firstLine="0"/>
        <w:jc w:val="both"/>
        <w:rPr>
          <w:sz w:val="26"/>
          <w:szCs w:val="26"/>
        </w:rPr>
      </w:pPr>
      <w:r w:rsidDel="00000000" w:rsidR="00000000" w:rsidRPr="00000000">
        <w:rPr>
          <w:sz w:val="26"/>
          <w:szCs w:val="26"/>
          <w:rtl w:val="0"/>
        </w:rPr>
        <w:t xml:space="preserve">| **Tier 2:** | Introduces a secondary effect (e.g., AoE, buffs, or debuffs).  </w:t>
      </w:r>
    </w:p>
    <w:p w:rsidR="00000000" w:rsidDel="00000000" w:rsidP="00000000" w:rsidRDefault="00000000" w:rsidRPr="00000000" w14:paraId="0000137B">
      <w:pPr>
        <w:spacing w:line="240" w:lineRule="auto"/>
        <w:ind w:left="729" w:firstLine="0"/>
        <w:jc w:val="both"/>
        <w:rPr>
          <w:sz w:val="26"/>
          <w:szCs w:val="26"/>
        </w:rPr>
      </w:pPr>
      <w:r w:rsidDel="00000000" w:rsidR="00000000" w:rsidRPr="00000000">
        <w:rPr>
          <w:sz w:val="26"/>
          <w:szCs w:val="26"/>
          <w:rtl w:val="0"/>
        </w:rPr>
        <w:t xml:space="preserve">| **Tier 3:** | Tied effects scale with attributes or proficiencies.  </w:t>
      </w:r>
    </w:p>
    <w:p w:rsidR="00000000" w:rsidDel="00000000" w:rsidP="00000000" w:rsidRDefault="00000000" w:rsidRPr="00000000" w14:paraId="0000137C">
      <w:pPr>
        <w:spacing w:line="240" w:lineRule="auto"/>
        <w:ind w:left="729" w:firstLine="0"/>
        <w:jc w:val="both"/>
        <w:rPr>
          <w:sz w:val="26"/>
          <w:szCs w:val="26"/>
        </w:rPr>
      </w:pPr>
      <w:r w:rsidDel="00000000" w:rsidR="00000000" w:rsidRPr="00000000">
        <w:rPr>
          <w:sz w:val="26"/>
          <w:szCs w:val="26"/>
          <w:rtl w:val="0"/>
        </w:rPr>
        <w:t xml:space="preserve">| **Tier 4:** | Unlocks advanced battlefield-altering effects.  </w:t>
      </w:r>
    </w:p>
    <w:p w:rsidR="00000000" w:rsidDel="00000000" w:rsidP="00000000" w:rsidRDefault="00000000" w:rsidRPr="00000000" w14:paraId="0000137D">
      <w:pPr>
        <w:spacing w:line="240" w:lineRule="auto"/>
        <w:ind w:left="729" w:firstLine="0"/>
        <w:jc w:val="both"/>
        <w:rPr>
          <w:sz w:val="26"/>
          <w:szCs w:val="26"/>
        </w:rPr>
      </w:pPr>
      <w:r w:rsidDel="00000000" w:rsidR="00000000" w:rsidRPr="00000000">
        <w:rPr>
          <w:sz w:val="26"/>
          <w:szCs w:val="26"/>
          <w:rtl w:val="0"/>
        </w:rPr>
        <w:t xml:space="preserve">| **Tier 5:** | Offers narrative-altering abilities or massive environmental control.  *********** </w:t>
      </w:r>
    </w:p>
    <w:p w:rsidR="00000000" w:rsidDel="00000000" w:rsidP="00000000" w:rsidRDefault="00000000" w:rsidRPr="00000000" w14:paraId="0000137E">
      <w:pPr>
        <w:spacing w:line="240" w:lineRule="auto"/>
        <w:ind w:left="729" w:firstLine="0"/>
        <w:jc w:val="both"/>
        <w:rPr>
          <w:sz w:val="26"/>
          <w:szCs w:val="26"/>
        </w:rPr>
      </w:pPr>
      <w:r w:rsidDel="00000000" w:rsidR="00000000" w:rsidRPr="00000000">
        <w:rPr>
          <w:sz w:val="26"/>
          <w:szCs w:val="26"/>
          <w:rtl w:val="0"/>
        </w:rPr>
        <w:t xml:space="preserve"> ** Paragon Powers Examples** </w:t>
      </w:r>
    </w:p>
    <w:p w:rsidR="00000000" w:rsidDel="00000000" w:rsidP="00000000" w:rsidRDefault="00000000" w:rsidRPr="00000000" w14:paraId="0000137F">
      <w:pPr>
        <w:spacing w:line="240" w:lineRule="auto"/>
        <w:ind w:left="729" w:firstLine="0"/>
        <w:jc w:val="both"/>
        <w:rPr>
          <w:sz w:val="26"/>
          <w:szCs w:val="26"/>
        </w:rPr>
      </w:pPr>
      <w:r w:rsidDel="00000000" w:rsidR="00000000" w:rsidRPr="00000000">
        <w:rPr>
          <w:sz w:val="26"/>
          <w:szCs w:val="26"/>
          <w:rtl w:val="0"/>
        </w:rPr>
        <w:t xml:space="preserve">#### **1. Voidstorm Control (Entropy/Gnosis)** </w:t>
      </w:r>
    </w:p>
    <w:p w:rsidR="00000000" w:rsidDel="00000000" w:rsidP="00000000" w:rsidRDefault="00000000" w:rsidRPr="00000000" w14:paraId="00001380">
      <w:pPr>
        <w:spacing w:line="240" w:lineRule="auto"/>
        <w:ind w:left="729" w:firstLine="0"/>
        <w:jc w:val="both"/>
        <w:rPr>
          <w:sz w:val="26"/>
          <w:szCs w:val="26"/>
        </w:rPr>
      </w:pPr>
      <w:r w:rsidDel="00000000" w:rsidR="00000000" w:rsidRPr="00000000">
        <w:rPr>
          <w:sz w:val="26"/>
          <w:szCs w:val="26"/>
          <w:rtl w:val="0"/>
        </w:rPr>
        <w:t xml:space="preserve">**Tier 1:** Create a 10-meter psionic storm, dealing minor damage to all enemies. </w:t>
      </w:r>
    </w:p>
    <w:p w:rsidR="00000000" w:rsidDel="00000000" w:rsidP="00000000" w:rsidRDefault="00000000" w:rsidRPr="00000000" w14:paraId="00001381">
      <w:pPr>
        <w:spacing w:line="240" w:lineRule="auto"/>
        <w:ind w:left="729" w:firstLine="0"/>
        <w:jc w:val="both"/>
        <w:rPr>
          <w:sz w:val="26"/>
          <w:szCs w:val="26"/>
        </w:rPr>
      </w:pPr>
      <w:r w:rsidDel="00000000" w:rsidR="00000000" w:rsidRPr="00000000">
        <w:rPr>
          <w:sz w:val="26"/>
          <w:szCs w:val="26"/>
          <w:rtl w:val="0"/>
        </w:rPr>
        <w:t xml:space="preserve">**Tier 2:** Doubles the storm’s radius and adds a 5% chance to disrupt enemy actions. </w:t>
      </w:r>
    </w:p>
    <w:p w:rsidR="00000000" w:rsidDel="00000000" w:rsidP="00000000" w:rsidRDefault="00000000" w:rsidRPr="00000000" w14:paraId="00001382">
      <w:pPr>
        <w:spacing w:line="240" w:lineRule="auto"/>
        <w:ind w:left="729" w:firstLine="0"/>
        <w:jc w:val="both"/>
        <w:rPr>
          <w:sz w:val="26"/>
          <w:szCs w:val="26"/>
        </w:rPr>
      </w:pPr>
      <w:r w:rsidDel="00000000" w:rsidR="00000000" w:rsidRPr="00000000">
        <w:rPr>
          <w:sz w:val="26"/>
          <w:szCs w:val="26"/>
          <w:rtl w:val="0"/>
        </w:rPr>
        <w:t xml:space="preserve">**Tier 3:** Adds scaling based on Gnosis rolls, amplifying damage. </w:t>
      </w:r>
    </w:p>
    <w:p w:rsidR="00000000" w:rsidDel="00000000" w:rsidP="00000000" w:rsidRDefault="00000000" w:rsidRPr="00000000" w14:paraId="00001383">
      <w:pPr>
        <w:spacing w:line="240" w:lineRule="auto"/>
        <w:ind w:left="729" w:firstLine="0"/>
        <w:jc w:val="both"/>
        <w:rPr>
          <w:sz w:val="26"/>
          <w:szCs w:val="26"/>
        </w:rPr>
      </w:pPr>
      <w:r w:rsidDel="00000000" w:rsidR="00000000" w:rsidRPr="00000000">
        <w:rPr>
          <w:sz w:val="26"/>
          <w:szCs w:val="26"/>
          <w:rtl w:val="0"/>
        </w:rPr>
        <w:t xml:space="preserve">**Tier 4:** Neutralizes all psionic abilities within the storm. </w:t>
      </w:r>
    </w:p>
    <w:p w:rsidR="00000000" w:rsidDel="00000000" w:rsidP="00000000" w:rsidRDefault="00000000" w:rsidRPr="00000000" w14:paraId="00001384">
      <w:pPr>
        <w:spacing w:line="240" w:lineRule="auto"/>
        <w:ind w:left="729" w:firstLine="0"/>
        <w:jc w:val="both"/>
        <w:rPr>
          <w:sz w:val="26"/>
          <w:szCs w:val="26"/>
        </w:rPr>
      </w:pPr>
      <w:r w:rsidDel="00000000" w:rsidR="00000000" w:rsidRPr="00000000">
        <w:rPr>
          <w:sz w:val="26"/>
          <w:szCs w:val="26"/>
          <w:rtl w:val="0"/>
        </w:rPr>
        <w:t xml:space="preserve">**Tier 5:** Creates a permanent psionic rift, reshaping the battlefield. </w:t>
      </w:r>
    </w:p>
    <w:p w:rsidR="00000000" w:rsidDel="00000000" w:rsidP="00000000" w:rsidRDefault="00000000" w:rsidRPr="00000000" w14:paraId="000013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86">
      <w:pPr>
        <w:spacing w:line="240" w:lineRule="auto"/>
        <w:ind w:left="729" w:firstLine="0"/>
        <w:jc w:val="both"/>
        <w:rPr>
          <w:sz w:val="26"/>
          <w:szCs w:val="26"/>
        </w:rPr>
      </w:pPr>
      <w:r w:rsidDel="00000000" w:rsidR="00000000" w:rsidRPr="00000000">
        <w:rPr>
          <w:sz w:val="26"/>
          <w:szCs w:val="26"/>
          <w:rtl w:val="0"/>
        </w:rPr>
        <w:t xml:space="preserve">#### **2. Harmonizing Resonance (Gnosis/Harmonia)** </w:t>
      </w:r>
    </w:p>
    <w:p w:rsidR="00000000" w:rsidDel="00000000" w:rsidP="00000000" w:rsidRDefault="00000000" w:rsidRPr="00000000" w14:paraId="00001387">
      <w:pPr>
        <w:spacing w:line="240" w:lineRule="auto"/>
        <w:ind w:left="729" w:firstLine="0"/>
        <w:jc w:val="both"/>
        <w:rPr>
          <w:sz w:val="26"/>
          <w:szCs w:val="26"/>
        </w:rPr>
      </w:pPr>
      <w:r w:rsidDel="00000000" w:rsidR="00000000" w:rsidRPr="00000000">
        <w:rPr>
          <w:sz w:val="26"/>
          <w:szCs w:val="26"/>
          <w:rtl w:val="0"/>
        </w:rPr>
        <w:t xml:space="preserve">**Tier 1:** Heal 10% HP for all allies within 10 meters. </w:t>
      </w:r>
    </w:p>
    <w:p w:rsidR="00000000" w:rsidDel="00000000" w:rsidP="00000000" w:rsidRDefault="00000000" w:rsidRPr="00000000" w14:paraId="00001388">
      <w:pPr>
        <w:spacing w:line="240" w:lineRule="auto"/>
        <w:ind w:left="729" w:firstLine="0"/>
        <w:jc w:val="both"/>
        <w:rPr>
          <w:sz w:val="26"/>
          <w:szCs w:val="26"/>
        </w:rPr>
      </w:pPr>
      <w:r w:rsidDel="00000000" w:rsidR="00000000" w:rsidRPr="00000000">
        <w:rPr>
          <w:sz w:val="26"/>
          <w:szCs w:val="26"/>
          <w:rtl w:val="0"/>
        </w:rPr>
        <w:t xml:space="preserve">**Tier 2:** Adds condition cleansing (e.g., poison or mental effects). </w:t>
      </w:r>
    </w:p>
    <w:p w:rsidR="00000000" w:rsidDel="00000000" w:rsidP="00000000" w:rsidRDefault="00000000" w:rsidRPr="00000000" w14:paraId="00001389">
      <w:pPr>
        <w:spacing w:line="240" w:lineRule="auto"/>
        <w:ind w:left="729" w:firstLine="0"/>
        <w:jc w:val="both"/>
        <w:rPr>
          <w:sz w:val="26"/>
          <w:szCs w:val="26"/>
        </w:rPr>
      </w:pPr>
      <w:r w:rsidDel="00000000" w:rsidR="00000000" w:rsidRPr="00000000">
        <w:rPr>
          <w:sz w:val="26"/>
          <w:szCs w:val="26"/>
          <w:rtl w:val="0"/>
        </w:rPr>
        <w:t xml:space="preserve">**Tier 3:** Scales healing based on Harmonia rolls, increasing efficiency. </w:t>
      </w:r>
    </w:p>
    <w:p w:rsidR="00000000" w:rsidDel="00000000" w:rsidP="00000000" w:rsidRDefault="00000000" w:rsidRPr="00000000" w14:paraId="0000138A">
      <w:pPr>
        <w:spacing w:line="240" w:lineRule="auto"/>
        <w:ind w:left="729" w:firstLine="0"/>
        <w:jc w:val="both"/>
        <w:rPr>
          <w:sz w:val="26"/>
          <w:szCs w:val="26"/>
        </w:rPr>
      </w:pPr>
      <w:r w:rsidDel="00000000" w:rsidR="00000000" w:rsidRPr="00000000">
        <w:rPr>
          <w:sz w:val="26"/>
          <w:szCs w:val="26"/>
          <w:rtl w:val="0"/>
        </w:rPr>
        <w:t xml:space="preserve">**Tier 4:** Provides shields equal to 15% HP for 2 turns. </w:t>
      </w:r>
    </w:p>
    <w:p w:rsidR="00000000" w:rsidDel="00000000" w:rsidP="00000000" w:rsidRDefault="00000000" w:rsidRPr="00000000" w14:paraId="0000138B">
      <w:pPr>
        <w:spacing w:line="240" w:lineRule="auto"/>
        <w:ind w:left="729" w:firstLine="0"/>
        <w:jc w:val="both"/>
        <w:rPr>
          <w:sz w:val="26"/>
          <w:szCs w:val="26"/>
        </w:rPr>
      </w:pPr>
      <w:r w:rsidDel="00000000" w:rsidR="00000000" w:rsidRPr="00000000">
        <w:rPr>
          <w:sz w:val="26"/>
          <w:szCs w:val="26"/>
          <w:rtl w:val="0"/>
        </w:rPr>
        <w:t xml:space="preserve">**Tier 5:** Instantly revives fallen allies with partial HP . </w:t>
      </w:r>
    </w:p>
    <w:p w:rsidR="00000000" w:rsidDel="00000000" w:rsidP="00000000" w:rsidRDefault="00000000" w:rsidRPr="00000000" w14:paraId="0000138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8D">
      <w:pPr>
        <w:spacing w:line="240" w:lineRule="auto"/>
        <w:ind w:left="729" w:firstLine="0"/>
        <w:jc w:val="both"/>
        <w:rPr>
          <w:sz w:val="26"/>
          <w:szCs w:val="26"/>
        </w:rPr>
      </w:pPr>
      <w:r w:rsidDel="00000000" w:rsidR="00000000" w:rsidRPr="00000000">
        <w:rPr>
          <w:sz w:val="26"/>
          <w:szCs w:val="26"/>
          <w:rtl w:val="0"/>
        </w:rPr>
        <w:t xml:space="preserve">#### **3. Chaos Catalyst (Entropy/Imperius)** </w:t>
      </w:r>
    </w:p>
    <w:p w:rsidR="00000000" w:rsidDel="00000000" w:rsidP="00000000" w:rsidRDefault="00000000" w:rsidRPr="00000000" w14:paraId="0000138E">
      <w:pPr>
        <w:spacing w:line="240" w:lineRule="auto"/>
        <w:ind w:left="729" w:firstLine="0"/>
        <w:jc w:val="both"/>
        <w:rPr>
          <w:sz w:val="26"/>
          <w:szCs w:val="26"/>
        </w:rPr>
      </w:pPr>
      <w:r w:rsidDel="00000000" w:rsidR="00000000" w:rsidRPr="00000000">
        <w:rPr>
          <w:sz w:val="26"/>
          <w:szCs w:val="26"/>
          <w:rtl w:val="0"/>
        </w:rPr>
        <w:t xml:space="preserve">**Tier 1:** Enhance one attack by 15%. </w:t>
      </w:r>
    </w:p>
    <w:p w:rsidR="00000000" w:rsidDel="00000000" w:rsidP="00000000" w:rsidRDefault="00000000" w:rsidRPr="00000000" w14:paraId="0000138F">
      <w:pPr>
        <w:spacing w:line="240" w:lineRule="auto"/>
        <w:ind w:left="729" w:firstLine="0"/>
        <w:jc w:val="both"/>
        <w:rPr>
          <w:sz w:val="26"/>
          <w:szCs w:val="26"/>
        </w:rPr>
      </w:pPr>
      <w:r w:rsidDel="00000000" w:rsidR="00000000" w:rsidRPr="00000000">
        <w:rPr>
          <w:sz w:val="26"/>
          <w:szCs w:val="26"/>
          <w:rtl w:val="0"/>
        </w:rPr>
        <w:t xml:space="preserve">**Tier 2:** Creates an explosion on impact, dealing AoE damage. </w:t>
      </w:r>
    </w:p>
    <w:p w:rsidR="00000000" w:rsidDel="00000000" w:rsidP="00000000" w:rsidRDefault="00000000" w:rsidRPr="00000000" w14:paraId="00001390">
      <w:pPr>
        <w:spacing w:line="240" w:lineRule="auto"/>
        <w:ind w:left="729" w:firstLine="0"/>
        <w:jc w:val="both"/>
        <w:rPr>
          <w:sz w:val="26"/>
          <w:szCs w:val="26"/>
        </w:rPr>
      </w:pPr>
      <w:r w:rsidDel="00000000" w:rsidR="00000000" w:rsidRPr="00000000">
        <w:rPr>
          <w:sz w:val="26"/>
          <w:szCs w:val="26"/>
          <w:rtl w:val="0"/>
        </w:rPr>
        <w:t xml:space="preserve">**Tier 3:** Reduces enemy defenses within the AoE by 10%. </w:t>
      </w:r>
    </w:p>
    <w:p w:rsidR="00000000" w:rsidDel="00000000" w:rsidP="00000000" w:rsidRDefault="00000000" w:rsidRPr="00000000" w14:paraId="00001391">
      <w:pPr>
        <w:spacing w:line="240" w:lineRule="auto"/>
        <w:ind w:left="729" w:firstLine="0"/>
        <w:jc w:val="both"/>
        <w:rPr>
          <w:sz w:val="26"/>
          <w:szCs w:val="26"/>
        </w:rPr>
      </w:pPr>
      <w:r w:rsidDel="00000000" w:rsidR="00000000" w:rsidRPr="00000000">
        <w:rPr>
          <w:sz w:val="26"/>
          <w:szCs w:val="26"/>
          <w:rtl w:val="0"/>
        </w:rPr>
        <w:t xml:space="preserve">**Tier 4:** Converts damage dealt into temporary HP for the attacker. </w:t>
      </w:r>
    </w:p>
    <w:p w:rsidR="00000000" w:rsidDel="00000000" w:rsidP="00000000" w:rsidRDefault="00000000" w:rsidRPr="00000000" w14:paraId="00001392">
      <w:pPr>
        <w:spacing w:line="240" w:lineRule="auto"/>
        <w:ind w:left="729" w:firstLine="0"/>
        <w:jc w:val="both"/>
        <w:rPr>
          <w:sz w:val="26"/>
          <w:szCs w:val="26"/>
        </w:rPr>
      </w:pPr>
      <w:r w:rsidDel="00000000" w:rsidR="00000000" w:rsidRPr="00000000">
        <w:rPr>
          <w:sz w:val="26"/>
          <w:szCs w:val="26"/>
          <w:rtl w:val="0"/>
        </w:rPr>
        <w:t xml:space="preserve">**Tier 5:** Amplifies chaos, triggering chain reactions across multiple enemies. </w:t>
      </w:r>
    </w:p>
    <w:p w:rsidR="00000000" w:rsidDel="00000000" w:rsidP="00000000" w:rsidRDefault="00000000" w:rsidRPr="00000000" w14:paraId="00001393">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13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9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96">
      <w:pPr>
        <w:spacing w:line="240" w:lineRule="auto"/>
        <w:ind w:left="729" w:firstLine="0"/>
        <w:jc w:val="both"/>
        <w:rPr>
          <w:sz w:val="26"/>
          <w:szCs w:val="26"/>
        </w:rPr>
      </w:pPr>
      <w:r w:rsidDel="00000000" w:rsidR="00000000" w:rsidRPr="00000000">
        <w:rPr>
          <w:sz w:val="26"/>
          <w:szCs w:val="26"/>
          <w:rtl w:val="0"/>
        </w:rPr>
        <w:t xml:space="preserve">### **Class Framework** </w:t>
      </w:r>
    </w:p>
    <w:p w:rsidR="00000000" w:rsidDel="00000000" w:rsidP="00000000" w:rsidRDefault="00000000" w:rsidRPr="00000000" w14:paraId="0000139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98">
      <w:pPr>
        <w:spacing w:line="240" w:lineRule="auto"/>
        <w:ind w:left="729" w:firstLine="0"/>
        <w:jc w:val="both"/>
        <w:rPr>
          <w:sz w:val="26"/>
          <w:szCs w:val="26"/>
        </w:rPr>
      </w:pPr>
      <w:r w:rsidDel="00000000" w:rsidR="00000000" w:rsidRPr="00000000">
        <w:rPr>
          <w:sz w:val="26"/>
          <w:szCs w:val="26"/>
          <w:rtl w:val="0"/>
        </w:rPr>
        <w:t xml:space="preserve">Each class includes: </w:t>
      </w:r>
    </w:p>
    <w:p w:rsidR="00000000" w:rsidDel="00000000" w:rsidP="00000000" w:rsidRDefault="00000000" w:rsidRPr="00000000" w14:paraId="00001399">
      <w:pPr>
        <w:spacing w:line="240" w:lineRule="auto"/>
        <w:ind w:left="729" w:firstLine="0"/>
        <w:jc w:val="both"/>
        <w:rPr>
          <w:sz w:val="26"/>
          <w:szCs w:val="26"/>
        </w:rPr>
      </w:pPr>
      <w:r w:rsidDel="00000000" w:rsidR="00000000" w:rsidRPr="00000000">
        <w:rPr>
          <w:sz w:val="26"/>
          <w:szCs w:val="26"/>
          <w:rtl w:val="0"/>
        </w:rPr>
        <w:t xml:space="preserve">**Thematic Description**: Narrative identity and role. </w:t>
      </w:r>
    </w:p>
    <w:p w:rsidR="00000000" w:rsidDel="00000000" w:rsidP="00000000" w:rsidRDefault="00000000" w:rsidRPr="00000000" w14:paraId="0000139A">
      <w:pPr>
        <w:spacing w:line="240" w:lineRule="auto"/>
        <w:ind w:left="729" w:firstLine="0"/>
        <w:jc w:val="both"/>
        <w:rPr>
          <w:sz w:val="26"/>
          <w:szCs w:val="26"/>
        </w:rPr>
      </w:pPr>
      <w:r w:rsidDel="00000000" w:rsidR="00000000" w:rsidRPr="00000000">
        <w:rPr>
          <w:sz w:val="26"/>
          <w:szCs w:val="26"/>
          <w:rtl w:val="0"/>
        </w:rPr>
        <w:t xml:space="preserve">**Associated Attributes**: Key attributes for the class. </w:t>
      </w:r>
    </w:p>
    <w:p w:rsidR="00000000" w:rsidDel="00000000" w:rsidP="00000000" w:rsidRDefault="00000000" w:rsidRPr="00000000" w14:paraId="0000139B">
      <w:pPr>
        <w:spacing w:line="240" w:lineRule="auto"/>
        <w:ind w:left="729" w:firstLine="0"/>
        <w:jc w:val="both"/>
        <w:rPr>
          <w:sz w:val="26"/>
          <w:szCs w:val="26"/>
        </w:rPr>
      </w:pPr>
      <w:r w:rsidDel="00000000" w:rsidR="00000000" w:rsidRPr="00000000">
        <w:rPr>
          <w:sz w:val="26"/>
          <w:szCs w:val="26"/>
          <w:rtl w:val="0"/>
        </w:rPr>
        <w:t xml:space="preserve">**Proficiencies**: Five core proficiencies and two player-selected ones. </w:t>
      </w:r>
    </w:p>
    <w:p w:rsidR="00000000" w:rsidDel="00000000" w:rsidP="00000000" w:rsidRDefault="00000000" w:rsidRPr="00000000" w14:paraId="0000139C">
      <w:pPr>
        <w:spacing w:line="240" w:lineRule="auto"/>
        <w:ind w:left="729" w:firstLine="0"/>
        <w:jc w:val="both"/>
        <w:rPr>
          <w:sz w:val="26"/>
          <w:szCs w:val="26"/>
        </w:rPr>
      </w:pPr>
      <w:r w:rsidDel="00000000" w:rsidR="00000000" w:rsidRPr="00000000">
        <w:rPr>
          <w:sz w:val="26"/>
          <w:szCs w:val="26"/>
          <w:rtl w:val="0"/>
        </w:rPr>
        <w:t xml:space="preserve">**Starting Paragon Power**: A unique power with scaling tied to progression. </w:t>
      </w:r>
    </w:p>
    <w:p w:rsidR="00000000" w:rsidDel="00000000" w:rsidP="00000000" w:rsidRDefault="00000000" w:rsidRPr="00000000" w14:paraId="0000139D">
      <w:pPr>
        <w:spacing w:line="240" w:lineRule="auto"/>
        <w:ind w:left="729" w:firstLine="0"/>
        <w:jc w:val="both"/>
        <w:rPr>
          <w:sz w:val="26"/>
          <w:szCs w:val="26"/>
        </w:rPr>
      </w:pPr>
      <w:r w:rsidDel="00000000" w:rsidR="00000000" w:rsidRPr="00000000">
        <w:rPr>
          <w:sz w:val="26"/>
          <w:szCs w:val="26"/>
          <w:rtl w:val="0"/>
        </w:rPr>
        <w:t xml:space="preserve">**Equipment**: Four standard items plus optional gear. </w:t>
      </w:r>
    </w:p>
    <w:p w:rsidR="00000000" w:rsidDel="00000000" w:rsidP="00000000" w:rsidRDefault="00000000" w:rsidRPr="00000000" w14:paraId="0000139E">
      <w:pPr>
        <w:spacing w:line="240" w:lineRule="auto"/>
        <w:ind w:left="729" w:firstLine="0"/>
        <w:jc w:val="both"/>
        <w:rPr>
          <w:sz w:val="26"/>
          <w:szCs w:val="26"/>
        </w:rPr>
      </w:pPr>
      <w:r w:rsidDel="00000000" w:rsidR="00000000" w:rsidRPr="00000000">
        <w:rPr>
          <w:sz w:val="26"/>
          <w:szCs w:val="26"/>
          <w:rtl w:val="0"/>
        </w:rPr>
        <w:t xml:space="preserve">**Progression Table**: Includes Paragon Power progression, proficiency increases, and attribute growth. </w:t>
      </w:r>
    </w:p>
    <w:p w:rsidR="00000000" w:rsidDel="00000000" w:rsidP="00000000" w:rsidRDefault="00000000" w:rsidRPr="00000000" w14:paraId="0000139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A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A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A2">
      <w:pPr>
        <w:spacing w:line="240" w:lineRule="auto"/>
        <w:ind w:left="729" w:firstLine="0"/>
        <w:jc w:val="both"/>
        <w:rPr>
          <w:sz w:val="26"/>
          <w:szCs w:val="26"/>
        </w:rPr>
      </w:pPr>
      <w:r w:rsidDel="00000000" w:rsidR="00000000" w:rsidRPr="00000000">
        <w:rPr>
          <w:sz w:val="26"/>
          <w:szCs w:val="26"/>
          <w:rtl w:val="0"/>
        </w:rPr>
        <w:t xml:space="preserve">### **1. Titan (Heavy Assault Specialist)** </w:t>
      </w:r>
    </w:p>
    <w:p w:rsidR="00000000" w:rsidDel="00000000" w:rsidP="00000000" w:rsidRDefault="00000000" w:rsidRPr="00000000" w14:paraId="000013A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A4">
      <w:pPr>
        <w:spacing w:line="240" w:lineRule="auto"/>
        <w:ind w:left="729" w:firstLine="0"/>
        <w:jc w:val="both"/>
        <w:rPr>
          <w:sz w:val="26"/>
          <w:szCs w:val="26"/>
        </w:rPr>
      </w:pPr>
      <w:r w:rsidDel="00000000" w:rsidR="00000000" w:rsidRPr="00000000">
        <w:rPr>
          <w:sz w:val="26"/>
          <w:szCs w:val="26"/>
          <w:rtl w:val="0"/>
        </w:rPr>
        <w:t xml:space="preserve">**Thematic Description**: Titans are combat juggernauts, wielding massive weaponry and enduring intense punishment. </w:t>
      </w:r>
    </w:p>
    <w:p w:rsidR="00000000" w:rsidDel="00000000" w:rsidP="00000000" w:rsidRDefault="00000000" w:rsidRPr="00000000" w14:paraId="000013A5">
      <w:pPr>
        <w:spacing w:line="240" w:lineRule="auto"/>
        <w:ind w:left="729" w:firstLine="0"/>
        <w:jc w:val="both"/>
        <w:rPr>
          <w:sz w:val="26"/>
          <w:szCs w:val="26"/>
        </w:rPr>
      </w:pPr>
      <w:r w:rsidDel="00000000" w:rsidR="00000000" w:rsidRPr="00000000">
        <w:rPr>
          <w:sz w:val="26"/>
          <w:szCs w:val="26"/>
          <w:rtl w:val="0"/>
        </w:rPr>
        <w:t xml:space="preserve">They protect allies and crush enemies with overwhelming force.   </w:t>
      </w:r>
    </w:p>
    <w:p w:rsidR="00000000" w:rsidDel="00000000" w:rsidP="00000000" w:rsidRDefault="00000000" w:rsidRPr="00000000" w14:paraId="000013A6">
      <w:pPr>
        <w:spacing w:line="240" w:lineRule="auto"/>
        <w:ind w:left="729" w:firstLine="0"/>
        <w:jc w:val="both"/>
        <w:rPr>
          <w:sz w:val="26"/>
          <w:szCs w:val="26"/>
        </w:rPr>
      </w:pPr>
      <w:r w:rsidDel="00000000" w:rsidR="00000000" w:rsidRPr="00000000">
        <w:rPr>
          <w:sz w:val="26"/>
          <w:szCs w:val="26"/>
          <w:rtl w:val="0"/>
        </w:rPr>
        <w:t xml:space="preserve">**Associated Attributes**:   </w:t>
      </w:r>
    </w:p>
    <w:p w:rsidR="00000000" w:rsidDel="00000000" w:rsidP="00000000" w:rsidRDefault="00000000" w:rsidRPr="00000000" w14:paraId="000013A7">
      <w:pPr>
        <w:spacing w:line="240" w:lineRule="auto"/>
        <w:ind w:left="729" w:firstLine="0"/>
        <w:jc w:val="both"/>
        <w:rPr>
          <w:sz w:val="26"/>
          <w:szCs w:val="26"/>
        </w:rPr>
      </w:pPr>
      <w:r w:rsidDel="00000000" w:rsidR="00000000" w:rsidRPr="00000000">
        <w:rPr>
          <w:sz w:val="26"/>
          <w:szCs w:val="26"/>
          <w:rtl w:val="0"/>
        </w:rPr>
        <w:t xml:space="preserve">Dominion (+15%)   </w:t>
      </w:r>
    </w:p>
    <w:p w:rsidR="00000000" w:rsidDel="00000000" w:rsidP="00000000" w:rsidRDefault="00000000" w:rsidRPr="00000000" w14:paraId="000013A8">
      <w:pPr>
        <w:spacing w:line="240" w:lineRule="auto"/>
        <w:ind w:left="729" w:firstLine="0"/>
        <w:jc w:val="both"/>
        <w:rPr>
          <w:sz w:val="26"/>
          <w:szCs w:val="26"/>
        </w:rPr>
      </w:pPr>
      <w:r w:rsidDel="00000000" w:rsidR="00000000" w:rsidRPr="00000000">
        <w:rPr>
          <w:sz w:val="26"/>
          <w:szCs w:val="26"/>
          <w:rtl w:val="0"/>
        </w:rPr>
        <w:t xml:space="preserve">Imperius (+10%)   - **Proficiencies**:   </w:t>
      </w:r>
    </w:p>
    <w:p w:rsidR="00000000" w:rsidDel="00000000" w:rsidP="00000000" w:rsidRDefault="00000000" w:rsidRPr="00000000" w14:paraId="000013A9">
      <w:pPr>
        <w:spacing w:line="240" w:lineRule="auto"/>
        <w:ind w:left="729" w:firstLine="0"/>
        <w:jc w:val="both"/>
        <w:rPr>
          <w:sz w:val="26"/>
          <w:szCs w:val="26"/>
        </w:rPr>
      </w:pPr>
      <w:r w:rsidDel="00000000" w:rsidR="00000000" w:rsidRPr="00000000">
        <w:rPr>
          <w:sz w:val="26"/>
          <w:szCs w:val="26"/>
          <w:rtl w:val="0"/>
        </w:rPr>
        <w:t xml:space="preserve">Heavy Weapons (Dominion)   </w:t>
      </w:r>
    </w:p>
    <w:p w:rsidR="00000000" w:rsidDel="00000000" w:rsidP="00000000" w:rsidRDefault="00000000" w:rsidRPr="00000000" w14:paraId="000013AA">
      <w:pPr>
        <w:spacing w:line="240" w:lineRule="auto"/>
        <w:ind w:left="729" w:firstLine="0"/>
        <w:jc w:val="both"/>
        <w:rPr>
          <w:sz w:val="26"/>
          <w:szCs w:val="26"/>
        </w:rPr>
      </w:pPr>
      <w:r w:rsidDel="00000000" w:rsidR="00000000" w:rsidRPr="00000000">
        <w:rPr>
          <w:sz w:val="26"/>
          <w:szCs w:val="26"/>
          <w:rtl w:val="0"/>
        </w:rPr>
        <w:t xml:space="preserve">Survival (Dominion)   </w:t>
      </w:r>
    </w:p>
    <w:p w:rsidR="00000000" w:rsidDel="00000000" w:rsidP="00000000" w:rsidRDefault="00000000" w:rsidRPr="00000000" w14:paraId="000013AB">
      <w:pPr>
        <w:spacing w:line="240" w:lineRule="auto"/>
        <w:ind w:left="729" w:firstLine="0"/>
        <w:jc w:val="both"/>
        <w:rPr>
          <w:sz w:val="26"/>
          <w:szCs w:val="26"/>
        </w:rPr>
      </w:pPr>
      <w:r w:rsidDel="00000000" w:rsidR="00000000" w:rsidRPr="00000000">
        <w:rPr>
          <w:sz w:val="26"/>
          <w:szCs w:val="26"/>
          <w:rtl w:val="0"/>
        </w:rPr>
        <w:t xml:space="preserve">Defensive Tactics (Dominion)   </w:t>
      </w:r>
    </w:p>
    <w:p w:rsidR="00000000" w:rsidDel="00000000" w:rsidP="00000000" w:rsidRDefault="00000000" w:rsidRPr="00000000" w14:paraId="000013AC">
      <w:pPr>
        <w:spacing w:line="240" w:lineRule="auto"/>
        <w:ind w:left="729" w:firstLine="0"/>
        <w:jc w:val="both"/>
        <w:rPr>
          <w:sz w:val="26"/>
          <w:szCs w:val="26"/>
        </w:rPr>
      </w:pPr>
      <w:r w:rsidDel="00000000" w:rsidR="00000000" w:rsidRPr="00000000">
        <w:rPr>
          <w:sz w:val="26"/>
          <w:szCs w:val="26"/>
          <w:rtl w:val="0"/>
        </w:rPr>
        <w:t xml:space="preserve">Engineering (Dominion)   </w:t>
      </w:r>
    </w:p>
    <w:p w:rsidR="00000000" w:rsidDel="00000000" w:rsidP="00000000" w:rsidRDefault="00000000" w:rsidRPr="00000000" w14:paraId="000013AD">
      <w:pPr>
        <w:spacing w:line="240" w:lineRule="auto"/>
        <w:ind w:left="729" w:firstLine="0"/>
        <w:jc w:val="both"/>
        <w:rPr>
          <w:sz w:val="26"/>
          <w:szCs w:val="26"/>
        </w:rPr>
      </w:pPr>
      <w:r w:rsidDel="00000000" w:rsidR="00000000" w:rsidRPr="00000000">
        <w:rPr>
          <w:sz w:val="26"/>
          <w:szCs w:val="26"/>
          <w:rtl w:val="0"/>
        </w:rPr>
        <w:t xml:space="preserve">Intimidation (Imperius)   </w:t>
      </w:r>
    </w:p>
    <w:p w:rsidR="00000000" w:rsidDel="00000000" w:rsidP="00000000" w:rsidRDefault="00000000" w:rsidRPr="00000000" w14:paraId="000013AE">
      <w:pPr>
        <w:spacing w:line="240" w:lineRule="auto"/>
        <w:ind w:left="729" w:firstLine="0"/>
        <w:jc w:val="both"/>
        <w:rPr>
          <w:sz w:val="26"/>
          <w:szCs w:val="26"/>
        </w:rPr>
      </w:pPr>
      <w:r w:rsidDel="00000000" w:rsidR="00000000" w:rsidRPr="00000000">
        <w:rPr>
          <w:sz w:val="26"/>
          <w:szCs w:val="26"/>
          <w:rtl w:val="0"/>
        </w:rPr>
        <w:t xml:space="preserve">+2 Player Choice   </w:t>
      </w:r>
    </w:p>
    <w:p w:rsidR="00000000" w:rsidDel="00000000" w:rsidP="00000000" w:rsidRDefault="00000000" w:rsidRPr="00000000" w14:paraId="000013AF">
      <w:pPr>
        <w:spacing w:line="240" w:lineRule="auto"/>
        <w:ind w:left="729" w:firstLine="0"/>
        <w:jc w:val="both"/>
        <w:rPr>
          <w:sz w:val="26"/>
          <w:szCs w:val="26"/>
        </w:rPr>
      </w:pPr>
      <w:r w:rsidDel="00000000" w:rsidR="00000000" w:rsidRPr="00000000">
        <w:rPr>
          <w:sz w:val="26"/>
          <w:szCs w:val="26"/>
          <w:rtl w:val="0"/>
        </w:rPr>
        <w:t xml:space="preserve">**Starting Paragon Power**:   </w:t>
      </w:r>
    </w:p>
    <w:p w:rsidR="00000000" w:rsidDel="00000000" w:rsidP="00000000" w:rsidRDefault="00000000" w:rsidRPr="00000000" w14:paraId="000013B0">
      <w:pPr>
        <w:spacing w:line="240" w:lineRule="auto"/>
        <w:ind w:left="729" w:firstLine="0"/>
        <w:jc w:val="both"/>
        <w:rPr>
          <w:sz w:val="26"/>
          <w:szCs w:val="26"/>
        </w:rPr>
      </w:pPr>
      <w:r w:rsidDel="00000000" w:rsidR="00000000" w:rsidRPr="00000000">
        <w:rPr>
          <w:sz w:val="26"/>
          <w:szCs w:val="26"/>
          <w:rtl w:val="0"/>
        </w:rPr>
        <w:t xml:space="preserve">  **"Immovable Object"**: For 3 rounds, reduce incoming damage by 20% and gain +10% to Defensive Threshold.   </w:t>
      </w:r>
    </w:p>
    <w:p w:rsidR="00000000" w:rsidDel="00000000" w:rsidP="00000000" w:rsidRDefault="00000000" w:rsidRPr="00000000" w14:paraId="000013B1">
      <w:pPr>
        <w:spacing w:line="240" w:lineRule="auto"/>
        <w:ind w:left="729" w:firstLine="0"/>
        <w:jc w:val="both"/>
        <w:rPr>
          <w:sz w:val="26"/>
          <w:szCs w:val="26"/>
        </w:rPr>
      </w:pPr>
      <w:r w:rsidDel="00000000" w:rsidR="00000000" w:rsidRPr="00000000">
        <w:rPr>
          <w:sz w:val="26"/>
          <w:szCs w:val="26"/>
          <w:rtl w:val="0"/>
        </w:rPr>
        <w:t xml:space="preserve">**Starting Tier**: Tier 2 (based on Dominion’s starting modifier die: d8).   </w:t>
      </w:r>
    </w:p>
    <w:p w:rsidR="00000000" w:rsidDel="00000000" w:rsidP="00000000" w:rsidRDefault="00000000" w:rsidRPr="00000000" w14:paraId="000013B2">
      <w:pPr>
        <w:spacing w:line="240" w:lineRule="auto"/>
        <w:ind w:left="729" w:firstLine="0"/>
        <w:jc w:val="both"/>
        <w:rPr>
          <w:sz w:val="26"/>
          <w:szCs w:val="26"/>
        </w:rPr>
      </w:pPr>
      <w:r w:rsidDel="00000000" w:rsidR="00000000" w:rsidRPr="00000000">
        <w:rPr>
          <w:sz w:val="26"/>
          <w:szCs w:val="26"/>
          <w:rtl w:val="0"/>
        </w:rPr>
        <w:t xml:space="preserve">**Scaling**: </w:t>
      </w:r>
    </w:p>
    <w:p w:rsidR="00000000" w:rsidDel="00000000" w:rsidP="00000000" w:rsidRDefault="00000000" w:rsidRPr="00000000" w14:paraId="000013B3">
      <w:pPr>
        <w:spacing w:line="240" w:lineRule="auto"/>
        <w:ind w:left="729" w:firstLine="0"/>
        <w:jc w:val="both"/>
        <w:rPr>
          <w:sz w:val="26"/>
          <w:szCs w:val="26"/>
        </w:rPr>
      </w:pPr>
      <w:r w:rsidDel="00000000" w:rsidR="00000000" w:rsidRPr="00000000">
        <w:rPr>
          <w:sz w:val="26"/>
          <w:szCs w:val="26"/>
          <w:rtl w:val="0"/>
        </w:rPr>
        <w:t xml:space="preserve">    | **Tier** | **Effect**                                                                 | </w:t>
      </w:r>
    </w:p>
    <w:p w:rsidR="00000000" w:rsidDel="00000000" w:rsidP="00000000" w:rsidRDefault="00000000" w:rsidRPr="00000000" w14:paraId="000013B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B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B6">
      <w:pPr>
        <w:spacing w:line="240" w:lineRule="auto"/>
        <w:ind w:left="729" w:firstLine="0"/>
        <w:jc w:val="both"/>
        <w:rPr>
          <w:sz w:val="26"/>
          <w:szCs w:val="26"/>
        </w:rPr>
      </w:pPr>
      <w:r w:rsidDel="00000000" w:rsidR="00000000" w:rsidRPr="00000000">
        <w:rPr>
          <w:sz w:val="26"/>
          <w:szCs w:val="26"/>
          <w:rtl w:val="0"/>
        </w:rPr>
        <w:t xml:space="preserve">    | **1**    | Reduce damage by 15%; +5% Defensive </w:t>
      </w:r>
    </w:p>
    <w:p w:rsidR="00000000" w:rsidDel="00000000" w:rsidP="00000000" w:rsidRDefault="00000000" w:rsidRPr="00000000" w14:paraId="000013B7">
      <w:pPr>
        <w:spacing w:line="240" w:lineRule="auto"/>
        <w:ind w:left="729" w:firstLine="0"/>
        <w:jc w:val="both"/>
        <w:rPr>
          <w:sz w:val="26"/>
          <w:szCs w:val="26"/>
        </w:rPr>
      </w:pPr>
      <w:r w:rsidDel="00000000" w:rsidR="00000000" w:rsidRPr="00000000">
        <w:rPr>
          <w:sz w:val="26"/>
          <w:szCs w:val="26"/>
          <w:rtl w:val="0"/>
        </w:rPr>
        <w:t xml:space="preserve">Threshold.                           | </w:t>
      </w:r>
    </w:p>
    <w:p w:rsidR="00000000" w:rsidDel="00000000" w:rsidP="00000000" w:rsidRDefault="00000000" w:rsidRPr="00000000" w14:paraId="000013B8">
      <w:pPr>
        <w:spacing w:line="240" w:lineRule="auto"/>
        <w:ind w:left="729" w:firstLine="0"/>
        <w:jc w:val="both"/>
        <w:rPr>
          <w:sz w:val="26"/>
          <w:szCs w:val="26"/>
        </w:rPr>
      </w:pPr>
      <w:r w:rsidDel="00000000" w:rsidR="00000000" w:rsidRPr="00000000">
        <w:rPr>
          <w:sz w:val="26"/>
          <w:szCs w:val="26"/>
          <w:rtl w:val="0"/>
        </w:rPr>
        <w:t xml:space="preserve">    | **2**    | Reduce damage by 20%; +10% Defensive </w:t>
      </w:r>
    </w:p>
    <w:p w:rsidR="00000000" w:rsidDel="00000000" w:rsidP="00000000" w:rsidRDefault="00000000" w:rsidRPr="00000000" w14:paraId="000013B9">
      <w:pPr>
        <w:spacing w:line="240" w:lineRule="auto"/>
        <w:ind w:left="729" w:firstLine="0"/>
        <w:jc w:val="both"/>
        <w:rPr>
          <w:sz w:val="26"/>
          <w:szCs w:val="26"/>
        </w:rPr>
      </w:pPr>
      <w:r w:rsidDel="00000000" w:rsidR="00000000" w:rsidRPr="00000000">
        <w:rPr>
          <w:sz w:val="26"/>
          <w:szCs w:val="26"/>
          <w:rtl w:val="0"/>
        </w:rPr>
        <w:t xml:space="preserve">Threshold.                          | </w:t>
      </w:r>
    </w:p>
    <w:p w:rsidR="00000000" w:rsidDel="00000000" w:rsidP="00000000" w:rsidRDefault="00000000" w:rsidRPr="00000000" w14:paraId="000013BA">
      <w:pPr>
        <w:spacing w:line="240" w:lineRule="auto"/>
        <w:ind w:left="729" w:firstLine="0"/>
        <w:jc w:val="both"/>
        <w:rPr>
          <w:sz w:val="26"/>
          <w:szCs w:val="26"/>
        </w:rPr>
      </w:pPr>
      <w:r w:rsidDel="00000000" w:rsidR="00000000" w:rsidRPr="00000000">
        <w:rPr>
          <w:sz w:val="26"/>
          <w:szCs w:val="26"/>
          <w:rtl w:val="0"/>
        </w:rPr>
        <w:t xml:space="preserve">    | **3**    | Reflect 10% of absorbed damage back at </w:t>
      </w:r>
    </w:p>
    <w:p w:rsidR="00000000" w:rsidDel="00000000" w:rsidP="00000000" w:rsidRDefault="00000000" w:rsidRPr="00000000" w14:paraId="000013BB">
      <w:pPr>
        <w:spacing w:line="240" w:lineRule="auto"/>
        <w:ind w:left="729" w:firstLine="0"/>
        <w:jc w:val="both"/>
        <w:rPr>
          <w:sz w:val="26"/>
          <w:szCs w:val="26"/>
        </w:rPr>
      </w:pPr>
      <w:r w:rsidDel="00000000" w:rsidR="00000000" w:rsidRPr="00000000">
        <w:rPr>
          <w:sz w:val="26"/>
          <w:szCs w:val="26"/>
          <w:rtl w:val="0"/>
        </w:rPr>
        <w:t xml:space="preserve">attackers.                        | </w:t>
      </w:r>
    </w:p>
    <w:p w:rsidR="00000000" w:rsidDel="00000000" w:rsidP="00000000" w:rsidRDefault="00000000" w:rsidRPr="00000000" w14:paraId="000013BC">
      <w:pPr>
        <w:spacing w:line="240" w:lineRule="auto"/>
        <w:ind w:left="729" w:firstLine="0"/>
        <w:jc w:val="both"/>
        <w:rPr>
          <w:sz w:val="26"/>
          <w:szCs w:val="26"/>
        </w:rPr>
      </w:pPr>
      <w:r w:rsidDel="00000000" w:rsidR="00000000" w:rsidRPr="00000000">
        <w:rPr>
          <w:sz w:val="26"/>
          <w:szCs w:val="26"/>
          <w:rtl w:val="0"/>
        </w:rPr>
        <w:t xml:space="preserve">    | **4**    | Extend duration to 5 rounds.                                        | </w:t>
      </w:r>
    </w:p>
    <w:p w:rsidR="00000000" w:rsidDel="00000000" w:rsidP="00000000" w:rsidRDefault="00000000" w:rsidRPr="00000000" w14:paraId="000013BD">
      <w:pPr>
        <w:spacing w:line="240" w:lineRule="auto"/>
        <w:ind w:left="729" w:firstLine="0"/>
        <w:jc w:val="both"/>
        <w:rPr>
          <w:sz w:val="26"/>
          <w:szCs w:val="26"/>
        </w:rPr>
      </w:pPr>
      <w:r w:rsidDel="00000000" w:rsidR="00000000" w:rsidRPr="00000000">
        <w:rPr>
          <w:sz w:val="26"/>
          <w:szCs w:val="26"/>
          <w:rtl w:val="0"/>
        </w:rPr>
        <w:t xml:space="preserve">    | **5**    | Allies within 10 meters gain half the effect.                </w:t>
      </w:r>
    </w:p>
    <w:p w:rsidR="00000000" w:rsidDel="00000000" w:rsidP="00000000" w:rsidRDefault="00000000" w:rsidRPr="00000000" w14:paraId="000013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BF">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3C0">
      <w:pPr>
        <w:spacing w:line="240" w:lineRule="auto"/>
        <w:ind w:left="729" w:firstLine="0"/>
        <w:jc w:val="both"/>
        <w:rPr>
          <w:sz w:val="26"/>
          <w:szCs w:val="26"/>
        </w:rPr>
      </w:pPr>
      <w:r w:rsidDel="00000000" w:rsidR="00000000" w:rsidRPr="00000000">
        <w:rPr>
          <w:sz w:val="26"/>
          <w:szCs w:val="26"/>
          <w:rtl w:val="0"/>
        </w:rPr>
        <w:t xml:space="preserve">Heavy Combat Armor   </w:t>
      </w:r>
    </w:p>
    <w:p w:rsidR="00000000" w:rsidDel="00000000" w:rsidP="00000000" w:rsidRDefault="00000000" w:rsidRPr="00000000" w14:paraId="000013C1">
      <w:pPr>
        <w:spacing w:line="240" w:lineRule="auto"/>
        <w:ind w:left="729" w:firstLine="0"/>
        <w:jc w:val="both"/>
        <w:rPr>
          <w:sz w:val="26"/>
          <w:szCs w:val="26"/>
        </w:rPr>
      </w:pPr>
      <w:r w:rsidDel="00000000" w:rsidR="00000000" w:rsidRPr="00000000">
        <w:rPr>
          <w:sz w:val="26"/>
          <w:szCs w:val="26"/>
          <w:rtl w:val="0"/>
        </w:rPr>
        <w:t xml:space="preserve">Energy Rifle or Heavy Blaster   </w:t>
      </w:r>
    </w:p>
    <w:p w:rsidR="00000000" w:rsidDel="00000000" w:rsidP="00000000" w:rsidRDefault="00000000" w:rsidRPr="00000000" w14:paraId="000013C2">
      <w:pPr>
        <w:spacing w:line="240" w:lineRule="auto"/>
        <w:ind w:left="729" w:firstLine="0"/>
        <w:jc w:val="both"/>
        <w:rPr>
          <w:sz w:val="26"/>
          <w:szCs w:val="26"/>
        </w:rPr>
      </w:pPr>
      <w:r w:rsidDel="00000000" w:rsidR="00000000" w:rsidRPr="00000000">
        <w:rPr>
          <w:sz w:val="26"/>
          <w:szCs w:val="26"/>
          <w:rtl w:val="0"/>
        </w:rPr>
        <w:t xml:space="preserve">Reinforced Shield Generator   </w:t>
      </w:r>
    </w:p>
    <w:p w:rsidR="00000000" w:rsidDel="00000000" w:rsidP="00000000" w:rsidRDefault="00000000" w:rsidRPr="00000000" w14:paraId="000013C3">
      <w:pPr>
        <w:spacing w:line="240" w:lineRule="auto"/>
        <w:ind w:left="729" w:firstLine="0"/>
        <w:jc w:val="both"/>
        <w:rPr>
          <w:sz w:val="26"/>
          <w:szCs w:val="26"/>
        </w:rPr>
      </w:pPr>
      <w:r w:rsidDel="00000000" w:rsidR="00000000" w:rsidRPr="00000000">
        <w:rPr>
          <w:sz w:val="26"/>
          <w:szCs w:val="26"/>
          <w:rtl w:val="0"/>
        </w:rPr>
        <w:t xml:space="preserve">Field Repair Kit   </w:t>
      </w:r>
    </w:p>
    <w:p w:rsidR="00000000" w:rsidDel="00000000" w:rsidP="00000000" w:rsidRDefault="00000000" w:rsidRPr="00000000" w14:paraId="000013C4">
      <w:pPr>
        <w:spacing w:line="240" w:lineRule="auto"/>
        <w:ind w:left="729" w:firstLine="0"/>
        <w:jc w:val="both"/>
        <w:rPr>
          <w:sz w:val="26"/>
          <w:szCs w:val="26"/>
        </w:rPr>
        <w:sectPr>
          <w:type w:val="continuous"/>
          <w:pgSz w:h="15840" w:w="12240" w:orient="portrait"/>
          <w:pgMar w:bottom="820" w:top="2274" w:left="201" w:right="191" w:header="720" w:footer="720"/>
          <w:cols w:equalWidth="0" w:num="2">
            <w:col w:space="632" w:w="5608.000000000001"/>
            <w:col w:space="0" w:w="5608.000000000001"/>
          </w:cols>
        </w:sectPr>
      </w:pPr>
      <w:r w:rsidDel="00000000" w:rsidR="00000000" w:rsidRPr="00000000">
        <w:rPr>
          <w:sz w:val="26"/>
          <w:szCs w:val="26"/>
          <w:rtl w:val="0"/>
        </w:rPr>
        <w:t xml:space="preserve"> </w:t>
      </w:r>
    </w:p>
    <w:p w:rsidR="00000000" w:rsidDel="00000000" w:rsidP="00000000" w:rsidRDefault="00000000" w:rsidRPr="00000000" w14:paraId="000013C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C7">
      <w:pPr>
        <w:spacing w:line="240" w:lineRule="auto"/>
        <w:ind w:left="729" w:firstLine="0"/>
        <w:jc w:val="both"/>
        <w:rPr>
          <w:sz w:val="26"/>
          <w:szCs w:val="26"/>
        </w:rPr>
      </w:pPr>
      <w:r w:rsidDel="00000000" w:rsidR="00000000" w:rsidRPr="00000000">
        <w:rPr>
          <w:sz w:val="26"/>
          <w:szCs w:val="26"/>
          <w:rtl w:val="0"/>
        </w:rPr>
        <w:t xml:space="preserve">### **2. Revenant (Avenger of the Void)** </w:t>
      </w:r>
    </w:p>
    <w:p w:rsidR="00000000" w:rsidDel="00000000" w:rsidP="00000000" w:rsidRDefault="00000000" w:rsidRPr="00000000" w14:paraId="000013C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C9">
      <w:pPr>
        <w:spacing w:line="240" w:lineRule="auto"/>
        <w:ind w:left="729" w:firstLine="0"/>
        <w:jc w:val="both"/>
        <w:rPr>
          <w:sz w:val="26"/>
          <w:szCs w:val="26"/>
        </w:rPr>
      </w:pPr>
      <w:r w:rsidDel="00000000" w:rsidR="00000000" w:rsidRPr="00000000">
        <w:rPr>
          <w:sz w:val="26"/>
          <w:szCs w:val="26"/>
          <w:rtl w:val="0"/>
        </w:rPr>
        <w:t xml:space="preserve">**Thematic Description**: Revenants are relentless fighters driven by personal loss. Their unyielding resolve makes them dangerous adversaries and resilient allies.   </w:t>
      </w:r>
    </w:p>
    <w:p w:rsidR="00000000" w:rsidDel="00000000" w:rsidP="00000000" w:rsidRDefault="00000000" w:rsidRPr="00000000" w14:paraId="000013CA">
      <w:pPr>
        <w:spacing w:line="240" w:lineRule="auto"/>
        <w:ind w:left="729" w:firstLine="0"/>
        <w:jc w:val="both"/>
        <w:rPr>
          <w:sz w:val="26"/>
          <w:szCs w:val="26"/>
        </w:rPr>
      </w:pPr>
      <w:r w:rsidDel="00000000" w:rsidR="00000000" w:rsidRPr="00000000">
        <w:rPr>
          <w:sz w:val="26"/>
          <w:szCs w:val="26"/>
          <w:rtl w:val="0"/>
        </w:rPr>
        <w:t xml:space="preserve">**Associated Attributes**:   </w:t>
      </w:r>
    </w:p>
    <w:p w:rsidR="00000000" w:rsidDel="00000000" w:rsidP="00000000" w:rsidRDefault="00000000" w:rsidRPr="00000000" w14:paraId="000013CB">
      <w:pPr>
        <w:spacing w:line="240" w:lineRule="auto"/>
        <w:ind w:left="729" w:firstLine="0"/>
        <w:jc w:val="both"/>
        <w:rPr>
          <w:sz w:val="26"/>
          <w:szCs w:val="26"/>
        </w:rPr>
      </w:pPr>
      <w:r w:rsidDel="00000000" w:rsidR="00000000" w:rsidRPr="00000000">
        <w:rPr>
          <w:sz w:val="26"/>
          <w:szCs w:val="26"/>
          <w:rtl w:val="0"/>
        </w:rPr>
        <w:t xml:space="preserve">Imperius (+15%)   </w:t>
      </w:r>
    </w:p>
    <w:p w:rsidR="00000000" w:rsidDel="00000000" w:rsidP="00000000" w:rsidRDefault="00000000" w:rsidRPr="00000000" w14:paraId="000013CC">
      <w:pPr>
        <w:spacing w:line="240" w:lineRule="auto"/>
        <w:ind w:left="729" w:firstLine="0"/>
        <w:jc w:val="both"/>
        <w:rPr>
          <w:sz w:val="26"/>
          <w:szCs w:val="26"/>
        </w:rPr>
      </w:pPr>
      <w:r w:rsidDel="00000000" w:rsidR="00000000" w:rsidRPr="00000000">
        <w:rPr>
          <w:sz w:val="26"/>
          <w:szCs w:val="26"/>
          <w:rtl w:val="0"/>
        </w:rPr>
        <w:t xml:space="preserve">Dominion (+10%)   - **Proficiencies**:   </w:t>
      </w:r>
    </w:p>
    <w:p w:rsidR="00000000" w:rsidDel="00000000" w:rsidP="00000000" w:rsidRDefault="00000000" w:rsidRPr="00000000" w14:paraId="000013CD">
      <w:pPr>
        <w:spacing w:line="240" w:lineRule="auto"/>
        <w:ind w:left="729" w:firstLine="0"/>
        <w:jc w:val="both"/>
        <w:rPr>
          <w:sz w:val="26"/>
          <w:szCs w:val="26"/>
        </w:rPr>
      </w:pPr>
      <w:r w:rsidDel="00000000" w:rsidR="00000000" w:rsidRPr="00000000">
        <w:rPr>
          <w:sz w:val="26"/>
          <w:szCs w:val="26"/>
          <w:rtl w:val="0"/>
        </w:rPr>
        <w:t xml:space="preserve">Intimidation (Imperius)   </w:t>
      </w:r>
    </w:p>
    <w:p w:rsidR="00000000" w:rsidDel="00000000" w:rsidP="00000000" w:rsidRDefault="00000000" w:rsidRPr="00000000" w14:paraId="000013CE">
      <w:pPr>
        <w:spacing w:line="240" w:lineRule="auto"/>
        <w:ind w:left="729" w:firstLine="0"/>
        <w:jc w:val="both"/>
        <w:rPr>
          <w:sz w:val="26"/>
          <w:szCs w:val="26"/>
        </w:rPr>
      </w:pPr>
      <w:r w:rsidDel="00000000" w:rsidR="00000000" w:rsidRPr="00000000">
        <w:rPr>
          <w:sz w:val="26"/>
          <w:szCs w:val="26"/>
          <w:rtl w:val="0"/>
        </w:rPr>
        <w:t xml:space="preserve">Heavy Weapons (Dominion)   </w:t>
      </w:r>
    </w:p>
    <w:p w:rsidR="00000000" w:rsidDel="00000000" w:rsidP="00000000" w:rsidRDefault="00000000" w:rsidRPr="00000000" w14:paraId="000013CF">
      <w:pPr>
        <w:spacing w:line="240" w:lineRule="auto"/>
        <w:ind w:left="729" w:firstLine="0"/>
        <w:jc w:val="both"/>
        <w:rPr>
          <w:sz w:val="26"/>
          <w:szCs w:val="26"/>
        </w:rPr>
      </w:pPr>
      <w:r w:rsidDel="00000000" w:rsidR="00000000" w:rsidRPr="00000000">
        <w:rPr>
          <w:sz w:val="26"/>
          <w:szCs w:val="26"/>
          <w:rtl w:val="0"/>
        </w:rPr>
        <w:t xml:space="preserve">Survival (Dominion)   </w:t>
      </w:r>
    </w:p>
    <w:p w:rsidR="00000000" w:rsidDel="00000000" w:rsidP="00000000" w:rsidRDefault="00000000" w:rsidRPr="00000000" w14:paraId="000013D0">
      <w:pPr>
        <w:spacing w:line="240" w:lineRule="auto"/>
        <w:ind w:left="729" w:firstLine="0"/>
        <w:jc w:val="both"/>
        <w:rPr>
          <w:sz w:val="26"/>
          <w:szCs w:val="26"/>
        </w:rPr>
      </w:pPr>
      <w:r w:rsidDel="00000000" w:rsidR="00000000" w:rsidRPr="00000000">
        <w:rPr>
          <w:sz w:val="26"/>
          <w:szCs w:val="26"/>
          <w:rtl w:val="0"/>
        </w:rPr>
        <w:t xml:space="preserve">Improvisation (Entropy)   </w:t>
      </w:r>
    </w:p>
    <w:p w:rsidR="00000000" w:rsidDel="00000000" w:rsidP="00000000" w:rsidRDefault="00000000" w:rsidRPr="00000000" w14:paraId="000013D1">
      <w:pPr>
        <w:spacing w:line="240" w:lineRule="auto"/>
        <w:ind w:left="729" w:firstLine="0"/>
        <w:jc w:val="both"/>
        <w:rPr>
          <w:sz w:val="26"/>
          <w:szCs w:val="26"/>
        </w:rPr>
      </w:pPr>
      <w:r w:rsidDel="00000000" w:rsidR="00000000" w:rsidRPr="00000000">
        <w:rPr>
          <w:sz w:val="26"/>
          <w:szCs w:val="26"/>
          <w:rtl w:val="0"/>
        </w:rPr>
        <w:t xml:space="preserve">Unarmed Combat (Dominion)   </w:t>
      </w:r>
    </w:p>
    <w:p w:rsidR="00000000" w:rsidDel="00000000" w:rsidP="00000000" w:rsidRDefault="00000000" w:rsidRPr="00000000" w14:paraId="000013D2">
      <w:pPr>
        <w:spacing w:line="240" w:lineRule="auto"/>
        <w:ind w:left="729" w:firstLine="0"/>
        <w:jc w:val="both"/>
        <w:rPr>
          <w:sz w:val="26"/>
          <w:szCs w:val="26"/>
        </w:rPr>
      </w:pPr>
      <w:r w:rsidDel="00000000" w:rsidR="00000000" w:rsidRPr="00000000">
        <w:rPr>
          <w:sz w:val="26"/>
          <w:szCs w:val="26"/>
          <w:rtl w:val="0"/>
        </w:rPr>
        <w:t xml:space="preserve">+2 Player Choice   </w:t>
      </w:r>
    </w:p>
    <w:p w:rsidR="00000000" w:rsidDel="00000000" w:rsidP="00000000" w:rsidRDefault="00000000" w:rsidRPr="00000000" w14:paraId="000013D3">
      <w:pPr>
        <w:spacing w:line="240" w:lineRule="auto"/>
        <w:ind w:left="729" w:firstLine="0"/>
        <w:jc w:val="both"/>
        <w:rPr>
          <w:sz w:val="26"/>
          <w:szCs w:val="26"/>
        </w:rPr>
      </w:pPr>
      <w:r w:rsidDel="00000000" w:rsidR="00000000" w:rsidRPr="00000000">
        <w:rPr>
          <w:sz w:val="26"/>
          <w:szCs w:val="26"/>
          <w:rtl w:val="0"/>
        </w:rPr>
        <w:t xml:space="preserve">**Starting Paragon Power**:   </w:t>
      </w:r>
    </w:p>
    <w:p w:rsidR="00000000" w:rsidDel="00000000" w:rsidP="00000000" w:rsidRDefault="00000000" w:rsidRPr="00000000" w14:paraId="000013D4">
      <w:pPr>
        <w:spacing w:line="240" w:lineRule="auto"/>
        <w:ind w:left="729" w:firstLine="0"/>
        <w:jc w:val="both"/>
        <w:rPr>
          <w:sz w:val="26"/>
          <w:szCs w:val="26"/>
        </w:rPr>
      </w:pPr>
      <w:r w:rsidDel="00000000" w:rsidR="00000000" w:rsidRPr="00000000">
        <w:rPr>
          <w:sz w:val="26"/>
          <w:szCs w:val="26"/>
          <w:rtl w:val="0"/>
        </w:rPr>
        <w:t xml:space="preserve">  **"Vengeance Strike"**: Deal double weapon damage to enemies who attacked allies in the last round.   </w:t>
      </w:r>
    </w:p>
    <w:p w:rsidR="00000000" w:rsidDel="00000000" w:rsidP="00000000" w:rsidRDefault="00000000" w:rsidRPr="00000000" w14:paraId="000013D5">
      <w:pPr>
        <w:spacing w:line="240" w:lineRule="auto"/>
        <w:ind w:left="729" w:firstLine="0"/>
        <w:jc w:val="both"/>
        <w:rPr>
          <w:sz w:val="26"/>
          <w:szCs w:val="26"/>
        </w:rPr>
      </w:pPr>
      <w:r w:rsidDel="00000000" w:rsidR="00000000" w:rsidRPr="00000000">
        <w:rPr>
          <w:sz w:val="26"/>
          <w:szCs w:val="26"/>
          <w:rtl w:val="0"/>
        </w:rPr>
        <w:t xml:space="preserve">**Starting Tier**: Tier 1 (based on Imperius’s modifier die: d6).   </w:t>
      </w:r>
    </w:p>
    <w:p w:rsidR="00000000" w:rsidDel="00000000" w:rsidP="00000000" w:rsidRDefault="00000000" w:rsidRPr="00000000" w14:paraId="000013D6">
      <w:pPr>
        <w:spacing w:line="240" w:lineRule="auto"/>
        <w:ind w:left="729" w:firstLine="0"/>
        <w:jc w:val="both"/>
        <w:rPr>
          <w:sz w:val="26"/>
          <w:szCs w:val="26"/>
        </w:rPr>
      </w:pPr>
      <w:r w:rsidDel="00000000" w:rsidR="00000000" w:rsidRPr="00000000">
        <w:rPr>
          <w:sz w:val="26"/>
          <w:szCs w:val="26"/>
          <w:rtl w:val="0"/>
        </w:rPr>
        <w:t xml:space="preserve">**Scaling**: </w:t>
      </w:r>
    </w:p>
    <w:p w:rsidR="00000000" w:rsidDel="00000000" w:rsidP="00000000" w:rsidRDefault="00000000" w:rsidRPr="00000000" w14:paraId="000013D7">
      <w:pPr>
        <w:spacing w:line="240" w:lineRule="auto"/>
        <w:ind w:left="729" w:firstLine="0"/>
        <w:jc w:val="both"/>
        <w:rPr>
          <w:sz w:val="26"/>
          <w:szCs w:val="26"/>
        </w:rPr>
      </w:pPr>
      <w:r w:rsidDel="00000000" w:rsidR="00000000" w:rsidRPr="00000000">
        <w:rPr>
          <w:sz w:val="26"/>
          <w:szCs w:val="26"/>
          <w:rtl w:val="0"/>
        </w:rPr>
        <w:t xml:space="preserve">**Tier** **Effect**                                                                 </w:t>
      </w:r>
    </w:p>
    <w:p w:rsidR="00000000" w:rsidDel="00000000" w:rsidP="00000000" w:rsidRDefault="00000000" w:rsidRPr="00000000" w14:paraId="000013D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D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DB">
      <w:pPr>
        <w:spacing w:line="240" w:lineRule="auto"/>
        <w:ind w:left="729" w:firstLine="0"/>
        <w:jc w:val="both"/>
        <w:rPr>
          <w:sz w:val="26"/>
          <w:szCs w:val="26"/>
        </w:rPr>
      </w:pPr>
      <w:r w:rsidDel="00000000" w:rsidR="00000000" w:rsidRPr="00000000">
        <w:rPr>
          <w:sz w:val="26"/>
          <w:szCs w:val="26"/>
          <w:rtl w:val="0"/>
        </w:rPr>
        <w:t xml:space="preserve">    | **1**    | Double weapon damage against recent attackers.        </w:t>
      </w:r>
    </w:p>
    <w:p w:rsidR="00000000" w:rsidDel="00000000" w:rsidP="00000000" w:rsidRDefault="00000000" w:rsidRPr="00000000" w14:paraId="000013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DD">
      <w:pPr>
        <w:spacing w:line="240" w:lineRule="auto"/>
        <w:ind w:left="729" w:firstLine="0"/>
        <w:jc w:val="both"/>
        <w:rPr>
          <w:sz w:val="26"/>
          <w:szCs w:val="26"/>
        </w:rPr>
      </w:pPr>
      <w:r w:rsidDel="00000000" w:rsidR="00000000" w:rsidRPr="00000000">
        <w:rPr>
          <w:sz w:val="26"/>
          <w:szCs w:val="26"/>
          <w:rtl w:val="0"/>
        </w:rPr>
        <w:t xml:space="preserve">    | **2**    | Add AoE effect to adjacent enemies (50% </w:t>
      </w:r>
    </w:p>
    <w:p w:rsidR="00000000" w:rsidDel="00000000" w:rsidP="00000000" w:rsidRDefault="00000000" w:rsidRPr="00000000" w14:paraId="000013DE">
      <w:pPr>
        <w:spacing w:line="240" w:lineRule="auto"/>
        <w:ind w:left="729" w:firstLine="0"/>
        <w:jc w:val="both"/>
        <w:rPr>
          <w:sz w:val="26"/>
          <w:szCs w:val="26"/>
        </w:rPr>
      </w:pPr>
      <w:r w:rsidDel="00000000" w:rsidR="00000000" w:rsidRPr="00000000">
        <w:rPr>
          <w:sz w:val="26"/>
          <w:szCs w:val="26"/>
          <w:rtl w:val="0"/>
        </w:rPr>
        <w:t xml:space="preserve">damage).                         | </w:t>
      </w:r>
    </w:p>
    <w:p w:rsidR="00000000" w:rsidDel="00000000" w:rsidP="00000000" w:rsidRDefault="00000000" w:rsidRPr="00000000" w14:paraId="000013DF">
      <w:pPr>
        <w:spacing w:line="240" w:lineRule="auto"/>
        <w:ind w:left="729" w:firstLine="0"/>
        <w:jc w:val="both"/>
        <w:rPr>
          <w:sz w:val="26"/>
          <w:szCs w:val="26"/>
        </w:rPr>
      </w:pPr>
      <w:r w:rsidDel="00000000" w:rsidR="00000000" w:rsidRPr="00000000">
        <w:rPr>
          <w:sz w:val="26"/>
          <w:szCs w:val="26"/>
          <w:rtl w:val="0"/>
        </w:rPr>
        <w:t xml:space="preserve">    | **3**    | Ignore armor on critical hits.                                       | </w:t>
      </w:r>
    </w:p>
    <w:p w:rsidR="00000000" w:rsidDel="00000000" w:rsidP="00000000" w:rsidRDefault="00000000" w:rsidRPr="00000000" w14:paraId="000013E0">
      <w:pPr>
        <w:spacing w:line="240" w:lineRule="auto"/>
        <w:ind w:left="729" w:firstLine="0"/>
        <w:jc w:val="both"/>
        <w:rPr>
          <w:sz w:val="26"/>
          <w:szCs w:val="26"/>
        </w:rPr>
      </w:pPr>
      <w:r w:rsidDel="00000000" w:rsidR="00000000" w:rsidRPr="00000000">
        <w:rPr>
          <w:sz w:val="26"/>
          <w:szCs w:val="26"/>
          <w:rtl w:val="0"/>
        </w:rPr>
        <w:t xml:space="preserve">    | **4**    | Regain 10% HP from damage dealt.                            </w:t>
      </w:r>
    </w:p>
    <w:p w:rsidR="00000000" w:rsidDel="00000000" w:rsidP="00000000" w:rsidRDefault="00000000" w:rsidRPr="00000000" w14:paraId="000013E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E2">
      <w:pPr>
        <w:spacing w:line="240" w:lineRule="auto"/>
        <w:ind w:left="729" w:firstLine="0"/>
        <w:jc w:val="both"/>
        <w:rPr>
          <w:sz w:val="26"/>
          <w:szCs w:val="26"/>
        </w:rPr>
      </w:pPr>
      <w:r w:rsidDel="00000000" w:rsidR="00000000" w:rsidRPr="00000000">
        <w:rPr>
          <w:sz w:val="26"/>
          <w:szCs w:val="26"/>
          <w:rtl w:val="0"/>
        </w:rPr>
        <w:t xml:space="preserve">    | **5**    | Automatically hit recent attackers within range.         </w:t>
      </w:r>
    </w:p>
    <w:p w:rsidR="00000000" w:rsidDel="00000000" w:rsidP="00000000" w:rsidRDefault="00000000" w:rsidRPr="00000000" w14:paraId="000013E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E4">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3E5">
      <w:pPr>
        <w:spacing w:line="240" w:lineRule="auto"/>
        <w:ind w:left="729" w:firstLine="0"/>
        <w:jc w:val="both"/>
        <w:rPr>
          <w:sz w:val="26"/>
          <w:szCs w:val="26"/>
        </w:rPr>
      </w:pPr>
      <w:r w:rsidDel="00000000" w:rsidR="00000000" w:rsidRPr="00000000">
        <w:rPr>
          <w:sz w:val="26"/>
          <w:szCs w:val="26"/>
          <w:rtl w:val="0"/>
        </w:rPr>
        <w:t xml:space="preserve">Lightweight Tactical Armor   </w:t>
      </w:r>
    </w:p>
    <w:p w:rsidR="00000000" w:rsidDel="00000000" w:rsidP="00000000" w:rsidRDefault="00000000" w:rsidRPr="00000000" w14:paraId="000013E6">
      <w:pPr>
        <w:spacing w:line="240" w:lineRule="auto"/>
        <w:ind w:left="729" w:firstLine="0"/>
        <w:jc w:val="both"/>
        <w:rPr>
          <w:sz w:val="26"/>
          <w:szCs w:val="26"/>
        </w:rPr>
      </w:pPr>
      <w:r w:rsidDel="00000000" w:rsidR="00000000" w:rsidRPr="00000000">
        <w:rPr>
          <w:sz w:val="26"/>
          <w:szCs w:val="26"/>
          <w:rtl w:val="0"/>
        </w:rPr>
        <w:t xml:space="preserve">Energy Blade or Dual Pistols   </w:t>
      </w:r>
    </w:p>
    <w:p w:rsidR="00000000" w:rsidDel="00000000" w:rsidP="00000000" w:rsidRDefault="00000000" w:rsidRPr="00000000" w14:paraId="000013E7">
      <w:pPr>
        <w:spacing w:line="240" w:lineRule="auto"/>
        <w:ind w:left="729" w:firstLine="0"/>
        <w:jc w:val="both"/>
        <w:rPr>
          <w:sz w:val="26"/>
          <w:szCs w:val="26"/>
        </w:rPr>
      </w:pPr>
      <w:r w:rsidDel="00000000" w:rsidR="00000000" w:rsidRPr="00000000">
        <w:rPr>
          <w:sz w:val="26"/>
          <w:szCs w:val="26"/>
          <w:rtl w:val="0"/>
        </w:rPr>
        <w:t xml:space="preserve">Combat Stim Injector   </w:t>
      </w:r>
    </w:p>
    <w:p w:rsidR="00000000" w:rsidDel="00000000" w:rsidP="00000000" w:rsidRDefault="00000000" w:rsidRPr="00000000" w14:paraId="000013E8">
      <w:pPr>
        <w:spacing w:line="240" w:lineRule="auto"/>
        <w:ind w:left="729" w:firstLine="0"/>
        <w:jc w:val="both"/>
        <w:rPr>
          <w:sz w:val="26"/>
          <w:szCs w:val="26"/>
        </w:rPr>
      </w:pPr>
      <w:r w:rsidDel="00000000" w:rsidR="00000000" w:rsidRPr="00000000">
        <w:rPr>
          <w:sz w:val="26"/>
          <w:szCs w:val="26"/>
          <w:rtl w:val="0"/>
        </w:rPr>
        <w:t xml:space="preserve">Personal Revenge Token   </w:t>
      </w:r>
    </w:p>
    <w:p w:rsidR="00000000" w:rsidDel="00000000" w:rsidP="00000000" w:rsidRDefault="00000000" w:rsidRPr="00000000" w14:paraId="000013E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E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E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EC">
      <w:pPr>
        <w:spacing w:line="240" w:lineRule="auto"/>
        <w:ind w:left="729" w:firstLine="0"/>
        <w:jc w:val="both"/>
        <w:rPr>
          <w:sz w:val="26"/>
          <w:szCs w:val="26"/>
        </w:rPr>
      </w:pPr>
      <w:r w:rsidDel="00000000" w:rsidR="00000000" w:rsidRPr="00000000">
        <w:rPr>
          <w:sz w:val="26"/>
          <w:szCs w:val="26"/>
          <w:rtl w:val="0"/>
        </w:rPr>
        <w:t xml:space="preserve">### **3. Specter (Stealth Operative)** </w:t>
      </w:r>
    </w:p>
    <w:p w:rsidR="00000000" w:rsidDel="00000000" w:rsidP="00000000" w:rsidRDefault="00000000" w:rsidRPr="00000000" w14:paraId="000013E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EE">
      <w:pPr>
        <w:spacing w:line="240" w:lineRule="auto"/>
        <w:ind w:left="729" w:firstLine="0"/>
        <w:jc w:val="both"/>
        <w:rPr>
          <w:sz w:val="26"/>
          <w:szCs w:val="26"/>
        </w:rPr>
      </w:pPr>
      <w:r w:rsidDel="00000000" w:rsidR="00000000" w:rsidRPr="00000000">
        <w:rPr>
          <w:sz w:val="26"/>
          <w:szCs w:val="26"/>
          <w:rtl w:val="0"/>
        </w:rPr>
        <w:t xml:space="preserve">**Thematic Description**: Specters are masters of stealth and sabotage, excelling in infiltration, subterfuge, and silent takedowns.   </w:t>
      </w:r>
    </w:p>
    <w:p w:rsidR="00000000" w:rsidDel="00000000" w:rsidP="00000000" w:rsidRDefault="00000000" w:rsidRPr="00000000" w14:paraId="000013EF">
      <w:pPr>
        <w:spacing w:line="240" w:lineRule="auto"/>
        <w:ind w:left="729" w:firstLine="0"/>
        <w:jc w:val="both"/>
        <w:rPr>
          <w:sz w:val="26"/>
          <w:szCs w:val="26"/>
        </w:rPr>
      </w:pPr>
      <w:r w:rsidDel="00000000" w:rsidR="00000000" w:rsidRPr="00000000">
        <w:rPr>
          <w:sz w:val="26"/>
          <w:szCs w:val="26"/>
          <w:rtl w:val="0"/>
        </w:rPr>
        <w:t xml:space="preserve">**Associated Attributes**:   </w:t>
      </w:r>
    </w:p>
    <w:p w:rsidR="00000000" w:rsidDel="00000000" w:rsidP="00000000" w:rsidRDefault="00000000" w:rsidRPr="00000000" w14:paraId="000013F0">
      <w:pPr>
        <w:spacing w:line="240" w:lineRule="auto"/>
        <w:ind w:left="729" w:firstLine="0"/>
        <w:jc w:val="both"/>
        <w:rPr>
          <w:sz w:val="26"/>
          <w:szCs w:val="26"/>
        </w:rPr>
      </w:pPr>
      <w:r w:rsidDel="00000000" w:rsidR="00000000" w:rsidRPr="00000000">
        <w:rPr>
          <w:sz w:val="26"/>
          <w:szCs w:val="26"/>
          <w:rtl w:val="0"/>
        </w:rPr>
        <w:t xml:space="preserve">Katra (+15%)   </w:t>
      </w:r>
    </w:p>
    <w:p w:rsidR="00000000" w:rsidDel="00000000" w:rsidP="00000000" w:rsidRDefault="00000000" w:rsidRPr="00000000" w14:paraId="000013F1">
      <w:pPr>
        <w:spacing w:line="240" w:lineRule="auto"/>
        <w:ind w:left="729" w:firstLine="0"/>
        <w:jc w:val="both"/>
        <w:rPr>
          <w:sz w:val="26"/>
          <w:szCs w:val="26"/>
        </w:rPr>
      </w:pPr>
      <w:r w:rsidDel="00000000" w:rsidR="00000000" w:rsidRPr="00000000">
        <w:rPr>
          <w:sz w:val="26"/>
          <w:szCs w:val="26"/>
          <w:rtl w:val="0"/>
        </w:rPr>
        <w:t xml:space="preserve">Entropy (+10%)   </w:t>
      </w:r>
    </w:p>
    <w:p w:rsidR="00000000" w:rsidDel="00000000" w:rsidP="00000000" w:rsidRDefault="00000000" w:rsidRPr="00000000" w14:paraId="000013F2">
      <w:pPr>
        <w:spacing w:line="240" w:lineRule="auto"/>
        <w:ind w:left="729" w:firstLine="0"/>
        <w:jc w:val="both"/>
        <w:rPr>
          <w:sz w:val="26"/>
          <w:szCs w:val="26"/>
        </w:rPr>
      </w:pPr>
      <w:r w:rsidDel="00000000" w:rsidR="00000000" w:rsidRPr="00000000">
        <w:rPr>
          <w:sz w:val="26"/>
          <w:szCs w:val="26"/>
          <w:rtl w:val="0"/>
        </w:rPr>
        <w:t xml:space="preserve">**Proficiencies**:   </w:t>
      </w:r>
    </w:p>
    <w:p w:rsidR="00000000" w:rsidDel="00000000" w:rsidP="00000000" w:rsidRDefault="00000000" w:rsidRPr="00000000" w14:paraId="000013F3">
      <w:pPr>
        <w:spacing w:line="240" w:lineRule="auto"/>
        <w:ind w:left="729" w:firstLine="0"/>
        <w:jc w:val="both"/>
        <w:rPr>
          <w:sz w:val="26"/>
          <w:szCs w:val="26"/>
        </w:rPr>
      </w:pPr>
      <w:r w:rsidDel="00000000" w:rsidR="00000000" w:rsidRPr="00000000">
        <w:rPr>
          <w:sz w:val="26"/>
          <w:szCs w:val="26"/>
          <w:rtl w:val="0"/>
        </w:rPr>
        <w:t xml:space="preserve">Stealth (Katra)   </w:t>
      </w:r>
    </w:p>
    <w:p w:rsidR="00000000" w:rsidDel="00000000" w:rsidP="00000000" w:rsidRDefault="00000000" w:rsidRPr="00000000" w14:paraId="000013F4">
      <w:pPr>
        <w:spacing w:line="240" w:lineRule="auto"/>
        <w:ind w:left="729" w:firstLine="0"/>
        <w:jc w:val="both"/>
        <w:rPr>
          <w:sz w:val="26"/>
          <w:szCs w:val="26"/>
        </w:rPr>
      </w:pPr>
      <w:r w:rsidDel="00000000" w:rsidR="00000000" w:rsidRPr="00000000">
        <w:rPr>
          <w:sz w:val="26"/>
          <w:szCs w:val="26"/>
          <w:rtl w:val="0"/>
        </w:rPr>
        <w:t xml:space="preserve">Sabotage (Entropy)   </w:t>
      </w:r>
    </w:p>
    <w:p w:rsidR="00000000" w:rsidDel="00000000" w:rsidP="00000000" w:rsidRDefault="00000000" w:rsidRPr="00000000" w14:paraId="000013F5">
      <w:pPr>
        <w:spacing w:line="240" w:lineRule="auto"/>
        <w:ind w:left="729" w:firstLine="0"/>
        <w:jc w:val="both"/>
        <w:rPr>
          <w:sz w:val="26"/>
          <w:szCs w:val="26"/>
        </w:rPr>
      </w:pPr>
      <w:r w:rsidDel="00000000" w:rsidR="00000000" w:rsidRPr="00000000">
        <w:rPr>
          <w:sz w:val="26"/>
          <w:szCs w:val="26"/>
          <w:rtl w:val="0"/>
        </w:rPr>
        <w:t xml:space="preserve">Hacking (Entropy)   </w:t>
      </w:r>
    </w:p>
    <w:p w:rsidR="00000000" w:rsidDel="00000000" w:rsidP="00000000" w:rsidRDefault="00000000" w:rsidRPr="00000000" w14:paraId="000013F6">
      <w:pPr>
        <w:spacing w:line="240" w:lineRule="auto"/>
        <w:ind w:left="729" w:firstLine="0"/>
        <w:jc w:val="both"/>
        <w:rPr>
          <w:sz w:val="26"/>
          <w:szCs w:val="26"/>
        </w:rPr>
      </w:pPr>
      <w:r w:rsidDel="00000000" w:rsidR="00000000" w:rsidRPr="00000000">
        <w:rPr>
          <w:sz w:val="26"/>
          <w:szCs w:val="26"/>
          <w:rtl w:val="0"/>
        </w:rPr>
        <w:t xml:space="preserve">Perception (Katra)   </w:t>
      </w:r>
    </w:p>
    <w:p w:rsidR="00000000" w:rsidDel="00000000" w:rsidP="00000000" w:rsidRDefault="00000000" w:rsidRPr="00000000" w14:paraId="000013F7">
      <w:pPr>
        <w:spacing w:line="240" w:lineRule="auto"/>
        <w:ind w:left="729" w:firstLine="0"/>
        <w:jc w:val="both"/>
        <w:rPr>
          <w:sz w:val="26"/>
          <w:szCs w:val="26"/>
        </w:rPr>
      </w:pPr>
      <w:r w:rsidDel="00000000" w:rsidR="00000000" w:rsidRPr="00000000">
        <w:rPr>
          <w:sz w:val="26"/>
          <w:szCs w:val="26"/>
          <w:rtl w:val="0"/>
        </w:rPr>
        <w:t xml:space="preserve">Improvisation (Entropy)   </w:t>
      </w:r>
    </w:p>
    <w:p w:rsidR="00000000" w:rsidDel="00000000" w:rsidP="00000000" w:rsidRDefault="00000000" w:rsidRPr="00000000" w14:paraId="000013F8">
      <w:pPr>
        <w:spacing w:line="240" w:lineRule="auto"/>
        <w:ind w:left="729" w:firstLine="0"/>
        <w:jc w:val="both"/>
        <w:rPr>
          <w:sz w:val="26"/>
          <w:szCs w:val="26"/>
        </w:rPr>
      </w:pPr>
      <w:r w:rsidDel="00000000" w:rsidR="00000000" w:rsidRPr="00000000">
        <w:rPr>
          <w:sz w:val="26"/>
          <w:szCs w:val="26"/>
          <w:rtl w:val="0"/>
        </w:rPr>
        <w:t xml:space="preserve">+2 Player Choice   </w:t>
      </w:r>
    </w:p>
    <w:p w:rsidR="00000000" w:rsidDel="00000000" w:rsidP="00000000" w:rsidRDefault="00000000" w:rsidRPr="00000000" w14:paraId="000013F9">
      <w:pPr>
        <w:spacing w:line="240" w:lineRule="auto"/>
        <w:ind w:left="729" w:firstLine="0"/>
        <w:jc w:val="both"/>
        <w:rPr>
          <w:sz w:val="26"/>
          <w:szCs w:val="26"/>
        </w:rPr>
      </w:pPr>
      <w:r w:rsidDel="00000000" w:rsidR="00000000" w:rsidRPr="00000000">
        <w:rPr>
          <w:sz w:val="26"/>
          <w:szCs w:val="26"/>
          <w:rtl w:val="0"/>
        </w:rPr>
        <w:t xml:space="preserve">**Starting Paragon Power**:   </w:t>
      </w:r>
    </w:p>
    <w:p w:rsidR="00000000" w:rsidDel="00000000" w:rsidP="00000000" w:rsidRDefault="00000000" w:rsidRPr="00000000" w14:paraId="000013FA">
      <w:pPr>
        <w:spacing w:line="240" w:lineRule="auto"/>
        <w:ind w:left="729" w:firstLine="0"/>
        <w:jc w:val="both"/>
        <w:rPr>
          <w:sz w:val="26"/>
          <w:szCs w:val="26"/>
        </w:rPr>
      </w:pPr>
      <w:r w:rsidDel="00000000" w:rsidR="00000000" w:rsidRPr="00000000">
        <w:rPr>
          <w:sz w:val="26"/>
          <w:szCs w:val="26"/>
          <w:rtl w:val="0"/>
        </w:rPr>
        <w:t xml:space="preserve">  **"Cloak of Shadows"**: Turn invisible for 2 turns, avoiding all targeting and gaining +15% evasion.   </w:t>
      </w:r>
    </w:p>
    <w:p w:rsidR="00000000" w:rsidDel="00000000" w:rsidP="00000000" w:rsidRDefault="00000000" w:rsidRPr="00000000" w14:paraId="000013FB">
      <w:pPr>
        <w:spacing w:line="240" w:lineRule="auto"/>
        <w:ind w:left="729" w:firstLine="0"/>
        <w:jc w:val="both"/>
        <w:rPr>
          <w:sz w:val="26"/>
          <w:szCs w:val="26"/>
        </w:rPr>
      </w:pPr>
      <w:r w:rsidDel="00000000" w:rsidR="00000000" w:rsidRPr="00000000">
        <w:rPr>
          <w:sz w:val="26"/>
          <w:szCs w:val="26"/>
          <w:rtl w:val="0"/>
        </w:rPr>
        <w:t xml:space="preserve">**Starting Tier**: Tier 2 (based on Katra’s starting modifier die: d8).     - **Scaling**: </w:t>
      </w:r>
    </w:p>
    <w:p w:rsidR="00000000" w:rsidDel="00000000" w:rsidP="00000000" w:rsidRDefault="00000000" w:rsidRPr="00000000" w14:paraId="000013FC">
      <w:pPr>
        <w:spacing w:line="240" w:lineRule="auto"/>
        <w:ind w:left="729" w:firstLine="0"/>
        <w:jc w:val="both"/>
        <w:rPr>
          <w:sz w:val="26"/>
          <w:szCs w:val="26"/>
        </w:rPr>
      </w:pPr>
      <w:r w:rsidDel="00000000" w:rsidR="00000000" w:rsidRPr="00000000">
        <w:rPr>
          <w:sz w:val="26"/>
          <w:szCs w:val="26"/>
          <w:rtl w:val="0"/>
        </w:rPr>
        <w:t xml:space="preserve">    | **Tier** | **Effect**                                                                 | </w:t>
      </w:r>
    </w:p>
    <w:p w:rsidR="00000000" w:rsidDel="00000000" w:rsidP="00000000" w:rsidRDefault="00000000" w:rsidRPr="00000000" w14:paraId="000013F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F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3FF">
      <w:pPr>
        <w:spacing w:line="240" w:lineRule="auto"/>
        <w:ind w:left="729" w:firstLine="0"/>
        <w:jc w:val="both"/>
        <w:rPr>
          <w:sz w:val="26"/>
          <w:szCs w:val="26"/>
        </w:rPr>
      </w:pPr>
      <w:r w:rsidDel="00000000" w:rsidR="00000000" w:rsidRPr="00000000">
        <w:rPr>
          <w:sz w:val="26"/>
          <w:szCs w:val="26"/>
          <w:rtl w:val="0"/>
        </w:rPr>
        <w:t xml:space="preserve">**1**    Invisibility lasts 1 round; +10% evasion.                      </w:t>
      </w:r>
    </w:p>
    <w:p w:rsidR="00000000" w:rsidDel="00000000" w:rsidP="00000000" w:rsidRDefault="00000000" w:rsidRPr="00000000" w14:paraId="0000140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01">
      <w:pPr>
        <w:spacing w:line="240" w:lineRule="auto"/>
        <w:ind w:left="729" w:firstLine="0"/>
        <w:jc w:val="both"/>
        <w:rPr>
          <w:sz w:val="26"/>
          <w:szCs w:val="26"/>
        </w:rPr>
      </w:pPr>
      <w:r w:rsidDel="00000000" w:rsidR="00000000" w:rsidRPr="00000000">
        <w:rPr>
          <w:sz w:val="26"/>
          <w:szCs w:val="26"/>
          <w:rtl w:val="0"/>
        </w:rPr>
        <w:t xml:space="preserve">    | **2**    | Extend invisibility to 2 rounds; +15% evasion.             </w:t>
      </w:r>
    </w:p>
    <w:p w:rsidR="00000000" w:rsidDel="00000000" w:rsidP="00000000" w:rsidRDefault="00000000" w:rsidRPr="00000000" w14:paraId="0000140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03">
      <w:pPr>
        <w:spacing w:line="240" w:lineRule="auto"/>
        <w:ind w:left="729" w:firstLine="0"/>
        <w:jc w:val="both"/>
        <w:rPr>
          <w:sz w:val="26"/>
          <w:szCs w:val="26"/>
        </w:rPr>
      </w:pPr>
      <w:r w:rsidDel="00000000" w:rsidR="00000000" w:rsidRPr="00000000">
        <w:rPr>
          <w:sz w:val="26"/>
          <w:szCs w:val="26"/>
          <w:rtl w:val="0"/>
        </w:rPr>
        <w:t xml:space="preserve">    | **3**    | First attack from stealth deals double damage.           </w:t>
      </w:r>
    </w:p>
    <w:p w:rsidR="00000000" w:rsidDel="00000000" w:rsidP="00000000" w:rsidRDefault="00000000" w:rsidRPr="00000000" w14:paraId="0000140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05">
      <w:pPr>
        <w:spacing w:line="240" w:lineRule="auto"/>
        <w:ind w:left="729" w:firstLine="0"/>
        <w:jc w:val="both"/>
        <w:rPr>
          <w:sz w:val="26"/>
          <w:szCs w:val="26"/>
        </w:rPr>
      </w:pPr>
      <w:r w:rsidDel="00000000" w:rsidR="00000000" w:rsidRPr="00000000">
        <w:rPr>
          <w:sz w:val="26"/>
          <w:szCs w:val="26"/>
          <w:rtl w:val="0"/>
        </w:rPr>
        <w:t xml:space="preserve">    | **4**    | Extend invisibility to 3 rounds; all attacks bypass armor.               | </w:t>
      </w:r>
    </w:p>
    <w:p w:rsidR="00000000" w:rsidDel="00000000" w:rsidP="00000000" w:rsidRDefault="00000000" w:rsidRPr="00000000" w14:paraId="00001406">
      <w:pPr>
        <w:spacing w:line="240" w:lineRule="auto"/>
        <w:ind w:left="729" w:firstLine="0"/>
        <w:jc w:val="both"/>
        <w:rPr>
          <w:sz w:val="26"/>
          <w:szCs w:val="26"/>
        </w:rPr>
      </w:pPr>
      <w:r w:rsidDel="00000000" w:rsidR="00000000" w:rsidRPr="00000000">
        <w:rPr>
          <w:sz w:val="26"/>
          <w:szCs w:val="26"/>
          <w:rtl w:val="0"/>
        </w:rPr>
        <w:t xml:space="preserve">    | **5**    | Permanently reduce enemy Perception rolls by </w:t>
      </w:r>
    </w:p>
    <w:p w:rsidR="00000000" w:rsidDel="00000000" w:rsidP="00000000" w:rsidRDefault="00000000" w:rsidRPr="00000000" w14:paraId="00001407">
      <w:pPr>
        <w:spacing w:line="240" w:lineRule="auto"/>
        <w:ind w:left="729" w:firstLine="0"/>
        <w:jc w:val="both"/>
        <w:rPr>
          <w:sz w:val="26"/>
          <w:szCs w:val="26"/>
        </w:rPr>
      </w:pPr>
      <w:r w:rsidDel="00000000" w:rsidR="00000000" w:rsidRPr="00000000">
        <w:rPr>
          <w:sz w:val="26"/>
          <w:szCs w:val="26"/>
          <w:rtl w:val="0"/>
        </w:rPr>
        <w:t xml:space="preserve">-10%.                       | </w:t>
      </w:r>
    </w:p>
    <w:p w:rsidR="00000000" w:rsidDel="00000000" w:rsidP="00000000" w:rsidRDefault="00000000" w:rsidRPr="00000000" w14:paraId="00001408">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409">
      <w:pPr>
        <w:spacing w:line="240" w:lineRule="auto"/>
        <w:ind w:left="729" w:firstLine="0"/>
        <w:jc w:val="both"/>
        <w:rPr>
          <w:sz w:val="26"/>
          <w:szCs w:val="26"/>
        </w:rPr>
      </w:pPr>
      <w:r w:rsidDel="00000000" w:rsidR="00000000" w:rsidRPr="00000000">
        <w:rPr>
          <w:sz w:val="26"/>
          <w:szCs w:val="26"/>
          <w:rtl w:val="0"/>
        </w:rPr>
        <w:t xml:space="preserve">Stealth Suit   </w:t>
      </w:r>
    </w:p>
    <w:p w:rsidR="00000000" w:rsidDel="00000000" w:rsidP="00000000" w:rsidRDefault="00000000" w:rsidRPr="00000000" w14:paraId="0000140A">
      <w:pPr>
        <w:spacing w:line="240" w:lineRule="auto"/>
        <w:ind w:left="729" w:firstLine="0"/>
        <w:jc w:val="both"/>
        <w:rPr>
          <w:sz w:val="26"/>
          <w:szCs w:val="26"/>
        </w:rPr>
      </w:pPr>
      <w:r w:rsidDel="00000000" w:rsidR="00000000" w:rsidRPr="00000000">
        <w:rPr>
          <w:sz w:val="26"/>
          <w:szCs w:val="26"/>
          <w:rtl w:val="0"/>
        </w:rPr>
        <w:t xml:space="preserve">Silenced Pistol   </w:t>
      </w:r>
    </w:p>
    <w:p w:rsidR="00000000" w:rsidDel="00000000" w:rsidP="00000000" w:rsidRDefault="00000000" w:rsidRPr="00000000" w14:paraId="0000140B">
      <w:pPr>
        <w:spacing w:line="240" w:lineRule="auto"/>
        <w:ind w:left="729" w:firstLine="0"/>
        <w:jc w:val="both"/>
        <w:rPr>
          <w:sz w:val="26"/>
          <w:szCs w:val="26"/>
        </w:rPr>
      </w:pPr>
      <w:r w:rsidDel="00000000" w:rsidR="00000000" w:rsidRPr="00000000">
        <w:rPr>
          <w:sz w:val="26"/>
          <w:szCs w:val="26"/>
          <w:rtl w:val="0"/>
        </w:rPr>
        <w:t xml:space="preserve">Lockpick or Hacking Toolkit   </w:t>
      </w:r>
    </w:p>
    <w:p w:rsidR="00000000" w:rsidDel="00000000" w:rsidP="00000000" w:rsidRDefault="00000000" w:rsidRPr="00000000" w14:paraId="0000140C">
      <w:pPr>
        <w:spacing w:line="240" w:lineRule="auto"/>
        <w:ind w:left="729" w:firstLine="0"/>
        <w:jc w:val="both"/>
        <w:rPr>
          <w:sz w:val="26"/>
          <w:szCs w:val="26"/>
        </w:rPr>
      </w:pPr>
      <w:r w:rsidDel="00000000" w:rsidR="00000000" w:rsidRPr="00000000">
        <w:rPr>
          <w:sz w:val="26"/>
          <w:szCs w:val="26"/>
          <w:rtl w:val="0"/>
        </w:rPr>
        <w:t xml:space="preserve">Smoke Bombs (x2)   </w:t>
      </w:r>
    </w:p>
    <w:p w:rsidR="00000000" w:rsidDel="00000000" w:rsidP="00000000" w:rsidRDefault="00000000" w:rsidRPr="00000000" w14:paraId="0000140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0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0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10">
      <w:pPr>
        <w:spacing w:line="240" w:lineRule="auto"/>
        <w:ind w:left="729" w:firstLine="0"/>
        <w:jc w:val="both"/>
        <w:rPr>
          <w:sz w:val="26"/>
          <w:szCs w:val="26"/>
        </w:rPr>
      </w:pPr>
      <w:r w:rsidDel="00000000" w:rsidR="00000000" w:rsidRPr="00000000">
        <w:rPr>
          <w:sz w:val="26"/>
          <w:szCs w:val="26"/>
          <w:rtl w:val="0"/>
        </w:rPr>
        <w:t xml:space="preserve">### **4. Oracle (Psionic Mystic)** </w:t>
      </w:r>
    </w:p>
    <w:p w:rsidR="00000000" w:rsidDel="00000000" w:rsidP="00000000" w:rsidRDefault="00000000" w:rsidRPr="00000000" w14:paraId="0000141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12">
      <w:pPr>
        <w:spacing w:line="240" w:lineRule="auto"/>
        <w:ind w:left="729" w:firstLine="0"/>
        <w:jc w:val="both"/>
        <w:rPr>
          <w:sz w:val="26"/>
          <w:szCs w:val="26"/>
        </w:rPr>
      </w:pPr>
      <w:r w:rsidDel="00000000" w:rsidR="00000000" w:rsidRPr="00000000">
        <w:rPr>
          <w:sz w:val="26"/>
          <w:szCs w:val="26"/>
          <w:rtl w:val="0"/>
        </w:rPr>
        <w:t xml:space="preserve">**Thematic Description**: Oracles wield psionic energy to influence the battlefield, heal allies, and unearth hidden truths.   </w:t>
      </w:r>
    </w:p>
    <w:p w:rsidR="00000000" w:rsidDel="00000000" w:rsidP="00000000" w:rsidRDefault="00000000" w:rsidRPr="00000000" w14:paraId="00001413">
      <w:pPr>
        <w:spacing w:line="240" w:lineRule="auto"/>
        <w:ind w:left="729" w:firstLine="0"/>
        <w:jc w:val="both"/>
        <w:rPr>
          <w:sz w:val="26"/>
          <w:szCs w:val="26"/>
        </w:rPr>
      </w:pPr>
      <w:r w:rsidDel="00000000" w:rsidR="00000000" w:rsidRPr="00000000">
        <w:rPr>
          <w:sz w:val="26"/>
          <w:szCs w:val="26"/>
          <w:rtl w:val="0"/>
        </w:rPr>
        <w:t xml:space="preserve">**Associated Attributes**:   </w:t>
      </w:r>
    </w:p>
    <w:p w:rsidR="00000000" w:rsidDel="00000000" w:rsidP="00000000" w:rsidRDefault="00000000" w:rsidRPr="00000000" w14:paraId="00001414">
      <w:pPr>
        <w:spacing w:line="240" w:lineRule="auto"/>
        <w:ind w:left="729" w:firstLine="0"/>
        <w:jc w:val="both"/>
        <w:rPr>
          <w:sz w:val="26"/>
          <w:szCs w:val="26"/>
        </w:rPr>
      </w:pPr>
      <w:r w:rsidDel="00000000" w:rsidR="00000000" w:rsidRPr="00000000">
        <w:rPr>
          <w:sz w:val="26"/>
          <w:szCs w:val="26"/>
          <w:rtl w:val="0"/>
        </w:rPr>
        <w:t xml:space="preserve">Gnosis (+15%)   </w:t>
      </w:r>
    </w:p>
    <w:p w:rsidR="00000000" w:rsidDel="00000000" w:rsidP="00000000" w:rsidRDefault="00000000" w:rsidRPr="00000000" w14:paraId="00001415">
      <w:pPr>
        <w:spacing w:line="240" w:lineRule="auto"/>
        <w:ind w:left="729" w:firstLine="0"/>
        <w:jc w:val="both"/>
        <w:rPr>
          <w:sz w:val="26"/>
          <w:szCs w:val="26"/>
        </w:rPr>
      </w:pPr>
      <w:r w:rsidDel="00000000" w:rsidR="00000000" w:rsidRPr="00000000">
        <w:rPr>
          <w:sz w:val="26"/>
          <w:szCs w:val="26"/>
          <w:rtl w:val="0"/>
        </w:rPr>
        <w:t xml:space="preserve">Harmonia (+10%)   - **Proficiencies**:   </w:t>
      </w:r>
    </w:p>
    <w:p w:rsidR="00000000" w:rsidDel="00000000" w:rsidP="00000000" w:rsidRDefault="00000000" w:rsidRPr="00000000" w14:paraId="00001416">
      <w:pPr>
        <w:spacing w:line="240" w:lineRule="auto"/>
        <w:ind w:left="729" w:firstLine="0"/>
        <w:jc w:val="both"/>
        <w:rPr>
          <w:sz w:val="26"/>
          <w:szCs w:val="26"/>
        </w:rPr>
      </w:pPr>
      <w:r w:rsidDel="00000000" w:rsidR="00000000" w:rsidRPr="00000000">
        <w:rPr>
          <w:sz w:val="26"/>
          <w:szCs w:val="26"/>
          <w:rtl w:val="0"/>
        </w:rPr>
        <w:t xml:space="preserve">Resonance (Gnosis)     - Healing (Harmonia)   </w:t>
      </w:r>
    </w:p>
    <w:p w:rsidR="00000000" w:rsidDel="00000000" w:rsidP="00000000" w:rsidRDefault="00000000" w:rsidRPr="00000000" w14:paraId="00001417">
      <w:pPr>
        <w:spacing w:line="240" w:lineRule="auto"/>
        <w:ind w:left="729" w:firstLine="0"/>
        <w:jc w:val="both"/>
        <w:rPr>
          <w:sz w:val="26"/>
          <w:szCs w:val="26"/>
        </w:rPr>
      </w:pPr>
      <w:r w:rsidDel="00000000" w:rsidR="00000000" w:rsidRPr="00000000">
        <w:rPr>
          <w:sz w:val="26"/>
          <w:szCs w:val="26"/>
          <w:rtl w:val="0"/>
        </w:rPr>
        <w:t xml:space="preserve">Psionics (Gnosis)   </w:t>
      </w:r>
    </w:p>
    <w:p w:rsidR="00000000" w:rsidDel="00000000" w:rsidP="00000000" w:rsidRDefault="00000000" w:rsidRPr="00000000" w14:paraId="00001418">
      <w:pPr>
        <w:spacing w:line="240" w:lineRule="auto"/>
        <w:ind w:left="729" w:firstLine="0"/>
        <w:jc w:val="both"/>
        <w:rPr>
          <w:sz w:val="26"/>
          <w:szCs w:val="26"/>
        </w:rPr>
      </w:pPr>
      <w:r w:rsidDel="00000000" w:rsidR="00000000" w:rsidRPr="00000000">
        <w:rPr>
          <w:sz w:val="26"/>
          <w:szCs w:val="26"/>
          <w:rtl w:val="0"/>
        </w:rPr>
        <w:t xml:space="preserve">Diplomacy (Harmonia)   </w:t>
      </w:r>
    </w:p>
    <w:p w:rsidR="00000000" w:rsidDel="00000000" w:rsidP="00000000" w:rsidRDefault="00000000" w:rsidRPr="00000000" w14:paraId="00001419">
      <w:pPr>
        <w:spacing w:line="240" w:lineRule="auto"/>
        <w:ind w:left="729" w:firstLine="0"/>
        <w:jc w:val="both"/>
        <w:rPr>
          <w:sz w:val="26"/>
          <w:szCs w:val="26"/>
        </w:rPr>
      </w:pPr>
      <w:r w:rsidDel="00000000" w:rsidR="00000000" w:rsidRPr="00000000">
        <w:rPr>
          <w:sz w:val="26"/>
          <w:szCs w:val="26"/>
          <w:rtl w:val="0"/>
        </w:rPr>
        <w:t xml:space="preserve">Insight (Harmonia)   </w:t>
      </w:r>
    </w:p>
    <w:p w:rsidR="00000000" w:rsidDel="00000000" w:rsidP="00000000" w:rsidRDefault="00000000" w:rsidRPr="00000000" w14:paraId="0000141A">
      <w:pPr>
        <w:spacing w:line="240" w:lineRule="auto"/>
        <w:ind w:left="729" w:firstLine="0"/>
        <w:jc w:val="both"/>
        <w:rPr>
          <w:sz w:val="26"/>
          <w:szCs w:val="26"/>
        </w:rPr>
      </w:pPr>
      <w:r w:rsidDel="00000000" w:rsidR="00000000" w:rsidRPr="00000000">
        <w:rPr>
          <w:sz w:val="26"/>
          <w:szCs w:val="26"/>
          <w:rtl w:val="0"/>
        </w:rPr>
        <w:t xml:space="preserve">+2 Player Choice   </w:t>
      </w:r>
    </w:p>
    <w:p w:rsidR="00000000" w:rsidDel="00000000" w:rsidP="00000000" w:rsidRDefault="00000000" w:rsidRPr="00000000" w14:paraId="0000141B">
      <w:pPr>
        <w:spacing w:line="240" w:lineRule="auto"/>
        <w:ind w:left="729" w:firstLine="0"/>
        <w:jc w:val="both"/>
        <w:rPr>
          <w:sz w:val="26"/>
          <w:szCs w:val="26"/>
        </w:rPr>
      </w:pPr>
      <w:r w:rsidDel="00000000" w:rsidR="00000000" w:rsidRPr="00000000">
        <w:rPr>
          <w:sz w:val="26"/>
          <w:szCs w:val="26"/>
          <w:rtl w:val="0"/>
        </w:rPr>
        <w:t xml:space="preserve">**Starting Paragon Power**:   </w:t>
      </w:r>
    </w:p>
    <w:p w:rsidR="00000000" w:rsidDel="00000000" w:rsidP="00000000" w:rsidRDefault="00000000" w:rsidRPr="00000000" w14:paraId="0000141C">
      <w:pPr>
        <w:spacing w:line="240" w:lineRule="auto"/>
        <w:ind w:left="729" w:firstLine="0"/>
        <w:jc w:val="both"/>
        <w:rPr>
          <w:sz w:val="26"/>
          <w:szCs w:val="26"/>
        </w:rPr>
      </w:pPr>
      <w:r w:rsidDel="00000000" w:rsidR="00000000" w:rsidRPr="00000000">
        <w:rPr>
          <w:sz w:val="26"/>
          <w:szCs w:val="26"/>
          <w:rtl w:val="0"/>
        </w:rPr>
        <w:t xml:space="preserve">  **"Psionic Surge"**: Release a wave of energy, dealing 10% </w:t>
      </w:r>
    </w:p>
    <w:p w:rsidR="00000000" w:rsidDel="00000000" w:rsidP="00000000" w:rsidRDefault="00000000" w:rsidRPr="00000000" w14:paraId="0000141D">
      <w:pPr>
        <w:spacing w:line="240" w:lineRule="auto"/>
        <w:ind w:left="729" w:firstLine="0"/>
        <w:jc w:val="both"/>
        <w:rPr>
          <w:sz w:val="26"/>
          <w:szCs w:val="26"/>
        </w:rPr>
      </w:pPr>
      <w:r w:rsidDel="00000000" w:rsidR="00000000" w:rsidRPr="00000000">
        <w:rPr>
          <w:sz w:val="26"/>
          <w:szCs w:val="26"/>
          <w:rtl w:val="0"/>
        </w:rPr>
        <w:t xml:space="preserve">AoE damage and restoring 5% HP to allies within 10 meters.   </w:t>
      </w:r>
    </w:p>
    <w:p w:rsidR="00000000" w:rsidDel="00000000" w:rsidP="00000000" w:rsidRDefault="00000000" w:rsidRPr="00000000" w14:paraId="0000141E">
      <w:pPr>
        <w:spacing w:line="240" w:lineRule="auto"/>
        <w:ind w:left="729" w:firstLine="0"/>
        <w:jc w:val="both"/>
        <w:rPr>
          <w:sz w:val="26"/>
          <w:szCs w:val="26"/>
        </w:rPr>
      </w:pPr>
      <w:r w:rsidDel="00000000" w:rsidR="00000000" w:rsidRPr="00000000">
        <w:rPr>
          <w:sz w:val="26"/>
          <w:szCs w:val="26"/>
          <w:rtl w:val="0"/>
        </w:rPr>
        <w:t xml:space="preserve">**Starting Tier**: Tier 2 (based on Gnosis’s modifier die: d8).     - **Scaling**: </w:t>
      </w:r>
    </w:p>
    <w:p w:rsidR="00000000" w:rsidDel="00000000" w:rsidP="00000000" w:rsidRDefault="00000000" w:rsidRPr="00000000" w14:paraId="0000141F">
      <w:pPr>
        <w:spacing w:line="240" w:lineRule="auto"/>
        <w:ind w:left="729" w:firstLine="0"/>
        <w:jc w:val="both"/>
        <w:rPr>
          <w:sz w:val="26"/>
          <w:szCs w:val="26"/>
        </w:rPr>
      </w:pPr>
      <w:r w:rsidDel="00000000" w:rsidR="00000000" w:rsidRPr="00000000">
        <w:rPr>
          <w:sz w:val="26"/>
          <w:szCs w:val="26"/>
          <w:rtl w:val="0"/>
        </w:rPr>
        <w:t xml:space="preserve">    | **Tier** | **Effect**                                                                 | </w:t>
      </w:r>
    </w:p>
    <w:p w:rsidR="00000000" w:rsidDel="00000000" w:rsidP="00000000" w:rsidRDefault="00000000" w:rsidRPr="00000000" w14:paraId="0000142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2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22">
      <w:pPr>
        <w:spacing w:line="240" w:lineRule="auto"/>
        <w:ind w:left="729" w:firstLine="0"/>
        <w:jc w:val="both"/>
        <w:rPr>
          <w:sz w:val="26"/>
          <w:szCs w:val="26"/>
        </w:rPr>
      </w:pPr>
      <w:r w:rsidDel="00000000" w:rsidR="00000000" w:rsidRPr="00000000">
        <w:rPr>
          <w:sz w:val="26"/>
          <w:szCs w:val="26"/>
          <w:rtl w:val="0"/>
        </w:rPr>
        <w:t xml:space="preserve">    | **1**    | Deal 5% AoE damage and restore 5% HP.                      </w:t>
      </w:r>
    </w:p>
    <w:p w:rsidR="00000000" w:rsidDel="00000000" w:rsidP="00000000" w:rsidRDefault="00000000" w:rsidRPr="00000000" w14:paraId="0000142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24">
      <w:pPr>
        <w:spacing w:line="240" w:lineRule="auto"/>
        <w:ind w:left="729" w:firstLine="0"/>
        <w:jc w:val="both"/>
        <w:rPr>
          <w:sz w:val="26"/>
          <w:szCs w:val="26"/>
        </w:rPr>
      </w:pPr>
      <w:r w:rsidDel="00000000" w:rsidR="00000000" w:rsidRPr="00000000">
        <w:rPr>
          <w:sz w:val="26"/>
          <w:szCs w:val="26"/>
          <w:rtl w:val="0"/>
        </w:rPr>
        <w:t xml:space="preserve">    | **2**    | AoE radius extends to 15 meters; effects increase by +5%.                | </w:t>
      </w:r>
    </w:p>
    <w:p w:rsidR="00000000" w:rsidDel="00000000" w:rsidP="00000000" w:rsidRDefault="00000000" w:rsidRPr="00000000" w14:paraId="00001425">
      <w:pPr>
        <w:spacing w:line="240" w:lineRule="auto"/>
        <w:ind w:left="729" w:firstLine="0"/>
        <w:jc w:val="both"/>
        <w:rPr>
          <w:sz w:val="26"/>
          <w:szCs w:val="26"/>
        </w:rPr>
      </w:pPr>
      <w:r w:rsidDel="00000000" w:rsidR="00000000" w:rsidRPr="00000000">
        <w:rPr>
          <w:sz w:val="26"/>
          <w:szCs w:val="26"/>
          <w:rtl w:val="0"/>
        </w:rPr>
        <w:t xml:space="preserve">    | **3**    | Add a fear effect to enemies within range.                     </w:t>
      </w:r>
    </w:p>
    <w:p w:rsidR="00000000" w:rsidDel="00000000" w:rsidP="00000000" w:rsidRDefault="00000000" w:rsidRPr="00000000" w14:paraId="0000142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27">
      <w:pPr>
        <w:spacing w:line="240" w:lineRule="auto"/>
        <w:ind w:left="729" w:firstLine="0"/>
        <w:jc w:val="both"/>
        <w:rPr>
          <w:sz w:val="26"/>
          <w:szCs w:val="26"/>
        </w:rPr>
      </w:pPr>
      <w:r w:rsidDel="00000000" w:rsidR="00000000" w:rsidRPr="00000000">
        <w:rPr>
          <w:sz w:val="26"/>
          <w:szCs w:val="26"/>
          <w:rtl w:val="0"/>
        </w:rPr>
        <w:t xml:space="preserve">**4**    Restore 10% HP and grant a shield for 5% HP.          </w:t>
      </w:r>
    </w:p>
    <w:p w:rsidR="00000000" w:rsidDel="00000000" w:rsidP="00000000" w:rsidRDefault="00000000" w:rsidRPr="00000000" w14:paraId="0000142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29">
      <w:pPr>
        <w:spacing w:line="240" w:lineRule="auto"/>
        <w:ind w:left="729" w:firstLine="0"/>
        <w:jc w:val="both"/>
        <w:rPr>
          <w:sz w:val="26"/>
          <w:szCs w:val="26"/>
        </w:rPr>
      </w:pPr>
      <w:r w:rsidDel="00000000" w:rsidR="00000000" w:rsidRPr="00000000">
        <w:rPr>
          <w:sz w:val="26"/>
          <w:szCs w:val="26"/>
          <w:rtl w:val="0"/>
        </w:rPr>
        <w:t xml:space="preserve">    | **5**    | Double all effects for allies within range.                     </w:t>
      </w:r>
    </w:p>
    <w:p w:rsidR="00000000" w:rsidDel="00000000" w:rsidP="00000000" w:rsidRDefault="00000000" w:rsidRPr="00000000" w14:paraId="0000142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2B">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42C">
      <w:pPr>
        <w:spacing w:line="240" w:lineRule="auto"/>
        <w:ind w:left="729" w:firstLine="0"/>
        <w:jc w:val="both"/>
        <w:rPr>
          <w:sz w:val="26"/>
          <w:szCs w:val="26"/>
        </w:rPr>
      </w:pPr>
      <w:r w:rsidDel="00000000" w:rsidR="00000000" w:rsidRPr="00000000">
        <w:rPr>
          <w:sz w:val="26"/>
          <w:szCs w:val="26"/>
          <w:rtl w:val="0"/>
        </w:rPr>
        <w:t xml:space="preserve">Psionic Focus Crystal   </w:t>
      </w:r>
    </w:p>
    <w:p w:rsidR="00000000" w:rsidDel="00000000" w:rsidP="00000000" w:rsidRDefault="00000000" w:rsidRPr="00000000" w14:paraId="0000142D">
      <w:pPr>
        <w:spacing w:line="240" w:lineRule="auto"/>
        <w:ind w:left="729" w:firstLine="0"/>
        <w:jc w:val="both"/>
        <w:rPr>
          <w:sz w:val="26"/>
          <w:szCs w:val="26"/>
        </w:rPr>
      </w:pPr>
      <w:r w:rsidDel="00000000" w:rsidR="00000000" w:rsidRPr="00000000">
        <w:rPr>
          <w:sz w:val="26"/>
          <w:szCs w:val="26"/>
          <w:rtl w:val="0"/>
        </w:rPr>
        <w:t xml:space="preserve">Healing Kit   </w:t>
      </w:r>
    </w:p>
    <w:p w:rsidR="00000000" w:rsidDel="00000000" w:rsidP="00000000" w:rsidRDefault="00000000" w:rsidRPr="00000000" w14:paraId="0000142E">
      <w:pPr>
        <w:spacing w:line="240" w:lineRule="auto"/>
        <w:ind w:left="729" w:firstLine="0"/>
        <w:jc w:val="both"/>
        <w:rPr>
          <w:sz w:val="26"/>
          <w:szCs w:val="26"/>
        </w:rPr>
      </w:pPr>
      <w:r w:rsidDel="00000000" w:rsidR="00000000" w:rsidRPr="00000000">
        <w:rPr>
          <w:sz w:val="26"/>
          <w:szCs w:val="26"/>
          <w:rtl w:val="0"/>
        </w:rPr>
        <w:t xml:space="preserve">Light Armor   </w:t>
      </w:r>
    </w:p>
    <w:p w:rsidR="00000000" w:rsidDel="00000000" w:rsidP="00000000" w:rsidRDefault="00000000" w:rsidRPr="00000000" w14:paraId="0000142F">
      <w:pPr>
        <w:spacing w:line="240" w:lineRule="auto"/>
        <w:ind w:left="729" w:firstLine="0"/>
        <w:jc w:val="both"/>
        <w:rPr>
          <w:sz w:val="26"/>
          <w:szCs w:val="26"/>
        </w:rPr>
      </w:pPr>
      <w:r w:rsidDel="00000000" w:rsidR="00000000" w:rsidRPr="00000000">
        <w:rPr>
          <w:sz w:val="26"/>
          <w:szCs w:val="26"/>
          <w:rtl w:val="0"/>
        </w:rPr>
        <w:t xml:space="preserve">Energy Baton   </w:t>
      </w:r>
    </w:p>
    <w:p w:rsidR="00000000" w:rsidDel="00000000" w:rsidP="00000000" w:rsidRDefault="00000000" w:rsidRPr="00000000" w14:paraId="000014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3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33">
      <w:pPr>
        <w:spacing w:line="240" w:lineRule="auto"/>
        <w:ind w:left="729" w:firstLine="0"/>
        <w:jc w:val="both"/>
        <w:rPr>
          <w:sz w:val="26"/>
          <w:szCs w:val="26"/>
        </w:rPr>
      </w:pPr>
      <w:r w:rsidDel="00000000" w:rsidR="00000000" w:rsidRPr="00000000">
        <w:rPr>
          <w:sz w:val="26"/>
          <w:szCs w:val="26"/>
          <w:rtl w:val="0"/>
        </w:rPr>
        <w:t xml:space="preserve">### **Progression Chart** </w:t>
      </w:r>
    </w:p>
    <w:p w:rsidR="00000000" w:rsidDel="00000000" w:rsidP="00000000" w:rsidRDefault="00000000" w:rsidRPr="00000000" w14:paraId="0000143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35">
      <w:pPr>
        <w:spacing w:line="240" w:lineRule="auto"/>
        <w:ind w:left="729" w:firstLine="0"/>
        <w:jc w:val="both"/>
        <w:rPr>
          <w:sz w:val="26"/>
          <w:szCs w:val="26"/>
        </w:rPr>
      </w:pPr>
      <w:r w:rsidDel="00000000" w:rsidR="00000000" w:rsidRPr="00000000">
        <w:rPr>
          <w:sz w:val="26"/>
          <w:szCs w:val="26"/>
          <w:rtl w:val="0"/>
        </w:rPr>
        <w:t xml:space="preserve">| **Level** | **Attribute Roll** | **Proficiency Upgrade** | **Paragon Power**             | </w:t>
      </w:r>
    </w:p>
    <w:p w:rsidR="00000000" w:rsidDel="00000000" w:rsidP="00000000" w:rsidRDefault="00000000" w:rsidRPr="00000000" w14:paraId="0000143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37">
      <w:pPr>
        <w:spacing w:line="240" w:lineRule="auto"/>
        <w:ind w:left="729" w:firstLine="0"/>
        <w:jc w:val="both"/>
        <w:rPr>
          <w:sz w:val="26"/>
          <w:szCs w:val="26"/>
        </w:rPr>
      </w:pPr>
      <w:r w:rsidDel="00000000" w:rsidR="00000000" w:rsidRPr="00000000">
        <w:rPr>
          <w:sz w:val="26"/>
          <w:szCs w:val="26"/>
          <w:rtl w:val="0"/>
        </w:rPr>
        <w:t xml:space="preserve">| 1         | —                  | 5 Core + 2 Player Choice | Gain 1 Paragon Power          | </w:t>
      </w:r>
    </w:p>
    <w:p w:rsidR="00000000" w:rsidDel="00000000" w:rsidP="00000000" w:rsidRDefault="00000000" w:rsidRPr="00000000" w14:paraId="00001438">
      <w:pPr>
        <w:spacing w:line="240" w:lineRule="auto"/>
        <w:ind w:left="729" w:firstLine="0"/>
        <w:jc w:val="both"/>
        <w:rPr>
          <w:sz w:val="26"/>
          <w:szCs w:val="26"/>
        </w:rPr>
      </w:pPr>
      <w:r w:rsidDel="00000000" w:rsidR="00000000" w:rsidRPr="00000000">
        <w:rPr>
          <w:sz w:val="26"/>
          <w:szCs w:val="26"/>
          <w:rtl w:val="0"/>
        </w:rPr>
        <w:t xml:space="preserve">| 2         | —                  | Roll for 2 Proficiency Improvements | Power Tier Upgrade    | </w:t>
      </w:r>
    </w:p>
    <w:p w:rsidR="00000000" w:rsidDel="00000000" w:rsidP="00000000" w:rsidRDefault="00000000" w:rsidRPr="00000000" w14:paraId="00001439">
      <w:pPr>
        <w:spacing w:line="240" w:lineRule="auto"/>
        <w:ind w:left="729" w:firstLine="0"/>
        <w:jc w:val="both"/>
        <w:rPr>
          <w:sz w:val="26"/>
          <w:szCs w:val="26"/>
        </w:rPr>
        <w:sectPr>
          <w:headerReference r:id="rId28" w:type="default"/>
          <w:headerReference r:id="rId29" w:type="first"/>
          <w:headerReference r:id="rId30" w:type="even"/>
          <w:type w:val="nextPage"/>
          <w:pgSz w:h="15840" w:w="12240" w:orient="portrait"/>
          <w:pgMar w:bottom="1090" w:top="2274" w:left="201" w:right="200" w:header="88" w:footer="720"/>
          <w:cols w:equalWidth="0" w:num="2">
            <w:col w:space="896" w:w="5471.500000000001"/>
            <w:col w:space="0" w:w="5471.500000000001"/>
          </w:cols>
        </w:sectPr>
      </w:pPr>
      <w:r w:rsidDel="00000000" w:rsidR="00000000" w:rsidRPr="00000000">
        <w:rPr>
          <w:sz w:val="26"/>
          <w:szCs w:val="26"/>
          <w:rtl w:val="0"/>
        </w:rPr>
        <w:t xml:space="preserve">| 3         | Roll for 1         | —                        | Gain 1 Paragon Power          | </w:t>
      </w:r>
    </w:p>
    <w:p w:rsidR="00000000" w:rsidDel="00000000" w:rsidP="00000000" w:rsidRDefault="00000000" w:rsidRPr="00000000" w14:paraId="0000143A">
      <w:pPr>
        <w:spacing w:line="240" w:lineRule="auto"/>
        <w:ind w:left="729" w:firstLine="0"/>
        <w:jc w:val="both"/>
        <w:rPr>
          <w:sz w:val="26"/>
          <w:szCs w:val="26"/>
        </w:rPr>
      </w:pPr>
      <w:r w:rsidDel="00000000" w:rsidR="00000000" w:rsidRPr="00000000">
        <w:rPr>
          <w:sz w:val="26"/>
          <w:szCs w:val="26"/>
          <w:rtl w:val="0"/>
        </w:rPr>
        <w:t xml:space="preserve">| 4         | —                  | Roll for 2 Proficiency Improvements | Power Tier Upgrade    | </w:t>
      </w:r>
    </w:p>
    <w:p w:rsidR="00000000" w:rsidDel="00000000" w:rsidP="00000000" w:rsidRDefault="00000000" w:rsidRPr="00000000" w14:paraId="0000143B">
      <w:pPr>
        <w:spacing w:line="240" w:lineRule="auto"/>
        <w:ind w:left="729" w:firstLine="0"/>
        <w:jc w:val="both"/>
        <w:rPr>
          <w:sz w:val="26"/>
          <w:szCs w:val="26"/>
        </w:rPr>
      </w:pPr>
      <w:r w:rsidDel="00000000" w:rsidR="00000000" w:rsidRPr="00000000">
        <w:rPr>
          <w:sz w:val="26"/>
          <w:szCs w:val="26"/>
          <w:rtl w:val="0"/>
        </w:rPr>
        <w:t xml:space="preserve">| 5         | Roll for 1         | —                        | Gain 1 Paragon Power          | </w:t>
      </w:r>
    </w:p>
    <w:p w:rsidR="00000000" w:rsidDel="00000000" w:rsidP="00000000" w:rsidRDefault="00000000" w:rsidRPr="00000000" w14:paraId="0000143C">
      <w:pPr>
        <w:spacing w:line="240" w:lineRule="auto"/>
        <w:ind w:left="729" w:firstLine="0"/>
        <w:jc w:val="both"/>
        <w:rPr>
          <w:sz w:val="26"/>
          <w:szCs w:val="26"/>
        </w:rPr>
      </w:pPr>
      <w:r w:rsidDel="00000000" w:rsidR="00000000" w:rsidRPr="00000000">
        <w:rPr>
          <w:sz w:val="26"/>
          <w:szCs w:val="26"/>
          <w:rtl w:val="0"/>
        </w:rPr>
        <w:t xml:space="preserve">| 6         | —                  | Roll for 2 Proficiency Improvements | </w:t>
      </w:r>
    </w:p>
    <w:p w:rsidR="00000000" w:rsidDel="00000000" w:rsidP="00000000" w:rsidRDefault="00000000" w:rsidRPr="00000000" w14:paraId="0000143D">
      <w:pPr>
        <w:spacing w:line="240" w:lineRule="auto"/>
        <w:ind w:left="729" w:firstLine="0"/>
        <w:jc w:val="both"/>
        <w:rPr>
          <w:sz w:val="26"/>
          <w:szCs w:val="26"/>
        </w:rPr>
      </w:pPr>
      <w:r w:rsidDel="00000000" w:rsidR="00000000" w:rsidRPr="00000000">
        <w:rPr>
          <w:sz w:val="26"/>
          <w:szCs w:val="26"/>
          <w:rtl w:val="0"/>
        </w:rPr>
        <w:t xml:space="preserve">Power Tier Upgrade    | </w:t>
      </w:r>
    </w:p>
    <w:p w:rsidR="00000000" w:rsidDel="00000000" w:rsidP="00000000" w:rsidRDefault="00000000" w:rsidRPr="00000000" w14:paraId="0000143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0">
      <w:pPr>
        <w:spacing w:line="240" w:lineRule="auto"/>
        <w:ind w:left="729" w:firstLine="0"/>
        <w:jc w:val="both"/>
        <w:rPr>
          <w:sz w:val="26"/>
          <w:szCs w:val="26"/>
        </w:rPr>
      </w:pPr>
      <w:r w:rsidDel="00000000" w:rsidR="00000000" w:rsidRPr="00000000">
        <w:rPr>
          <w:sz w:val="26"/>
          <w:szCs w:val="26"/>
          <w:rtl w:val="0"/>
        </w:rPr>
        <w:t xml:space="preserve">Here is the **fully expanded framework for the Titan class** as an example of the detailed level-up progression and rules integration. I will use this as a template for the remaining 14 classes to ensure accuracy and thematic depth. This includes scaling to **Level 15**, complete **level-up charts**, tier progression, Paragon Power scaling, and all relevant mechanics. </w:t>
      </w:r>
    </w:p>
    <w:p w:rsidR="00000000" w:rsidDel="00000000" w:rsidP="00000000" w:rsidRDefault="00000000" w:rsidRPr="00000000" w14:paraId="0000144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4">
      <w:pPr>
        <w:spacing w:line="240" w:lineRule="auto"/>
        <w:ind w:left="729" w:firstLine="0"/>
        <w:jc w:val="both"/>
        <w:rPr>
          <w:sz w:val="26"/>
          <w:szCs w:val="26"/>
        </w:rPr>
      </w:pPr>
      <w:r w:rsidDel="00000000" w:rsidR="00000000" w:rsidRPr="00000000">
        <w:rPr>
          <w:sz w:val="26"/>
          <w:szCs w:val="26"/>
          <w:rtl w:val="0"/>
        </w:rPr>
        <w:t xml:space="preserve">## **Titan: Heavy Assault Specialist** </w:t>
      </w:r>
    </w:p>
    <w:p w:rsidR="00000000" w:rsidDel="00000000" w:rsidP="00000000" w:rsidRDefault="00000000" w:rsidRPr="00000000" w14:paraId="000014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6">
      <w:pPr>
        <w:spacing w:line="240" w:lineRule="auto"/>
        <w:ind w:left="729" w:firstLine="0"/>
        <w:jc w:val="both"/>
        <w:rPr>
          <w:sz w:val="26"/>
          <w:szCs w:val="26"/>
        </w:rPr>
      </w:pPr>
      <w:r w:rsidDel="00000000" w:rsidR="00000000" w:rsidRPr="00000000">
        <w:rPr>
          <w:sz w:val="26"/>
          <w:szCs w:val="26"/>
          <w:rtl w:val="0"/>
        </w:rPr>
        <w:t xml:space="preserve">### **Thematic Description** </w:t>
      </w:r>
    </w:p>
    <w:p w:rsidR="00000000" w:rsidDel="00000000" w:rsidP="00000000" w:rsidRDefault="00000000" w:rsidRPr="00000000" w14:paraId="00001447">
      <w:pPr>
        <w:spacing w:line="240" w:lineRule="auto"/>
        <w:ind w:left="729" w:firstLine="0"/>
        <w:jc w:val="both"/>
        <w:rPr>
          <w:sz w:val="26"/>
          <w:szCs w:val="26"/>
        </w:rPr>
      </w:pPr>
      <w:r w:rsidDel="00000000" w:rsidR="00000000" w:rsidRPr="00000000">
        <w:rPr>
          <w:sz w:val="26"/>
          <w:szCs w:val="26"/>
          <w:rtl w:val="0"/>
        </w:rPr>
        <w:t xml:space="preserve">Titans are towering figures on the battlefield, embodying resilience and brute strength. Trained to wield heavy weapons and fortified armor, they are both protectors and destroyers, capable of absorbing punishment and unleashing devastating attacks. </w:t>
      </w:r>
    </w:p>
    <w:p w:rsidR="00000000" w:rsidDel="00000000" w:rsidP="00000000" w:rsidRDefault="00000000" w:rsidRPr="00000000" w14:paraId="000014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9">
      <w:pPr>
        <w:spacing w:line="240" w:lineRule="auto"/>
        <w:ind w:left="729" w:firstLine="0"/>
        <w:jc w:val="both"/>
        <w:rPr>
          <w:sz w:val="26"/>
          <w:szCs w:val="26"/>
        </w:rPr>
      </w:pPr>
      <w:r w:rsidDel="00000000" w:rsidR="00000000" w:rsidRPr="00000000">
        <w:rPr>
          <w:sz w:val="26"/>
          <w:szCs w:val="26"/>
          <w:rtl w:val="0"/>
        </w:rPr>
        <w:t xml:space="preserve">### **Associated Attributes** </w:t>
      </w:r>
    </w:p>
    <w:p w:rsidR="00000000" w:rsidDel="00000000" w:rsidP="00000000" w:rsidRDefault="00000000" w:rsidRPr="00000000" w14:paraId="0000144A">
      <w:pPr>
        <w:spacing w:line="240" w:lineRule="auto"/>
        <w:ind w:left="729" w:firstLine="0"/>
        <w:jc w:val="both"/>
        <w:rPr>
          <w:sz w:val="26"/>
          <w:szCs w:val="26"/>
        </w:rPr>
      </w:pPr>
      <w:r w:rsidDel="00000000" w:rsidR="00000000" w:rsidRPr="00000000">
        <w:rPr>
          <w:sz w:val="26"/>
          <w:szCs w:val="26"/>
          <w:rtl w:val="0"/>
        </w:rPr>
        <w:t xml:space="preserve">**Dominion (+15%)**: Titans rely on raw strength and resilience to dominate combat. </w:t>
      </w:r>
    </w:p>
    <w:p w:rsidR="00000000" w:rsidDel="00000000" w:rsidP="00000000" w:rsidRDefault="00000000" w:rsidRPr="00000000" w14:paraId="0000144B">
      <w:pPr>
        <w:spacing w:line="240" w:lineRule="auto"/>
        <w:ind w:left="729" w:firstLine="0"/>
        <w:jc w:val="both"/>
        <w:rPr>
          <w:sz w:val="26"/>
          <w:szCs w:val="26"/>
        </w:rPr>
      </w:pPr>
      <w:r w:rsidDel="00000000" w:rsidR="00000000" w:rsidRPr="00000000">
        <w:rPr>
          <w:sz w:val="26"/>
          <w:szCs w:val="26"/>
          <w:rtl w:val="0"/>
        </w:rPr>
        <w:t xml:space="preserve">**Imperius (+10%)**: Leadership and aggression enhance their offensive capabilities. </w:t>
      </w:r>
    </w:p>
    <w:p w:rsidR="00000000" w:rsidDel="00000000" w:rsidP="00000000" w:rsidRDefault="00000000" w:rsidRPr="00000000" w14:paraId="0000144C">
      <w:pPr>
        <w:spacing w:line="240" w:lineRule="auto"/>
        <w:ind w:left="729" w:firstLine="0"/>
        <w:jc w:val="both"/>
        <w:rPr>
          <w:sz w:val="26"/>
          <w:szCs w:val="26"/>
        </w:rPr>
      </w:pPr>
      <w:r w:rsidDel="00000000" w:rsidR="00000000" w:rsidRPr="00000000">
        <w:rPr>
          <w:sz w:val="26"/>
          <w:szCs w:val="26"/>
          <w:rtl w:val="0"/>
        </w:rPr>
        <w:t xml:space="preserve">**Excluded Attribute**: Harmonia. Titans focus on physicality over emotional balance. </w:t>
      </w:r>
    </w:p>
    <w:p w:rsidR="00000000" w:rsidDel="00000000" w:rsidP="00000000" w:rsidRDefault="00000000" w:rsidRPr="00000000" w14:paraId="0000144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50">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451">
      <w:pPr>
        <w:spacing w:line="240" w:lineRule="auto"/>
        <w:ind w:left="729" w:firstLine="0"/>
        <w:jc w:val="both"/>
        <w:rPr>
          <w:sz w:val="26"/>
          <w:szCs w:val="26"/>
        </w:rPr>
      </w:pPr>
      <w:r w:rsidDel="00000000" w:rsidR="00000000" w:rsidRPr="00000000">
        <w:rPr>
          <w:sz w:val="26"/>
          <w:szCs w:val="26"/>
          <w:rtl w:val="0"/>
        </w:rPr>
        <w:t xml:space="preserve">**Heavy Weapons (Dominion)**: Specialized in wielding massive weapons for maximum impact. </w:t>
      </w:r>
    </w:p>
    <w:p w:rsidR="00000000" w:rsidDel="00000000" w:rsidP="00000000" w:rsidRDefault="00000000" w:rsidRPr="00000000" w14:paraId="00001452">
      <w:pPr>
        <w:spacing w:line="240" w:lineRule="auto"/>
        <w:ind w:left="729" w:firstLine="0"/>
        <w:jc w:val="both"/>
        <w:rPr>
          <w:sz w:val="26"/>
          <w:szCs w:val="26"/>
        </w:rPr>
      </w:pPr>
      <w:r w:rsidDel="00000000" w:rsidR="00000000" w:rsidRPr="00000000">
        <w:rPr>
          <w:sz w:val="26"/>
          <w:szCs w:val="26"/>
          <w:rtl w:val="0"/>
        </w:rPr>
        <w:t xml:space="preserve">**Survival (Dominion)**: Endure extreme conditions and thrive in harsh environments. </w:t>
      </w:r>
    </w:p>
    <w:p w:rsidR="00000000" w:rsidDel="00000000" w:rsidP="00000000" w:rsidRDefault="00000000" w:rsidRPr="00000000" w14:paraId="00001453">
      <w:pPr>
        <w:spacing w:line="240" w:lineRule="auto"/>
        <w:ind w:left="729" w:firstLine="0"/>
        <w:jc w:val="both"/>
        <w:rPr>
          <w:sz w:val="26"/>
          <w:szCs w:val="26"/>
        </w:rPr>
      </w:pPr>
      <w:r w:rsidDel="00000000" w:rsidR="00000000" w:rsidRPr="00000000">
        <w:rPr>
          <w:sz w:val="26"/>
          <w:szCs w:val="26"/>
          <w:rtl w:val="0"/>
        </w:rPr>
        <w:t xml:space="preserve">**Defensive Tactics (Dominion)**: Expertise in defensive strategies to protect allies. </w:t>
      </w:r>
    </w:p>
    <w:p w:rsidR="00000000" w:rsidDel="00000000" w:rsidP="00000000" w:rsidRDefault="00000000" w:rsidRPr="00000000" w14:paraId="00001454">
      <w:pPr>
        <w:spacing w:line="240" w:lineRule="auto"/>
        <w:ind w:left="729" w:firstLine="0"/>
        <w:jc w:val="both"/>
        <w:rPr>
          <w:sz w:val="26"/>
          <w:szCs w:val="26"/>
        </w:rPr>
      </w:pPr>
      <w:r w:rsidDel="00000000" w:rsidR="00000000" w:rsidRPr="00000000">
        <w:rPr>
          <w:sz w:val="26"/>
          <w:szCs w:val="26"/>
          <w:rtl w:val="0"/>
        </w:rPr>
        <w:t xml:space="preserve">**Engineering (Dominion)**: Repair and maintain weapons, armor, and field technology. </w:t>
      </w:r>
    </w:p>
    <w:p w:rsidR="00000000" w:rsidDel="00000000" w:rsidP="00000000" w:rsidRDefault="00000000" w:rsidRPr="00000000" w14:paraId="00001455">
      <w:pPr>
        <w:spacing w:line="240" w:lineRule="auto"/>
        <w:ind w:left="729" w:firstLine="0"/>
        <w:jc w:val="both"/>
        <w:rPr>
          <w:sz w:val="26"/>
          <w:szCs w:val="26"/>
        </w:rPr>
      </w:pPr>
      <w:r w:rsidDel="00000000" w:rsidR="00000000" w:rsidRPr="00000000">
        <w:rPr>
          <w:sz w:val="26"/>
          <w:szCs w:val="26"/>
          <w:rtl w:val="0"/>
        </w:rPr>
        <w:t xml:space="preserve">**Intimidation (Imperius)**: Use presence and aggression to demoralize foes. </w:t>
      </w:r>
    </w:p>
    <w:p w:rsidR="00000000" w:rsidDel="00000000" w:rsidP="00000000" w:rsidRDefault="00000000" w:rsidRPr="00000000" w14:paraId="00001456">
      <w:pPr>
        <w:spacing w:line="240" w:lineRule="auto"/>
        <w:ind w:left="729" w:firstLine="0"/>
        <w:jc w:val="both"/>
        <w:rPr>
          <w:sz w:val="26"/>
          <w:szCs w:val="26"/>
        </w:rPr>
      </w:pPr>
      <w:r w:rsidDel="00000000" w:rsidR="00000000" w:rsidRPr="00000000">
        <w:rPr>
          <w:sz w:val="26"/>
          <w:szCs w:val="26"/>
          <w:rtl w:val="0"/>
        </w:rPr>
        <w:t xml:space="preserve">**+2 Player-Selected Proficiencies**: Add flexibility for customization. </w:t>
      </w:r>
    </w:p>
    <w:p w:rsidR="00000000" w:rsidDel="00000000" w:rsidP="00000000" w:rsidRDefault="00000000" w:rsidRPr="00000000" w14:paraId="0000145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5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59">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45A">
      <w:pPr>
        <w:spacing w:line="240" w:lineRule="auto"/>
        <w:ind w:left="729" w:firstLine="0"/>
        <w:jc w:val="both"/>
        <w:rPr>
          <w:sz w:val="26"/>
          <w:szCs w:val="26"/>
        </w:rPr>
      </w:pPr>
      <w:r w:rsidDel="00000000" w:rsidR="00000000" w:rsidRPr="00000000">
        <w:rPr>
          <w:sz w:val="26"/>
          <w:szCs w:val="26"/>
          <w:rtl w:val="0"/>
        </w:rPr>
        <w:t xml:space="preserve">**"Immovable Object"**   </w:t>
      </w:r>
    </w:p>
    <w:p w:rsidR="00000000" w:rsidDel="00000000" w:rsidP="00000000" w:rsidRDefault="00000000" w:rsidRPr="00000000" w14:paraId="0000145B">
      <w:pPr>
        <w:spacing w:line="240" w:lineRule="auto"/>
        <w:ind w:left="729" w:firstLine="0"/>
        <w:jc w:val="both"/>
        <w:rPr>
          <w:sz w:val="26"/>
          <w:szCs w:val="26"/>
        </w:rPr>
      </w:pPr>
      <w:r w:rsidDel="00000000" w:rsidR="00000000" w:rsidRPr="00000000">
        <w:rPr>
          <w:sz w:val="26"/>
          <w:szCs w:val="26"/>
          <w:rtl w:val="0"/>
        </w:rPr>
        <w:t xml:space="preserve">For 3 rounds, reduce incoming damage by 20% and gain a +10% bonus to Defensive Threshold. This power exemplifies the Titan's unmatched resilience. </w:t>
      </w:r>
    </w:p>
    <w:p w:rsidR="00000000" w:rsidDel="00000000" w:rsidP="00000000" w:rsidRDefault="00000000" w:rsidRPr="00000000" w14:paraId="0000145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5D">
      <w:pPr>
        <w:spacing w:line="240" w:lineRule="auto"/>
        <w:ind w:left="729" w:firstLine="0"/>
        <w:jc w:val="both"/>
        <w:rPr>
          <w:sz w:val="26"/>
          <w:szCs w:val="26"/>
        </w:rPr>
      </w:pPr>
      <w:r w:rsidDel="00000000" w:rsidR="00000000" w:rsidRPr="00000000">
        <w:rPr>
          <w:sz w:val="26"/>
          <w:szCs w:val="26"/>
          <w:rtl w:val="0"/>
        </w:rPr>
        <w:t xml:space="preserve">**Starting Tier**: Determined by Dominion’s modifier die.   </w:t>
      </w:r>
    </w:p>
    <w:p w:rsidR="00000000" w:rsidDel="00000000" w:rsidP="00000000" w:rsidRDefault="00000000" w:rsidRPr="00000000" w14:paraId="0000145E">
      <w:pPr>
        <w:spacing w:line="240" w:lineRule="auto"/>
        <w:ind w:left="729" w:firstLine="0"/>
        <w:jc w:val="both"/>
        <w:rPr>
          <w:sz w:val="26"/>
          <w:szCs w:val="26"/>
        </w:rPr>
      </w:pPr>
      <w:sdt>
        <w:sdtPr>
          <w:id w:val="1733943287"/>
          <w:tag w:val="goog_rdk_59"/>
        </w:sdtPr>
        <w:sdtContent>
          <w:r w:rsidDel="00000000" w:rsidR="00000000" w:rsidRPr="00000000">
            <w:rPr>
              <w:rFonts w:ascii="Nova Mono" w:cs="Nova Mono" w:eastAsia="Nova Mono" w:hAnsi="Nova Mono"/>
              <w:sz w:val="26"/>
              <w:szCs w:val="26"/>
              <w:rtl w:val="0"/>
            </w:rPr>
            <w:t xml:space="preserve">Example: Dominion = 65, Modifier Die = d8 → Tier 2.   </w:t>
          </w:r>
        </w:sdtContent>
      </w:sdt>
    </w:p>
    <w:p w:rsidR="00000000" w:rsidDel="00000000" w:rsidP="00000000" w:rsidRDefault="00000000" w:rsidRPr="00000000" w14:paraId="0000145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0">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461">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46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3">
      <w:pPr>
        <w:spacing w:line="240" w:lineRule="auto"/>
        <w:ind w:left="729" w:firstLine="0"/>
        <w:jc w:val="both"/>
        <w:rPr>
          <w:sz w:val="26"/>
          <w:szCs w:val="26"/>
        </w:rPr>
      </w:pPr>
      <w:r w:rsidDel="00000000" w:rsidR="00000000" w:rsidRPr="00000000">
        <w:rPr>
          <w:sz w:val="26"/>
          <w:szCs w:val="26"/>
          <w:rtl w:val="0"/>
        </w:rPr>
        <w:t xml:space="preserve">| **1**    | Reduce damage by 15%; +5% Defensive Threshold.          </w:t>
      </w:r>
    </w:p>
    <w:p w:rsidR="00000000" w:rsidDel="00000000" w:rsidP="00000000" w:rsidRDefault="00000000" w:rsidRPr="00000000" w14:paraId="000014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5">
      <w:pPr>
        <w:spacing w:line="240" w:lineRule="auto"/>
        <w:ind w:left="729" w:firstLine="0"/>
        <w:jc w:val="both"/>
        <w:rPr>
          <w:sz w:val="26"/>
          <w:szCs w:val="26"/>
        </w:rPr>
      </w:pPr>
      <w:r w:rsidDel="00000000" w:rsidR="00000000" w:rsidRPr="00000000">
        <w:rPr>
          <w:sz w:val="26"/>
          <w:szCs w:val="26"/>
          <w:rtl w:val="0"/>
        </w:rPr>
        <w:t xml:space="preserve">| **2**    | Reduce damage by 20%; +10% Defensive Threshold.        </w:t>
      </w:r>
    </w:p>
    <w:p w:rsidR="00000000" w:rsidDel="00000000" w:rsidP="00000000" w:rsidRDefault="00000000" w:rsidRPr="00000000" w14:paraId="0000146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7">
      <w:pPr>
        <w:spacing w:line="240" w:lineRule="auto"/>
        <w:ind w:left="729" w:firstLine="0"/>
        <w:jc w:val="both"/>
        <w:rPr>
          <w:sz w:val="26"/>
          <w:szCs w:val="26"/>
        </w:rPr>
      </w:pPr>
      <w:r w:rsidDel="00000000" w:rsidR="00000000" w:rsidRPr="00000000">
        <w:rPr>
          <w:sz w:val="26"/>
          <w:szCs w:val="26"/>
          <w:rtl w:val="0"/>
        </w:rPr>
        <w:t xml:space="preserve">| **3**    | Reflect 10% of absorbed damage back at attackers.         </w:t>
      </w:r>
    </w:p>
    <w:p w:rsidR="00000000" w:rsidDel="00000000" w:rsidP="00000000" w:rsidRDefault="00000000" w:rsidRPr="00000000" w14:paraId="0000146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9">
      <w:pPr>
        <w:spacing w:line="240" w:lineRule="auto"/>
        <w:ind w:left="729" w:firstLine="0"/>
        <w:jc w:val="both"/>
        <w:rPr>
          <w:sz w:val="26"/>
          <w:szCs w:val="26"/>
        </w:rPr>
      </w:pPr>
      <w:r w:rsidDel="00000000" w:rsidR="00000000" w:rsidRPr="00000000">
        <w:rPr>
          <w:sz w:val="26"/>
          <w:szCs w:val="26"/>
          <w:rtl w:val="0"/>
        </w:rPr>
        <w:t xml:space="preserve">| **4**    | Extend duration to 5 rounds.                                             | </w:t>
      </w:r>
    </w:p>
    <w:p w:rsidR="00000000" w:rsidDel="00000000" w:rsidP="00000000" w:rsidRDefault="00000000" w:rsidRPr="00000000" w14:paraId="0000146A">
      <w:pPr>
        <w:spacing w:line="240" w:lineRule="auto"/>
        <w:ind w:left="729" w:firstLine="0"/>
        <w:jc w:val="both"/>
        <w:rPr>
          <w:sz w:val="26"/>
          <w:szCs w:val="26"/>
        </w:rPr>
      </w:pPr>
      <w:r w:rsidDel="00000000" w:rsidR="00000000" w:rsidRPr="00000000">
        <w:rPr>
          <w:sz w:val="26"/>
          <w:szCs w:val="26"/>
          <w:rtl w:val="0"/>
        </w:rPr>
        <w:t xml:space="preserve">| **5**    | Allies within 10 meters gain half the benefit (10% reduction, +5% DT).   | </w:t>
      </w:r>
    </w:p>
    <w:p w:rsidR="00000000" w:rsidDel="00000000" w:rsidP="00000000" w:rsidRDefault="00000000" w:rsidRPr="00000000" w14:paraId="0000146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C">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4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6E">
      <w:pPr>
        <w:spacing w:line="240" w:lineRule="auto"/>
        <w:ind w:left="729" w:firstLine="0"/>
        <w:jc w:val="both"/>
        <w:rPr>
          <w:sz w:val="26"/>
          <w:szCs w:val="26"/>
        </w:rPr>
      </w:pPr>
      <w:r w:rsidDel="00000000" w:rsidR="00000000" w:rsidRPr="00000000">
        <w:rPr>
          <w:sz w:val="26"/>
          <w:szCs w:val="26"/>
          <w:rtl w:val="0"/>
        </w:rPr>
        <w:t xml:space="preserve">### **Equipment** </w:t>
      </w:r>
    </w:p>
    <w:p w:rsidR="00000000" w:rsidDel="00000000" w:rsidP="00000000" w:rsidRDefault="00000000" w:rsidRPr="00000000" w14:paraId="0000146F">
      <w:pPr>
        <w:spacing w:line="240" w:lineRule="auto"/>
        <w:ind w:left="729" w:firstLine="0"/>
        <w:jc w:val="both"/>
        <w:rPr>
          <w:sz w:val="26"/>
          <w:szCs w:val="26"/>
        </w:rPr>
      </w:pPr>
      <w:r w:rsidDel="00000000" w:rsidR="00000000" w:rsidRPr="00000000">
        <w:rPr>
          <w:sz w:val="26"/>
          <w:szCs w:val="26"/>
          <w:rtl w:val="0"/>
        </w:rPr>
        <w:t xml:space="preserve">**Heavy Combat Armor**: Provides +15% Defensive Threshold. </w:t>
      </w:r>
    </w:p>
    <w:p w:rsidR="00000000" w:rsidDel="00000000" w:rsidP="00000000" w:rsidRDefault="00000000" w:rsidRPr="00000000" w14:paraId="00001470">
      <w:pPr>
        <w:spacing w:line="240" w:lineRule="auto"/>
        <w:ind w:left="729" w:firstLine="0"/>
        <w:jc w:val="both"/>
        <w:rPr>
          <w:sz w:val="26"/>
          <w:szCs w:val="26"/>
        </w:rPr>
      </w:pPr>
      <w:r w:rsidDel="00000000" w:rsidR="00000000" w:rsidRPr="00000000">
        <w:rPr>
          <w:sz w:val="26"/>
          <w:szCs w:val="26"/>
          <w:rtl w:val="0"/>
        </w:rPr>
        <w:t xml:space="preserve">**Energy Rifle or Heavy Blaster**: High-damage ranged weapon. </w:t>
      </w:r>
    </w:p>
    <w:p w:rsidR="00000000" w:rsidDel="00000000" w:rsidP="00000000" w:rsidRDefault="00000000" w:rsidRPr="00000000" w14:paraId="00001471">
      <w:pPr>
        <w:spacing w:line="240" w:lineRule="auto"/>
        <w:ind w:left="729" w:firstLine="0"/>
        <w:jc w:val="both"/>
        <w:rPr>
          <w:sz w:val="26"/>
          <w:szCs w:val="26"/>
        </w:rPr>
      </w:pPr>
      <w:r w:rsidDel="00000000" w:rsidR="00000000" w:rsidRPr="00000000">
        <w:rPr>
          <w:sz w:val="26"/>
          <w:szCs w:val="26"/>
          <w:rtl w:val="0"/>
        </w:rPr>
        <w:t xml:space="preserve">**Reinforced Shield Generator**: Adds +10% resistance to AoE attacks. </w:t>
      </w:r>
    </w:p>
    <w:p w:rsidR="00000000" w:rsidDel="00000000" w:rsidP="00000000" w:rsidRDefault="00000000" w:rsidRPr="00000000" w14:paraId="00001472">
      <w:pPr>
        <w:spacing w:line="240" w:lineRule="auto"/>
        <w:ind w:left="729" w:firstLine="0"/>
        <w:jc w:val="both"/>
        <w:rPr>
          <w:sz w:val="26"/>
          <w:szCs w:val="26"/>
        </w:rPr>
      </w:pPr>
      <w:r w:rsidDel="00000000" w:rsidR="00000000" w:rsidRPr="00000000">
        <w:rPr>
          <w:sz w:val="26"/>
          <w:szCs w:val="26"/>
          <w:rtl w:val="0"/>
        </w:rPr>
        <w:t xml:space="preserve">**Field Repair Kit**: Allows in-combat repairs to armor or weapons. </w:t>
      </w:r>
    </w:p>
    <w:p w:rsidR="00000000" w:rsidDel="00000000" w:rsidP="00000000" w:rsidRDefault="00000000" w:rsidRPr="00000000" w14:paraId="0000147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7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76">
      <w:pPr>
        <w:spacing w:line="240" w:lineRule="auto"/>
        <w:ind w:left="729" w:firstLine="0"/>
        <w:jc w:val="both"/>
        <w:rPr>
          <w:sz w:val="26"/>
          <w:szCs w:val="26"/>
        </w:rPr>
      </w:pPr>
      <w:r w:rsidDel="00000000" w:rsidR="00000000" w:rsidRPr="00000000">
        <w:rPr>
          <w:sz w:val="26"/>
          <w:szCs w:val="26"/>
          <w:rtl w:val="0"/>
        </w:rPr>
        <w:t xml:space="preserve">### **Titan Level Progression** </w:t>
      </w:r>
    </w:p>
    <w:p w:rsidR="00000000" w:rsidDel="00000000" w:rsidP="00000000" w:rsidRDefault="00000000" w:rsidRPr="00000000" w14:paraId="0000147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78">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479">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47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7B">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47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7D">
      <w:pPr>
        <w:spacing w:line="240" w:lineRule="auto"/>
        <w:ind w:left="729" w:firstLine="0"/>
        <w:jc w:val="both"/>
        <w:rPr>
          <w:sz w:val="26"/>
          <w:szCs w:val="26"/>
        </w:rPr>
      </w:pPr>
      <w:r w:rsidDel="00000000" w:rsidR="00000000" w:rsidRPr="00000000">
        <w:rPr>
          <w:sz w:val="26"/>
          <w:szCs w:val="26"/>
          <w:rtl w:val="0"/>
        </w:rPr>
        <w:t xml:space="preserve">| **1**     | —                          | 5 Core, 2 Player Choice   | "Immovable Object" (Tier 2)                    | Heavy Weapons Training: Ignore movement penalties when using heavy weapons.    </w:t>
      </w:r>
    </w:p>
    <w:p w:rsidR="00000000" w:rsidDel="00000000" w:rsidP="00000000" w:rsidRDefault="00000000" w:rsidRPr="00000000" w14:paraId="0000147E">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47F">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Power Enhancement (Tier 3)                     | Hardened Armor: </w:t>
      </w:r>
    </w:p>
    <w:p w:rsidR="00000000" w:rsidDel="00000000" w:rsidP="00000000" w:rsidRDefault="00000000" w:rsidRPr="00000000" w14:paraId="00001480">
      <w:pPr>
        <w:spacing w:line="240" w:lineRule="auto"/>
        <w:ind w:left="729" w:firstLine="0"/>
        <w:jc w:val="both"/>
        <w:rPr>
          <w:sz w:val="26"/>
          <w:szCs w:val="26"/>
        </w:rPr>
      </w:pPr>
      <w:r w:rsidDel="00000000" w:rsidR="00000000" w:rsidRPr="00000000">
        <w:rPr>
          <w:sz w:val="26"/>
          <w:szCs w:val="26"/>
          <w:rtl w:val="0"/>
        </w:rPr>
        <w:t xml:space="preserve">Gain +5% additional resistance to physical attacks.                           </w:t>
      </w:r>
    </w:p>
    <w:p w:rsidR="00000000" w:rsidDel="00000000" w:rsidP="00000000" w:rsidRDefault="00000000" w:rsidRPr="00000000" w14:paraId="000014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82">
      <w:pPr>
        <w:spacing w:line="240" w:lineRule="auto"/>
        <w:ind w:left="729" w:firstLine="0"/>
        <w:jc w:val="both"/>
        <w:rPr>
          <w:sz w:val="26"/>
          <w:szCs w:val="26"/>
        </w:rPr>
      </w:pPr>
      <w:r w:rsidDel="00000000" w:rsidR="00000000" w:rsidRPr="00000000">
        <w:rPr>
          <w:sz w:val="26"/>
          <w:szCs w:val="26"/>
          <w:rtl w:val="0"/>
        </w:rPr>
        <w:t xml:space="preserve">| **3**     | Roll for 1 Attribute       | —                         | New </w:t>
      </w:r>
    </w:p>
    <w:p w:rsidR="00000000" w:rsidDel="00000000" w:rsidP="00000000" w:rsidRDefault="00000000" w:rsidRPr="00000000" w14:paraId="00001483">
      <w:pPr>
        <w:spacing w:line="240" w:lineRule="auto"/>
        <w:ind w:left="729" w:firstLine="0"/>
        <w:jc w:val="both"/>
        <w:rPr>
          <w:sz w:val="26"/>
          <w:szCs w:val="26"/>
        </w:rPr>
      </w:pPr>
      <w:r w:rsidDel="00000000" w:rsidR="00000000" w:rsidRPr="00000000">
        <w:rPr>
          <w:sz w:val="26"/>
          <w:szCs w:val="26"/>
          <w:rtl w:val="0"/>
        </w:rPr>
        <w:t xml:space="preserve">Power: "Bulwark Strike" (Tier 1)           | Bulwark Strike: Slam the </w:t>
      </w:r>
    </w:p>
    <w:p w:rsidR="00000000" w:rsidDel="00000000" w:rsidP="00000000" w:rsidRDefault="00000000" w:rsidRPr="00000000" w14:paraId="00001484">
      <w:pPr>
        <w:spacing w:line="240" w:lineRule="auto"/>
        <w:ind w:left="729" w:firstLine="0"/>
        <w:jc w:val="both"/>
        <w:rPr>
          <w:sz w:val="26"/>
          <w:szCs w:val="26"/>
        </w:rPr>
      </w:pPr>
      <w:r w:rsidDel="00000000" w:rsidR="00000000" w:rsidRPr="00000000">
        <w:rPr>
          <w:sz w:val="26"/>
          <w:szCs w:val="26"/>
          <w:rtl w:val="0"/>
        </w:rPr>
        <w:t xml:space="preserve">ground, dealing AoE damage and reducing enemy mobility by </w:t>
      </w:r>
    </w:p>
    <w:p w:rsidR="00000000" w:rsidDel="00000000" w:rsidP="00000000" w:rsidRDefault="00000000" w:rsidRPr="00000000" w14:paraId="00001485">
      <w:pPr>
        <w:spacing w:line="240" w:lineRule="auto"/>
        <w:ind w:left="729" w:firstLine="0"/>
        <w:jc w:val="both"/>
        <w:rPr>
          <w:sz w:val="26"/>
          <w:szCs w:val="26"/>
        </w:rPr>
      </w:pPr>
      <w:r w:rsidDel="00000000" w:rsidR="00000000" w:rsidRPr="00000000">
        <w:rPr>
          <w:sz w:val="26"/>
          <w:szCs w:val="26"/>
          <w:rtl w:val="0"/>
        </w:rPr>
        <w:t xml:space="preserve">10%.                    | </w:t>
      </w:r>
    </w:p>
    <w:p w:rsidR="00000000" w:rsidDel="00000000" w:rsidP="00000000" w:rsidRDefault="00000000" w:rsidRPr="00000000" w14:paraId="00001486">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Power Enhancement (Tier 4)                     | Overwatch: Gain +10% accuracy when targeting enemies attacking allies.                   </w:t>
      </w:r>
    </w:p>
    <w:p w:rsidR="00000000" w:rsidDel="00000000" w:rsidP="00000000" w:rsidRDefault="00000000" w:rsidRPr="00000000" w14:paraId="000014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88">
      <w:pPr>
        <w:spacing w:line="240" w:lineRule="auto"/>
        <w:ind w:left="729" w:firstLine="0"/>
        <w:jc w:val="both"/>
        <w:rPr>
          <w:sz w:val="26"/>
          <w:szCs w:val="26"/>
        </w:rPr>
      </w:pPr>
      <w:r w:rsidDel="00000000" w:rsidR="00000000" w:rsidRPr="00000000">
        <w:rPr>
          <w:sz w:val="26"/>
          <w:szCs w:val="26"/>
          <w:rtl w:val="0"/>
        </w:rPr>
        <w:t xml:space="preserve">| **5**     | Roll for 1 Attribute       | —                         | New Power: "Earthshatter" (Tier 1)             | Earthshatter: Deliver a massive melee attack, bypassing 20% of enemy armor.                     </w:t>
      </w:r>
    </w:p>
    <w:p w:rsidR="00000000" w:rsidDel="00000000" w:rsidP="00000000" w:rsidRDefault="00000000" w:rsidRPr="00000000" w14:paraId="0000148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8A">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Power Enhancement (Tier 5)                     | Tank Mastery: </w:t>
      </w:r>
    </w:p>
    <w:p w:rsidR="00000000" w:rsidDel="00000000" w:rsidP="00000000" w:rsidRDefault="00000000" w:rsidRPr="00000000" w14:paraId="0000148B">
      <w:pPr>
        <w:spacing w:line="240" w:lineRule="auto"/>
        <w:ind w:left="729" w:firstLine="0"/>
        <w:jc w:val="both"/>
        <w:rPr>
          <w:sz w:val="26"/>
          <w:szCs w:val="26"/>
        </w:rPr>
      </w:pPr>
      <w:r w:rsidDel="00000000" w:rsidR="00000000" w:rsidRPr="00000000">
        <w:rPr>
          <w:sz w:val="26"/>
          <w:szCs w:val="26"/>
          <w:rtl w:val="0"/>
        </w:rPr>
        <w:t xml:space="preserve">Regenerate 5% HP at the start of each turn when below 50% </w:t>
      </w:r>
    </w:p>
    <w:p w:rsidR="00000000" w:rsidDel="00000000" w:rsidP="00000000" w:rsidRDefault="00000000" w:rsidRPr="00000000" w14:paraId="0000148C">
      <w:pPr>
        <w:spacing w:line="240" w:lineRule="auto"/>
        <w:ind w:left="729" w:firstLine="0"/>
        <w:jc w:val="both"/>
        <w:rPr>
          <w:sz w:val="26"/>
          <w:szCs w:val="26"/>
        </w:rPr>
      </w:pPr>
      <w:r w:rsidDel="00000000" w:rsidR="00000000" w:rsidRPr="00000000">
        <w:rPr>
          <w:sz w:val="26"/>
          <w:szCs w:val="26"/>
          <w:rtl w:val="0"/>
        </w:rPr>
        <w:t xml:space="preserve">health.                            | </w:t>
      </w:r>
    </w:p>
    <w:p w:rsidR="00000000" w:rsidDel="00000000" w:rsidP="00000000" w:rsidRDefault="00000000" w:rsidRPr="00000000" w14:paraId="0000148D">
      <w:pPr>
        <w:spacing w:line="240" w:lineRule="auto"/>
        <w:ind w:left="729" w:firstLine="0"/>
        <w:jc w:val="both"/>
        <w:rPr>
          <w:sz w:val="26"/>
          <w:szCs w:val="26"/>
        </w:rPr>
      </w:pPr>
      <w:r w:rsidDel="00000000" w:rsidR="00000000" w:rsidRPr="00000000">
        <w:rPr>
          <w:sz w:val="26"/>
          <w:szCs w:val="26"/>
          <w:rtl w:val="0"/>
        </w:rPr>
        <w:t xml:space="preserve">| **7**     | Roll for 1 Attribute       | —                         | New Power: "Iron Wall" (Tier 1)                | Iron Wall: For 3 turns, </w:t>
      </w:r>
    </w:p>
    <w:p w:rsidR="00000000" w:rsidDel="00000000" w:rsidP="00000000" w:rsidRDefault="00000000" w:rsidRPr="00000000" w14:paraId="0000148E">
      <w:pPr>
        <w:spacing w:line="240" w:lineRule="auto"/>
        <w:ind w:left="729" w:firstLine="0"/>
        <w:jc w:val="both"/>
        <w:rPr>
          <w:sz w:val="26"/>
          <w:szCs w:val="26"/>
        </w:rPr>
      </w:pPr>
      <w:r w:rsidDel="00000000" w:rsidR="00000000" w:rsidRPr="00000000">
        <w:rPr>
          <w:sz w:val="26"/>
          <w:szCs w:val="26"/>
          <w:rtl w:val="0"/>
        </w:rPr>
        <w:t xml:space="preserve">prevent all knockback effects and halve incoming damage from explosives.            | </w:t>
      </w:r>
    </w:p>
    <w:p w:rsidR="00000000" w:rsidDel="00000000" w:rsidP="00000000" w:rsidRDefault="00000000" w:rsidRPr="00000000" w14:paraId="0000148F">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490">
      <w:pPr>
        <w:spacing w:line="240" w:lineRule="auto"/>
        <w:ind w:left="729" w:firstLine="0"/>
        <w:jc w:val="both"/>
        <w:rPr>
          <w:sz w:val="26"/>
          <w:szCs w:val="26"/>
        </w:rPr>
      </w:pPr>
      <w:r w:rsidDel="00000000" w:rsidR="00000000" w:rsidRPr="00000000">
        <w:rPr>
          <w:sz w:val="26"/>
          <w:szCs w:val="26"/>
          <w:rtl w:val="0"/>
        </w:rPr>
        <w:t xml:space="preserve">Power Enhancement (Tier 2 for "Iron Wall")     | Battle Hardened: </w:t>
      </w:r>
    </w:p>
    <w:p w:rsidR="00000000" w:rsidDel="00000000" w:rsidP="00000000" w:rsidRDefault="00000000" w:rsidRPr="00000000" w14:paraId="00001491">
      <w:pPr>
        <w:spacing w:line="240" w:lineRule="auto"/>
        <w:ind w:left="729" w:firstLine="0"/>
        <w:jc w:val="both"/>
        <w:rPr>
          <w:sz w:val="26"/>
          <w:szCs w:val="26"/>
        </w:rPr>
      </w:pPr>
      <w:r w:rsidDel="00000000" w:rsidR="00000000" w:rsidRPr="00000000">
        <w:rPr>
          <w:sz w:val="26"/>
          <w:szCs w:val="26"/>
          <w:rtl w:val="0"/>
        </w:rPr>
        <w:t xml:space="preserve">Immune to fear and morale penalties.                                                  | </w:t>
      </w:r>
    </w:p>
    <w:p w:rsidR="00000000" w:rsidDel="00000000" w:rsidP="00000000" w:rsidRDefault="00000000" w:rsidRPr="00000000" w14:paraId="00001492">
      <w:pPr>
        <w:spacing w:line="240" w:lineRule="auto"/>
        <w:ind w:left="729" w:firstLine="0"/>
        <w:jc w:val="both"/>
        <w:rPr>
          <w:sz w:val="26"/>
          <w:szCs w:val="26"/>
        </w:rPr>
      </w:pPr>
      <w:r w:rsidDel="00000000" w:rsidR="00000000" w:rsidRPr="00000000">
        <w:rPr>
          <w:sz w:val="26"/>
          <w:szCs w:val="26"/>
          <w:rtl w:val="0"/>
        </w:rPr>
        <w:t xml:space="preserve">| **9**     | Roll for 1 Attribute       | —                         | New </w:t>
      </w:r>
    </w:p>
    <w:p w:rsidR="00000000" w:rsidDel="00000000" w:rsidP="00000000" w:rsidRDefault="00000000" w:rsidRPr="00000000" w14:paraId="00001493">
      <w:pPr>
        <w:spacing w:line="240" w:lineRule="auto"/>
        <w:ind w:left="729" w:firstLine="0"/>
        <w:jc w:val="both"/>
        <w:rPr>
          <w:sz w:val="26"/>
          <w:szCs w:val="26"/>
        </w:rPr>
      </w:pPr>
      <w:r w:rsidDel="00000000" w:rsidR="00000000" w:rsidRPr="00000000">
        <w:rPr>
          <w:sz w:val="26"/>
          <w:szCs w:val="26"/>
          <w:rtl w:val="0"/>
        </w:rPr>
        <w:t xml:space="preserve">Power: "Juggernaut Charge" (Tier 1)        | Juggernaut Charge: </w:t>
      </w:r>
    </w:p>
    <w:p w:rsidR="00000000" w:rsidDel="00000000" w:rsidP="00000000" w:rsidRDefault="00000000" w:rsidRPr="00000000" w14:paraId="00001494">
      <w:pPr>
        <w:spacing w:line="240" w:lineRule="auto"/>
        <w:ind w:left="729" w:firstLine="0"/>
        <w:jc w:val="both"/>
        <w:rPr>
          <w:sz w:val="26"/>
          <w:szCs w:val="26"/>
        </w:rPr>
      </w:pPr>
      <w:r w:rsidDel="00000000" w:rsidR="00000000" w:rsidRPr="00000000">
        <w:rPr>
          <w:sz w:val="26"/>
          <w:szCs w:val="26"/>
          <w:rtl w:val="0"/>
        </w:rPr>
        <w:t xml:space="preserve">Move through enemies, dealing AoE damage and forcing them to disperse.                  | </w:t>
      </w:r>
    </w:p>
    <w:p w:rsidR="00000000" w:rsidDel="00000000" w:rsidP="00000000" w:rsidRDefault="00000000" w:rsidRPr="00000000" w14:paraId="00001495">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496">
      <w:pPr>
        <w:spacing w:line="240" w:lineRule="auto"/>
        <w:ind w:left="729" w:firstLine="0"/>
        <w:jc w:val="both"/>
        <w:rPr>
          <w:sz w:val="26"/>
          <w:szCs w:val="26"/>
        </w:rPr>
      </w:pPr>
      <w:r w:rsidDel="00000000" w:rsidR="00000000" w:rsidRPr="00000000">
        <w:rPr>
          <w:sz w:val="26"/>
          <w:szCs w:val="26"/>
          <w:rtl w:val="0"/>
        </w:rPr>
        <w:t xml:space="preserve">Power Enhancement (Tier 3 for "Juggernaut Charge") | Area Denial: Enemies within 10 meters of you suffer a -10% penalty </w:t>
      </w:r>
    </w:p>
    <w:p w:rsidR="00000000" w:rsidDel="00000000" w:rsidP="00000000" w:rsidRDefault="00000000" w:rsidRPr="00000000" w14:paraId="00001497">
      <w:pPr>
        <w:spacing w:line="240" w:lineRule="auto"/>
        <w:ind w:left="729" w:firstLine="0"/>
        <w:jc w:val="both"/>
        <w:rPr>
          <w:sz w:val="26"/>
          <w:szCs w:val="26"/>
        </w:rPr>
      </w:pPr>
      <w:r w:rsidDel="00000000" w:rsidR="00000000" w:rsidRPr="00000000">
        <w:rPr>
          <w:sz w:val="26"/>
          <w:szCs w:val="26"/>
          <w:rtl w:val="0"/>
        </w:rPr>
        <w:t xml:space="preserve">to attack rolls.                         | </w:t>
      </w:r>
    </w:p>
    <w:p w:rsidR="00000000" w:rsidDel="00000000" w:rsidP="00000000" w:rsidRDefault="00000000" w:rsidRPr="00000000" w14:paraId="00001498">
      <w:pPr>
        <w:spacing w:line="240" w:lineRule="auto"/>
        <w:ind w:left="729" w:firstLine="0"/>
        <w:jc w:val="both"/>
        <w:rPr>
          <w:sz w:val="26"/>
          <w:szCs w:val="26"/>
        </w:rPr>
      </w:pPr>
      <w:r w:rsidDel="00000000" w:rsidR="00000000" w:rsidRPr="00000000">
        <w:rPr>
          <w:sz w:val="26"/>
          <w:szCs w:val="26"/>
          <w:rtl w:val="0"/>
        </w:rPr>
        <w:t xml:space="preserve">| **11**    | Roll for 1 Attribute       | —                         | New Power: "Titan’s Wrath" (Tier 1)            | Titan’s Wrath: Release a devastating attack, dealing triple damage to a single target.            </w:t>
      </w:r>
    </w:p>
    <w:p w:rsidR="00000000" w:rsidDel="00000000" w:rsidP="00000000" w:rsidRDefault="00000000" w:rsidRPr="00000000" w14:paraId="0000149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9A">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Power Enhancement (Tier 2 for "Titan’s Wrath") | Enhanced </w:t>
      </w:r>
    </w:p>
    <w:p w:rsidR="00000000" w:rsidDel="00000000" w:rsidP="00000000" w:rsidRDefault="00000000" w:rsidRPr="00000000" w14:paraId="0000149B">
      <w:pPr>
        <w:spacing w:line="240" w:lineRule="auto"/>
        <w:ind w:left="729" w:firstLine="0"/>
        <w:jc w:val="both"/>
        <w:rPr>
          <w:sz w:val="26"/>
          <w:szCs w:val="26"/>
        </w:rPr>
      </w:pPr>
      <w:r w:rsidDel="00000000" w:rsidR="00000000" w:rsidRPr="00000000">
        <w:rPr>
          <w:sz w:val="26"/>
          <w:szCs w:val="26"/>
          <w:rtl w:val="0"/>
        </w:rPr>
        <w:t xml:space="preserve">Repairs: Reduce time required to repair armor or weapons by </w:t>
      </w:r>
    </w:p>
    <w:p w:rsidR="00000000" w:rsidDel="00000000" w:rsidP="00000000" w:rsidRDefault="00000000" w:rsidRPr="00000000" w14:paraId="0000149C">
      <w:pPr>
        <w:spacing w:line="240" w:lineRule="auto"/>
        <w:ind w:left="729" w:firstLine="0"/>
        <w:jc w:val="both"/>
        <w:rPr>
          <w:sz w:val="26"/>
          <w:szCs w:val="26"/>
        </w:rPr>
      </w:pPr>
      <w:r w:rsidDel="00000000" w:rsidR="00000000" w:rsidRPr="00000000">
        <w:rPr>
          <w:sz w:val="26"/>
          <w:szCs w:val="26"/>
          <w:rtl w:val="0"/>
        </w:rPr>
        <w:t xml:space="preserve">50%.                                  | </w:t>
      </w:r>
    </w:p>
    <w:p w:rsidR="00000000" w:rsidDel="00000000" w:rsidP="00000000" w:rsidRDefault="00000000" w:rsidRPr="00000000" w14:paraId="0000149D">
      <w:pPr>
        <w:spacing w:line="240" w:lineRule="auto"/>
        <w:ind w:left="729" w:firstLine="0"/>
        <w:jc w:val="both"/>
        <w:rPr>
          <w:sz w:val="26"/>
          <w:szCs w:val="26"/>
        </w:rPr>
      </w:pPr>
      <w:r w:rsidDel="00000000" w:rsidR="00000000" w:rsidRPr="00000000">
        <w:rPr>
          <w:sz w:val="26"/>
          <w:szCs w:val="26"/>
          <w:rtl w:val="0"/>
        </w:rPr>
        <w:t xml:space="preserve">| **13**    | Roll for 1 Attribute       | —                         | New Power: "Final Bastion" (Tier 1)            | Final Bastion: For 5 rounds, become immune to critical hits and status effects.              </w:t>
      </w:r>
    </w:p>
    <w:p w:rsidR="00000000" w:rsidDel="00000000" w:rsidP="00000000" w:rsidRDefault="00000000" w:rsidRPr="00000000" w14:paraId="000014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9F">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4A0">
      <w:pPr>
        <w:spacing w:line="240" w:lineRule="auto"/>
        <w:ind w:left="729" w:firstLine="0"/>
        <w:jc w:val="both"/>
        <w:rPr>
          <w:sz w:val="26"/>
          <w:szCs w:val="26"/>
        </w:rPr>
      </w:pPr>
      <w:r w:rsidDel="00000000" w:rsidR="00000000" w:rsidRPr="00000000">
        <w:rPr>
          <w:sz w:val="26"/>
          <w:szCs w:val="26"/>
          <w:rtl w:val="0"/>
        </w:rPr>
        <w:t xml:space="preserve">Power Enhancement (Tier 3 for "Final Bastion") | Shielded Advance: Gain +5% movement speed when using shields.                </w:t>
      </w:r>
    </w:p>
    <w:p w:rsidR="00000000" w:rsidDel="00000000" w:rsidP="00000000" w:rsidRDefault="00000000" w:rsidRPr="00000000" w14:paraId="000014A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A2">
      <w:pPr>
        <w:spacing w:line="240" w:lineRule="auto"/>
        <w:ind w:left="729" w:firstLine="0"/>
        <w:jc w:val="both"/>
        <w:rPr>
          <w:sz w:val="26"/>
          <w:szCs w:val="26"/>
        </w:rPr>
      </w:pPr>
      <w:r w:rsidDel="00000000" w:rsidR="00000000" w:rsidRPr="00000000">
        <w:rPr>
          <w:sz w:val="26"/>
          <w:szCs w:val="26"/>
          <w:rtl w:val="0"/>
        </w:rPr>
        <w:t xml:space="preserve">| **15**    | Roll for 1 Attribute       | —                         | Power Enhancement (Tier 4 for "Final Bastion") | Legendary Titan: Allies within 20 meters gain +5% Defensive Threshold and resistance to environmental effects. | </w:t>
      </w:r>
    </w:p>
    <w:p w:rsidR="00000000" w:rsidDel="00000000" w:rsidP="00000000" w:rsidRDefault="00000000" w:rsidRPr="00000000" w14:paraId="000014A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A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A5">
      <w:pPr>
        <w:spacing w:line="240" w:lineRule="auto"/>
        <w:ind w:left="729" w:firstLine="0"/>
        <w:jc w:val="both"/>
        <w:rPr>
          <w:sz w:val="26"/>
          <w:szCs w:val="26"/>
        </w:rPr>
      </w:pPr>
      <w:r w:rsidDel="00000000" w:rsidR="00000000" w:rsidRPr="00000000">
        <w:rPr>
          <w:sz w:val="26"/>
          <w:szCs w:val="26"/>
          <w:rtl w:val="0"/>
        </w:rPr>
        <w:t xml:space="preserve">### **Game Mechanics Integration** </w:t>
      </w:r>
    </w:p>
    <w:p w:rsidR="00000000" w:rsidDel="00000000" w:rsidP="00000000" w:rsidRDefault="00000000" w:rsidRPr="00000000" w14:paraId="000014A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A7">
      <w:pPr>
        <w:spacing w:line="240" w:lineRule="auto"/>
        <w:ind w:left="729" w:firstLine="0"/>
        <w:jc w:val="both"/>
        <w:rPr>
          <w:sz w:val="26"/>
          <w:szCs w:val="26"/>
        </w:rPr>
      </w:pPr>
      <w:r w:rsidDel="00000000" w:rsidR="00000000" w:rsidRPr="00000000">
        <w:rPr>
          <w:sz w:val="26"/>
          <w:szCs w:val="26"/>
          <w:rtl w:val="0"/>
        </w:rPr>
        <w:t xml:space="preserve">1. **Proficiency Rolls**: </w:t>
      </w:r>
    </w:p>
    <w:p w:rsidR="00000000" w:rsidDel="00000000" w:rsidP="00000000" w:rsidRDefault="00000000" w:rsidRPr="00000000" w14:paraId="000014A8">
      <w:pPr>
        <w:spacing w:line="240" w:lineRule="auto"/>
        <w:ind w:left="729" w:firstLine="0"/>
        <w:jc w:val="both"/>
        <w:rPr>
          <w:sz w:val="26"/>
          <w:szCs w:val="26"/>
        </w:rPr>
      </w:pPr>
      <w:r w:rsidDel="00000000" w:rsidR="00000000" w:rsidRPr="00000000">
        <w:rPr>
          <w:sz w:val="26"/>
          <w:szCs w:val="26"/>
          <w:rtl w:val="0"/>
        </w:rPr>
        <w:t xml:space="preserve">At even levels, roll **1d100** against your current proficiency bonus to improve it. </w:t>
      </w:r>
    </w:p>
    <w:p w:rsidR="00000000" w:rsidDel="00000000" w:rsidP="00000000" w:rsidRDefault="00000000" w:rsidRPr="00000000" w14:paraId="000014A9">
      <w:pPr>
        <w:spacing w:line="240" w:lineRule="auto"/>
        <w:ind w:left="729" w:firstLine="0"/>
        <w:jc w:val="both"/>
        <w:rPr>
          <w:sz w:val="26"/>
          <w:szCs w:val="26"/>
        </w:rPr>
      </w:pPr>
      <w:r w:rsidDel="00000000" w:rsidR="00000000" w:rsidRPr="00000000">
        <w:rPr>
          <w:sz w:val="26"/>
          <w:szCs w:val="26"/>
          <w:rtl w:val="0"/>
        </w:rPr>
        <w:t xml:space="preserve">Success adds the result of the **associated attribute’s modifier die** (e.g., Dominion = d8). </w:t>
      </w:r>
    </w:p>
    <w:p w:rsidR="00000000" w:rsidDel="00000000" w:rsidP="00000000" w:rsidRDefault="00000000" w:rsidRPr="00000000" w14:paraId="000014AA">
      <w:pPr>
        <w:spacing w:line="240" w:lineRule="auto"/>
        <w:ind w:left="729" w:firstLine="0"/>
        <w:jc w:val="both"/>
        <w:rPr>
          <w:sz w:val="26"/>
          <w:szCs w:val="26"/>
        </w:rPr>
      </w:pPr>
      <w:r w:rsidDel="00000000" w:rsidR="00000000" w:rsidRPr="00000000">
        <w:rPr>
          <w:sz w:val="26"/>
          <w:szCs w:val="26"/>
          <w:rtl w:val="0"/>
        </w:rPr>
        <w:t xml:space="preserve">Example: Heavy Weapons at 50%, Dominion = d8. Roll: 48 (success). Improvement: +5% (d8 roll). </w:t>
      </w:r>
    </w:p>
    <w:p w:rsidR="00000000" w:rsidDel="00000000" w:rsidP="00000000" w:rsidRDefault="00000000" w:rsidRPr="00000000" w14:paraId="000014A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AC">
      <w:pPr>
        <w:spacing w:line="240" w:lineRule="auto"/>
        <w:ind w:left="729" w:firstLine="0"/>
        <w:jc w:val="both"/>
        <w:rPr>
          <w:sz w:val="26"/>
          <w:szCs w:val="26"/>
        </w:rPr>
      </w:pPr>
      <w:r w:rsidDel="00000000" w:rsidR="00000000" w:rsidRPr="00000000">
        <w:rPr>
          <w:sz w:val="26"/>
          <w:szCs w:val="26"/>
          <w:rtl w:val="0"/>
        </w:rPr>
        <w:t xml:space="preserve">2. **Attribute Rolls**: </w:t>
      </w:r>
    </w:p>
    <w:p w:rsidR="00000000" w:rsidDel="00000000" w:rsidP="00000000" w:rsidRDefault="00000000" w:rsidRPr="00000000" w14:paraId="000014AD">
      <w:pPr>
        <w:spacing w:line="240" w:lineRule="auto"/>
        <w:ind w:left="729" w:firstLine="0"/>
        <w:jc w:val="both"/>
        <w:rPr>
          <w:sz w:val="26"/>
          <w:szCs w:val="26"/>
        </w:rPr>
      </w:pPr>
      <w:r w:rsidDel="00000000" w:rsidR="00000000" w:rsidRPr="00000000">
        <w:rPr>
          <w:sz w:val="26"/>
          <w:szCs w:val="26"/>
          <w:rtl w:val="0"/>
        </w:rPr>
        <w:t xml:space="preserve">At odd levels, roll **1d100** against your current attribute. On success, roll the modifier die and add the result to the attribute. </w:t>
      </w:r>
    </w:p>
    <w:p w:rsidR="00000000" w:rsidDel="00000000" w:rsidP="00000000" w:rsidRDefault="00000000" w:rsidRPr="00000000" w14:paraId="000014AE">
      <w:pPr>
        <w:spacing w:line="240" w:lineRule="auto"/>
        <w:ind w:left="729" w:firstLine="0"/>
        <w:jc w:val="both"/>
        <w:rPr>
          <w:sz w:val="26"/>
          <w:szCs w:val="26"/>
        </w:rPr>
      </w:pPr>
      <w:r w:rsidDel="00000000" w:rsidR="00000000" w:rsidRPr="00000000">
        <w:rPr>
          <w:sz w:val="26"/>
          <w:szCs w:val="26"/>
          <w:rtl w:val="0"/>
        </w:rPr>
        <w:t xml:space="preserve">Example: Dominion = 65. Roll: 63 (success). Modifier Die (d8) = 7. New Dominion: 72. </w:t>
      </w:r>
    </w:p>
    <w:p w:rsidR="00000000" w:rsidDel="00000000" w:rsidP="00000000" w:rsidRDefault="00000000" w:rsidRPr="00000000" w14:paraId="000014A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B0">
      <w:pPr>
        <w:spacing w:line="240" w:lineRule="auto"/>
        <w:ind w:left="729" w:firstLine="0"/>
        <w:jc w:val="both"/>
        <w:rPr>
          <w:sz w:val="26"/>
          <w:szCs w:val="26"/>
        </w:rPr>
      </w:pPr>
      <w:r w:rsidDel="00000000" w:rsidR="00000000" w:rsidRPr="00000000">
        <w:rPr>
          <w:sz w:val="26"/>
          <w:szCs w:val="26"/>
          <w:rtl w:val="0"/>
        </w:rPr>
        <w:t xml:space="preserve">3. **Paragon Power Tiers**: </w:t>
      </w:r>
    </w:p>
    <w:p w:rsidR="00000000" w:rsidDel="00000000" w:rsidP="00000000" w:rsidRDefault="00000000" w:rsidRPr="00000000" w14:paraId="000014B1">
      <w:pPr>
        <w:spacing w:line="240" w:lineRule="auto"/>
        <w:ind w:left="729" w:firstLine="0"/>
        <w:jc w:val="both"/>
        <w:rPr>
          <w:sz w:val="26"/>
          <w:szCs w:val="26"/>
        </w:rPr>
      </w:pPr>
      <w:r w:rsidDel="00000000" w:rsidR="00000000" w:rsidRPr="00000000">
        <w:rPr>
          <w:sz w:val="26"/>
          <w:szCs w:val="26"/>
          <w:rtl w:val="0"/>
        </w:rPr>
        <w:t xml:space="preserve">At every even level, improve an existing Paragon Power to the next tier, scaling its effects. </w:t>
      </w:r>
    </w:p>
    <w:p w:rsidR="00000000" w:rsidDel="00000000" w:rsidP="00000000" w:rsidRDefault="00000000" w:rsidRPr="00000000" w14:paraId="000014B2">
      <w:pPr>
        <w:spacing w:line="240" w:lineRule="auto"/>
        <w:ind w:left="729" w:firstLine="0"/>
        <w:jc w:val="both"/>
        <w:rPr>
          <w:sz w:val="26"/>
          <w:szCs w:val="26"/>
        </w:rPr>
      </w:pPr>
      <w:r w:rsidDel="00000000" w:rsidR="00000000" w:rsidRPr="00000000">
        <w:rPr>
          <w:sz w:val="26"/>
          <w:szCs w:val="26"/>
          <w:rtl w:val="0"/>
        </w:rPr>
        <w:t xml:space="preserve">New powers start at the tier matching the relevant attribute’s modifier die. </w:t>
      </w:r>
    </w:p>
    <w:p w:rsidR="00000000" w:rsidDel="00000000" w:rsidP="00000000" w:rsidRDefault="00000000" w:rsidRPr="00000000" w14:paraId="000014B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B4">
      <w:pPr>
        <w:spacing w:line="240" w:lineRule="auto"/>
        <w:ind w:left="729" w:firstLine="0"/>
        <w:jc w:val="both"/>
        <w:rPr>
          <w:sz w:val="26"/>
          <w:szCs w:val="26"/>
        </w:rPr>
      </w:pPr>
      <w:r w:rsidDel="00000000" w:rsidR="00000000" w:rsidRPr="00000000">
        <w:rPr>
          <w:sz w:val="26"/>
          <w:szCs w:val="26"/>
          <w:rtl w:val="0"/>
        </w:rPr>
        <w:t xml:space="preserve">4. **Environmental Effects**: </w:t>
      </w:r>
    </w:p>
    <w:p w:rsidR="00000000" w:rsidDel="00000000" w:rsidP="00000000" w:rsidRDefault="00000000" w:rsidRPr="00000000" w14:paraId="000014B5">
      <w:pPr>
        <w:spacing w:line="240" w:lineRule="auto"/>
        <w:ind w:left="729" w:firstLine="0"/>
        <w:jc w:val="both"/>
        <w:rPr>
          <w:sz w:val="26"/>
          <w:szCs w:val="26"/>
        </w:rPr>
      </w:pPr>
      <w:r w:rsidDel="00000000" w:rsidR="00000000" w:rsidRPr="00000000">
        <w:rPr>
          <w:sz w:val="26"/>
          <w:szCs w:val="26"/>
          <w:rtl w:val="0"/>
        </w:rPr>
        <w:t xml:space="preserve">   - Titans gain +5% to Survival rolls in harsh conditions (e.g., extreme heat, void zones). </w:t>
      </w:r>
    </w:p>
    <w:p w:rsidR="00000000" w:rsidDel="00000000" w:rsidP="00000000" w:rsidRDefault="00000000" w:rsidRPr="00000000" w14:paraId="000014B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B7">
      <w:pPr>
        <w:spacing w:line="240" w:lineRule="auto"/>
        <w:ind w:left="729" w:firstLine="0"/>
        <w:jc w:val="both"/>
        <w:rPr>
          <w:sz w:val="26"/>
          <w:szCs w:val="26"/>
        </w:rPr>
      </w:pPr>
      <w:r w:rsidDel="00000000" w:rsidR="00000000" w:rsidRPr="00000000">
        <w:rPr>
          <w:sz w:val="26"/>
          <w:szCs w:val="26"/>
          <w:rtl w:val="0"/>
        </w:rPr>
        <w:t xml:space="preserve">## **Titan: Heavy Assault Specialist** </w:t>
      </w:r>
    </w:p>
    <w:p w:rsidR="00000000" w:rsidDel="00000000" w:rsidP="00000000" w:rsidRDefault="00000000" w:rsidRPr="00000000" w14:paraId="000014B8">
      <w:pPr>
        <w:spacing w:line="240" w:lineRule="auto"/>
        <w:ind w:left="729" w:firstLine="0"/>
        <w:jc w:val="both"/>
        <w:rPr>
          <w:sz w:val="26"/>
          <w:szCs w:val="26"/>
        </w:rPr>
      </w:pPr>
      <w:r w:rsidDel="00000000" w:rsidR="00000000" w:rsidRPr="00000000">
        <w:rPr>
          <w:sz w:val="26"/>
          <w:szCs w:val="26"/>
          <w:rtl w:val="0"/>
        </w:rPr>
        <w:t xml:space="preserve">### **Thematic Description** </w:t>
      </w:r>
    </w:p>
    <w:p w:rsidR="00000000" w:rsidDel="00000000" w:rsidP="00000000" w:rsidRDefault="00000000" w:rsidRPr="00000000" w14:paraId="000014B9">
      <w:pPr>
        <w:spacing w:line="240" w:lineRule="auto"/>
        <w:ind w:left="729" w:firstLine="0"/>
        <w:jc w:val="both"/>
        <w:rPr>
          <w:sz w:val="26"/>
          <w:szCs w:val="26"/>
        </w:rPr>
      </w:pPr>
      <w:r w:rsidDel="00000000" w:rsidR="00000000" w:rsidRPr="00000000">
        <w:rPr>
          <w:sz w:val="26"/>
          <w:szCs w:val="26"/>
          <w:rtl w:val="0"/>
        </w:rPr>
        <w:t xml:space="preserve">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  </w:t>
      </w:r>
    </w:p>
    <w:p w:rsidR="00000000" w:rsidDel="00000000" w:rsidP="00000000" w:rsidRDefault="00000000" w:rsidRPr="00000000" w14:paraId="000014BA">
      <w:pPr>
        <w:spacing w:line="240" w:lineRule="auto"/>
        <w:ind w:left="729" w:firstLine="0"/>
        <w:jc w:val="both"/>
        <w:rPr>
          <w:sz w:val="26"/>
          <w:szCs w:val="26"/>
        </w:rPr>
      </w:pPr>
      <w:r w:rsidDel="00000000" w:rsidR="00000000" w:rsidRPr="00000000">
        <w:rPr>
          <w:sz w:val="26"/>
          <w:szCs w:val="26"/>
          <w:rtl w:val="0"/>
        </w:rPr>
        <w:t xml:space="preserve">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r>
    </w:p>
    <w:p w:rsidR="00000000" w:rsidDel="00000000" w:rsidP="00000000" w:rsidRDefault="00000000" w:rsidRPr="00000000" w14:paraId="000014BB">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4BC">
      <w:pPr>
        <w:spacing w:line="240" w:lineRule="auto"/>
        <w:ind w:left="729" w:firstLine="0"/>
        <w:jc w:val="both"/>
        <w:rPr>
          <w:sz w:val="26"/>
          <w:szCs w:val="26"/>
        </w:rPr>
      </w:pPr>
      <w:r w:rsidDel="00000000" w:rsidR="00000000" w:rsidRPr="00000000">
        <w:rPr>
          <w:sz w:val="26"/>
          <w:szCs w:val="26"/>
          <w:rtl w:val="0"/>
        </w:rPr>
        <w:t xml:space="preserve">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 </w:t>
      </w:r>
    </w:p>
    <w:p w:rsidR="00000000" w:rsidDel="00000000" w:rsidP="00000000" w:rsidRDefault="00000000" w:rsidRPr="00000000" w14:paraId="000014BD">
      <w:pPr>
        <w:spacing w:line="240" w:lineRule="auto"/>
        <w:ind w:left="729" w:firstLine="0"/>
        <w:jc w:val="both"/>
        <w:rPr>
          <w:sz w:val="26"/>
          <w:szCs w:val="26"/>
        </w:rPr>
      </w:pPr>
      <w:r w:rsidDel="00000000" w:rsidR="00000000" w:rsidRPr="00000000">
        <w:rPr>
          <w:sz w:val="26"/>
          <w:szCs w:val="26"/>
          <w:rtl w:val="0"/>
        </w:rPr>
        <w:t xml:space="preserve">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 </w:t>
      </w:r>
    </w:p>
    <w:p w:rsidR="00000000" w:rsidDel="00000000" w:rsidP="00000000" w:rsidRDefault="00000000" w:rsidRPr="00000000" w14:paraId="000014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B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1">
      <w:pPr>
        <w:spacing w:line="240" w:lineRule="auto"/>
        <w:ind w:left="729" w:firstLine="0"/>
        <w:jc w:val="both"/>
        <w:rPr>
          <w:sz w:val="26"/>
          <w:szCs w:val="26"/>
        </w:rPr>
      </w:pPr>
      <w:r w:rsidDel="00000000" w:rsidR="00000000" w:rsidRPr="00000000">
        <w:rPr>
          <w:sz w:val="26"/>
          <w:szCs w:val="26"/>
          <w:rtl w:val="0"/>
        </w:rPr>
        <w:t xml:space="preserve">## **Titan: The Unyielding Vanguard** </w:t>
      </w:r>
    </w:p>
    <w:p w:rsidR="00000000" w:rsidDel="00000000" w:rsidP="00000000" w:rsidRDefault="00000000" w:rsidRPr="00000000" w14:paraId="000014C2">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4C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4">
      <w:pPr>
        <w:spacing w:line="240" w:lineRule="auto"/>
        <w:ind w:left="729" w:firstLine="0"/>
        <w:jc w:val="both"/>
        <w:rPr>
          <w:sz w:val="26"/>
          <w:szCs w:val="26"/>
        </w:rPr>
      </w:pPr>
      <w:r w:rsidDel="00000000" w:rsidR="00000000" w:rsidRPr="00000000">
        <w:rPr>
          <w:sz w:val="26"/>
          <w:szCs w:val="26"/>
          <w:rtl w:val="0"/>
        </w:rPr>
        <w:t xml:space="preserve">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 </w:t>
      </w:r>
    </w:p>
    <w:p w:rsidR="00000000" w:rsidDel="00000000" w:rsidP="00000000" w:rsidRDefault="00000000" w:rsidRPr="00000000" w14:paraId="000014C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6">
      <w:pPr>
        <w:spacing w:line="240" w:lineRule="auto"/>
        <w:ind w:left="729" w:firstLine="0"/>
        <w:jc w:val="both"/>
        <w:rPr>
          <w:sz w:val="26"/>
          <w:szCs w:val="26"/>
        </w:rPr>
      </w:pPr>
      <w:r w:rsidDel="00000000" w:rsidR="00000000" w:rsidRPr="00000000">
        <w:rPr>
          <w:sz w:val="26"/>
          <w:szCs w:val="26"/>
          <w:rtl w:val="0"/>
        </w:rPr>
        <w:t xml:space="preserve">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 </w:t>
      </w:r>
    </w:p>
    <w:p w:rsidR="00000000" w:rsidDel="00000000" w:rsidP="00000000" w:rsidRDefault="00000000" w:rsidRPr="00000000" w14:paraId="000014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8">
      <w:pPr>
        <w:spacing w:line="240" w:lineRule="auto"/>
        <w:ind w:left="729" w:firstLine="0"/>
        <w:jc w:val="both"/>
        <w:rPr>
          <w:sz w:val="26"/>
          <w:szCs w:val="26"/>
        </w:rPr>
      </w:pPr>
      <w:r w:rsidDel="00000000" w:rsidR="00000000" w:rsidRPr="00000000">
        <w:rPr>
          <w:sz w:val="26"/>
          <w:szCs w:val="26"/>
          <w:rtl w:val="0"/>
        </w:rPr>
        <w:t xml:space="preserve">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 </w:t>
      </w:r>
    </w:p>
    <w:p w:rsidR="00000000" w:rsidDel="00000000" w:rsidP="00000000" w:rsidRDefault="00000000" w:rsidRPr="00000000" w14:paraId="000014C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C">
      <w:pPr>
        <w:spacing w:line="240" w:lineRule="auto"/>
        <w:ind w:left="729" w:firstLine="0"/>
        <w:jc w:val="both"/>
        <w:rPr>
          <w:sz w:val="26"/>
          <w:szCs w:val="26"/>
        </w:rPr>
      </w:pPr>
      <w:r w:rsidDel="00000000" w:rsidR="00000000" w:rsidRPr="00000000">
        <w:rPr>
          <w:sz w:val="26"/>
          <w:szCs w:val="26"/>
          <w:rtl w:val="0"/>
        </w:rPr>
        <w:t xml:space="preserve">### **Core Identity** </w:t>
      </w:r>
    </w:p>
    <w:p w:rsidR="00000000" w:rsidDel="00000000" w:rsidP="00000000" w:rsidRDefault="00000000" w:rsidRPr="00000000" w14:paraId="000014C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CE">
      <w:pPr>
        <w:spacing w:line="240" w:lineRule="auto"/>
        <w:ind w:left="729" w:firstLine="0"/>
        <w:jc w:val="both"/>
        <w:rPr>
          <w:sz w:val="26"/>
          <w:szCs w:val="26"/>
        </w:rPr>
      </w:pPr>
      <w:r w:rsidDel="00000000" w:rsidR="00000000" w:rsidRPr="00000000">
        <w:rPr>
          <w:sz w:val="26"/>
          <w:szCs w:val="26"/>
          <w:rtl w:val="0"/>
        </w:rPr>
        <w:t xml:space="preserve">**Combat Style**: Unmatched in close-range and heavy weapon combat, Titans excel at overpowering enemies with strength, durability, and tactical prowess. </w:t>
      </w:r>
    </w:p>
    <w:p w:rsidR="00000000" w:rsidDel="00000000" w:rsidP="00000000" w:rsidRDefault="00000000" w:rsidRPr="00000000" w14:paraId="000014CF">
      <w:pPr>
        <w:spacing w:line="240" w:lineRule="auto"/>
        <w:ind w:left="729" w:firstLine="0"/>
        <w:jc w:val="both"/>
        <w:rPr>
          <w:sz w:val="26"/>
          <w:szCs w:val="26"/>
        </w:rPr>
      </w:pPr>
      <w:r w:rsidDel="00000000" w:rsidR="00000000" w:rsidRPr="00000000">
        <w:rPr>
          <w:sz w:val="26"/>
          <w:szCs w:val="26"/>
          <w:rtl w:val="0"/>
        </w:rPr>
        <w:t xml:space="preserve">**Role in the Team**: Titans are both tanks and protectors, drawing enemy attention and shielding vulnerable allies while ensuring objectives are met through raw power. </w:t>
      </w:r>
    </w:p>
    <w:p w:rsidR="00000000" w:rsidDel="00000000" w:rsidP="00000000" w:rsidRDefault="00000000" w:rsidRPr="00000000" w14:paraId="000014D0">
      <w:pPr>
        <w:spacing w:line="240" w:lineRule="auto"/>
        <w:ind w:left="729" w:firstLine="0"/>
        <w:jc w:val="both"/>
        <w:rPr>
          <w:sz w:val="26"/>
          <w:szCs w:val="26"/>
        </w:rPr>
      </w:pPr>
      <w:r w:rsidDel="00000000" w:rsidR="00000000" w:rsidRPr="00000000">
        <w:rPr>
          <w:sz w:val="26"/>
          <w:szCs w:val="26"/>
          <w:rtl w:val="0"/>
        </w:rPr>
        <w:t xml:space="preserve">**Philosophy**: Titans often view themselves as the last line of defense against chaos, believing that their sacrifices anchor the survival of the fragile world around them. </w:t>
      </w:r>
    </w:p>
    <w:p w:rsidR="00000000" w:rsidDel="00000000" w:rsidP="00000000" w:rsidRDefault="00000000" w:rsidRPr="00000000" w14:paraId="000014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4">
      <w:pPr>
        <w:spacing w:line="240" w:lineRule="auto"/>
        <w:ind w:left="729" w:firstLine="0"/>
        <w:jc w:val="both"/>
        <w:rPr>
          <w:sz w:val="26"/>
          <w:szCs w:val="26"/>
        </w:rPr>
      </w:pPr>
      <w:r w:rsidDel="00000000" w:rsidR="00000000" w:rsidRPr="00000000">
        <w:rPr>
          <w:sz w:val="26"/>
          <w:szCs w:val="26"/>
          <w:rtl w:val="0"/>
        </w:rPr>
        <w:t xml:space="preserve">### **Associated Attributes** </w:t>
      </w:r>
    </w:p>
    <w:p w:rsidR="00000000" w:rsidDel="00000000" w:rsidP="00000000" w:rsidRDefault="00000000" w:rsidRPr="00000000" w14:paraId="000014D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6">
      <w:pPr>
        <w:spacing w:line="240" w:lineRule="auto"/>
        <w:ind w:left="729" w:firstLine="0"/>
        <w:jc w:val="both"/>
        <w:rPr>
          <w:sz w:val="26"/>
          <w:szCs w:val="26"/>
        </w:rPr>
      </w:pPr>
      <w:r w:rsidDel="00000000" w:rsidR="00000000" w:rsidRPr="00000000">
        <w:rPr>
          <w:sz w:val="26"/>
          <w:szCs w:val="26"/>
          <w:rtl w:val="0"/>
        </w:rPr>
        <w:t xml:space="preserve">**Dominion (+15%)**: The raw strength and endurance of a Titan enable them to stand firm in battle. </w:t>
      </w:r>
    </w:p>
    <w:p w:rsidR="00000000" w:rsidDel="00000000" w:rsidP="00000000" w:rsidRDefault="00000000" w:rsidRPr="00000000" w14:paraId="000014D7">
      <w:pPr>
        <w:spacing w:line="240" w:lineRule="auto"/>
        <w:ind w:left="729" w:firstLine="0"/>
        <w:jc w:val="both"/>
        <w:rPr>
          <w:sz w:val="26"/>
          <w:szCs w:val="26"/>
        </w:rPr>
      </w:pPr>
      <w:r w:rsidDel="00000000" w:rsidR="00000000" w:rsidRPr="00000000">
        <w:rPr>
          <w:sz w:val="26"/>
          <w:szCs w:val="26"/>
          <w:rtl w:val="0"/>
        </w:rPr>
        <w:t xml:space="preserve">**Imperius (+10%)**: Titans inspire and intimidate, leveraging their commanding presence to lead allies and disrupt enemies. </w:t>
      </w:r>
    </w:p>
    <w:p w:rsidR="00000000" w:rsidDel="00000000" w:rsidP="00000000" w:rsidRDefault="00000000" w:rsidRPr="00000000" w14:paraId="000014D8">
      <w:pPr>
        <w:spacing w:line="240" w:lineRule="auto"/>
        <w:ind w:left="729" w:firstLine="0"/>
        <w:jc w:val="both"/>
        <w:rPr>
          <w:sz w:val="26"/>
          <w:szCs w:val="26"/>
        </w:rPr>
      </w:pPr>
      <w:r w:rsidDel="00000000" w:rsidR="00000000" w:rsidRPr="00000000">
        <w:rPr>
          <w:sz w:val="26"/>
          <w:szCs w:val="26"/>
          <w:rtl w:val="0"/>
        </w:rPr>
        <w:t xml:space="preserve">**Excluded Attribute**: Harmonia. Titans are practical and physical, prioritizing survival over emotional or spiritual harmony. </w:t>
      </w:r>
    </w:p>
    <w:p w:rsidR="00000000" w:rsidDel="00000000" w:rsidP="00000000" w:rsidRDefault="00000000" w:rsidRPr="00000000" w14:paraId="000014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B">
      <w:pPr>
        <w:spacing w:line="240" w:lineRule="auto"/>
        <w:ind w:left="729" w:firstLine="0"/>
        <w:jc w:val="both"/>
        <w:rPr>
          <w:sz w:val="26"/>
          <w:szCs w:val="26"/>
        </w:rPr>
      </w:pPr>
      <w:r w:rsidDel="00000000" w:rsidR="00000000" w:rsidRPr="00000000">
        <w:rPr>
          <w:sz w:val="26"/>
          <w:szCs w:val="26"/>
          <w:rtl w:val="0"/>
        </w:rPr>
        <w:t xml:space="preserve">### **Proficiencies** </w:t>
      </w:r>
    </w:p>
    <w:p w:rsidR="00000000" w:rsidDel="00000000" w:rsidP="00000000" w:rsidRDefault="00000000" w:rsidRPr="00000000" w14:paraId="000014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DD">
      <w:pPr>
        <w:spacing w:line="240" w:lineRule="auto"/>
        <w:ind w:left="729" w:firstLine="0"/>
        <w:jc w:val="both"/>
        <w:rPr>
          <w:sz w:val="26"/>
          <w:szCs w:val="26"/>
        </w:rPr>
      </w:pPr>
      <w:r w:rsidDel="00000000" w:rsidR="00000000" w:rsidRPr="00000000">
        <w:rPr>
          <w:sz w:val="26"/>
          <w:szCs w:val="26"/>
          <w:rtl w:val="0"/>
        </w:rPr>
        <w:t xml:space="preserve">**Heavy Weapons (Dominion)**: Mastery of massive, high-impact weaponry designed for suppressive fire and destruction. </w:t>
      </w:r>
    </w:p>
    <w:p w:rsidR="00000000" w:rsidDel="00000000" w:rsidP="00000000" w:rsidRDefault="00000000" w:rsidRPr="00000000" w14:paraId="000014DE">
      <w:pPr>
        <w:spacing w:line="240" w:lineRule="auto"/>
        <w:ind w:left="729" w:firstLine="0"/>
        <w:jc w:val="both"/>
        <w:rPr>
          <w:sz w:val="26"/>
          <w:szCs w:val="26"/>
        </w:rPr>
      </w:pPr>
      <w:r w:rsidDel="00000000" w:rsidR="00000000" w:rsidRPr="00000000">
        <w:rPr>
          <w:sz w:val="26"/>
          <w:szCs w:val="26"/>
          <w:rtl w:val="0"/>
        </w:rPr>
        <w:t xml:space="preserve">**Survival (Dominion)**: Expertise in withstanding harsh environments and enduring physical challenges. </w:t>
      </w:r>
    </w:p>
    <w:p w:rsidR="00000000" w:rsidDel="00000000" w:rsidP="00000000" w:rsidRDefault="00000000" w:rsidRPr="00000000" w14:paraId="000014DF">
      <w:pPr>
        <w:spacing w:line="240" w:lineRule="auto"/>
        <w:ind w:left="729" w:firstLine="0"/>
        <w:jc w:val="both"/>
        <w:rPr>
          <w:sz w:val="26"/>
          <w:szCs w:val="26"/>
        </w:rPr>
      </w:pPr>
      <w:r w:rsidDel="00000000" w:rsidR="00000000" w:rsidRPr="00000000">
        <w:rPr>
          <w:sz w:val="26"/>
          <w:szCs w:val="26"/>
          <w:rtl w:val="0"/>
        </w:rPr>
        <w:t xml:space="preserve">**Defensive Tactics (Dominion)**: Knowledge of shield formations, defensive postures, and holding enemy advances. </w:t>
      </w:r>
    </w:p>
    <w:p w:rsidR="00000000" w:rsidDel="00000000" w:rsidP="00000000" w:rsidRDefault="00000000" w:rsidRPr="00000000" w14:paraId="000014E0">
      <w:pPr>
        <w:spacing w:line="240" w:lineRule="auto"/>
        <w:ind w:left="729" w:firstLine="0"/>
        <w:jc w:val="both"/>
        <w:rPr>
          <w:sz w:val="26"/>
          <w:szCs w:val="26"/>
        </w:rPr>
      </w:pPr>
      <w:r w:rsidDel="00000000" w:rsidR="00000000" w:rsidRPr="00000000">
        <w:rPr>
          <w:sz w:val="26"/>
          <w:szCs w:val="26"/>
          <w:rtl w:val="0"/>
        </w:rPr>
        <w:t xml:space="preserve">**Engineering (Dominion)**: Skill in repairing armor, maintaining weapons, and constructing defensive equipment in the field. </w:t>
      </w:r>
    </w:p>
    <w:p w:rsidR="00000000" w:rsidDel="00000000" w:rsidP="00000000" w:rsidRDefault="00000000" w:rsidRPr="00000000" w14:paraId="000014E1">
      <w:pPr>
        <w:spacing w:line="240" w:lineRule="auto"/>
        <w:ind w:left="729" w:firstLine="0"/>
        <w:jc w:val="both"/>
        <w:rPr>
          <w:sz w:val="26"/>
          <w:szCs w:val="26"/>
        </w:rPr>
      </w:pPr>
      <w:r w:rsidDel="00000000" w:rsidR="00000000" w:rsidRPr="00000000">
        <w:rPr>
          <w:sz w:val="26"/>
          <w:szCs w:val="26"/>
          <w:rtl w:val="0"/>
        </w:rPr>
        <w:t xml:space="preserve">**Intimidation (Imperius)**: The ability to demoralize foes and force them into submission through sheer presence. </w:t>
      </w:r>
    </w:p>
    <w:p w:rsidR="00000000" w:rsidDel="00000000" w:rsidP="00000000" w:rsidRDefault="00000000" w:rsidRPr="00000000" w14:paraId="000014E2">
      <w:pPr>
        <w:spacing w:line="240" w:lineRule="auto"/>
        <w:ind w:left="729" w:firstLine="0"/>
        <w:jc w:val="both"/>
        <w:rPr>
          <w:sz w:val="26"/>
          <w:szCs w:val="26"/>
        </w:rPr>
      </w:pPr>
      <w:r w:rsidDel="00000000" w:rsidR="00000000" w:rsidRPr="00000000">
        <w:rPr>
          <w:sz w:val="26"/>
          <w:szCs w:val="26"/>
          <w:rtl w:val="0"/>
        </w:rPr>
        <w:t xml:space="preserve">**+2 Player-Selected Proficiencies**: Flexibility to tailor the Titan’s skills to the player’s vision. </w:t>
      </w:r>
    </w:p>
    <w:p w:rsidR="00000000" w:rsidDel="00000000" w:rsidP="00000000" w:rsidRDefault="00000000" w:rsidRPr="00000000" w14:paraId="000014E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E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E6">
      <w:pPr>
        <w:spacing w:line="240" w:lineRule="auto"/>
        <w:ind w:left="729" w:firstLine="0"/>
        <w:jc w:val="both"/>
        <w:rPr>
          <w:sz w:val="26"/>
          <w:szCs w:val="26"/>
        </w:rPr>
      </w:pPr>
      <w:r w:rsidDel="00000000" w:rsidR="00000000" w:rsidRPr="00000000">
        <w:rPr>
          <w:sz w:val="26"/>
          <w:szCs w:val="26"/>
          <w:rtl w:val="0"/>
        </w:rPr>
        <w:t xml:space="preserve">### **Paragon Power: Immovable Object** </w:t>
      </w:r>
    </w:p>
    <w:p w:rsidR="00000000" w:rsidDel="00000000" w:rsidP="00000000" w:rsidRDefault="00000000" w:rsidRPr="00000000" w14:paraId="000014E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E8">
      <w:pPr>
        <w:spacing w:line="240" w:lineRule="auto"/>
        <w:ind w:left="729" w:firstLine="0"/>
        <w:jc w:val="both"/>
        <w:rPr>
          <w:sz w:val="26"/>
          <w:szCs w:val="26"/>
        </w:rPr>
      </w:pPr>
      <w:r w:rsidDel="00000000" w:rsidR="00000000" w:rsidRPr="00000000">
        <w:rPr>
          <w:sz w:val="26"/>
          <w:szCs w:val="26"/>
          <w:rtl w:val="0"/>
        </w:rPr>
        <w:t xml:space="preserve">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 </w:t>
      </w:r>
    </w:p>
    <w:p w:rsidR="00000000" w:rsidDel="00000000" w:rsidP="00000000" w:rsidRDefault="00000000" w:rsidRPr="00000000" w14:paraId="000014E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EA">
      <w:pPr>
        <w:spacing w:line="240" w:lineRule="auto"/>
        <w:ind w:left="729" w:firstLine="0"/>
        <w:jc w:val="both"/>
        <w:rPr>
          <w:sz w:val="26"/>
          <w:szCs w:val="26"/>
        </w:rPr>
      </w:pPr>
      <w:r w:rsidDel="00000000" w:rsidR="00000000" w:rsidRPr="00000000">
        <w:rPr>
          <w:sz w:val="26"/>
          <w:szCs w:val="26"/>
          <w:rtl w:val="0"/>
        </w:rPr>
        <w:t xml:space="preserve">**Description**: For 3 rounds, reduce incoming damage by 20% and gain a +10% bonus to Defensive Threshold. The Titan’s presence becomes a rallying point for allies and an unbreakable obstacle for enemies. </w:t>
      </w:r>
    </w:p>
    <w:p w:rsidR="00000000" w:rsidDel="00000000" w:rsidP="00000000" w:rsidRDefault="00000000" w:rsidRPr="00000000" w14:paraId="000014EB">
      <w:pPr>
        <w:spacing w:line="240" w:lineRule="auto"/>
        <w:ind w:left="729" w:firstLine="0"/>
        <w:jc w:val="both"/>
        <w:rPr>
          <w:sz w:val="26"/>
          <w:szCs w:val="26"/>
        </w:rPr>
      </w:pPr>
      <w:r w:rsidDel="00000000" w:rsidR="00000000" w:rsidRPr="00000000">
        <w:rPr>
          <w:sz w:val="26"/>
          <w:szCs w:val="26"/>
          <w:rtl w:val="0"/>
        </w:rPr>
        <w:t xml:space="preserve">**Starting Tier**: Based on Dominion’s modifier die. </w:t>
      </w:r>
    </w:p>
    <w:p w:rsidR="00000000" w:rsidDel="00000000" w:rsidP="00000000" w:rsidRDefault="00000000" w:rsidRPr="00000000" w14:paraId="000014EC">
      <w:pPr>
        <w:spacing w:line="240" w:lineRule="auto"/>
        <w:ind w:left="729" w:firstLine="0"/>
        <w:jc w:val="both"/>
        <w:rPr>
          <w:sz w:val="26"/>
          <w:szCs w:val="26"/>
        </w:rPr>
      </w:pPr>
      <w:sdt>
        <w:sdtPr>
          <w:id w:val="-239258215"/>
          <w:tag w:val="goog_rdk_60"/>
        </w:sdtPr>
        <w:sdtContent>
          <w:r w:rsidDel="00000000" w:rsidR="00000000" w:rsidRPr="00000000">
            <w:rPr>
              <w:rFonts w:ascii="Nova Mono" w:cs="Nova Mono" w:eastAsia="Nova Mono" w:hAnsi="Nova Mono"/>
              <w:sz w:val="26"/>
              <w:szCs w:val="26"/>
              <w:rtl w:val="0"/>
            </w:rPr>
            <w:t xml:space="preserve">Example: Dominion = 65 → Modifier Die = d8 → Tier 2. </w:t>
          </w:r>
        </w:sdtContent>
      </w:sdt>
    </w:p>
    <w:p w:rsidR="00000000" w:rsidDel="00000000" w:rsidP="00000000" w:rsidRDefault="00000000" w:rsidRPr="00000000" w14:paraId="000014E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EE">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4EF">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4F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1">
      <w:pPr>
        <w:spacing w:line="240" w:lineRule="auto"/>
        <w:ind w:left="729" w:firstLine="0"/>
        <w:jc w:val="both"/>
        <w:rPr>
          <w:sz w:val="26"/>
          <w:szCs w:val="26"/>
        </w:rPr>
      </w:pPr>
      <w:r w:rsidDel="00000000" w:rsidR="00000000" w:rsidRPr="00000000">
        <w:rPr>
          <w:sz w:val="26"/>
          <w:szCs w:val="26"/>
          <w:rtl w:val="0"/>
        </w:rPr>
        <w:t xml:space="preserve">| **1**    | Reduce damage by 15%; +5% Defensive Threshold.          </w:t>
      </w:r>
    </w:p>
    <w:p w:rsidR="00000000" w:rsidDel="00000000" w:rsidP="00000000" w:rsidRDefault="00000000" w:rsidRPr="00000000" w14:paraId="000014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3">
      <w:pPr>
        <w:spacing w:line="240" w:lineRule="auto"/>
        <w:ind w:left="729" w:firstLine="0"/>
        <w:jc w:val="both"/>
        <w:rPr>
          <w:sz w:val="26"/>
          <w:szCs w:val="26"/>
        </w:rPr>
      </w:pPr>
      <w:r w:rsidDel="00000000" w:rsidR="00000000" w:rsidRPr="00000000">
        <w:rPr>
          <w:sz w:val="26"/>
          <w:szCs w:val="26"/>
          <w:rtl w:val="0"/>
        </w:rPr>
        <w:t xml:space="preserve">| **2**    | Reduce damage by 20%; +10% Defensive Threshold.        </w:t>
      </w:r>
    </w:p>
    <w:p w:rsidR="00000000" w:rsidDel="00000000" w:rsidP="00000000" w:rsidRDefault="00000000" w:rsidRPr="00000000" w14:paraId="000014F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5">
      <w:pPr>
        <w:spacing w:line="240" w:lineRule="auto"/>
        <w:ind w:left="729" w:firstLine="0"/>
        <w:jc w:val="both"/>
        <w:rPr>
          <w:sz w:val="26"/>
          <w:szCs w:val="26"/>
        </w:rPr>
      </w:pPr>
      <w:r w:rsidDel="00000000" w:rsidR="00000000" w:rsidRPr="00000000">
        <w:rPr>
          <w:sz w:val="26"/>
          <w:szCs w:val="26"/>
          <w:rtl w:val="0"/>
        </w:rPr>
        <w:t xml:space="preserve">| **3**    | Reflect 10% of absorbed damage back at attackers.         </w:t>
      </w:r>
    </w:p>
    <w:p w:rsidR="00000000" w:rsidDel="00000000" w:rsidP="00000000" w:rsidRDefault="00000000" w:rsidRPr="00000000" w14:paraId="000014F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7">
      <w:pPr>
        <w:spacing w:line="240" w:lineRule="auto"/>
        <w:ind w:left="729" w:firstLine="0"/>
        <w:jc w:val="both"/>
        <w:rPr>
          <w:sz w:val="26"/>
          <w:szCs w:val="26"/>
        </w:rPr>
      </w:pPr>
      <w:r w:rsidDel="00000000" w:rsidR="00000000" w:rsidRPr="00000000">
        <w:rPr>
          <w:sz w:val="26"/>
          <w:szCs w:val="26"/>
          <w:rtl w:val="0"/>
        </w:rPr>
        <w:t xml:space="preserve">| **4**    | Extend duration to 5 rounds.                                             | </w:t>
      </w:r>
    </w:p>
    <w:p w:rsidR="00000000" w:rsidDel="00000000" w:rsidP="00000000" w:rsidRDefault="00000000" w:rsidRPr="00000000" w14:paraId="000014F8">
      <w:pPr>
        <w:spacing w:line="240" w:lineRule="auto"/>
        <w:ind w:left="729" w:firstLine="0"/>
        <w:jc w:val="both"/>
        <w:rPr>
          <w:sz w:val="26"/>
          <w:szCs w:val="26"/>
        </w:rPr>
      </w:pPr>
      <w:r w:rsidDel="00000000" w:rsidR="00000000" w:rsidRPr="00000000">
        <w:rPr>
          <w:sz w:val="26"/>
          <w:szCs w:val="26"/>
          <w:rtl w:val="0"/>
        </w:rPr>
        <w:t xml:space="preserve">| **5**    | Allies within 10 meters gain half the benefit (10% reduction, +5% DT).   | </w:t>
      </w:r>
    </w:p>
    <w:p w:rsidR="00000000" w:rsidDel="00000000" w:rsidP="00000000" w:rsidRDefault="00000000" w:rsidRPr="00000000" w14:paraId="000014F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B">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4F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4FD">
      <w:pPr>
        <w:spacing w:line="240" w:lineRule="auto"/>
        <w:ind w:left="729" w:firstLine="0"/>
        <w:jc w:val="both"/>
        <w:rPr>
          <w:sz w:val="26"/>
          <w:szCs w:val="26"/>
        </w:rPr>
      </w:pPr>
      <w:r w:rsidDel="00000000" w:rsidR="00000000" w:rsidRPr="00000000">
        <w:rPr>
          <w:sz w:val="26"/>
          <w:szCs w:val="26"/>
          <w:rtl w:val="0"/>
        </w:rPr>
        <w:t xml:space="preserve">**Heavy Combat Armor**: Reinforced with advanced alloy plating, this armor grants +15% to Defensive Threshold and reduces damage from AoE attacks. </w:t>
      </w:r>
    </w:p>
    <w:p w:rsidR="00000000" w:rsidDel="00000000" w:rsidP="00000000" w:rsidRDefault="00000000" w:rsidRPr="00000000" w14:paraId="000014FE">
      <w:pPr>
        <w:spacing w:line="240" w:lineRule="auto"/>
        <w:ind w:left="729" w:firstLine="0"/>
        <w:jc w:val="both"/>
        <w:rPr>
          <w:sz w:val="26"/>
          <w:szCs w:val="26"/>
        </w:rPr>
      </w:pPr>
      <w:r w:rsidDel="00000000" w:rsidR="00000000" w:rsidRPr="00000000">
        <w:rPr>
          <w:sz w:val="26"/>
          <w:szCs w:val="26"/>
          <w:rtl w:val="0"/>
        </w:rPr>
        <w:t xml:space="preserve">**Energy Rifle or Heavy Blaster**: High-impact ranged weaponry capable of suppressive fire or single-target devastation. </w:t>
      </w:r>
    </w:p>
    <w:p w:rsidR="00000000" w:rsidDel="00000000" w:rsidP="00000000" w:rsidRDefault="00000000" w:rsidRPr="00000000" w14:paraId="000014FF">
      <w:pPr>
        <w:spacing w:line="240" w:lineRule="auto"/>
        <w:ind w:left="729" w:firstLine="0"/>
        <w:jc w:val="both"/>
        <w:rPr>
          <w:sz w:val="26"/>
          <w:szCs w:val="26"/>
        </w:rPr>
      </w:pPr>
      <w:r w:rsidDel="00000000" w:rsidR="00000000" w:rsidRPr="00000000">
        <w:rPr>
          <w:sz w:val="26"/>
          <w:szCs w:val="26"/>
          <w:rtl w:val="0"/>
        </w:rPr>
        <w:t xml:space="preserve">**Reinforced Shield Generator**: Projects a protective barrier, granting temporary resistance to explosives or energy-based attacks. </w:t>
      </w:r>
    </w:p>
    <w:p w:rsidR="00000000" w:rsidDel="00000000" w:rsidP="00000000" w:rsidRDefault="00000000" w:rsidRPr="00000000" w14:paraId="00001500">
      <w:pPr>
        <w:spacing w:line="240" w:lineRule="auto"/>
        <w:ind w:left="729" w:firstLine="0"/>
        <w:jc w:val="both"/>
        <w:rPr>
          <w:sz w:val="26"/>
          <w:szCs w:val="26"/>
        </w:rPr>
      </w:pPr>
      <w:r w:rsidDel="00000000" w:rsidR="00000000" w:rsidRPr="00000000">
        <w:rPr>
          <w:sz w:val="26"/>
          <w:szCs w:val="26"/>
          <w:rtl w:val="0"/>
        </w:rPr>
        <w:t xml:space="preserve">**Field Repair Kit**: Essential for restoring damaged armor or weapons during prolonged engagements. </w:t>
      </w:r>
    </w:p>
    <w:p w:rsidR="00000000" w:rsidDel="00000000" w:rsidP="00000000" w:rsidRDefault="00000000" w:rsidRPr="00000000" w14:paraId="0000150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0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0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04">
      <w:pPr>
        <w:spacing w:line="240" w:lineRule="auto"/>
        <w:ind w:left="729" w:firstLine="0"/>
        <w:jc w:val="both"/>
        <w:rPr>
          <w:sz w:val="26"/>
          <w:szCs w:val="26"/>
        </w:rPr>
      </w:pPr>
      <w:r w:rsidDel="00000000" w:rsidR="00000000" w:rsidRPr="00000000">
        <w:rPr>
          <w:sz w:val="26"/>
          <w:szCs w:val="26"/>
          <w:rtl w:val="0"/>
        </w:rPr>
        <w:t xml:space="preserve">### **Titan Level Progression Table** </w:t>
      </w:r>
    </w:p>
    <w:p w:rsidR="00000000" w:rsidDel="00000000" w:rsidP="00000000" w:rsidRDefault="00000000" w:rsidRPr="00000000" w14:paraId="0000150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06">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507">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5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09">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50A">
      <w:pPr>
        <w:spacing w:line="240" w:lineRule="auto"/>
        <w:ind w:left="729" w:firstLine="0"/>
        <w:jc w:val="both"/>
        <w:rPr>
          <w:sz w:val="26"/>
          <w:szCs w:val="26"/>
        </w:rPr>
      </w:pPr>
      <w:r w:rsidDel="00000000" w:rsidR="00000000" w:rsidRPr="00000000">
        <w:rPr>
          <w:sz w:val="26"/>
          <w:szCs w:val="26"/>
          <w:rtl w:val="0"/>
        </w:rPr>
        <w:t xml:space="preserve">-----------------------------------------|------------------------------------------------------------------------------------------------------------| | **1**     | —                          | 5 Core, 2 Player Choice   | </w:t>
      </w:r>
    </w:p>
    <w:p w:rsidR="00000000" w:rsidDel="00000000" w:rsidP="00000000" w:rsidRDefault="00000000" w:rsidRPr="00000000" w14:paraId="0000150B">
      <w:pPr>
        <w:spacing w:line="240" w:lineRule="auto"/>
        <w:ind w:left="729" w:firstLine="0"/>
        <w:jc w:val="both"/>
        <w:rPr>
          <w:sz w:val="26"/>
          <w:szCs w:val="26"/>
        </w:rPr>
      </w:pPr>
      <w:r w:rsidDel="00000000" w:rsidR="00000000" w:rsidRPr="00000000">
        <w:rPr>
          <w:sz w:val="26"/>
          <w:szCs w:val="26"/>
          <w:rtl w:val="0"/>
        </w:rPr>
        <w:t xml:space="preserve">"Immovable Object" (Tier 2)                    | **Heavy Weapons Training**: Ignore movement penalties when wielding heavy </w:t>
      </w:r>
    </w:p>
    <w:p w:rsidR="00000000" w:rsidDel="00000000" w:rsidP="00000000" w:rsidRDefault="00000000" w:rsidRPr="00000000" w14:paraId="0000150C">
      <w:pPr>
        <w:spacing w:line="240" w:lineRule="auto"/>
        <w:ind w:left="729" w:firstLine="0"/>
        <w:jc w:val="both"/>
        <w:rPr>
          <w:sz w:val="26"/>
          <w:szCs w:val="26"/>
        </w:rPr>
      </w:pPr>
      <w:r w:rsidDel="00000000" w:rsidR="00000000" w:rsidRPr="00000000">
        <w:rPr>
          <w:sz w:val="26"/>
          <w:szCs w:val="26"/>
          <w:rtl w:val="0"/>
        </w:rPr>
        <w:t xml:space="preserve">weapons.                          | </w:t>
      </w:r>
    </w:p>
    <w:p w:rsidR="00000000" w:rsidDel="00000000" w:rsidP="00000000" w:rsidRDefault="00000000" w:rsidRPr="00000000" w14:paraId="0000150D">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50E">
      <w:pPr>
        <w:spacing w:line="240" w:lineRule="auto"/>
        <w:ind w:left="729" w:firstLine="0"/>
        <w:jc w:val="both"/>
        <w:rPr>
          <w:sz w:val="26"/>
          <w:szCs w:val="26"/>
        </w:rPr>
      </w:pPr>
      <w:r w:rsidDel="00000000" w:rsidR="00000000" w:rsidRPr="00000000">
        <w:rPr>
          <w:sz w:val="26"/>
          <w:szCs w:val="26"/>
          <w:rtl w:val="0"/>
        </w:rPr>
        <w:t xml:space="preserve">Power Enhancement (Tier 3 for "Immovable Object") | </w:t>
      </w:r>
    </w:p>
    <w:p w:rsidR="00000000" w:rsidDel="00000000" w:rsidP="00000000" w:rsidRDefault="00000000" w:rsidRPr="00000000" w14:paraId="0000150F">
      <w:pPr>
        <w:spacing w:line="240" w:lineRule="auto"/>
        <w:ind w:left="729" w:firstLine="0"/>
        <w:jc w:val="both"/>
        <w:rPr>
          <w:sz w:val="26"/>
          <w:szCs w:val="26"/>
        </w:rPr>
      </w:pPr>
      <w:r w:rsidDel="00000000" w:rsidR="00000000" w:rsidRPr="00000000">
        <w:rPr>
          <w:sz w:val="26"/>
          <w:szCs w:val="26"/>
          <w:rtl w:val="0"/>
        </w:rPr>
        <w:t xml:space="preserve">**Hardened Armor**: Gain +5% resistance to physical attacks.         </w:t>
      </w:r>
    </w:p>
    <w:p w:rsidR="00000000" w:rsidDel="00000000" w:rsidP="00000000" w:rsidRDefault="00000000" w:rsidRPr="00000000" w14:paraId="0000151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11">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512">
      <w:pPr>
        <w:spacing w:line="240" w:lineRule="auto"/>
        <w:ind w:left="729" w:firstLine="0"/>
        <w:jc w:val="both"/>
        <w:rPr>
          <w:sz w:val="26"/>
          <w:szCs w:val="26"/>
        </w:rPr>
      </w:pPr>
      <w:r w:rsidDel="00000000" w:rsidR="00000000" w:rsidRPr="00000000">
        <w:rPr>
          <w:sz w:val="26"/>
          <w:szCs w:val="26"/>
          <w:rtl w:val="0"/>
        </w:rPr>
        <w:t xml:space="preserve">New Power: "Bulwark Strike" (Tier 1)      | **Bulwark Strike**: Slam the ground, dealing AoE damage and reducing enemy </w:t>
      </w:r>
    </w:p>
    <w:p w:rsidR="00000000" w:rsidDel="00000000" w:rsidP="00000000" w:rsidRDefault="00000000" w:rsidRPr="00000000" w14:paraId="00001513">
      <w:pPr>
        <w:spacing w:line="240" w:lineRule="auto"/>
        <w:ind w:left="729" w:firstLine="0"/>
        <w:jc w:val="both"/>
        <w:rPr>
          <w:sz w:val="26"/>
          <w:szCs w:val="26"/>
        </w:rPr>
      </w:pPr>
      <w:r w:rsidDel="00000000" w:rsidR="00000000" w:rsidRPr="00000000">
        <w:rPr>
          <w:sz w:val="26"/>
          <w:szCs w:val="26"/>
          <w:rtl w:val="0"/>
        </w:rPr>
        <w:t xml:space="preserve">mobility by 10%.                 | </w:t>
      </w:r>
    </w:p>
    <w:p w:rsidR="00000000" w:rsidDel="00000000" w:rsidP="00000000" w:rsidRDefault="00000000" w:rsidRPr="00000000" w14:paraId="00001514">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515">
      <w:pPr>
        <w:spacing w:line="240" w:lineRule="auto"/>
        <w:ind w:left="729" w:firstLine="0"/>
        <w:jc w:val="both"/>
        <w:rPr>
          <w:sz w:val="26"/>
          <w:szCs w:val="26"/>
        </w:rPr>
      </w:pPr>
      <w:r w:rsidDel="00000000" w:rsidR="00000000" w:rsidRPr="00000000">
        <w:rPr>
          <w:sz w:val="26"/>
          <w:szCs w:val="26"/>
          <w:rtl w:val="0"/>
        </w:rPr>
        <w:t xml:space="preserve">Power Enhancement (Tier 4 for "Immovable Object") | **Overwatch**: Gain +10% accuracy when targeting enemies </w:t>
      </w:r>
    </w:p>
    <w:p w:rsidR="00000000" w:rsidDel="00000000" w:rsidP="00000000" w:rsidRDefault="00000000" w:rsidRPr="00000000" w14:paraId="00001516">
      <w:pPr>
        <w:spacing w:line="240" w:lineRule="auto"/>
        <w:ind w:left="729" w:firstLine="0"/>
        <w:jc w:val="both"/>
        <w:rPr>
          <w:sz w:val="26"/>
          <w:szCs w:val="26"/>
        </w:rPr>
      </w:pPr>
      <w:r w:rsidDel="00000000" w:rsidR="00000000" w:rsidRPr="00000000">
        <w:rPr>
          <w:sz w:val="26"/>
          <w:szCs w:val="26"/>
          <w:rtl w:val="0"/>
        </w:rPr>
        <w:t xml:space="preserve">attacking allies.                                  | </w:t>
      </w:r>
    </w:p>
    <w:p w:rsidR="00000000" w:rsidDel="00000000" w:rsidP="00000000" w:rsidRDefault="00000000" w:rsidRPr="00000000" w14:paraId="00001517">
      <w:pPr>
        <w:spacing w:line="240" w:lineRule="auto"/>
        <w:ind w:left="729" w:firstLine="0"/>
        <w:jc w:val="both"/>
        <w:rPr>
          <w:sz w:val="26"/>
          <w:szCs w:val="26"/>
        </w:rPr>
      </w:pPr>
      <w:r w:rsidDel="00000000" w:rsidR="00000000" w:rsidRPr="00000000">
        <w:rPr>
          <w:sz w:val="26"/>
          <w:szCs w:val="26"/>
          <w:rtl w:val="0"/>
        </w:rPr>
        <w:t xml:space="preserve">| **5**     | Roll for 1 Attribute       | —                         | Gain New Power: "Earthshatter" (Tier 1)        | **Earthshatter**: A devastating melee attack bypassing 20% of enemy armor.                 </w:t>
      </w:r>
    </w:p>
    <w:p w:rsidR="00000000" w:rsidDel="00000000" w:rsidP="00000000" w:rsidRDefault="00000000" w:rsidRPr="00000000" w14:paraId="0000151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19">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51A">
      <w:pPr>
        <w:spacing w:line="240" w:lineRule="auto"/>
        <w:ind w:left="729" w:firstLine="0"/>
        <w:jc w:val="both"/>
        <w:rPr>
          <w:sz w:val="26"/>
          <w:szCs w:val="26"/>
        </w:rPr>
      </w:pPr>
      <w:r w:rsidDel="00000000" w:rsidR="00000000" w:rsidRPr="00000000">
        <w:rPr>
          <w:sz w:val="26"/>
          <w:szCs w:val="26"/>
          <w:rtl w:val="0"/>
        </w:rPr>
        <w:t xml:space="preserve">Power Enhancement (Tier 5 for "Immovable Object") | **Tank Mastery**: Regenerate 5% HP per round when below 50% </w:t>
      </w:r>
    </w:p>
    <w:p w:rsidR="00000000" w:rsidDel="00000000" w:rsidP="00000000" w:rsidRDefault="00000000" w:rsidRPr="00000000" w14:paraId="0000151B">
      <w:pPr>
        <w:spacing w:line="240" w:lineRule="auto"/>
        <w:ind w:left="729" w:firstLine="0"/>
        <w:jc w:val="both"/>
        <w:rPr>
          <w:sz w:val="26"/>
          <w:szCs w:val="26"/>
        </w:rPr>
      </w:pPr>
      <w:r w:rsidDel="00000000" w:rsidR="00000000" w:rsidRPr="00000000">
        <w:rPr>
          <w:sz w:val="26"/>
          <w:szCs w:val="26"/>
          <w:rtl w:val="0"/>
        </w:rPr>
        <w:t xml:space="preserve">health.                                         | </w:t>
      </w:r>
    </w:p>
    <w:p w:rsidR="00000000" w:rsidDel="00000000" w:rsidP="00000000" w:rsidRDefault="00000000" w:rsidRPr="00000000" w14:paraId="0000151C">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51D">
      <w:pPr>
        <w:spacing w:line="240" w:lineRule="auto"/>
        <w:ind w:left="729" w:firstLine="0"/>
        <w:jc w:val="both"/>
        <w:rPr>
          <w:sz w:val="26"/>
          <w:szCs w:val="26"/>
        </w:rPr>
      </w:pPr>
      <w:r w:rsidDel="00000000" w:rsidR="00000000" w:rsidRPr="00000000">
        <w:rPr>
          <w:sz w:val="26"/>
          <w:szCs w:val="26"/>
          <w:rtl w:val="0"/>
        </w:rPr>
        <w:t xml:space="preserve">New Power: "Iron Wall" (Tier 1)           | **Iron Wall**: Prevent knockback effects and halve explosive damage for 3 rounds.              </w:t>
      </w:r>
    </w:p>
    <w:p w:rsidR="00000000" w:rsidDel="00000000" w:rsidP="00000000" w:rsidRDefault="00000000" w:rsidRPr="00000000" w14:paraId="0000151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1F">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520">
      <w:pPr>
        <w:spacing w:line="240" w:lineRule="auto"/>
        <w:ind w:left="729" w:firstLine="0"/>
        <w:jc w:val="both"/>
        <w:rPr>
          <w:sz w:val="26"/>
          <w:szCs w:val="26"/>
        </w:rPr>
      </w:pPr>
      <w:r w:rsidDel="00000000" w:rsidR="00000000" w:rsidRPr="00000000">
        <w:rPr>
          <w:sz w:val="26"/>
          <w:szCs w:val="26"/>
          <w:rtl w:val="0"/>
        </w:rPr>
        <w:t xml:space="preserve">Power Enhancement (Tier 2 for "Iron Wall")     | **Battle </w:t>
      </w:r>
    </w:p>
    <w:p w:rsidR="00000000" w:rsidDel="00000000" w:rsidP="00000000" w:rsidRDefault="00000000" w:rsidRPr="00000000" w14:paraId="00001521">
      <w:pPr>
        <w:spacing w:line="240" w:lineRule="auto"/>
        <w:ind w:left="729" w:firstLine="0"/>
        <w:jc w:val="both"/>
        <w:rPr>
          <w:sz w:val="26"/>
          <w:szCs w:val="26"/>
        </w:rPr>
      </w:pPr>
      <w:r w:rsidDel="00000000" w:rsidR="00000000" w:rsidRPr="00000000">
        <w:rPr>
          <w:sz w:val="26"/>
          <w:szCs w:val="26"/>
          <w:rtl w:val="0"/>
        </w:rPr>
        <w:t xml:space="preserve">Hardened**: Immune to fear and morale penalties.                          </w:t>
      </w:r>
    </w:p>
    <w:p w:rsidR="00000000" w:rsidDel="00000000" w:rsidP="00000000" w:rsidRDefault="00000000" w:rsidRPr="00000000" w14:paraId="0000152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23">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524">
      <w:pPr>
        <w:spacing w:line="240" w:lineRule="auto"/>
        <w:ind w:left="729" w:firstLine="0"/>
        <w:jc w:val="both"/>
        <w:rPr>
          <w:sz w:val="26"/>
          <w:szCs w:val="26"/>
        </w:rPr>
      </w:pPr>
      <w:r w:rsidDel="00000000" w:rsidR="00000000" w:rsidRPr="00000000">
        <w:rPr>
          <w:sz w:val="26"/>
          <w:szCs w:val="26"/>
          <w:rtl w:val="0"/>
        </w:rPr>
        <w:t xml:space="preserve">New Power: "Juggernaut Charge" (Tier 1)   | **Juggernaut Charge**: Move through enemies, dealing AoE damage and </w:t>
      </w:r>
    </w:p>
    <w:p w:rsidR="00000000" w:rsidDel="00000000" w:rsidP="00000000" w:rsidRDefault="00000000" w:rsidRPr="00000000" w14:paraId="00001525">
      <w:pPr>
        <w:spacing w:line="240" w:lineRule="auto"/>
        <w:ind w:left="729" w:firstLine="0"/>
        <w:jc w:val="both"/>
        <w:rPr>
          <w:sz w:val="26"/>
          <w:szCs w:val="26"/>
        </w:rPr>
      </w:pPr>
      <w:r w:rsidDel="00000000" w:rsidR="00000000" w:rsidRPr="00000000">
        <w:rPr>
          <w:sz w:val="26"/>
          <w:szCs w:val="26"/>
          <w:rtl w:val="0"/>
        </w:rPr>
        <w:t xml:space="preserve">scattering foes.                        | </w:t>
      </w:r>
    </w:p>
    <w:p w:rsidR="00000000" w:rsidDel="00000000" w:rsidP="00000000" w:rsidRDefault="00000000" w:rsidRPr="00000000" w14:paraId="00001526">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527">
      <w:pPr>
        <w:spacing w:line="240" w:lineRule="auto"/>
        <w:ind w:left="729" w:firstLine="0"/>
        <w:jc w:val="both"/>
        <w:rPr>
          <w:sz w:val="26"/>
          <w:szCs w:val="26"/>
        </w:rPr>
      </w:pPr>
      <w:r w:rsidDel="00000000" w:rsidR="00000000" w:rsidRPr="00000000">
        <w:rPr>
          <w:sz w:val="26"/>
          <w:szCs w:val="26"/>
          <w:rtl w:val="0"/>
        </w:rPr>
        <w:t xml:space="preserve">Power Enhancement (Tier 3 for "Juggernaut Charge") | **Area Denial**: Enemies within 10 meters of you suffer a -10% </w:t>
      </w:r>
    </w:p>
    <w:p w:rsidR="00000000" w:rsidDel="00000000" w:rsidP="00000000" w:rsidRDefault="00000000" w:rsidRPr="00000000" w14:paraId="00001528">
      <w:pPr>
        <w:spacing w:line="240" w:lineRule="auto"/>
        <w:ind w:left="729" w:firstLine="0"/>
        <w:jc w:val="both"/>
        <w:rPr>
          <w:sz w:val="26"/>
          <w:szCs w:val="26"/>
        </w:rPr>
      </w:pPr>
      <w:r w:rsidDel="00000000" w:rsidR="00000000" w:rsidRPr="00000000">
        <w:rPr>
          <w:sz w:val="26"/>
          <w:szCs w:val="26"/>
          <w:rtl w:val="0"/>
        </w:rPr>
        <w:t xml:space="preserve">penalty to attack rolls.                     | </w:t>
      </w:r>
    </w:p>
    <w:p w:rsidR="00000000" w:rsidDel="00000000" w:rsidP="00000000" w:rsidRDefault="00000000" w:rsidRPr="00000000" w14:paraId="00001529">
      <w:pPr>
        <w:spacing w:line="240" w:lineRule="auto"/>
        <w:ind w:left="729" w:firstLine="0"/>
        <w:jc w:val="both"/>
        <w:rPr>
          <w:sz w:val="26"/>
          <w:szCs w:val="26"/>
        </w:rPr>
      </w:pPr>
      <w:r w:rsidDel="00000000" w:rsidR="00000000" w:rsidRPr="00000000">
        <w:rPr>
          <w:sz w:val="26"/>
          <w:szCs w:val="26"/>
          <w:rtl w:val="0"/>
        </w:rPr>
        <w:t xml:space="preserve">| **11**    | Roll for 1 Attribute       | —                         | Gain New Power: "Titan’s Wrath" (Tier 1)       | **Titan’s Wrath**: Triple weapon damage to a single target, ignoring armor.                           </w:t>
      </w:r>
    </w:p>
    <w:p w:rsidR="00000000" w:rsidDel="00000000" w:rsidP="00000000" w:rsidRDefault="00000000" w:rsidRPr="00000000" w14:paraId="0000152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2B">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52C">
      <w:pPr>
        <w:spacing w:line="240" w:lineRule="auto"/>
        <w:ind w:left="729" w:firstLine="0"/>
        <w:jc w:val="both"/>
        <w:rPr>
          <w:sz w:val="26"/>
          <w:szCs w:val="26"/>
        </w:rPr>
      </w:pPr>
      <w:r w:rsidDel="00000000" w:rsidR="00000000" w:rsidRPr="00000000">
        <w:rPr>
          <w:sz w:val="26"/>
          <w:szCs w:val="26"/>
          <w:rtl w:val="0"/>
        </w:rPr>
        <w:t xml:space="preserve">Power Enhancement (Tier 2 for "Titan’s Wrath") | **Enhanced Repairs**: Halve the time needed to repair armor or weapons.        </w:t>
      </w:r>
    </w:p>
    <w:p w:rsidR="00000000" w:rsidDel="00000000" w:rsidP="00000000" w:rsidRDefault="00000000" w:rsidRPr="00000000" w14:paraId="0000152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2E">
      <w:pPr>
        <w:spacing w:line="240" w:lineRule="auto"/>
        <w:ind w:left="729" w:firstLine="0"/>
        <w:jc w:val="both"/>
        <w:rPr>
          <w:sz w:val="26"/>
          <w:szCs w:val="26"/>
        </w:rPr>
      </w:pPr>
      <w:r w:rsidDel="00000000" w:rsidR="00000000" w:rsidRPr="00000000">
        <w:rPr>
          <w:sz w:val="26"/>
          <w:szCs w:val="26"/>
          <w:rtl w:val="0"/>
        </w:rPr>
        <w:t xml:space="preserve">| **13**    | Roll for 1 Attribute       | —                         | Gain New Power: "Final Bastion" (Tier 1)       | **Final Bastion**: </w:t>
      </w:r>
    </w:p>
    <w:p w:rsidR="00000000" w:rsidDel="00000000" w:rsidP="00000000" w:rsidRDefault="00000000" w:rsidRPr="00000000" w14:paraId="0000152F">
      <w:pPr>
        <w:spacing w:line="240" w:lineRule="auto"/>
        <w:ind w:left="729" w:firstLine="0"/>
        <w:jc w:val="both"/>
        <w:rPr>
          <w:sz w:val="26"/>
          <w:szCs w:val="26"/>
        </w:rPr>
      </w:pPr>
      <w:r w:rsidDel="00000000" w:rsidR="00000000" w:rsidRPr="00000000">
        <w:rPr>
          <w:sz w:val="26"/>
          <w:szCs w:val="26"/>
          <w:rtl w:val="0"/>
        </w:rPr>
        <w:t xml:space="preserve">Immune to critical hits and status effects for 5 rounds.                    </w:t>
      </w:r>
    </w:p>
    <w:p w:rsidR="00000000" w:rsidDel="00000000" w:rsidP="00000000" w:rsidRDefault="00000000" w:rsidRPr="00000000" w14:paraId="000015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1">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532">
      <w:pPr>
        <w:spacing w:line="240" w:lineRule="auto"/>
        <w:ind w:left="729" w:firstLine="0"/>
        <w:jc w:val="both"/>
        <w:rPr>
          <w:sz w:val="26"/>
          <w:szCs w:val="26"/>
        </w:rPr>
      </w:pPr>
      <w:r w:rsidDel="00000000" w:rsidR="00000000" w:rsidRPr="00000000">
        <w:rPr>
          <w:sz w:val="26"/>
          <w:szCs w:val="26"/>
          <w:rtl w:val="0"/>
        </w:rPr>
        <w:t xml:space="preserve">Power Enhancement (Tier 3 for "Final Bastion") | **Shielded Advance**: Gain +5% movement speed when using shields.            </w:t>
      </w:r>
    </w:p>
    <w:p w:rsidR="00000000" w:rsidDel="00000000" w:rsidP="00000000" w:rsidRDefault="00000000" w:rsidRPr="00000000" w14:paraId="000015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4">
      <w:pPr>
        <w:spacing w:line="240" w:lineRule="auto"/>
        <w:ind w:left="729" w:firstLine="0"/>
        <w:jc w:val="both"/>
        <w:rPr>
          <w:sz w:val="26"/>
          <w:szCs w:val="26"/>
        </w:rPr>
      </w:pPr>
      <w:r w:rsidDel="00000000" w:rsidR="00000000" w:rsidRPr="00000000">
        <w:rPr>
          <w:sz w:val="26"/>
          <w:szCs w:val="26"/>
          <w:rtl w:val="0"/>
        </w:rPr>
        <w:t xml:space="preserve">| **15**    | Roll for 1 Attribute       | —                         | Power Enhancement (Tier 4 for "Final Bastion") | **Legendary Titan**: Allies within 20 meters gain +5% Defensive Threshold and resistance to environmental effects. | </w:t>
      </w:r>
    </w:p>
    <w:p w:rsidR="00000000" w:rsidDel="00000000" w:rsidP="00000000" w:rsidRDefault="00000000" w:rsidRPr="00000000" w14:paraId="000015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8">
      <w:pPr>
        <w:spacing w:line="240" w:lineRule="auto"/>
        <w:ind w:left="729" w:firstLine="0"/>
        <w:jc w:val="both"/>
        <w:rPr>
          <w:sz w:val="26"/>
          <w:szCs w:val="26"/>
        </w:rPr>
      </w:pPr>
      <w:r w:rsidDel="00000000" w:rsidR="00000000" w:rsidRPr="00000000">
        <w:rPr>
          <w:sz w:val="26"/>
          <w:szCs w:val="26"/>
          <w:rtl w:val="0"/>
        </w:rPr>
        <w:t xml:space="preserve">### **Integrated Mechanics and Rules** </w:t>
      </w:r>
    </w:p>
    <w:p w:rsidR="00000000" w:rsidDel="00000000" w:rsidP="00000000" w:rsidRDefault="00000000" w:rsidRPr="00000000" w14:paraId="000015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A">
      <w:pPr>
        <w:spacing w:line="240" w:lineRule="auto"/>
        <w:ind w:left="729" w:firstLine="0"/>
        <w:jc w:val="both"/>
        <w:rPr>
          <w:sz w:val="26"/>
          <w:szCs w:val="26"/>
        </w:rPr>
      </w:pPr>
      <w:r w:rsidDel="00000000" w:rsidR="00000000" w:rsidRPr="00000000">
        <w:rPr>
          <w:sz w:val="26"/>
          <w:szCs w:val="26"/>
          <w:rtl w:val="0"/>
        </w:rPr>
        <w:t xml:space="preserve">**Proficiency Rolls**:   </w:t>
      </w:r>
    </w:p>
    <w:p w:rsidR="00000000" w:rsidDel="00000000" w:rsidP="00000000" w:rsidRDefault="00000000" w:rsidRPr="00000000" w14:paraId="0000153B">
      <w:pPr>
        <w:spacing w:line="240" w:lineRule="auto"/>
        <w:ind w:left="729" w:firstLine="0"/>
        <w:jc w:val="both"/>
        <w:rPr>
          <w:sz w:val="26"/>
          <w:szCs w:val="26"/>
        </w:rPr>
      </w:pPr>
      <w:r w:rsidDel="00000000" w:rsidR="00000000" w:rsidRPr="00000000">
        <w:rPr>
          <w:sz w:val="26"/>
          <w:szCs w:val="26"/>
          <w:rtl w:val="0"/>
        </w:rPr>
        <w:t xml:space="preserve">   At even levels, Titans may roll **1d100** against their current proficiency to improve it. A success adds the roll of the associated attribute’s modifier die (e.g., Dominion = d8). </w:t>
      </w:r>
    </w:p>
    <w:p w:rsidR="00000000" w:rsidDel="00000000" w:rsidP="00000000" w:rsidRDefault="00000000" w:rsidRPr="00000000" w14:paraId="000015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3D">
      <w:pPr>
        <w:spacing w:line="240" w:lineRule="auto"/>
        <w:ind w:left="729" w:firstLine="0"/>
        <w:jc w:val="both"/>
        <w:rPr>
          <w:sz w:val="26"/>
          <w:szCs w:val="26"/>
        </w:rPr>
      </w:pPr>
      <w:r w:rsidDel="00000000" w:rsidR="00000000" w:rsidRPr="00000000">
        <w:rPr>
          <w:sz w:val="26"/>
          <w:szCs w:val="26"/>
          <w:rtl w:val="0"/>
        </w:rPr>
        <w:t xml:space="preserve">**Attribute Rolls**:   </w:t>
      </w:r>
    </w:p>
    <w:p w:rsidR="00000000" w:rsidDel="00000000" w:rsidP="00000000" w:rsidRDefault="00000000" w:rsidRPr="00000000" w14:paraId="0000153E">
      <w:pPr>
        <w:spacing w:line="240" w:lineRule="auto"/>
        <w:ind w:left="729" w:firstLine="0"/>
        <w:jc w:val="both"/>
        <w:rPr>
          <w:sz w:val="26"/>
          <w:szCs w:val="26"/>
        </w:rPr>
      </w:pPr>
      <w:r w:rsidDel="00000000" w:rsidR="00000000" w:rsidRPr="00000000">
        <w:rPr>
          <w:sz w:val="26"/>
          <w:szCs w:val="26"/>
          <w:rtl w:val="0"/>
        </w:rPr>
        <w:t xml:space="preserve">   At odd levels, roll **1d100** against your attribute. On success, roll the modifier die and add the result. </w:t>
      </w:r>
    </w:p>
    <w:p w:rsidR="00000000" w:rsidDel="00000000" w:rsidP="00000000" w:rsidRDefault="00000000" w:rsidRPr="00000000" w14:paraId="000015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40">
      <w:pPr>
        <w:spacing w:line="240" w:lineRule="auto"/>
        <w:ind w:left="729" w:firstLine="0"/>
        <w:jc w:val="both"/>
        <w:rPr>
          <w:sz w:val="26"/>
          <w:szCs w:val="26"/>
        </w:rPr>
      </w:pPr>
      <w:r w:rsidDel="00000000" w:rsidR="00000000" w:rsidRPr="00000000">
        <w:rPr>
          <w:sz w:val="26"/>
          <w:szCs w:val="26"/>
          <w:rtl w:val="0"/>
        </w:rPr>
        <w:t xml:space="preserve">**Paragon Power Scaling**:   </w:t>
      </w:r>
    </w:p>
    <w:p w:rsidR="00000000" w:rsidDel="00000000" w:rsidP="00000000" w:rsidRDefault="00000000" w:rsidRPr="00000000" w14:paraId="00001541">
      <w:pPr>
        <w:spacing w:line="240" w:lineRule="auto"/>
        <w:ind w:left="729" w:firstLine="0"/>
        <w:jc w:val="both"/>
        <w:rPr>
          <w:sz w:val="26"/>
          <w:szCs w:val="26"/>
        </w:rPr>
      </w:pPr>
      <w:r w:rsidDel="00000000" w:rsidR="00000000" w:rsidRPr="00000000">
        <w:rPr>
          <w:sz w:val="26"/>
          <w:szCs w:val="26"/>
          <w:rtl w:val="0"/>
        </w:rPr>
        <w:t xml:space="preserve">   Every even level upgrades an existing Paragon Power, enhancing its tiered effects and adding new mechanics. </w:t>
      </w:r>
    </w:p>
    <w:p w:rsidR="00000000" w:rsidDel="00000000" w:rsidP="00000000" w:rsidRDefault="00000000" w:rsidRPr="00000000" w14:paraId="0000154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43">
      <w:pPr>
        <w:spacing w:line="240" w:lineRule="auto"/>
        <w:ind w:left="729" w:firstLine="0"/>
        <w:jc w:val="both"/>
        <w:rPr>
          <w:sz w:val="26"/>
          <w:szCs w:val="26"/>
        </w:rPr>
      </w:pPr>
      <w:r w:rsidDel="00000000" w:rsidR="00000000" w:rsidRPr="00000000">
        <w:rPr>
          <w:sz w:val="26"/>
          <w:szCs w:val="26"/>
          <w:rtl w:val="0"/>
        </w:rPr>
        <w:t xml:space="preserve">**Environmental Impact**:   </w:t>
      </w:r>
    </w:p>
    <w:p w:rsidR="00000000" w:rsidDel="00000000" w:rsidP="00000000" w:rsidRDefault="00000000" w:rsidRPr="00000000" w14:paraId="00001544">
      <w:pPr>
        <w:spacing w:line="240" w:lineRule="auto"/>
        <w:ind w:left="729" w:firstLine="0"/>
        <w:jc w:val="both"/>
        <w:rPr>
          <w:sz w:val="26"/>
          <w:szCs w:val="26"/>
        </w:rPr>
      </w:pPr>
      <w:r w:rsidDel="00000000" w:rsidR="00000000" w:rsidRPr="00000000">
        <w:rPr>
          <w:sz w:val="26"/>
          <w:szCs w:val="26"/>
          <w:rtl w:val="0"/>
        </w:rPr>
        <w:t xml:space="preserve">   Titans gain bonuses in hostile environments, such as reducing damage from hazardous terrain or void exposure by 10%. </w:t>
      </w:r>
    </w:p>
    <w:p w:rsidR="00000000" w:rsidDel="00000000" w:rsidP="00000000" w:rsidRDefault="00000000" w:rsidRPr="00000000" w14:paraId="000015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4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4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48">
      <w:pPr>
        <w:spacing w:line="240" w:lineRule="auto"/>
        <w:ind w:left="729" w:firstLine="0"/>
        <w:jc w:val="both"/>
        <w:rPr>
          <w:sz w:val="26"/>
          <w:szCs w:val="26"/>
        </w:rPr>
      </w:pPr>
      <w:r w:rsidDel="00000000" w:rsidR="00000000" w:rsidRPr="00000000">
        <w:rPr>
          <w:sz w:val="26"/>
          <w:szCs w:val="26"/>
          <w:rtl w:val="0"/>
        </w:rPr>
        <w:t xml:space="preserve">Understood! I’ll now ensure that **each class is fully detailed** following the **Titan class template**, including: </w:t>
      </w:r>
    </w:p>
    <w:p w:rsidR="00000000" w:rsidDel="00000000" w:rsidP="00000000" w:rsidRDefault="00000000" w:rsidRPr="00000000" w14:paraId="0000154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4A">
      <w:pPr>
        <w:spacing w:line="240" w:lineRule="auto"/>
        <w:ind w:left="729" w:firstLine="0"/>
        <w:jc w:val="both"/>
        <w:rPr>
          <w:sz w:val="26"/>
          <w:szCs w:val="26"/>
        </w:rPr>
      </w:pPr>
      <w:r w:rsidDel="00000000" w:rsidR="00000000" w:rsidRPr="00000000">
        <w:rPr>
          <w:sz w:val="26"/>
          <w:szCs w:val="26"/>
          <w:rtl w:val="0"/>
        </w:rPr>
        <w:t xml:space="preserve">**Expanded thematic descriptions** emphasizing narrative depth and worldbuilding. </w:t>
      </w:r>
    </w:p>
    <w:p w:rsidR="00000000" w:rsidDel="00000000" w:rsidP="00000000" w:rsidRDefault="00000000" w:rsidRPr="00000000" w14:paraId="0000154B">
      <w:pPr>
        <w:spacing w:line="240" w:lineRule="auto"/>
        <w:ind w:left="729" w:firstLine="0"/>
        <w:jc w:val="both"/>
        <w:rPr>
          <w:sz w:val="26"/>
          <w:szCs w:val="26"/>
        </w:rPr>
      </w:pPr>
      <w:r w:rsidDel="00000000" w:rsidR="00000000" w:rsidRPr="00000000">
        <w:rPr>
          <w:sz w:val="26"/>
          <w:szCs w:val="26"/>
          <w:rtl w:val="0"/>
        </w:rPr>
        <w:t xml:space="preserve">**Core proficiencies and player-selected proficiencies**. </w:t>
      </w:r>
    </w:p>
    <w:p w:rsidR="00000000" w:rsidDel="00000000" w:rsidP="00000000" w:rsidRDefault="00000000" w:rsidRPr="00000000" w14:paraId="0000154C">
      <w:pPr>
        <w:spacing w:line="240" w:lineRule="auto"/>
        <w:ind w:left="729" w:firstLine="0"/>
        <w:jc w:val="both"/>
        <w:rPr>
          <w:sz w:val="26"/>
          <w:szCs w:val="26"/>
        </w:rPr>
      </w:pPr>
      <w:r w:rsidDel="00000000" w:rsidR="00000000" w:rsidRPr="00000000">
        <w:rPr>
          <w:sz w:val="26"/>
          <w:szCs w:val="26"/>
          <w:rtl w:val="0"/>
        </w:rPr>
        <w:t xml:space="preserve">**Fully detailed progression tables**, including Paragon Power tier scaling and class-specific abilities. </w:t>
      </w:r>
    </w:p>
    <w:p w:rsidR="00000000" w:rsidDel="00000000" w:rsidP="00000000" w:rsidRDefault="00000000" w:rsidRPr="00000000" w14:paraId="0000154D">
      <w:pPr>
        <w:spacing w:line="240" w:lineRule="auto"/>
        <w:ind w:left="729" w:firstLine="0"/>
        <w:jc w:val="both"/>
        <w:rPr>
          <w:sz w:val="26"/>
          <w:szCs w:val="26"/>
        </w:rPr>
      </w:pPr>
      <w:r w:rsidDel="00000000" w:rsidR="00000000" w:rsidRPr="00000000">
        <w:rPr>
          <w:sz w:val="26"/>
          <w:szCs w:val="26"/>
          <w:rtl w:val="0"/>
        </w:rPr>
        <w:t xml:space="preserve">**Mechanics integrated at every level**, showcasing dice rules and gameplay nuances. </w:t>
      </w:r>
    </w:p>
    <w:p w:rsidR="00000000" w:rsidDel="00000000" w:rsidP="00000000" w:rsidRDefault="00000000" w:rsidRPr="00000000" w14:paraId="0000154E">
      <w:pPr>
        <w:spacing w:line="240" w:lineRule="auto"/>
        <w:ind w:left="729" w:firstLine="0"/>
        <w:jc w:val="both"/>
        <w:rPr>
          <w:sz w:val="26"/>
          <w:szCs w:val="26"/>
        </w:rPr>
      </w:pPr>
      <w:r w:rsidDel="00000000" w:rsidR="00000000" w:rsidRPr="00000000">
        <w:rPr>
          <w:sz w:val="26"/>
          <w:szCs w:val="26"/>
          <w:rtl w:val="0"/>
        </w:rPr>
        <w:t xml:space="preserve">**Level 15 progression**, ensuring thematic and mechanical depth throughout. </w:t>
      </w:r>
    </w:p>
    <w:p w:rsidR="00000000" w:rsidDel="00000000" w:rsidP="00000000" w:rsidRDefault="00000000" w:rsidRPr="00000000" w14:paraId="000015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0">
      <w:pPr>
        <w:spacing w:line="240" w:lineRule="auto"/>
        <w:ind w:left="729" w:firstLine="0"/>
        <w:jc w:val="both"/>
        <w:rPr>
          <w:sz w:val="26"/>
          <w:szCs w:val="26"/>
        </w:rPr>
      </w:pPr>
      <w:r w:rsidDel="00000000" w:rsidR="00000000" w:rsidRPr="00000000">
        <w:rPr>
          <w:sz w:val="26"/>
          <w:szCs w:val="26"/>
          <w:rtl w:val="0"/>
        </w:rPr>
        <w:t xml:space="preserve">I’ll begin by rewriting **three martial classes** in the correct format. Each will include a **level progression table** and detailed integration of rules. </w:t>
      </w:r>
    </w:p>
    <w:p w:rsidR="00000000" w:rsidDel="00000000" w:rsidP="00000000" w:rsidRDefault="00000000" w:rsidRPr="00000000" w14:paraId="000015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4">
      <w:pPr>
        <w:spacing w:line="240" w:lineRule="auto"/>
        <w:ind w:left="729" w:firstLine="0"/>
        <w:jc w:val="both"/>
        <w:rPr>
          <w:sz w:val="26"/>
          <w:szCs w:val="26"/>
        </w:rPr>
      </w:pPr>
      <w:r w:rsidDel="00000000" w:rsidR="00000000" w:rsidRPr="00000000">
        <w:rPr>
          <w:sz w:val="26"/>
          <w:szCs w:val="26"/>
          <w:rtl w:val="0"/>
        </w:rPr>
        <w:t xml:space="preserve">## **1. Vanguard (Battlefield Commander)** </w:t>
      </w:r>
    </w:p>
    <w:p w:rsidR="00000000" w:rsidDel="00000000" w:rsidP="00000000" w:rsidRDefault="00000000" w:rsidRPr="00000000" w14:paraId="0000155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8">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559">
      <w:pPr>
        <w:spacing w:line="240" w:lineRule="auto"/>
        <w:ind w:left="729" w:firstLine="0"/>
        <w:jc w:val="both"/>
        <w:rPr>
          <w:sz w:val="26"/>
          <w:szCs w:val="26"/>
        </w:rPr>
      </w:pPr>
      <w:r w:rsidDel="00000000" w:rsidR="00000000" w:rsidRPr="00000000">
        <w:rPr>
          <w:sz w:val="26"/>
          <w:szCs w:val="26"/>
          <w:rtl w:val="0"/>
        </w:rPr>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 </w:t>
      </w:r>
    </w:p>
    <w:p w:rsidR="00000000" w:rsidDel="00000000" w:rsidP="00000000" w:rsidRDefault="00000000" w:rsidRPr="00000000" w14:paraId="000015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B">
      <w:pPr>
        <w:spacing w:line="240" w:lineRule="auto"/>
        <w:ind w:left="729" w:firstLine="0"/>
        <w:jc w:val="both"/>
        <w:rPr>
          <w:sz w:val="26"/>
          <w:szCs w:val="26"/>
        </w:rPr>
      </w:pPr>
      <w:r w:rsidDel="00000000" w:rsidR="00000000" w:rsidRPr="00000000">
        <w:rPr>
          <w:sz w:val="26"/>
          <w:szCs w:val="26"/>
          <w:rtl w:val="0"/>
        </w:rPr>
        <w:t xml:space="preserve">Vanguards are not just fighters—they are strategists, uniting their team through calculated decisions and protective instincts. Their ability to inspire courage and ensure the survival of their allies places them at the forefront of any battle. </w:t>
      </w:r>
    </w:p>
    <w:p w:rsidR="00000000" w:rsidDel="00000000" w:rsidP="00000000" w:rsidRDefault="00000000" w:rsidRPr="00000000" w14:paraId="0000155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5F">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560">
      <w:pPr>
        <w:spacing w:line="240" w:lineRule="auto"/>
        <w:ind w:left="729" w:firstLine="0"/>
        <w:jc w:val="both"/>
        <w:rPr>
          <w:sz w:val="26"/>
          <w:szCs w:val="26"/>
        </w:rPr>
      </w:pPr>
      <w:r w:rsidDel="00000000" w:rsidR="00000000" w:rsidRPr="00000000">
        <w:rPr>
          <w:sz w:val="26"/>
          <w:szCs w:val="26"/>
          <w:rtl w:val="0"/>
        </w:rPr>
        <w:t xml:space="preserve">**Dominion (+15%)**: Physical strength and fortitude form the foundation of the Vanguard's combat prowess. </w:t>
      </w:r>
    </w:p>
    <w:p w:rsidR="00000000" w:rsidDel="00000000" w:rsidP="00000000" w:rsidRDefault="00000000" w:rsidRPr="00000000" w14:paraId="00001561">
      <w:pPr>
        <w:spacing w:line="240" w:lineRule="auto"/>
        <w:ind w:left="729" w:firstLine="0"/>
        <w:jc w:val="both"/>
        <w:rPr>
          <w:sz w:val="26"/>
          <w:szCs w:val="26"/>
        </w:rPr>
      </w:pPr>
      <w:r w:rsidDel="00000000" w:rsidR="00000000" w:rsidRPr="00000000">
        <w:rPr>
          <w:sz w:val="26"/>
          <w:szCs w:val="26"/>
          <w:rtl w:val="0"/>
        </w:rPr>
        <w:t xml:space="preserve">**Imperius (+10%)**: Their commanding presence enables them to lead effectively and demoralize enemies. </w:t>
      </w:r>
    </w:p>
    <w:p w:rsidR="00000000" w:rsidDel="00000000" w:rsidP="00000000" w:rsidRDefault="00000000" w:rsidRPr="00000000" w14:paraId="00001562">
      <w:pPr>
        <w:spacing w:line="240" w:lineRule="auto"/>
        <w:ind w:left="729" w:firstLine="0"/>
        <w:jc w:val="both"/>
        <w:rPr>
          <w:sz w:val="26"/>
          <w:szCs w:val="26"/>
        </w:rPr>
      </w:pPr>
      <w:r w:rsidDel="00000000" w:rsidR="00000000" w:rsidRPr="00000000">
        <w:rPr>
          <w:sz w:val="26"/>
          <w:szCs w:val="26"/>
          <w:rtl w:val="0"/>
        </w:rPr>
        <w:t xml:space="preserve">**Excluded Attribute**: Gnosis. Vanguards rely on practical tactics rather than psionic manipulation. </w:t>
      </w:r>
    </w:p>
    <w:p w:rsidR="00000000" w:rsidDel="00000000" w:rsidP="00000000" w:rsidRDefault="00000000" w:rsidRPr="00000000" w14:paraId="0000156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66">
      <w:pPr>
        <w:spacing w:line="240" w:lineRule="auto"/>
        <w:ind w:left="729" w:firstLine="0"/>
        <w:jc w:val="both"/>
        <w:rPr>
          <w:sz w:val="26"/>
          <w:szCs w:val="26"/>
        </w:rPr>
      </w:pPr>
      <w:r w:rsidDel="00000000" w:rsidR="00000000" w:rsidRPr="00000000">
        <w:rPr>
          <w:sz w:val="26"/>
          <w:szCs w:val="26"/>
          <w:rtl w:val="0"/>
        </w:rPr>
        <w:t xml:space="preserve">### **Core Proficiencies**</w:t>
      </w:r>
    </w:p>
    <w:p w:rsidR="00000000" w:rsidDel="00000000" w:rsidP="00000000" w:rsidRDefault="00000000" w:rsidRPr="00000000" w14:paraId="00001567">
      <w:pPr>
        <w:spacing w:line="240" w:lineRule="auto"/>
        <w:ind w:left="729" w:firstLine="0"/>
        <w:jc w:val="both"/>
        <w:rPr>
          <w:sz w:val="26"/>
          <w:szCs w:val="26"/>
        </w:rPr>
      </w:pPr>
      <w:r w:rsidDel="00000000" w:rsidR="00000000" w:rsidRPr="00000000">
        <w:rPr>
          <w:sz w:val="26"/>
          <w:szCs w:val="26"/>
          <w:rtl w:val="0"/>
        </w:rPr>
        <w:t xml:space="preserve">**Heavy Weapons (Dominion)**: Expertise in using massive weapons to control the battlefield. </w:t>
      </w:r>
    </w:p>
    <w:p w:rsidR="00000000" w:rsidDel="00000000" w:rsidP="00000000" w:rsidRDefault="00000000" w:rsidRPr="00000000" w14:paraId="00001568">
      <w:pPr>
        <w:spacing w:line="240" w:lineRule="auto"/>
        <w:ind w:left="729" w:firstLine="0"/>
        <w:jc w:val="both"/>
        <w:rPr>
          <w:sz w:val="26"/>
          <w:szCs w:val="26"/>
        </w:rPr>
      </w:pPr>
      <w:r w:rsidDel="00000000" w:rsidR="00000000" w:rsidRPr="00000000">
        <w:rPr>
          <w:sz w:val="26"/>
          <w:szCs w:val="26"/>
          <w:rtl w:val="0"/>
        </w:rPr>
        <w:t xml:space="preserve">**Leadership (Imperius)**: The ability to inspire and coordinate allies effectively. </w:t>
      </w:r>
    </w:p>
    <w:p w:rsidR="00000000" w:rsidDel="00000000" w:rsidP="00000000" w:rsidRDefault="00000000" w:rsidRPr="00000000" w14:paraId="00001569">
      <w:pPr>
        <w:spacing w:line="240" w:lineRule="auto"/>
        <w:ind w:left="729" w:firstLine="0"/>
        <w:jc w:val="both"/>
        <w:rPr>
          <w:sz w:val="26"/>
          <w:szCs w:val="26"/>
        </w:rPr>
      </w:pPr>
      <w:r w:rsidDel="00000000" w:rsidR="00000000" w:rsidRPr="00000000">
        <w:rPr>
          <w:sz w:val="26"/>
          <w:szCs w:val="26"/>
          <w:rtl w:val="0"/>
        </w:rPr>
        <w:t xml:space="preserve">**Weapon Tactics (Imperius)**: Strategic mastery of weaponry to maximize efficiency in combat. </w:t>
      </w:r>
    </w:p>
    <w:p w:rsidR="00000000" w:rsidDel="00000000" w:rsidP="00000000" w:rsidRDefault="00000000" w:rsidRPr="00000000" w14:paraId="0000156A">
      <w:pPr>
        <w:spacing w:line="240" w:lineRule="auto"/>
        <w:ind w:left="729" w:firstLine="0"/>
        <w:jc w:val="both"/>
        <w:rPr>
          <w:sz w:val="26"/>
          <w:szCs w:val="26"/>
        </w:rPr>
      </w:pPr>
      <w:r w:rsidDel="00000000" w:rsidR="00000000" w:rsidRPr="00000000">
        <w:rPr>
          <w:sz w:val="26"/>
          <w:szCs w:val="26"/>
          <w:rtl w:val="0"/>
        </w:rPr>
        <w:t xml:space="preserve">**Defensive Tactics (Dominion)**: Expertise in shielding allies and holding positions. </w:t>
      </w:r>
    </w:p>
    <w:p w:rsidR="00000000" w:rsidDel="00000000" w:rsidP="00000000" w:rsidRDefault="00000000" w:rsidRPr="00000000" w14:paraId="0000156B">
      <w:pPr>
        <w:spacing w:line="240" w:lineRule="auto"/>
        <w:ind w:left="729" w:firstLine="0"/>
        <w:jc w:val="both"/>
        <w:rPr>
          <w:sz w:val="26"/>
          <w:szCs w:val="26"/>
        </w:rPr>
      </w:pPr>
      <w:r w:rsidDel="00000000" w:rsidR="00000000" w:rsidRPr="00000000">
        <w:rPr>
          <w:sz w:val="26"/>
          <w:szCs w:val="26"/>
          <w:rtl w:val="0"/>
        </w:rPr>
        <w:t xml:space="preserve">**Survival (Dominion)**: Endurance and adaptability in harsh environments. </w:t>
      </w:r>
    </w:p>
    <w:p w:rsidR="00000000" w:rsidDel="00000000" w:rsidP="00000000" w:rsidRDefault="00000000" w:rsidRPr="00000000" w14:paraId="0000156C">
      <w:pPr>
        <w:spacing w:line="240" w:lineRule="auto"/>
        <w:ind w:left="729" w:firstLine="0"/>
        <w:jc w:val="both"/>
        <w:rPr>
          <w:sz w:val="26"/>
          <w:szCs w:val="26"/>
        </w:rPr>
      </w:pPr>
      <w:r w:rsidDel="00000000" w:rsidR="00000000" w:rsidRPr="00000000">
        <w:rPr>
          <w:sz w:val="26"/>
          <w:szCs w:val="26"/>
          <w:rtl w:val="0"/>
        </w:rPr>
        <w:t xml:space="preserve">**+2 Player-Selected Proficiencies**: Flexible options to customize the Vanguard. </w:t>
      </w:r>
    </w:p>
    <w:p w:rsidR="00000000" w:rsidDel="00000000" w:rsidP="00000000" w:rsidRDefault="00000000" w:rsidRPr="00000000" w14:paraId="000015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6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70">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571">
      <w:pPr>
        <w:spacing w:line="240" w:lineRule="auto"/>
        <w:ind w:left="729" w:firstLine="0"/>
        <w:jc w:val="both"/>
        <w:rPr>
          <w:sz w:val="26"/>
          <w:szCs w:val="26"/>
        </w:rPr>
      </w:pPr>
      <w:r w:rsidDel="00000000" w:rsidR="00000000" w:rsidRPr="00000000">
        <w:rPr>
          <w:sz w:val="26"/>
          <w:szCs w:val="26"/>
          <w:rtl w:val="0"/>
        </w:rPr>
        <w:t xml:space="preserve">**"Shield of Unity"**   </w:t>
      </w:r>
    </w:p>
    <w:p w:rsidR="00000000" w:rsidDel="00000000" w:rsidP="00000000" w:rsidRDefault="00000000" w:rsidRPr="00000000" w14:paraId="00001572">
      <w:pPr>
        <w:spacing w:line="240" w:lineRule="auto"/>
        <w:ind w:left="729" w:firstLine="0"/>
        <w:jc w:val="both"/>
        <w:rPr>
          <w:sz w:val="26"/>
          <w:szCs w:val="26"/>
        </w:rPr>
      </w:pPr>
      <w:r w:rsidDel="00000000" w:rsidR="00000000" w:rsidRPr="00000000">
        <w:rPr>
          <w:sz w:val="26"/>
          <w:szCs w:val="26"/>
          <w:rtl w:val="0"/>
        </w:rPr>
        <w:t xml:space="preserve">The Vanguard channels their presence into an aura of protection, granting allies within 15 meters a +10% bonus to Defensive Threshold for 2 rounds. This power exemplifies the Vanguard’s ability to safeguard their team. </w:t>
      </w:r>
    </w:p>
    <w:p w:rsidR="00000000" w:rsidDel="00000000" w:rsidP="00000000" w:rsidRDefault="00000000" w:rsidRPr="00000000" w14:paraId="0000157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74">
      <w:pPr>
        <w:spacing w:line="240" w:lineRule="auto"/>
        <w:ind w:left="729" w:firstLine="0"/>
        <w:jc w:val="both"/>
        <w:rPr>
          <w:sz w:val="26"/>
          <w:szCs w:val="26"/>
        </w:rPr>
      </w:pPr>
      <w:r w:rsidDel="00000000" w:rsidR="00000000" w:rsidRPr="00000000">
        <w:rPr>
          <w:sz w:val="26"/>
          <w:szCs w:val="26"/>
          <w:rtl w:val="0"/>
        </w:rPr>
        <w:t xml:space="preserve">**Starting Tier**: Based on Dominion’s modifier die. </w:t>
      </w:r>
    </w:p>
    <w:p w:rsidR="00000000" w:rsidDel="00000000" w:rsidP="00000000" w:rsidRDefault="00000000" w:rsidRPr="00000000" w14:paraId="00001575">
      <w:pPr>
        <w:spacing w:line="240" w:lineRule="auto"/>
        <w:ind w:left="729" w:firstLine="0"/>
        <w:jc w:val="both"/>
        <w:rPr>
          <w:sz w:val="26"/>
          <w:szCs w:val="26"/>
        </w:rPr>
      </w:pPr>
      <w:sdt>
        <w:sdtPr>
          <w:id w:val="302118058"/>
          <w:tag w:val="goog_rdk_61"/>
        </w:sdtPr>
        <w:sdtContent>
          <w:r w:rsidDel="00000000" w:rsidR="00000000" w:rsidRPr="00000000">
            <w:rPr>
              <w:rFonts w:ascii="Nova Mono" w:cs="Nova Mono" w:eastAsia="Nova Mono" w:hAnsi="Nova Mono"/>
              <w:sz w:val="26"/>
              <w:szCs w:val="26"/>
              <w:rtl w:val="0"/>
            </w:rPr>
            <w:t xml:space="preserve">Example: Dominion = 70 → Modifier Die = d10 → Tier 2. #### **Scaling Table**</w:t>
          </w:r>
        </w:sdtContent>
      </w:sdt>
    </w:p>
    <w:p w:rsidR="00000000" w:rsidDel="00000000" w:rsidP="00000000" w:rsidRDefault="00000000" w:rsidRPr="00000000" w14:paraId="00001576">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57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78">
      <w:pPr>
        <w:spacing w:line="240" w:lineRule="auto"/>
        <w:ind w:left="729" w:firstLine="0"/>
        <w:jc w:val="both"/>
        <w:rPr>
          <w:sz w:val="26"/>
          <w:szCs w:val="26"/>
        </w:rPr>
      </w:pPr>
      <w:r w:rsidDel="00000000" w:rsidR="00000000" w:rsidRPr="00000000">
        <w:rPr>
          <w:sz w:val="26"/>
          <w:szCs w:val="26"/>
          <w:rtl w:val="0"/>
        </w:rPr>
        <w:t xml:space="preserve">| **1**    | Grant +5% Defensive Threshold to allies within 10 meters for 1 round.    | </w:t>
      </w:r>
    </w:p>
    <w:p w:rsidR="00000000" w:rsidDel="00000000" w:rsidP="00000000" w:rsidRDefault="00000000" w:rsidRPr="00000000" w14:paraId="00001579">
      <w:pPr>
        <w:spacing w:line="240" w:lineRule="auto"/>
        <w:ind w:left="729" w:firstLine="0"/>
        <w:jc w:val="both"/>
        <w:rPr>
          <w:sz w:val="26"/>
          <w:szCs w:val="26"/>
        </w:rPr>
      </w:pPr>
      <w:r w:rsidDel="00000000" w:rsidR="00000000" w:rsidRPr="00000000">
        <w:rPr>
          <w:sz w:val="26"/>
          <w:szCs w:val="26"/>
          <w:rtl w:val="0"/>
        </w:rPr>
        <w:t xml:space="preserve">| **2**    | Increase bonus to +10% and extend range to 15 </w:t>
      </w:r>
    </w:p>
    <w:p w:rsidR="00000000" w:rsidDel="00000000" w:rsidP="00000000" w:rsidRDefault="00000000" w:rsidRPr="00000000" w14:paraId="0000157A">
      <w:pPr>
        <w:spacing w:line="240" w:lineRule="auto"/>
        <w:ind w:left="729" w:firstLine="0"/>
        <w:jc w:val="both"/>
        <w:rPr>
          <w:sz w:val="26"/>
          <w:szCs w:val="26"/>
        </w:rPr>
      </w:pPr>
      <w:r w:rsidDel="00000000" w:rsidR="00000000" w:rsidRPr="00000000">
        <w:rPr>
          <w:sz w:val="26"/>
          <w:szCs w:val="26"/>
          <w:rtl w:val="0"/>
        </w:rPr>
        <w:t xml:space="preserve">meters.                    | </w:t>
      </w:r>
    </w:p>
    <w:p w:rsidR="00000000" w:rsidDel="00000000" w:rsidP="00000000" w:rsidRDefault="00000000" w:rsidRPr="00000000" w14:paraId="0000157B">
      <w:pPr>
        <w:spacing w:line="240" w:lineRule="auto"/>
        <w:ind w:left="729" w:firstLine="0"/>
        <w:jc w:val="both"/>
        <w:rPr>
          <w:sz w:val="26"/>
          <w:szCs w:val="26"/>
        </w:rPr>
      </w:pPr>
      <w:r w:rsidDel="00000000" w:rsidR="00000000" w:rsidRPr="00000000">
        <w:rPr>
          <w:sz w:val="26"/>
          <w:szCs w:val="26"/>
          <w:rtl w:val="0"/>
        </w:rPr>
        <w:t xml:space="preserve">| **3**    | Allies gain immunity to fear and morale penalties while within range.    | </w:t>
      </w:r>
    </w:p>
    <w:p w:rsidR="00000000" w:rsidDel="00000000" w:rsidP="00000000" w:rsidRDefault="00000000" w:rsidRPr="00000000" w14:paraId="0000157C">
      <w:pPr>
        <w:spacing w:line="240" w:lineRule="auto"/>
        <w:ind w:left="729" w:firstLine="0"/>
        <w:jc w:val="both"/>
        <w:rPr>
          <w:sz w:val="26"/>
          <w:szCs w:val="26"/>
        </w:rPr>
      </w:pPr>
      <w:r w:rsidDel="00000000" w:rsidR="00000000" w:rsidRPr="00000000">
        <w:rPr>
          <w:sz w:val="26"/>
          <w:szCs w:val="26"/>
          <w:rtl w:val="0"/>
        </w:rPr>
        <w:t xml:space="preserve">| **4**    | Extend duration to 3 rounds.                                             | </w:t>
      </w:r>
    </w:p>
    <w:p w:rsidR="00000000" w:rsidDel="00000000" w:rsidP="00000000" w:rsidRDefault="00000000" w:rsidRPr="00000000" w14:paraId="0000157D">
      <w:pPr>
        <w:spacing w:line="240" w:lineRule="auto"/>
        <w:ind w:left="729" w:firstLine="0"/>
        <w:jc w:val="both"/>
        <w:rPr>
          <w:sz w:val="26"/>
          <w:szCs w:val="26"/>
        </w:rPr>
      </w:pPr>
      <w:r w:rsidDel="00000000" w:rsidR="00000000" w:rsidRPr="00000000">
        <w:rPr>
          <w:sz w:val="26"/>
          <w:szCs w:val="26"/>
          <w:rtl w:val="0"/>
        </w:rPr>
        <w:t xml:space="preserve">| **5**    | Allies also reflect 5% of damage received back at attackers.             | </w:t>
      </w:r>
    </w:p>
    <w:p w:rsidR="00000000" w:rsidDel="00000000" w:rsidP="00000000" w:rsidRDefault="00000000" w:rsidRPr="00000000" w14:paraId="0000157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7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1">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582">
      <w:pPr>
        <w:spacing w:line="240" w:lineRule="auto"/>
        <w:ind w:left="729" w:firstLine="0"/>
        <w:jc w:val="both"/>
        <w:rPr>
          <w:sz w:val="26"/>
          <w:szCs w:val="26"/>
        </w:rPr>
      </w:pPr>
      <w:r w:rsidDel="00000000" w:rsidR="00000000" w:rsidRPr="00000000">
        <w:rPr>
          <w:sz w:val="26"/>
          <w:szCs w:val="26"/>
          <w:rtl w:val="0"/>
        </w:rPr>
        <w:t xml:space="preserve">**Reinforced Combat Armor**: +15% Defensive Threshold. </w:t>
      </w:r>
    </w:p>
    <w:p w:rsidR="00000000" w:rsidDel="00000000" w:rsidP="00000000" w:rsidRDefault="00000000" w:rsidRPr="00000000" w14:paraId="00001583">
      <w:pPr>
        <w:spacing w:line="240" w:lineRule="auto"/>
        <w:ind w:left="729" w:firstLine="0"/>
        <w:jc w:val="both"/>
        <w:rPr>
          <w:sz w:val="26"/>
          <w:szCs w:val="26"/>
        </w:rPr>
      </w:pPr>
      <w:r w:rsidDel="00000000" w:rsidR="00000000" w:rsidRPr="00000000">
        <w:rPr>
          <w:sz w:val="26"/>
          <w:szCs w:val="26"/>
          <w:rtl w:val="0"/>
        </w:rPr>
        <w:t xml:space="preserve">**Energy Rifle or Longsword**: Versatile weapons for mid-range or melee combat. </w:t>
      </w:r>
    </w:p>
    <w:p w:rsidR="00000000" w:rsidDel="00000000" w:rsidP="00000000" w:rsidRDefault="00000000" w:rsidRPr="00000000" w14:paraId="00001584">
      <w:pPr>
        <w:spacing w:line="240" w:lineRule="auto"/>
        <w:ind w:left="729" w:firstLine="0"/>
        <w:jc w:val="both"/>
        <w:rPr>
          <w:sz w:val="26"/>
          <w:szCs w:val="26"/>
        </w:rPr>
      </w:pPr>
      <w:r w:rsidDel="00000000" w:rsidR="00000000" w:rsidRPr="00000000">
        <w:rPr>
          <w:sz w:val="26"/>
          <w:szCs w:val="26"/>
          <w:rtl w:val="0"/>
        </w:rPr>
        <w:t xml:space="preserve">**Tactical Command Device**: Enhances communication and provides battlefield analysis. </w:t>
      </w:r>
    </w:p>
    <w:p w:rsidR="00000000" w:rsidDel="00000000" w:rsidP="00000000" w:rsidRDefault="00000000" w:rsidRPr="00000000" w14:paraId="00001585">
      <w:pPr>
        <w:spacing w:line="240" w:lineRule="auto"/>
        <w:ind w:left="729" w:firstLine="0"/>
        <w:jc w:val="both"/>
        <w:rPr>
          <w:sz w:val="26"/>
          <w:szCs w:val="26"/>
        </w:rPr>
      </w:pPr>
      <w:r w:rsidDel="00000000" w:rsidR="00000000" w:rsidRPr="00000000">
        <w:rPr>
          <w:sz w:val="26"/>
          <w:szCs w:val="26"/>
          <w:rtl w:val="0"/>
        </w:rPr>
        <w:t xml:space="preserve">**Emergency Ration Kit**: Allows the Vanguard to restore 10% HP to an ally once per session. </w:t>
      </w:r>
    </w:p>
    <w:p w:rsidR="00000000" w:rsidDel="00000000" w:rsidP="00000000" w:rsidRDefault="00000000" w:rsidRPr="00000000" w14:paraId="0000158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9">
      <w:pPr>
        <w:spacing w:line="240" w:lineRule="auto"/>
        <w:ind w:left="729" w:firstLine="0"/>
        <w:jc w:val="both"/>
        <w:rPr>
          <w:sz w:val="26"/>
          <w:szCs w:val="26"/>
        </w:rPr>
      </w:pPr>
      <w:r w:rsidDel="00000000" w:rsidR="00000000" w:rsidRPr="00000000">
        <w:rPr>
          <w:sz w:val="26"/>
          <w:szCs w:val="26"/>
          <w:rtl w:val="0"/>
        </w:rPr>
        <w:t xml:space="preserve">### **Vanguard Level Progression Table** </w:t>
      </w:r>
    </w:p>
    <w:p w:rsidR="00000000" w:rsidDel="00000000" w:rsidP="00000000" w:rsidRDefault="00000000" w:rsidRPr="00000000" w14:paraId="0000158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B">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58C">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58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8E">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58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90">
      <w:pPr>
        <w:spacing w:line="240" w:lineRule="auto"/>
        <w:ind w:left="729" w:firstLine="0"/>
        <w:jc w:val="both"/>
        <w:rPr>
          <w:sz w:val="26"/>
          <w:szCs w:val="26"/>
        </w:rPr>
      </w:pPr>
      <w:r w:rsidDel="00000000" w:rsidR="00000000" w:rsidRPr="00000000">
        <w:rPr>
          <w:sz w:val="26"/>
          <w:szCs w:val="26"/>
          <w:rtl w:val="0"/>
        </w:rPr>
        <w:t xml:space="preserve">| **1**     | —                          | 5 Core, 2 Player Choice   | "Shield of Unity" (Tier 2)                     | **Command Training**: </w:t>
      </w:r>
    </w:p>
    <w:p w:rsidR="00000000" w:rsidDel="00000000" w:rsidP="00000000" w:rsidRDefault="00000000" w:rsidRPr="00000000" w14:paraId="00001591">
      <w:pPr>
        <w:spacing w:line="240" w:lineRule="auto"/>
        <w:ind w:left="729" w:firstLine="0"/>
        <w:jc w:val="both"/>
        <w:rPr>
          <w:sz w:val="26"/>
          <w:szCs w:val="26"/>
        </w:rPr>
      </w:pPr>
      <w:r w:rsidDel="00000000" w:rsidR="00000000" w:rsidRPr="00000000">
        <w:rPr>
          <w:sz w:val="26"/>
          <w:szCs w:val="26"/>
          <w:rtl w:val="0"/>
        </w:rPr>
        <w:t xml:space="preserve">Gain +5% bonus to Leadership proficiency.                                      </w:t>
      </w:r>
    </w:p>
    <w:p w:rsidR="00000000" w:rsidDel="00000000" w:rsidP="00000000" w:rsidRDefault="00000000" w:rsidRPr="00000000" w14:paraId="0000159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93">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594">
      <w:pPr>
        <w:spacing w:line="240" w:lineRule="auto"/>
        <w:ind w:left="729" w:firstLine="0"/>
        <w:jc w:val="both"/>
        <w:rPr>
          <w:sz w:val="26"/>
          <w:szCs w:val="26"/>
        </w:rPr>
      </w:pPr>
      <w:r w:rsidDel="00000000" w:rsidR="00000000" w:rsidRPr="00000000">
        <w:rPr>
          <w:sz w:val="26"/>
          <w:szCs w:val="26"/>
          <w:rtl w:val="0"/>
        </w:rPr>
        <w:t xml:space="preserve">Power Enhancement (Tier 3 for "Shield of Unity") | **Tactical Insight**: Allies within line of sight gain +5% attack rolls.              </w:t>
      </w:r>
    </w:p>
    <w:p w:rsidR="00000000" w:rsidDel="00000000" w:rsidP="00000000" w:rsidRDefault="00000000" w:rsidRPr="00000000" w14:paraId="0000159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96">
      <w:pPr>
        <w:spacing w:line="240" w:lineRule="auto"/>
        <w:ind w:left="729" w:firstLine="0"/>
        <w:jc w:val="both"/>
        <w:rPr>
          <w:sz w:val="26"/>
          <w:szCs w:val="26"/>
        </w:rPr>
      </w:pPr>
      <w:r w:rsidDel="00000000" w:rsidR="00000000" w:rsidRPr="00000000">
        <w:rPr>
          <w:sz w:val="26"/>
          <w:szCs w:val="26"/>
          <w:rtl w:val="0"/>
        </w:rPr>
        <w:t xml:space="preserve">| **3**     | Roll for 1 Attribute       | —                         | Gain New Power: "Suppressive Command" (Tier 1)  | **Suppressive Command**: Reduce enemy attack rolls within range by -5%.        </w:t>
      </w:r>
    </w:p>
    <w:p w:rsidR="00000000" w:rsidDel="00000000" w:rsidP="00000000" w:rsidRDefault="00000000" w:rsidRPr="00000000" w14:paraId="0000159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98">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599">
      <w:pPr>
        <w:spacing w:line="240" w:lineRule="auto"/>
        <w:ind w:left="729" w:firstLine="0"/>
        <w:jc w:val="both"/>
        <w:rPr>
          <w:sz w:val="26"/>
          <w:szCs w:val="26"/>
        </w:rPr>
      </w:pPr>
      <w:r w:rsidDel="00000000" w:rsidR="00000000" w:rsidRPr="00000000">
        <w:rPr>
          <w:sz w:val="26"/>
          <w:szCs w:val="26"/>
          <w:rtl w:val="0"/>
        </w:rPr>
        <w:t xml:space="preserve">Power Enhancement (Tier 4 for "Shield of Unity") | **Field Commander**: Gain a free reaction roll per turn to assist an ally.    </w:t>
      </w:r>
    </w:p>
    <w:p w:rsidR="00000000" w:rsidDel="00000000" w:rsidP="00000000" w:rsidRDefault="00000000" w:rsidRPr="00000000" w14:paraId="000015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9B">
      <w:pPr>
        <w:spacing w:line="240" w:lineRule="auto"/>
        <w:ind w:left="729" w:firstLine="0"/>
        <w:jc w:val="both"/>
        <w:rPr>
          <w:sz w:val="26"/>
          <w:szCs w:val="26"/>
        </w:rPr>
      </w:pPr>
      <w:r w:rsidDel="00000000" w:rsidR="00000000" w:rsidRPr="00000000">
        <w:rPr>
          <w:sz w:val="26"/>
          <w:szCs w:val="26"/>
          <w:rtl w:val="0"/>
        </w:rPr>
        <w:t xml:space="preserve">| **5**     | Roll for 1 Attribute       | —                         | Gain </w:t>
      </w:r>
    </w:p>
    <w:p w:rsidR="00000000" w:rsidDel="00000000" w:rsidP="00000000" w:rsidRDefault="00000000" w:rsidRPr="00000000" w14:paraId="0000159C">
      <w:pPr>
        <w:spacing w:line="240" w:lineRule="auto"/>
        <w:ind w:left="729" w:firstLine="0"/>
        <w:jc w:val="both"/>
        <w:rPr>
          <w:sz w:val="26"/>
          <w:szCs w:val="26"/>
        </w:rPr>
      </w:pPr>
      <w:r w:rsidDel="00000000" w:rsidR="00000000" w:rsidRPr="00000000">
        <w:rPr>
          <w:sz w:val="26"/>
          <w:szCs w:val="26"/>
          <w:rtl w:val="0"/>
        </w:rPr>
        <w:t xml:space="preserve">New Power: "Last Stand" (Tier 1)           | **Last Stand**: When HP drops below 20%, gain +10% to all Defensive Threshold </w:t>
      </w:r>
    </w:p>
    <w:p w:rsidR="00000000" w:rsidDel="00000000" w:rsidP="00000000" w:rsidRDefault="00000000" w:rsidRPr="00000000" w14:paraId="0000159D">
      <w:pPr>
        <w:spacing w:line="240" w:lineRule="auto"/>
        <w:ind w:left="729" w:firstLine="0"/>
        <w:jc w:val="both"/>
        <w:rPr>
          <w:sz w:val="26"/>
          <w:szCs w:val="26"/>
        </w:rPr>
      </w:pPr>
      <w:r w:rsidDel="00000000" w:rsidR="00000000" w:rsidRPr="00000000">
        <w:rPr>
          <w:sz w:val="26"/>
          <w:szCs w:val="26"/>
          <w:rtl w:val="0"/>
        </w:rPr>
        <w:t xml:space="preserve">rolls for 2 turns.             | </w:t>
      </w:r>
    </w:p>
    <w:p w:rsidR="00000000" w:rsidDel="00000000" w:rsidP="00000000" w:rsidRDefault="00000000" w:rsidRPr="00000000" w14:paraId="0000159E">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59F">
      <w:pPr>
        <w:spacing w:line="240" w:lineRule="auto"/>
        <w:ind w:left="729" w:firstLine="0"/>
        <w:jc w:val="both"/>
        <w:rPr>
          <w:sz w:val="26"/>
          <w:szCs w:val="26"/>
        </w:rPr>
      </w:pPr>
      <w:r w:rsidDel="00000000" w:rsidR="00000000" w:rsidRPr="00000000">
        <w:rPr>
          <w:sz w:val="26"/>
          <w:szCs w:val="26"/>
          <w:rtl w:val="0"/>
        </w:rPr>
        <w:t xml:space="preserve">Power Enhancement (Tier 5 for "Shield of Unity") | **Indomitable </w:t>
      </w:r>
    </w:p>
    <w:p w:rsidR="00000000" w:rsidDel="00000000" w:rsidP="00000000" w:rsidRDefault="00000000" w:rsidRPr="00000000" w14:paraId="000015A0">
      <w:pPr>
        <w:spacing w:line="240" w:lineRule="auto"/>
        <w:ind w:left="729" w:firstLine="0"/>
        <w:jc w:val="both"/>
        <w:rPr>
          <w:sz w:val="26"/>
          <w:szCs w:val="26"/>
        </w:rPr>
      </w:pPr>
      <w:r w:rsidDel="00000000" w:rsidR="00000000" w:rsidRPr="00000000">
        <w:rPr>
          <w:sz w:val="26"/>
          <w:szCs w:val="26"/>
          <w:rtl w:val="0"/>
        </w:rPr>
        <w:t xml:space="preserve">Presence**: Prevent morale loss within 20 meters.                             </w:t>
      </w:r>
    </w:p>
    <w:p w:rsidR="00000000" w:rsidDel="00000000" w:rsidP="00000000" w:rsidRDefault="00000000" w:rsidRPr="00000000" w14:paraId="000015A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A2">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5A3">
      <w:pPr>
        <w:spacing w:line="240" w:lineRule="auto"/>
        <w:ind w:left="729" w:firstLine="0"/>
        <w:jc w:val="both"/>
        <w:rPr>
          <w:sz w:val="26"/>
          <w:szCs w:val="26"/>
        </w:rPr>
      </w:pPr>
      <w:r w:rsidDel="00000000" w:rsidR="00000000" w:rsidRPr="00000000">
        <w:rPr>
          <w:sz w:val="26"/>
          <w:szCs w:val="26"/>
          <w:rtl w:val="0"/>
        </w:rPr>
        <w:t xml:space="preserve">New Power: "Unyielding Advance" (Tier 1)   | **Unyielding Advance**: Move through enemy formations, dealing AoE damage and knocking back enemies.         | </w:t>
      </w:r>
    </w:p>
    <w:p w:rsidR="00000000" w:rsidDel="00000000" w:rsidP="00000000" w:rsidRDefault="00000000" w:rsidRPr="00000000" w14:paraId="000015A4">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5A5">
      <w:pPr>
        <w:spacing w:line="240" w:lineRule="auto"/>
        <w:ind w:left="729" w:firstLine="0"/>
        <w:jc w:val="both"/>
        <w:rPr>
          <w:sz w:val="26"/>
          <w:szCs w:val="26"/>
        </w:rPr>
      </w:pPr>
      <w:r w:rsidDel="00000000" w:rsidR="00000000" w:rsidRPr="00000000">
        <w:rPr>
          <w:sz w:val="26"/>
          <w:szCs w:val="26"/>
          <w:rtl w:val="0"/>
        </w:rPr>
        <w:t xml:space="preserve">Power Enhancement (Tier 2 for "Unyielding Advance") | **Strategic Reserves**: Allies within range regenerate 5% HP </w:t>
      </w:r>
    </w:p>
    <w:p w:rsidR="00000000" w:rsidDel="00000000" w:rsidP="00000000" w:rsidRDefault="00000000" w:rsidRPr="00000000" w14:paraId="000015A6">
      <w:pPr>
        <w:spacing w:line="240" w:lineRule="auto"/>
        <w:ind w:left="729" w:firstLine="0"/>
        <w:jc w:val="both"/>
        <w:rPr>
          <w:sz w:val="26"/>
          <w:szCs w:val="26"/>
        </w:rPr>
      </w:pPr>
      <w:r w:rsidDel="00000000" w:rsidR="00000000" w:rsidRPr="00000000">
        <w:rPr>
          <w:sz w:val="26"/>
          <w:szCs w:val="26"/>
          <w:rtl w:val="0"/>
        </w:rPr>
        <w:t xml:space="preserve">every round for 2 turns.                        | </w:t>
      </w:r>
    </w:p>
    <w:p w:rsidR="00000000" w:rsidDel="00000000" w:rsidP="00000000" w:rsidRDefault="00000000" w:rsidRPr="00000000" w14:paraId="000015A7">
      <w:pPr>
        <w:spacing w:line="240" w:lineRule="auto"/>
        <w:ind w:left="729" w:firstLine="0"/>
        <w:jc w:val="both"/>
        <w:rPr>
          <w:sz w:val="26"/>
          <w:szCs w:val="26"/>
        </w:rPr>
      </w:pPr>
      <w:r w:rsidDel="00000000" w:rsidR="00000000" w:rsidRPr="00000000">
        <w:rPr>
          <w:sz w:val="26"/>
          <w:szCs w:val="26"/>
          <w:rtl w:val="0"/>
        </w:rPr>
        <w:t xml:space="preserve">| **9**     | Roll for 1 Attribute       | —                         | Gain New Power: "Inspiring Call" (Tier 1)       | **Inspiring Call**: </w:t>
      </w:r>
    </w:p>
    <w:p w:rsidR="00000000" w:rsidDel="00000000" w:rsidP="00000000" w:rsidRDefault="00000000" w:rsidRPr="00000000" w14:paraId="000015A8">
      <w:pPr>
        <w:spacing w:line="240" w:lineRule="auto"/>
        <w:ind w:left="729" w:firstLine="0"/>
        <w:jc w:val="both"/>
        <w:rPr>
          <w:sz w:val="26"/>
          <w:szCs w:val="26"/>
        </w:rPr>
      </w:pPr>
      <w:r w:rsidDel="00000000" w:rsidR="00000000" w:rsidRPr="00000000">
        <w:rPr>
          <w:sz w:val="26"/>
          <w:szCs w:val="26"/>
          <w:rtl w:val="0"/>
        </w:rPr>
        <w:t xml:space="preserve">Restore 10% HP and morale to all allies within 15 meters.                 </w:t>
      </w:r>
    </w:p>
    <w:p w:rsidR="00000000" w:rsidDel="00000000" w:rsidP="00000000" w:rsidRDefault="00000000" w:rsidRPr="00000000" w14:paraId="000015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AA">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5AB">
      <w:pPr>
        <w:spacing w:line="240" w:lineRule="auto"/>
        <w:ind w:left="729" w:firstLine="0"/>
        <w:jc w:val="both"/>
        <w:rPr>
          <w:sz w:val="26"/>
          <w:szCs w:val="26"/>
        </w:rPr>
      </w:pPr>
      <w:r w:rsidDel="00000000" w:rsidR="00000000" w:rsidRPr="00000000">
        <w:rPr>
          <w:sz w:val="26"/>
          <w:szCs w:val="26"/>
          <w:rtl w:val="0"/>
        </w:rPr>
        <w:t xml:space="preserve">Power Enhancement (Tier 3 for "Inspiring Call") | **War Strategist**: Gain +10% to attack rolls during the first 3 rounds </w:t>
      </w:r>
    </w:p>
    <w:p w:rsidR="00000000" w:rsidDel="00000000" w:rsidP="00000000" w:rsidRDefault="00000000" w:rsidRPr="00000000" w14:paraId="000015AC">
      <w:pPr>
        <w:spacing w:line="240" w:lineRule="auto"/>
        <w:ind w:left="729" w:firstLine="0"/>
        <w:jc w:val="both"/>
        <w:rPr>
          <w:sz w:val="26"/>
          <w:szCs w:val="26"/>
        </w:rPr>
      </w:pPr>
      <w:r w:rsidDel="00000000" w:rsidR="00000000" w:rsidRPr="00000000">
        <w:rPr>
          <w:sz w:val="26"/>
          <w:szCs w:val="26"/>
          <w:rtl w:val="0"/>
        </w:rPr>
        <w:t xml:space="preserve">of combat.                          | </w:t>
      </w:r>
    </w:p>
    <w:p w:rsidR="00000000" w:rsidDel="00000000" w:rsidP="00000000" w:rsidRDefault="00000000" w:rsidRPr="00000000" w14:paraId="000015AD">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5AE">
      <w:pPr>
        <w:spacing w:line="240" w:lineRule="auto"/>
        <w:ind w:left="729" w:firstLine="0"/>
        <w:jc w:val="both"/>
        <w:rPr>
          <w:sz w:val="26"/>
          <w:szCs w:val="26"/>
        </w:rPr>
      </w:pPr>
      <w:r w:rsidDel="00000000" w:rsidR="00000000" w:rsidRPr="00000000">
        <w:rPr>
          <w:sz w:val="26"/>
          <w:szCs w:val="26"/>
          <w:rtl w:val="0"/>
        </w:rPr>
        <w:t xml:space="preserve">New Power: "Battlefield Sanctuary" (Tier 1) | **Battlefield Sanctuary**: Prevent all damage to allies within 10 meters for 1 round.                       | </w:t>
      </w:r>
    </w:p>
    <w:p w:rsidR="00000000" w:rsidDel="00000000" w:rsidP="00000000" w:rsidRDefault="00000000" w:rsidRPr="00000000" w14:paraId="000015AF">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5B0">
      <w:pPr>
        <w:spacing w:line="240" w:lineRule="auto"/>
        <w:ind w:left="729" w:firstLine="0"/>
        <w:jc w:val="both"/>
        <w:rPr>
          <w:sz w:val="26"/>
          <w:szCs w:val="26"/>
        </w:rPr>
      </w:pPr>
      <w:r w:rsidDel="00000000" w:rsidR="00000000" w:rsidRPr="00000000">
        <w:rPr>
          <w:sz w:val="26"/>
          <w:szCs w:val="26"/>
          <w:rtl w:val="0"/>
        </w:rPr>
        <w:t xml:space="preserve">Power Enhancement (Tier 2 for "Battlefield Sanctuary") | </w:t>
      </w:r>
    </w:p>
    <w:p w:rsidR="00000000" w:rsidDel="00000000" w:rsidP="00000000" w:rsidRDefault="00000000" w:rsidRPr="00000000" w14:paraId="000015B1">
      <w:pPr>
        <w:spacing w:line="240" w:lineRule="auto"/>
        <w:ind w:left="729" w:firstLine="0"/>
        <w:jc w:val="both"/>
        <w:rPr>
          <w:sz w:val="26"/>
          <w:szCs w:val="26"/>
        </w:rPr>
      </w:pPr>
      <w:r w:rsidDel="00000000" w:rsidR="00000000" w:rsidRPr="00000000">
        <w:rPr>
          <w:sz w:val="26"/>
          <w:szCs w:val="26"/>
          <w:rtl w:val="0"/>
        </w:rPr>
        <w:t xml:space="preserve">**Tactical Mastery**: Gain a bonus action every turn when </w:t>
      </w:r>
    </w:p>
    <w:p w:rsidR="00000000" w:rsidDel="00000000" w:rsidP="00000000" w:rsidRDefault="00000000" w:rsidRPr="00000000" w14:paraId="000015B2">
      <w:pPr>
        <w:spacing w:line="240" w:lineRule="auto"/>
        <w:ind w:left="729" w:firstLine="0"/>
        <w:jc w:val="both"/>
        <w:rPr>
          <w:sz w:val="26"/>
          <w:szCs w:val="26"/>
        </w:rPr>
      </w:pPr>
      <w:r w:rsidDel="00000000" w:rsidR="00000000" w:rsidRPr="00000000">
        <w:rPr>
          <w:sz w:val="26"/>
          <w:szCs w:val="26"/>
          <w:rtl w:val="0"/>
        </w:rPr>
        <w:t xml:space="preserve">coordinating an ally.                              | </w:t>
      </w:r>
    </w:p>
    <w:p w:rsidR="00000000" w:rsidDel="00000000" w:rsidP="00000000" w:rsidRDefault="00000000" w:rsidRPr="00000000" w14:paraId="000015B3">
      <w:pPr>
        <w:spacing w:line="240" w:lineRule="auto"/>
        <w:ind w:left="729" w:firstLine="0"/>
        <w:jc w:val="both"/>
        <w:rPr>
          <w:sz w:val="26"/>
          <w:szCs w:val="26"/>
        </w:rPr>
      </w:pPr>
      <w:r w:rsidDel="00000000" w:rsidR="00000000" w:rsidRPr="00000000">
        <w:rPr>
          <w:sz w:val="26"/>
          <w:szCs w:val="26"/>
          <w:rtl w:val="0"/>
        </w:rPr>
        <w:t xml:space="preserve">| **13**    | Roll for 1 Attribute       | —                         | Gain New Power: "Final Bastion" (Tier 1)        | **Final Bastion**: For 5 rounds, gain immunity to status effects and critical hits.                 </w:t>
      </w:r>
    </w:p>
    <w:p w:rsidR="00000000" w:rsidDel="00000000" w:rsidP="00000000" w:rsidRDefault="00000000" w:rsidRPr="00000000" w14:paraId="000015B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B5">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5B6">
      <w:pPr>
        <w:spacing w:line="240" w:lineRule="auto"/>
        <w:ind w:left="729" w:firstLine="0"/>
        <w:jc w:val="both"/>
        <w:rPr>
          <w:sz w:val="26"/>
          <w:szCs w:val="26"/>
        </w:rPr>
      </w:pPr>
      <w:r w:rsidDel="00000000" w:rsidR="00000000" w:rsidRPr="00000000">
        <w:rPr>
          <w:sz w:val="26"/>
          <w:szCs w:val="26"/>
          <w:rtl w:val="0"/>
        </w:rPr>
        <w:t xml:space="preserve">Power Enhancement (Tier 3 for "Final Bastion")  | **Legendary Vanguard**: Allies gain +10% to attack and defense rolls when </w:t>
      </w:r>
    </w:p>
    <w:p w:rsidR="00000000" w:rsidDel="00000000" w:rsidP="00000000" w:rsidRDefault="00000000" w:rsidRPr="00000000" w14:paraId="000015B7">
      <w:pPr>
        <w:spacing w:line="240" w:lineRule="auto"/>
        <w:ind w:left="729" w:firstLine="0"/>
        <w:jc w:val="both"/>
        <w:rPr>
          <w:sz w:val="26"/>
          <w:szCs w:val="26"/>
        </w:rPr>
      </w:pPr>
      <w:r w:rsidDel="00000000" w:rsidR="00000000" w:rsidRPr="00000000">
        <w:rPr>
          <w:sz w:val="26"/>
          <w:szCs w:val="26"/>
          <w:rtl w:val="0"/>
        </w:rPr>
        <w:t xml:space="preserve">you are present.                  | </w:t>
      </w:r>
    </w:p>
    <w:p w:rsidR="00000000" w:rsidDel="00000000" w:rsidP="00000000" w:rsidRDefault="00000000" w:rsidRPr="00000000" w14:paraId="000015B8">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5B9">
      <w:pPr>
        <w:spacing w:line="240" w:lineRule="auto"/>
        <w:ind w:left="729" w:firstLine="0"/>
        <w:jc w:val="both"/>
        <w:rPr>
          <w:sz w:val="26"/>
          <w:szCs w:val="26"/>
        </w:rPr>
      </w:pPr>
      <w:r w:rsidDel="00000000" w:rsidR="00000000" w:rsidRPr="00000000">
        <w:rPr>
          <w:sz w:val="26"/>
          <w:szCs w:val="26"/>
          <w:rtl w:val="0"/>
        </w:rPr>
        <w:t xml:space="preserve">Enhancement (Tier 4 for "Final Bastion")  | **Eternal Vanguard**: Gain immunity to morale penalties and environmental effects for yourself and allies.  | </w:t>
      </w:r>
    </w:p>
    <w:p w:rsidR="00000000" w:rsidDel="00000000" w:rsidP="00000000" w:rsidRDefault="00000000" w:rsidRPr="00000000" w14:paraId="000015B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B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BC">
      <w:pPr>
        <w:spacing w:line="240" w:lineRule="auto"/>
        <w:ind w:left="729" w:firstLine="0"/>
        <w:jc w:val="both"/>
        <w:rPr>
          <w:sz w:val="26"/>
          <w:szCs w:val="26"/>
        </w:rPr>
      </w:pPr>
      <w:r w:rsidDel="00000000" w:rsidR="00000000" w:rsidRPr="00000000">
        <w:rPr>
          <w:sz w:val="26"/>
          <w:szCs w:val="26"/>
          <w:rtl w:val="0"/>
        </w:rPr>
        <w:t xml:space="preserve">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 </w:t>
      </w:r>
    </w:p>
    <w:p w:rsidR="00000000" w:rsidDel="00000000" w:rsidP="00000000" w:rsidRDefault="00000000" w:rsidRPr="00000000" w14:paraId="000015B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BE">
      <w:pPr>
        <w:spacing w:line="240" w:lineRule="auto"/>
        <w:ind w:left="729" w:firstLine="0"/>
        <w:jc w:val="both"/>
        <w:rPr>
          <w:sz w:val="26"/>
          <w:szCs w:val="26"/>
        </w:rPr>
      </w:pPr>
      <w:r w:rsidDel="00000000" w:rsidR="00000000" w:rsidRPr="00000000">
        <w:rPr>
          <w:sz w:val="26"/>
          <w:szCs w:val="26"/>
          <w:rtl w:val="0"/>
        </w:rPr>
        <w:t xml:space="preserve">**Expanded thematic description** reflecting its narrative identity in **Conflict Horizon**. </w:t>
      </w:r>
    </w:p>
    <w:p w:rsidR="00000000" w:rsidDel="00000000" w:rsidP="00000000" w:rsidRDefault="00000000" w:rsidRPr="00000000" w14:paraId="000015BF">
      <w:pPr>
        <w:spacing w:line="240" w:lineRule="auto"/>
        <w:ind w:left="729" w:firstLine="0"/>
        <w:jc w:val="both"/>
        <w:rPr>
          <w:sz w:val="26"/>
          <w:szCs w:val="26"/>
        </w:rPr>
      </w:pPr>
      <w:r w:rsidDel="00000000" w:rsidR="00000000" w:rsidRPr="00000000">
        <w:rPr>
          <w:sz w:val="26"/>
          <w:szCs w:val="26"/>
          <w:rtl w:val="0"/>
        </w:rPr>
        <w:t xml:space="preserve">**Core proficiencies** (5 fixed, 2 player-selected). </w:t>
      </w:r>
    </w:p>
    <w:p w:rsidR="00000000" w:rsidDel="00000000" w:rsidP="00000000" w:rsidRDefault="00000000" w:rsidRPr="00000000" w14:paraId="000015C0">
      <w:pPr>
        <w:spacing w:line="240" w:lineRule="auto"/>
        <w:ind w:left="729" w:firstLine="0"/>
        <w:jc w:val="both"/>
        <w:rPr>
          <w:sz w:val="26"/>
          <w:szCs w:val="26"/>
        </w:rPr>
      </w:pPr>
      <w:r w:rsidDel="00000000" w:rsidR="00000000" w:rsidRPr="00000000">
        <w:rPr>
          <w:sz w:val="26"/>
          <w:szCs w:val="26"/>
          <w:rtl w:val="0"/>
        </w:rPr>
        <w:t xml:space="preserve">**Attribute bonuses** and exclusions. </w:t>
      </w:r>
    </w:p>
    <w:p w:rsidR="00000000" w:rsidDel="00000000" w:rsidP="00000000" w:rsidRDefault="00000000" w:rsidRPr="00000000" w14:paraId="000015C1">
      <w:pPr>
        <w:spacing w:line="240" w:lineRule="auto"/>
        <w:ind w:left="729" w:firstLine="0"/>
        <w:jc w:val="both"/>
        <w:rPr>
          <w:sz w:val="26"/>
          <w:szCs w:val="26"/>
        </w:rPr>
      </w:pPr>
      <w:r w:rsidDel="00000000" w:rsidR="00000000" w:rsidRPr="00000000">
        <w:rPr>
          <w:sz w:val="26"/>
          <w:szCs w:val="26"/>
          <w:rtl w:val="0"/>
        </w:rPr>
        <w:t xml:space="preserve">**Paragon Powers** with **tier scaling** from Level 1 to 15. </w:t>
      </w:r>
    </w:p>
    <w:p w:rsidR="00000000" w:rsidDel="00000000" w:rsidP="00000000" w:rsidRDefault="00000000" w:rsidRPr="00000000" w14:paraId="000015C2">
      <w:pPr>
        <w:spacing w:line="240" w:lineRule="auto"/>
        <w:ind w:left="729" w:firstLine="0"/>
        <w:jc w:val="both"/>
        <w:rPr>
          <w:sz w:val="26"/>
          <w:szCs w:val="26"/>
        </w:rPr>
      </w:pPr>
      <w:r w:rsidDel="00000000" w:rsidR="00000000" w:rsidRPr="00000000">
        <w:rPr>
          <w:sz w:val="26"/>
          <w:szCs w:val="26"/>
          <w:rtl w:val="0"/>
        </w:rPr>
        <w:t xml:space="preserve">**Fully detailed level progression chart**, including class-specific abilities, Paragon Power scaling, and rules for rolls and abilities. </w:t>
      </w:r>
    </w:p>
    <w:p w:rsidR="00000000" w:rsidDel="00000000" w:rsidP="00000000" w:rsidRDefault="00000000" w:rsidRPr="00000000" w14:paraId="000015C3">
      <w:pPr>
        <w:spacing w:line="240" w:lineRule="auto"/>
        <w:ind w:left="729" w:firstLine="0"/>
        <w:jc w:val="both"/>
        <w:rPr>
          <w:sz w:val="26"/>
          <w:szCs w:val="26"/>
        </w:rPr>
      </w:pPr>
      <w:r w:rsidDel="00000000" w:rsidR="00000000" w:rsidRPr="00000000">
        <w:rPr>
          <w:sz w:val="26"/>
          <w:szCs w:val="26"/>
          <w:rtl w:val="0"/>
        </w:rPr>
        <w:t xml:space="preserve">**Starting equipment** with thematic and mechanical relevance. </w:t>
      </w:r>
    </w:p>
    <w:p w:rsidR="00000000" w:rsidDel="00000000" w:rsidP="00000000" w:rsidRDefault="00000000" w:rsidRPr="00000000" w14:paraId="000015C4">
      <w:pPr>
        <w:spacing w:line="240" w:lineRule="auto"/>
        <w:ind w:left="729" w:firstLine="0"/>
        <w:jc w:val="both"/>
        <w:rPr>
          <w:sz w:val="26"/>
          <w:szCs w:val="26"/>
        </w:rPr>
      </w:pPr>
      <w:r w:rsidDel="00000000" w:rsidR="00000000" w:rsidRPr="00000000">
        <w:rPr>
          <w:sz w:val="26"/>
          <w:szCs w:val="26"/>
          <w:rtl w:val="0"/>
        </w:rPr>
        <w:t xml:space="preserve">**Relevant game mechanics** illustrated and incorporated into class features. </w:t>
      </w:r>
    </w:p>
    <w:p w:rsidR="00000000" w:rsidDel="00000000" w:rsidP="00000000" w:rsidRDefault="00000000" w:rsidRPr="00000000" w14:paraId="000015C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6">
      <w:pPr>
        <w:spacing w:line="240" w:lineRule="auto"/>
        <w:ind w:left="729" w:firstLine="0"/>
        <w:jc w:val="both"/>
        <w:rPr>
          <w:sz w:val="26"/>
          <w:szCs w:val="26"/>
        </w:rPr>
      </w:pPr>
      <w:r w:rsidDel="00000000" w:rsidR="00000000" w:rsidRPr="00000000">
        <w:rPr>
          <w:sz w:val="26"/>
          <w:szCs w:val="26"/>
          <w:rtl w:val="0"/>
        </w:rPr>
        <w:t xml:space="preserve">I’ll start with the remaining **Martial Classes** and proceed through each category systematically. Let me know if you'd like me to prioritize any specific category or class! Here we go: </w:t>
      </w:r>
    </w:p>
    <w:p w:rsidR="00000000" w:rsidDel="00000000" w:rsidP="00000000" w:rsidRDefault="00000000" w:rsidRPr="00000000" w14:paraId="000015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A">
      <w:pPr>
        <w:spacing w:line="240" w:lineRule="auto"/>
        <w:ind w:left="729" w:firstLine="0"/>
        <w:jc w:val="both"/>
        <w:rPr>
          <w:sz w:val="26"/>
          <w:szCs w:val="26"/>
        </w:rPr>
      </w:pPr>
      <w:r w:rsidDel="00000000" w:rsidR="00000000" w:rsidRPr="00000000">
        <w:rPr>
          <w:sz w:val="26"/>
          <w:szCs w:val="26"/>
          <w:rtl w:val="0"/>
        </w:rPr>
        <w:t xml:space="preserve">## **2. Reaver (Brutal Combat Specialist)** </w:t>
      </w:r>
    </w:p>
    <w:p w:rsidR="00000000" w:rsidDel="00000000" w:rsidP="00000000" w:rsidRDefault="00000000" w:rsidRPr="00000000" w14:paraId="000015C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CE">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5CF">
      <w:pPr>
        <w:spacing w:line="240" w:lineRule="auto"/>
        <w:ind w:left="729" w:firstLine="0"/>
        <w:jc w:val="both"/>
        <w:rPr>
          <w:sz w:val="26"/>
          <w:szCs w:val="26"/>
        </w:rPr>
      </w:pPr>
      <w:r w:rsidDel="00000000" w:rsidR="00000000" w:rsidRPr="00000000">
        <w:rPr>
          <w:sz w:val="26"/>
          <w:szCs w:val="26"/>
          <w:rtl w:val="0"/>
        </w:rPr>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 </w:t>
      </w:r>
    </w:p>
    <w:p w:rsidR="00000000" w:rsidDel="00000000" w:rsidP="00000000" w:rsidRDefault="00000000" w:rsidRPr="00000000" w14:paraId="000015D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1">
      <w:pPr>
        <w:spacing w:line="240" w:lineRule="auto"/>
        <w:ind w:left="729" w:firstLine="0"/>
        <w:jc w:val="both"/>
        <w:rPr>
          <w:sz w:val="26"/>
          <w:szCs w:val="26"/>
        </w:rPr>
      </w:pPr>
      <w:r w:rsidDel="00000000" w:rsidR="00000000" w:rsidRPr="00000000">
        <w:rPr>
          <w:sz w:val="26"/>
          <w:szCs w:val="26"/>
          <w:rtl w:val="0"/>
        </w:rP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 </w:t>
      </w:r>
    </w:p>
    <w:p w:rsidR="00000000" w:rsidDel="00000000" w:rsidP="00000000" w:rsidRDefault="00000000" w:rsidRPr="00000000" w14:paraId="000015D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5">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5D6">
      <w:pPr>
        <w:spacing w:line="240" w:lineRule="auto"/>
        <w:ind w:left="729" w:firstLine="0"/>
        <w:jc w:val="both"/>
        <w:rPr>
          <w:sz w:val="26"/>
          <w:szCs w:val="26"/>
        </w:rPr>
      </w:pPr>
      <w:r w:rsidDel="00000000" w:rsidR="00000000" w:rsidRPr="00000000">
        <w:rPr>
          <w:sz w:val="26"/>
          <w:szCs w:val="26"/>
          <w:rtl w:val="0"/>
        </w:rPr>
        <w:t xml:space="preserve">**Dominion (+15%)**: The physical might to overwhelm foes and endure heavy punishment. </w:t>
      </w:r>
    </w:p>
    <w:p w:rsidR="00000000" w:rsidDel="00000000" w:rsidP="00000000" w:rsidRDefault="00000000" w:rsidRPr="00000000" w14:paraId="000015D7">
      <w:pPr>
        <w:spacing w:line="240" w:lineRule="auto"/>
        <w:ind w:left="729" w:firstLine="0"/>
        <w:jc w:val="both"/>
        <w:rPr>
          <w:sz w:val="26"/>
          <w:szCs w:val="26"/>
        </w:rPr>
      </w:pPr>
      <w:r w:rsidDel="00000000" w:rsidR="00000000" w:rsidRPr="00000000">
        <w:rPr>
          <w:sz w:val="26"/>
          <w:szCs w:val="26"/>
          <w:rtl w:val="0"/>
        </w:rPr>
        <w:t xml:space="preserve">**Katra (+10%)**: Agility and precision to complement their raw strength in close combat. </w:t>
      </w:r>
    </w:p>
    <w:p w:rsidR="00000000" w:rsidDel="00000000" w:rsidP="00000000" w:rsidRDefault="00000000" w:rsidRPr="00000000" w14:paraId="000015D8">
      <w:pPr>
        <w:spacing w:line="240" w:lineRule="auto"/>
        <w:ind w:left="729" w:firstLine="0"/>
        <w:jc w:val="both"/>
        <w:rPr>
          <w:sz w:val="26"/>
          <w:szCs w:val="26"/>
        </w:rPr>
      </w:pPr>
      <w:r w:rsidDel="00000000" w:rsidR="00000000" w:rsidRPr="00000000">
        <w:rPr>
          <w:sz w:val="26"/>
          <w:szCs w:val="26"/>
          <w:rtl w:val="0"/>
        </w:rPr>
        <w:t xml:space="preserve">**Excluded Attribute**: Harmonia. Reavers are driven by instinct, not balance or harmony. </w:t>
      </w:r>
    </w:p>
    <w:p w:rsidR="00000000" w:rsidDel="00000000" w:rsidP="00000000" w:rsidRDefault="00000000" w:rsidRPr="00000000" w14:paraId="000015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DC">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5DD">
      <w:pPr>
        <w:spacing w:line="240" w:lineRule="auto"/>
        <w:ind w:left="729" w:firstLine="0"/>
        <w:jc w:val="both"/>
        <w:rPr>
          <w:sz w:val="26"/>
          <w:szCs w:val="26"/>
        </w:rPr>
      </w:pPr>
      <w:r w:rsidDel="00000000" w:rsidR="00000000" w:rsidRPr="00000000">
        <w:rPr>
          <w:sz w:val="26"/>
          <w:szCs w:val="26"/>
          <w:rtl w:val="0"/>
        </w:rPr>
        <w:t xml:space="preserve">**Martial Arts (Dominion)**: Mastery of unarmed and melee combat techniques. </w:t>
      </w:r>
    </w:p>
    <w:p w:rsidR="00000000" w:rsidDel="00000000" w:rsidP="00000000" w:rsidRDefault="00000000" w:rsidRPr="00000000" w14:paraId="000015DE">
      <w:pPr>
        <w:spacing w:line="240" w:lineRule="auto"/>
        <w:ind w:left="729" w:firstLine="0"/>
        <w:jc w:val="both"/>
        <w:rPr>
          <w:sz w:val="26"/>
          <w:szCs w:val="26"/>
        </w:rPr>
      </w:pPr>
      <w:r w:rsidDel="00000000" w:rsidR="00000000" w:rsidRPr="00000000">
        <w:rPr>
          <w:sz w:val="26"/>
          <w:szCs w:val="26"/>
          <w:rtl w:val="0"/>
        </w:rPr>
        <w:t xml:space="preserve">**Heavy Weapons (Dominion)**: Proficiency with large, high-impact melee weapons. </w:t>
      </w:r>
    </w:p>
    <w:p w:rsidR="00000000" w:rsidDel="00000000" w:rsidP="00000000" w:rsidRDefault="00000000" w:rsidRPr="00000000" w14:paraId="000015DF">
      <w:pPr>
        <w:spacing w:line="240" w:lineRule="auto"/>
        <w:ind w:left="729" w:firstLine="0"/>
        <w:jc w:val="both"/>
        <w:rPr>
          <w:sz w:val="26"/>
          <w:szCs w:val="26"/>
        </w:rPr>
      </w:pPr>
      <w:r w:rsidDel="00000000" w:rsidR="00000000" w:rsidRPr="00000000">
        <w:rPr>
          <w:sz w:val="26"/>
          <w:szCs w:val="26"/>
          <w:rtl w:val="0"/>
        </w:rPr>
        <w:t xml:space="preserve">**Acrobatics (Katra)**: Agility to navigate terrain and avoid incoming attacks. </w:t>
      </w:r>
    </w:p>
    <w:p w:rsidR="00000000" w:rsidDel="00000000" w:rsidP="00000000" w:rsidRDefault="00000000" w:rsidRPr="00000000" w14:paraId="000015E0">
      <w:pPr>
        <w:spacing w:line="240" w:lineRule="auto"/>
        <w:ind w:left="729" w:firstLine="0"/>
        <w:jc w:val="both"/>
        <w:rPr>
          <w:sz w:val="26"/>
          <w:szCs w:val="26"/>
        </w:rPr>
      </w:pPr>
      <w:r w:rsidDel="00000000" w:rsidR="00000000" w:rsidRPr="00000000">
        <w:rPr>
          <w:sz w:val="26"/>
          <w:szCs w:val="26"/>
          <w:rtl w:val="0"/>
        </w:rPr>
        <w:t xml:space="preserve">**Improvisation (Entropy)**: Adaptability in chaotic situations and creative problem-solving. </w:t>
      </w:r>
    </w:p>
    <w:p w:rsidR="00000000" w:rsidDel="00000000" w:rsidP="00000000" w:rsidRDefault="00000000" w:rsidRPr="00000000" w14:paraId="000015E1">
      <w:pPr>
        <w:spacing w:line="240" w:lineRule="auto"/>
        <w:ind w:left="729" w:firstLine="0"/>
        <w:jc w:val="both"/>
        <w:rPr>
          <w:sz w:val="26"/>
          <w:szCs w:val="26"/>
        </w:rPr>
      </w:pPr>
      <w:r w:rsidDel="00000000" w:rsidR="00000000" w:rsidRPr="00000000">
        <w:rPr>
          <w:sz w:val="26"/>
          <w:szCs w:val="26"/>
          <w:rtl w:val="0"/>
        </w:rPr>
        <w:t xml:space="preserve">**Intimidation (Imperius)**: Instilling fear and breaking the resolve of enemies. </w:t>
      </w:r>
    </w:p>
    <w:p w:rsidR="00000000" w:rsidDel="00000000" w:rsidP="00000000" w:rsidRDefault="00000000" w:rsidRPr="00000000" w14:paraId="000015E2">
      <w:pPr>
        <w:spacing w:line="240" w:lineRule="auto"/>
        <w:ind w:left="729" w:firstLine="0"/>
        <w:jc w:val="both"/>
        <w:rPr>
          <w:sz w:val="26"/>
          <w:szCs w:val="26"/>
        </w:rPr>
      </w:pPr>
      <w:r w:rsidDel="00000000" w:rsidR="00000000" w:rsidRPr="00000000">
        <w:rPr>
          <w:sz w:val="26"/>
          <w:szCs w:val="26"/>
          <w:rtl w:val="0"/>
        </w:rPr>
        <w:t xml:space="preserve">**+2 Player-Selected Proficiencies**: Flexibility to shape the Reaver’s unique style. </w:t>
      </w:r>
    </w:p>
    <w:p w:rsidR="00000000" w:rsidDel="00000000" w:rsidP="00000000" w:rsidRDefault="00000000" w:rsidRPr="00000000" w14:paraId="000015E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E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E6">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5E7">
      <w:pPr>
        <w:spacing w:line="240" w:lineRule="auto"/>
        <w:ind w:left="729" w:firstLine="0"/>
        <w:jc w:val="both"/>
        <w:rPr>
          <w:sz w:val="26"/>
          <w:szCs w:val="26"/>
        </w:rPr>
      </w:pPr>
      <w:r w:rsidDel="00000000" w:rsidR="00000000" w:rsidRPr="00000000">
        <w:rPr>
          <w:sz w:val="26"/>
          <w:szCs w:val="26"/>
          <w:rtl w:val="0"/>
        </w:rPr>
        <w:t xml:space="preserve">**"Berserker’s Surge"**   </w:t>
      </w:r>
    </w:p>
    <w:p w:rsidR="00000000" w:rsidDel="00000000" w:rsidP="00000000" w:rsidRDefault="00000000" w:rsidRPr="00000000" w14:paraId="000015E8">
      <w:pPr>
        <w:spacing w:line="240" w:lineRule="auto"/>
        <w:ind w:left="729" w:firstLine="0"/>
        <w:jc w:val="both"/>
        <w:rPr>
          <w:sz w:val="26"/>
          <w:szCs w:val="26"/>
        </w:rPr>
      </w:pPr>
      <w:r w:rsidDel="00000000" w:rsidR="00000000" w:rsidRPr="00000000">
        <w:rPr>
          <w:sz w:val="26"/>
          <w:szCs w:val="26"/>
          <w:rtl w:val="0"/>
        </w:rPr>
        <w:t xml:space="preserve">The Reaver taps into their inner rage, entering a state of heightened strength and aggression. While active, melee damage is increased by 15%, and the Reaver becomes immune to fear effects. </w:t>
      </w:r>
    </w:p>
    <w:p w:rsidR="00000000" w:rsidDel="00000000" w:rsidP="00000000" w:rsidRDefault="00000000" w:rsidRPr="00000000" w14:paraId="000015E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EA">
      <w:pPr>
        <w:spacing w:line="240" w:lineRule="auto"/>
        <w:ind w:left="729" w:firstLine="0"/>
        <w:jc w:val="both"/>
        <w:rPr>
          <w:sz w:val="26"/>
          <w:szCs w:val="26"/>
        </w:rPr>
      </w:pPr>
      <w:r w:rsidDel="00000000" w:rsidR="00000000" w:rsidRPr="00000000">
        <w:rPr>
          <w:sz w:val="26"/>
          <w:szCs w:val="26"/>
          <w:rtl w:val="0"/>
        </w:rPr>
        <w:t xml:space="preserve">**Starting Tier**: Based on Dominion’s modifier die. </w:t>
      </w:r>
    </w:p>
    <w:p w:rsidR="00000000" w:rsidDel="00000000" w:rsidP="00000000" w:rsidRDefault="00000000" w:rsidRPr="00000000" w14:paraId="000015EB">
      <w:pPr>
        <w:spacing w:line="240" w:lineRule="auto"/>
        <w:ind w:left="729" w:firstLine="0"/>
        <w:jc w:val="both"/>
        <w:rPr>
          <w:sz w:val="26"/>
          <w:szCs w:val="26"/>
        </w:rPr>
      </w:pPr>
      <w:sdt>
        <w:sdtPr>
          <w:id w:val="787062203"/>
          <w:tag w:val="goog_rdk_62"/>
        </w:sdtPr>
        <w:sdtContent>
          <w:r w:rsidDel="00000000" w:rsidR="00000000" w:rsidRPr="00000000">
            <w:rPr>
              <w:rFonts w:ascii="Nova Mono" w:cs="Nova Mono" w:eastAsia="Nova Mono" w:hAnsi="Nova Mono"/>
              <w:sz w:val="26"/>
              <w:szCs w:val="26"/>
              <w:rtl w:val="0"/>
            </w:rPr>
            <w:t xml:space="preserve">Example: Dominion = 70 → Modifier Die = d10 → Tier 2. </w:t>
          </w:r>
        </w:sdtContent>
      </w:sdt>
    </w:p>
    <w:p w:rsidR="00000000" w:rsidDel="00000000" w:rsidP="00000000" w:rsidRDefault="00000000" w:rsidRPr="00000000" w14:paraId="000015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ED">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5EE">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5E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0">
      <w:pPr>
        <w:spacing w:line="240" w:lineRule="auto"/>
        <w:ind w:left="729" w:firstLine="0"/>
        <w:jc w:val="both"/>
        <w:rPr>
          <w:sz w:val="26"/>
          <w:szCs w:val="26"/>
        </w:rPr>
      </w:pPr>
      <w:r w:rsidDel="00000000" w:rsidR="00000000" w:rsidRPr="00000000">
        <w:rPr>
          <w:sz w:val="26"/>
          <w:szCs w:val="26"/>
          <w:rtl w:val="0"/>
        </w:rPr>
        <w:t xml:space="preserve">| **1**    | +10% melee damage and immunity to fear effects for </w:t>
      </w:r>
    </w:p>
    <w:p w:rsidR="00000000" w:rsidDel="00000000" w:rsidP="00000000" w:rsidRDefault="00000000" w:rsidRPr="00000000" w14:paraId="000015F1">
      <w:pPr>
        <w:spacing w:line="240" w:lineRule="auto"/>
        <w:ind w:left="729" w:firstLine="0"/>
        <w:jc w:val="both"/>
        <w:rPr>
          <w:sz w:val="26"/>
          <w:szCs w:val="26"/>
        </w:rPr>
      </w:pPr>
      <w:r w:rsidDel="00000000" w:rsidR="00000000" w:rsidRPr="00000000">
        <w:rPr>
          <w:sz w:val="26"/>
          <w:szCs w:val="26"/>
          <w:rtl w:val="0"/>
        </w:rPr>
        <w:t xml:space="preserve">2 rounds.             | </w:t>
      </w:r>
    </w:p>
    <w:p w:rsidR="00000000" w:rsidDel="00000000" w:rsidP="00000000" w:rsidRDefault="00000000" w:rsidRPr="00000000" w14:paraId="000015F2">
      <w:pPr>
        <w:spacing w:line="240" w:lineRule="auto"/>
        <w:ind w:left="729" w:firstLine="0"/>
        <w:jc w:val="both"/>
        <w:rPr>
          <w:sz w:val="26"/>
          <w:szCs w:val="26"/>
        </w:rPr>
      </w:pPr>
      <w:r w:rsidDel="00000000" w:rsidR="00000000" w:rsidRPr="00000000">
        <w:rPr>
          <w:sz w:val="26"/>
          <w:szCs w:val="26"/>
          <w:rtl w:val="0"/>
        </w:rPr>
        <w:t xml:space="preserve">| **2**    | +15% melee damage; extend duration to 3 rounds.         </w:t>
      </w:r>
    </w:p>
    <w:p w:rsidR="00000000" w:rsidDel="00000000" w:rsidP="00000000" w:rsidRDefault="00000000" w:rsidRPr="00000000" w14:paraId="000015F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4">
      <w:pPr>
        <w:spacing w:line="240" w:lineRule="auto"/>
        <w:ind w:left="729" w:firstLine="0"/>
        <w:jc w:val="both"/>
        <w:rPr>
          <w:sz w:val="26"/>
          <w:szCs w:val="26"/>
        </w:rPr>
      </w:pPr>
      <w:r w:rsidDel="00000000" w:rsidR="00000000" w:rsidRPr="00000000">
        <w:rPr>
          <w:sz w:val="26"/>
          <w:szCs w:val="26"/>
          <w:rtl w:val="0"/>
        </w:rPr>
        <w:t xml:space="preserve">| **3**    | Gain +5% evasion while active.                                       </w:t>
      </w:r>
    </w:p>
    <w:p w:rsidR="00000000" w:rsidDel="00000000" w:rsidP="00000000" w:rsidRDefault="00000000" w:rsidRPr="00000000" w14:paraId="000015F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6">
      <w:pPr>
        <w:spacing w:line="240" w:lineRule="auto"/>
        <w:ind w:left="729" w:firstLine="0"/>
        <w:jc w:val="both"/>
        <w:rPr>
          <w:sz w:val="26"/>
          <w:szCs w:val="26"/>
        </w:rPr>
      </w:pPr>
      <w:r w:rsidDel="00000000" w:rsidR="00000000" w:rsidRPr="00000000">
        <w:rPr>
          <w:sz w:val="26"/>
          <w:szCs w:val="26"/>
          <w:rtl w:val="0"/>
        </w:rPr>
        <w:t xml:space="preserve">| **4**    | All melee attacks deal splash damage to adjacent enemies.                | </w:t>
      </w:r>
    </w:p>
    <w:p w:rsidR="00000000" w:rsidDel="00000000" w:rsidP="00000000" w:rsidRDefault="00000000" w:rsidRPr="00000000" w14:paraId="000015F7">
      <w:pPr>
        <w:spacing w:line="240" w:lineRule="auto"/>
        <w:ind w:left="729" w:firstLine="0"/>
        <w:jc w:val="both"/>
        <w:rPr>
          <w:sz w:val="26"/>
          <w:szCs w:val="26"/>
        </w:rPr>
      </w:pPr>
      <w:r w:rsidDel="00000000" w:rsidR="00000000" w:rsidRPr="00000000">
        <w:rPr>
          <w:sz w:val="26"/>
          <w:szCs w:val="26"/>
          <w:rtl w:val="0"/>
        </w:rPr>
        <w:t xml:space="preserve">| **5**    | Immunity to status effects during the surge.                   </w:t>
      </w:r>
    </w:p>
    <w:p w:rsidR="00000000" w:rsidDel="00000000" w:rsidP="00000000" w:rsidRDefault="00000000" w:rsidRPr="00000000" w14:paraId="000015F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5FC">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5FD">
      <w:pPr>
        <w:spacing w:line="240" w:lineRule="auto"/>
        <w:ind w:left="729" w:firstLine="0"/>
        <w:jc w:val="both"/>
        <w:rPr>
          <w:sz w:val="26"/>
          <w:szCs w:val="26"/>
        </w:rPr>
      </w:pPr>
      <w:r w:rsidDel="00000000" w:rsidR="00000000" w:rsidRPr="00000000">
        <w:rPr>
          <w:sz w:val="26"/>
          <w:szCs w:val="26"/>
          <w:rtl w:val="0"/>
        </w:rPr>
        <w:t xml:space="preserve">**Reinforced Combat Leathers**: Light armor that offers +10% evasion and resistance to fire damage. </w:t>
      </w:r>
    </w:p>
    <w:p w:rsidR="00000000" w:rsidDel="00000000" w:rsidP="00000000" w:rsidRDefault="00000000" w:rsidRPr="00000000" w14:paraId="000015FE">
      <w:pPr>
        <w:spacing w:line="240" w:lineRule="auto"/>
        <w:ind w:left="729" w:firstLine="0"/>
        <w:jc w:val="both"/>
        <w:rPr>
          <w:sz w:val="26"/>
          <w:szCs w:val="26"/>
        </w:rPr>
      </w:pPr>
      <w:r w:rsidDel="00000000" w:rsidR="00000000" w:rsidRPr="00000000">
        <w:rPr>
          <w:sz w:val="26"/>
          <w:szCs w:val="26"/>
          <w:rtl w:val="0"/>
        </w:rPr>
        <w:t xml:space="preserve">**Two-Handed Energy Hammer or Greatsword**: A devastating melee weapon ideal for crowd control. </w:t>
      </w:r>
    </w:p>
    <w:p w:rsidR="00000000" w:rsidDel="00000000" w:rsidP="00000000" w:rsidRDefault="00000000" w:rsidRPr="00000000" w14:paraId="000015FF">
      <w:pPr>
        <w:spacing w:line="240" w:lineRule="auto"/>
        <w:ind w:left="729" w:firstLine="0"/>
        <w:jc w:val="both"/>
        <w:rPr>
          <w:sz w:val="26"/>
          <w:szCs w:val="26"/>
        </w:rPr>
      </w:pPr>
      <w:r w:rsidDel="00000000" w:rsidR="00000000" w:rsidRPr="00000000">
        <w:rPr>
          <w:sz w:val="26"/>
          <w:szCs w:val="26"/>
          <w:rtl w:val="0"/>
        </w:rPr>
        <w:t xml:space="preserve">**Adrenaline Injector**: Restores 10% HP and boosts Dominion rolls by +5% for one turn (single use). </w:t>
      </w:r>
    </w:p>
    <w:p w:rsidR="00000000" w:rsidDel="00000000" w:rsidP="00000000" w:rsidRDefault="00000000" w:rsidRPr="00000000" w14:paraId="00001600">
      <w:pPr>
        <w:spacing w:line="240" w:lineRule="auto"/>
        <w:ind w:left="729" w:firstLine="0"/>
        <w:jc w:val="both"/>
        <w:rPr>
          <w:sz w:val="26"/>
          <w:szCs w:val="26"/>
        </w:rPr>
      </w:pPr>
      <w:r w:rsidDel="00000000" w:rsidR="00000000" w:rsidRPr="00000000">
        <w:rPr>
          <w:sz w:val="26"/>
          <w:szCs w:val="26"/>
          <w:rtl w:val="0"/>
        </w:rPr>
        <w:t xml:space="preserve">**Utility Belt**: Includes climbing gear and a small explosive charge for breaching. </w:t>
      </w:r>
    </w:p>
    <w:p w:rsidR="00000000" w:rsidDel="00000000" w:rsidP="00000000" w:rsidRDefault="00000000" w:rsidRPr="00000000" w14:paraId="0000160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4">
      <w:pPr>
        <w:spacing w:line="240" w:lineRule="auto"/>
        <w:ind w:left="729" w:firstLine="0"/>
        <w:jc w:val="both"/>
        <w:rPr>
          <w:sz w:val="26"/>
          <w:szCs w:val="26"/>
        </w:rPr>
      </w:pPr>
      <w:r w:rsidDel="00000000" w:rsidR="00000000" w:rsidRPr="00000000">
        <w:rPr>
          <w:sz w:val="26"/>
          <w:szCs w:val="26"/>
          <w:rtl w:val="0"/>
        </w:rPr>
        <w:t xml:space="preserve">### **Reaver Level Progression Table** </w:t>
      </w:r>
    </w:p>
    <w:p w:rsidR="00000000" w:rsidDel="00000000" w:rsidP="00000000" w:rsidRDefault="00000000" w:rsidRPr="00000000" w14:paraId="0000160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6">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607">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6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9">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60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B">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60C">
      <w:pPr>
        <w:spacing w:line="240" w:lineRule="auto"/>
        <w:ind w:left="729" w:firstLine="0"/>
        <w:jc w:val="both"/>
        <w:rPr>
          <w:sz w:val="26"/>
          <w:szCs w:val="26"/>
        </w:rPr>
      </w:pPr>
      <w:r w:rsidDel="00000000" w:rsidR="00000000" w:rsidRPr="00000000">
        <w:rPr>
          <w:sz w:val="26"/>
          <w:szCs w:val="26"/>
          <w:rtl w:val="0"/>
        </w:rPr>
        <w:t xml:space="preserve">"Berserker’s Surge" (Tier 2)                   | **Heavy Strike**: Gain +5% to rolls with heavy melee weapons.                                             </w:t>
      </w:r>
    </w:p>
    <w:p w:rsidR="00000000" w:rsidDel="00000000" w:rsidP="00000000" w:rsidRDefault="00000000" w:rsidRPr="00000000" w14:paraId="0000160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0E">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60F">
      <w:pPr>
        <w:spacing w:line="240" w:lineRule="auto"/>
        <w:ind w:left="729" w:firstLine="0"/>
        <w:jc w:val="both"/>
        <w:rPr>
          <w:sz w:val="26"/>
          <w:szCs w:val="26"/>
        </w:rPr>
      </w:pPr>
      <w:r w:rsidDel="00000000" w:rsidR="00000000" w:rsidRPr="00000000">
        <w:rPr>
          <w:sz w:val="26"/>
          <w:szCs w:val="26"/>
          <w:rtl w:val="0"/>
        </w:rPr>
        <w:t xml:space="preserve">Power Enhancement (Tier 3 for "Berserker’s Surge") | **Unrelenting Charge**: Ignore difficult terrain penalties when charging an enemy.                          | </w:t>
      </w:r>
    </w:p>
    <w:p w:rsidR="00000000" w:rsidDel="00000000" w:rsidP="00000000" w:rsidRDefault="00000000" w:rsidRPr="00000000" w14:paraId="00001610">
      <w:pPr>
        <w:spacing w:line="240" w:lineRule="auto"/>
        <w:ind w:left="729" w:firstLine="0"/>
        <w:jc w:val="both"/>
        <w:rPr>
          <w:sz w:val="26"/>
          <w:szCs w:val="26"/>
        </w:rPr>
      </w:pPr>
      <w:r w:rsidDel="00000000" w:rsidR="00000000" w:rsidRPr="00000000">
        <w:rPr>
          <w:sz w:val="26"/>
          <w:szCs w:val="26"/>
          <w:rtl w:val="0"/>
        </w:rPr>
        <w:t xml:space="preserve">| **3**     | Roll for 1 Attribute       | —                         | Gain New Power: "Raging Cleave" (Tier 1)        | **Raging Cleave**: </w:t>
      </w:r>
    </w:p>
    <w:p w:rsidR="00000000" w:rsidDel="00000000" w:rsidP="00000000" w:rsidRDefault="00000000" w:rsidRPr="00000000" w14:paraId="00001611">
      <w:pPr>
        <w:spacing w:line="240" w:lineRule="auto"/>
        <w:ind w:left="729" w:firstLine="0"/>
        <w:jc w:val="both"/>
        <w:rPr>
          <w:sz w:val="26"/>
          <w:szCs w:val="26"/>
        </w:rPr>
      </w:pPr>
      <w:r w:rsidDel="00000000" w:rsidR="00000000" w:rsidRPr="00000000">
        <w:rPr>
          <w:sz w:val="26"/>
          <w:szCs w:val="26"/>
          <w:rtl w:val="0"/>
        </w:rPr>
        <w:t xml:space="preserve">Make an additional melee attack after defeating an enemy.                </w:t>
      </w:r>
    </w:p>
    <w:p w:rsidR="00000000" w:rsidDel="00000000" w:rsidP="00000000" w:rsidRDefault="00000000" w:rsidRPr="00000000" w14:paraId="0000161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13">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614">
      <w:pPr>
        <w:spacing w:line="240" w:lineRule="auto"/>
        <w:ind w:left="729" w:firstLine="0"/>
        <w:jc w:val="both"/>
        <w:rPr>
          <w:sz w:val="26"/>
          <w:szCs w:val="26"/>
        </w:rPr>
      </w:pPr>
      <w:r w:rsidDel="00000000" w:rsidR="00000000" w:rsidRPr="00000000">
        <w:rPr>
          <w:sz w:val="26"/>
          <w:szCs w:val="26"/>
          <w:rtl w:val="0"/>
        </w:rPr>
        <w:t xml:space="preserve">Power Enhancement (Tier 4 for "Berserker’s Surge") | **Momentum Builder**: Gain +5% attack rolls for every consecutive turn spent attacking.                     | </w:t>
      </w:r>
    </w:p>
    <w:p w:rsidR="00000000" w:rsidDel="00000000" w:rsidP="00000000" w:rsidRDefault="00000000" w:rsidRPr="00000000" w14:paraId="00001615">
      <w:pPr>
        <w:spacing w:line="240" w:lineRule="auto"/>
        <w:ind w:left="729" w:firstLine="0"/>
        <w:jc w:val="both"/>
        <w:rPr>
          <w:sz w:val="26"/>
          <w:szCs w:val="26"/>
        </w:rPr>
      </w:pPr>
      <w:r w:rsidDel="00000000" w:rsidR="00000000" w:rsidRPr="00000000">
        <w:rPr>
          <w:sz w:val="26"/>
          <w:szCs w:val="26"/>
          <w:rtl w:val="0"/>
        </w:rPr>
        <w:t xml:space="preserve">| **5**     | Roll for 1 Attribute       | —                         | Gain New Power: "Savage Roar" (Tier 1)          | **Savage Roar**: Demoralize enemies within 10 meters, reducing their attack </w:t>
      </w:r>
    </w:p>
    <w:p w:rsidR="00000000" w:rsidDel="00000000" w:rsidP="00000000" w:rsidRDefault="00000000" w:rsidRPr="00000000" w14:paraId="00001616">
      <w:pPr>
        <w:spacing w:line="240" w:lineRule="auto"/>
        <w:ind w:left="729" w:firstLine="0"/>
        <w:jc w:val="both"/>
        <w:rPr>
          <w:sz w:val="26"/>
          <w:szCs w:val="26"/>
        </w:rPr>
      </w:pPr>
      <w:r w:rsidDel="00000000" w:rsidR="00000000" w:rsidRPr="00000000">
        <w:rPr>
          <w:sz w:val="26"/>
          <w:szCs w:val="26"/>
          <w:rtl w:val="0"/>
        </w:rPr>
        <w:t xml:space="preserve">rolls by -10%.                  | </w:t>
      </w:r>
    </w:p>
    <w:p w:rsidR="00000000" w:rsidDel="00000000" w:rsidP="00000000" w:rsidRDefault="00000000" w:rsidRPr="00000000" w14:paraId="00001617">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618">
      <w:pPr>
        <w:spacing w:line="240" w:lineRule="auto"/>
        <w:ind w:left="729" w:firstLine="0"/>
        <w:jc w:val="both"/>
        <w:rPr>
          <w:sz w:val="26"/>
          <w:szCs w:val="26"/>
        </w:rPr>
      </w:pPr>
      <w:r w:rsidDel="00000000" w:rsidR="00000000" w:rsidRPr="00000000">
        <w:rPr>
          <w:sz w:val="26"/>
          <w:szCs w:val="26"/>
          <w:rtl w:val="0"/>
        </w:rPr>
        <w:t xml:space="preserve">Power Enhancement (Tier 5 for "Berserker’s Surge") | **Fury Unleashed**: Gain +10% movement speed while using melee </w:t>
      </w:r>
    </w:p>
    <w:p w:rsidR="00000000" w:rsidDel="00000000" w:rsidP="00000000" w:rsidRDefault="00000000" w:rsidRPr="00000000" w14:paraId="00001619">
      <w:pPr>
        <w:spacing w:line="240" w:lineRule="auto"/>
        <w:ind w:left="729" w:firstLine="0"/>
        <w:jc w:val="both"/>
        <w:rPr>
          <w:sz w:val="26"/>
          <w:szCs w:val="26"/>
        </w:rPr>
      </w:pPr>
      <w:r w:rsidDel="00000000" w:rsidR="00000000" w:rsidRPr="00000000">
        <w:rPr>
          <w:sz w:val="26"/>
          <w:szCs w:val="26"/>
          <w:rtl w:val="0"/>
        </w:rPr>
        <w:t xml:space="preserve">weapons.                                     | </w:t>
      </w:r>
    </w:p>
    <w:p w:rsidR="00000000" w:rsidDel="00000000" w:rsidP="00000000" w:rsidRDefault="00000000" w:rsidRPr="00000000" w14:paraId="0000161A">
      <w:pPr>
        <w:spacing w:line="240" w:lineRule="auto"/>
        <w:ind w:left="729" w:firstLine="0"/>
        <w:jc w:val="both"/>
        <w:rPr>
          <w:sz w:val="26"/>
          <w:szCs w:val="26"/>
        </w:rPr>
      </w:pPr>
      <w:r w:rsidDel="00000000" w:rsidR="00000000" w:rsidRPr="00000000">
        <w:rPr>
          <w:sz w:val="26"/>
          <w:szCs w:val="26"/>
          <w:rtl w:val="0"/>
        </w:rPr>
        <w:t xml:space="preserve">| **7**     | Roll for 1 Attribute       | —                         | Gain New Power: "Blood Frenzy" (Tier 1)         | **Blood Frenzy**: Regain 5% HP for every enemy defeated during this power’s </w:t>
      </w:r>
    </w:p>
    <w:p w:rsidR="00000000" w:rsidDel="00000000" w:rsidP="00000000" w:rsidRDefault="00000000" w:rsidRPr="00000000" w14:paraId="0000161B">
      <w:pPr>
        <w:spacing w:line="240" w:lineRule="auto"/>
        <w:ind w:left="729" w:firstLine="0"/>
        <w:jc w:val="both"/>
        <w:rPr>
          <w:sz w:val="26"/>
          <w:szCs w:val="26"/>
        </w:rPr>
      </w:pPr>
      <w:r w:rsidDel="00000000" w:rsidR="00000000" w:rsidRPr="00000000">
        <w:rPr>
          <w:sz w:val="26"/>
          <w:szCs w:val="26"/>
          <w:rtl w:val="0"/>
        </w:rPr>
        <w:t xml:space="preserve">duration.                       | </w:t>
      </w:r>
    </w:p>
    <w:p w:rsidR="00000000" w:rsidDel="00000000" w:rsidP="00000000" w:rsidRDefault="00000000" w:rsidRPr="00000000" w14:paraId="0000161C">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61D">
      <w:pPr>
        <w:spacing w:line="240" w:lineRule="auto"/>
        <w:ind w:left="729" w:firstLine="0"/>
        <w:jc w:val="both"/>
        <w:rPr>
          <w:sz w:val="26"/>
          <w:szCs w:val="26"/>
        </w:rPr>
      </w:pPr>
      <w:r w:rsidDel="00000000" w:rsidR="00000000" w:rsidRPr="00000000">
        <w:rPr>
          <w:sz w:val="26"/>
          <w:szCs w:val="26"/>
          <w:rtl w:val="0"/>
        </w:rPr>
        <w:t xml:space="preserve">Power Enhancement (Tier 2 for "Blood Frenzy")  | **Battlefield Acrobatics**: Automatically succeed in Acrobatics rolls while in </w:t>
      </w:r>
    </w:p>
    <w:p w:rsidR="00000000" w:rsidDel="00000000" w:rsidP="00000000" w:rsidRDefault="00000000" w:rsidRPr="00000000" w14:paraId="0000161E">
      <w:pPr>
        <w:spacing w:line="240" w:lineRule="auto"/>
        <w:ind w:left="729" w:firstLine="0"/>
        <w:jc w:val="both"/>
        <w:rPr>
          <w:sz w:val="26"/>
          <w:szCs w:val="26"/>
        </w:rPr>
      </w:pPr>
      <w:r w:rsidDel="00000000" w:rsidR="00000000" w:rsidRPr="00000000">
        <w:rPr>
          <w:sz w:val="26"/>
          <w:szCs w:val="26"/>
          <w:rtl w:val="0"/>
        </w:rPr>
        <w:t xml:space="preserve">combat.                      | </w:t>
      </w:r>
    </w:p>
    <w:p w:rsidR="00000000" w:rsidDel="00000000" w:rsidP="00000000" w:rsidRDefault="00000000" w:rsidRPr="00000000" w14:paraId="0000161F">
      <w:pPr>
        <w:spacing w:line="240" w:lineRule="auto"/>
        <w:ind w:left="729" w:firstLine="0"/>
        <w:jc w:val="both"/>
        <w:rPr>
          <w:sz w:val="26"/>
          <w:szCs w:val="26"/>
        </w:rPr>
      </w:pPr>
      <w:r w:rsidDel="00000000" w:rsidR="00000000" w:rsidRPr="00000000">
        <w:rPr>
          <w:sz w:val="26"/>
          <w:szCs w:val="26"/>
          <w:rtl w:val="0"/>
        </w:rPr>
        <w:t xml:space="preserve">| **9**     | Roll for 1 Attribute       | —                         | Gain New Power: "Earth Splitter" (Tier 1)       | **Earth Splitter**: Slam the ground with a heavy weapon, dealing AoE damage and creating difficult terrain.  | </w:t>
      </w:r>
    </w:p>
    <w:p w:rsidR="00000000" w:rsidDel="00000000" w:rsidP="00000000" w:rsidRDefault="00000000" w:rsidRPr="00000000" w14:paraId="00001620">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621">
      <w:pPr>
        <w:spacing w:line="240" w:lineRule="auto"/>
        <w:ind w:left="729" w:firstLine="0"/>
        <w:jc w:val="both"/>
        <w:rPr>
          <w:sz w:val="26"/>
          <w:szCs w:val="26"/>
        </w:rPr>
      </w:pPr>
      <w:r w:rsidDel="00000000" w:rsidR="00000000" w:rsidRPr="00000000">
        <w:rPr>
          <w:sz w:val="26"/>
          <w:szCs w:val="26"/>
          <w:rtl w:val="0"/>
        </w:rPr>
        <w:t xml:space="preserve">Power Enhancement (Tier 3 for "Earth Splitter") | **Juggernaut Stance**: Gain immunity to knockback effects while wielding two-handed weapons.                 | </w:t>
      </w:r>
    </w:p>
    <w:p w:rsidR="00000000" w:rsidDel="00000000" w:rsidP="00000000" w:rsidRDefault="00000000" w:rsidRPr="00000000" w14:paraId="00001622">
      <w:pPr>
        <w:spacing w:line="240" w:lineRule="auto"/>
        <w:ind w:left="729" w:firstLine="0"/>
        <w:jc w:val="both"/>
        <w:rPr>
          <w:sz w:val="26"/>
          <w:szCs w:val="26"/>
        </w:rPr>
      </w:pPr>
      <w:r w:rsidDel="00000000" w:rsidR="00000000" w:rsidRPr="00000000">
        <w:rPr>
          <w:sz w:val="26"/>
          <w:szCs w:val="26"/>
          <w:rtl w:val="0"/>
        </w:rPr>
        <w:t xml:space="preserve">| **11**    | Roll for 1 Attribute       | —                         | Gain New Power: "Final Rage" (Tier 1)           | **Final Rage**: When </w:t>
      </w:r>
    </w:p>
    <w:p w:rsidR="00000000" w:rsidDel="00000000" w:rsidP="00000000" w:rsidRDefault="00000000" w:rsidRPr="00000000" w14:paraId="00001623">
      <w:pPr>
        <w:spacing w:line="240" w:lineRule="auto"/>
        <w:ind w:left="729" w:firstLine="0"/>
        <w:jc w:val="both"/>
        <w:rPr>
          <w:sz w:val="26"/>
          <w:szCs w:val="26"/>
        </w:rPr>
      </w:pPr>
      <w:r w:rsidDel="00000000" w:rsidR="00000000" w:rsidRPr="00000000">
        <w:rPr>
          <w:sz w:val="26"/>
          <w:szCs w:val="26"/>
          <w:rtl w:val="0"/>
        </w:rPr>
        <w:t xml:space="preserve">reduced to 0 HP, make one last attack at triple damage before falling.                 | </w:t>
      </w:r>
    </w:p>
    <w:p w:rsidR="00000000" w:rsidDel="00000000" w:rsidP="00000000" w:rsidRDefault="00000000" w:rsidRPr="00000000" w14:paraId="00001624">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625">
      <w:pPr>
        <w:spacing w:line="240" w:lineRule="auto"/>
        <w:ind w:left="729" w:firstLine="0"/>
        <w:jc w:val="both"/>
        <w:rPr>
          <w:sz w:val="26"/>
          <w:szCs w:val="26"/>
        </w:rPr>
      </w:pPr>
      <w:r w:rsidDel="00000000" w:rsidR="00000000" w:rsidRPr="00000000">
        <w:rPr>
          <w:sz w:val="26"/>
          <w:szCs w:val="26"/>
          <w:rtl w:val="0"/>
        </w:rPr>
        <w:t xml:space="preserve">Power Enhancement (Tier 2 for "Final Rage")    | **Unstoppable Assault**: Ignore the first source of damage each turn while charging an enemy.                | </w:t>
      </w:r>
    </w:p>
    <w:p w:rsidR="00000000" w:rsidDel="00000000" w:rsidP="00000000" w:rsidRDefault="00000000" w:rsidRPr="00000000" w14:paraId="00001626">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627">
      <w:pPr>
        <w:spacing w:line="240" w:lineRule="auto"/>
        <w:ind w:left="729" w:firstLine="0"/>
        <w:jc w:val="both"/>
        <w:rPr>
          <w:sz w:val="26"/>
          <w:szCs w:val="26"/>
        </w:rPr>
      </w:pPr>
      <w:r w:rsidDel="00000000" w:rsidR="00000000" w:rsidRPr="00000000">
        <w:rPr>
          <w:sz w:val="26"/>
          <w:szCs w:val="26"/>
          <w:rtl w:val="0"/>
        </w:rPr>
        <w:t xml:space="preserve">New Power: "Cataclysm Strike" (Tier 1)     | **Cataclysm Strike**: Deliver a devastating attack that bypasses 50% of </w:t>
      </w:r>
    </w:p>
    <w:p w:rsidR="00000000" w:rsidDel="00000000" w:rsidP="00000000" w:rsidRDefault="00000000" w:rsidRPr="00000000" w14:paraId="00001628">
      <w:pPr>
        <w:spacing w:line="240" w:lineRule="auto"/>
        <w:ind w:left="729" w:firstLine="0"/>
        <w:jc w:val="both"/>
        <w:rPr>
          <w:sz w:val="26"/>
          <w:szCs w:val="26"/>
        </w:rPr>
      </w:pPr>
      <w:r w:rsidDel="00000000" w:rsidR="00000000" w:rsidRPr="00000000">
        <w:rPr>
          <w:sz w:val="26"/>
          <w:szCs w:val="26"/>
          <w:rtl w:val="0"/>
        </w:rPr>
        <w:t xml:space="preserve">armor.                              | </w:t>
      </w:r>
    </w:p>
    <w:p w:rsidR="00000000" w:rsidDel="00000000" w:rsidP="00000000" w:rsidRDefault="00000000" w:rsidRPr="00000000" w14:paraId="00001629">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62A">
      <w:pPr>
        <w:spacing w:line="240" w:lineRule="auto"/>
        <w:ind w:left="729" w:firstLine="0"/>
        <w:jc w:val="both"/>
        <w:rPr>
          <w:sz w:val="26"/>
          <w:szCs w:val="26"/>
        </w:rPr>
      </w:pPr>
      <w:r w:rsidDel="00000000" w:rsidR="00000000" w:rsidRPr="00000000">
        <w:rPr>
          <w:sz w:val="26"/>
          <w:szCs w:val="26"/>
          <w:rtl w:val="0"/>
        </w:rPr>
        <w:t xml:space="preserve">Power Enhancement (Tier 3 for "Cataclysm Strike") | **Relentless Rampage**: Gain +10% damage resistance while </w:t>
      </w:r>
    </w:p>
    <w:p w:rsidR="00000000" w:rsidDel="00000000" w:rsidP="00000000" w:rsidRDefault="00000000" w:rsidRPr="00000000" w14:paraId="0000162B">
      <w:pPr>
        <w:spacing w:line="240" w:lineRule="auto"/>
        <w:ind w:left="729" w:firstLine="0"/>
        <w:jc w:val="both"/>
        <w:rPr>
          <w:sz w:val="26"/>
          <w:szCs w:val="26"/>
        </w:rPr>
      </w:pPr>
      <w:r w:rsidDel="00000000" w:rsidR="00000000" w:rsidRPr="00000000">
        <w:rPr>
          <w:sz w:val="26"/>
          <w:szCs w:val="26"/>
          <w:rtl w:val="0"/>
        </w:rPr>
        <w:t xml:space="preserve">moving between enemies.                            | </w:t>
      </w:r>
    </w:p>
    <w:p w:rsidR="00000000" w:rsidDel="00000000" w:rsidP="00000000" w:rsidRDefault="00000000" w:rsidRPr="00000000" w14:paraId="0000162C">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62D">
      <w:pPr>
        <w:spacing w:line="240" w:lineRule="auto"/>
        <w:ind w:left="729" w:firstLine="0"/>
        <w:jc w:val="both"/>
        <w:rPr>
          <w:sz w:val="26"/>
          <w:szCs w:val="26"/>
        </w:rPr>
      </w:pPr>
      <w:r w:rsidDel="00000000" w:rsidR="00000000" w:rsidRPr="00000000">
        <w:rPr>
          <w:sz w:val="26"/>
          <w:szCs w:val="26"/>
          <w:rtl w:val="0"/>
        </w:rPr>
        <w:t xml:space="preserve">Enhancement (Tier 4 for "Cataclysm Strike") | **Living Weapon**: All attacks gain an additional 5% critical hit chance </w:t>
      </w:r>
    </w:p>
    <w:p w:rsidR="00000000" w:rsidDel="00000000" w:rsidP="00000000" w:rsidRDefault="00000000" w:rsidRPr="00000000" w14:paraId="0000162E">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62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2">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6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4">
      <w:pPr>
        <w:spacing w:line="240" w:lineRule="auto"/>
        <w:ind w:left="729" w:firstLine="0"/>
        <w:jc w:val="both"/>
        <w:rPr>
          <w:sz w:val="26"/>
          <w:szCs w:val="26"/>
        </w:rPr>
      </w:pPr>
      <w:r w:rsidDel="00000000" w:rsidR="00000000" w:rsidRPr="00000000">
        <w:rPr>
          <w:sz w:val="26"/>
          <w:szCs w:val="26"/>
          <w:rtl w:val="0"/>
        </w:rPr>
        <w:t xml:space="preserve">**Proficiency and Attribute Rolls**: Improved at set levels per standard Universal System rules. </w:t>
      </w:r>
    </w:p>
    <w:p w:rsidR="00000000" w:rsidDel="00000000" w:rsidP="00000000" w:rsidRDefault="00000000" w:rsidRPr="00000000" w14:paraId="00001635">
      <w:pPr>
        <w:spacing w:line="240" w:lineRule="auto"/>
        <w:ind w:left="729" w:firstLine="0"/>
        <w:jc w:val="both"/>
        <w:rPr>
          <w:sz w:val="26"/>
          <w:szCs w:val="26"/>
        </w:rPr>
      </w:pPr>
      <w:r w:rsidDel="00000000" w:rsidR="00000000" w:rsidRPr="00000000">
        <w:rPr>
          <w:sz w:val="26"/>
          <w:szCs w:val="26"/>
          <w:rtl w:val="0"/>
        </w:rPr>
        <w:t xml:space="preserve">**Momentum Builder Interaction**: Creates dynamic scaling with prolonged engagement in melee combat. </w:t>
      </w:r>
    </w:p>
    <w:p w:rsidR="00000000" w:rsidDel="00000000" w:rsidP="00000000" w:rsidRDefault="00000000" w:rsidRPr="00000000" w14:paraId="00001636">
      <w:pPr>
        <w:spacing w:line="240" w:lineRule="auto"/>
        <w:ind w:left="729" w:firstLine="0"/>
        <w:jc w:val="both"/>
        <w:rPr>
          <w:sz w:val="26"/>
          <w:szCs w:val="26"/>
        </w:rPr>
      </w:pPr>
      <w:r w:rsidDel="00000000" w:rsidR="00000000" w:rsidRPr="00000000">
        <w:rPr>
          <w:sz w:val="26"/>
          <w:szCs w:val="26"/>
          <w:rtl w:val="0"/>
        </w:rPr>
        <w:t xml:space="preserve">**Savage Roar**: Introduces a morale penalty mechanic tied to area effects. </w:t>
      </w:r>
    </w:p>
    <w:p w:rsidR="00000000" w:rsidDel="00000000" w:rsidP="00000000" w:rsidRDefault="00000000" w:rsidRPr="00000000" w14:paraId="0000163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A">
      <w:pPr>
        <w:spacing w:line="240" w:lineRule="auto"/>
        <w:ind w:left="729" w:firstLine="0"/>
        <w:jc w:val="both"/>
        <w:rPr>
          <w:sz w:val="26"/>
          <w:szCs w:val="26"/>
        </w:rPr>
      </w:pPr>
      <w:r w:rsidDel="00000000" w:rsidR="00000000" w:rsidRPr="00000000">
        <w:rPr>
          <w:sz w:val="26"/>
          <w:szCs w:val="26"/>
          <w:rtl w:val="0"/>
        </w:rPr>
        <w:t xml:space="preserve">Here is the **finalized Arbiter class**, completing the **Martial Class category** in the same detailed format. </w:t>
      </w:r>
    </w:p>
    <w:p w:rsidR="00000000" w:rsidDel="00000000" w:rsidP="00000000" w:rsidRDefault="00000000" w:rsidRPr="00000000" w14:paraId="0000163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3E">
      <w:pPr>
        <w:spacing w:line="240" w:lineRule="auto"/>
        <w:ind w:left="729" w:firstLine="0"/>
        <w:jc w:val="both"/>
        <w:rPr>
          <w:sz w:val="26"/>
          <w:szCs w:val="26"/>
        </w:rPr>
      </w:pPr>
      <w:r w:rsidDel="00000000" w:rsidR="00000000" w:rsidRPr="00000000">
        <w:rPr>
          <w:sz w:val="26"/>
          <w:szCs w:val="26"/>
          <w:rtl w:val="0"/>
        </w:rPr>
        <w:t xml:space="preserve">## **3. Arbiter (Justice Enforcer)** </w:t>
      </w:r>
    </w:p>
    <w:p w:rsidR="00000000" w:rsidDel="00000000" w:rsidP="00000000" w:rsidRDefault="00000000" w:rsidRPr="00000000" w14:paraId="000016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2">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6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4">
      <w:pPr>
        <w:spacing w:line="240" w:lineRule="auto"/>
        <w:ind w:left="729" w:firstLine="0"/>
        <w:jc w:val="both"/>
        <w:rPr>
          <w:sz w:val="26"/>
          <w:szCs w:val="26"/>
        </w:rPr>
      </w:pPr>
      <w:r w:rsidDel="00000000" w:rsidR="00000000" w:rsidRPr="00000000">
        <w:rPr>
          <w:sz w:val="26"/>
          <w:szCs w:val="26"/>
          <w:rtl w:val="0"/>
        </w:rPr>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 </w:t>
      </w:r>
    </w:p>
    <w:p w:rsidR="00000000" w:rsidDel="00000000" w:rsidP="00000000" w:rsidRDefault="00000000" w:rsidRPr="00000000" w14:paraId="000016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6">
      <w:pPr>
        <w:spacing w:line="240" w:lineRule="auto"/>
        <w:ind w:left="729" w:firstLine="0"/>
        <w:jc w:val="both"/>
        <w:rPr>
          <w:sz w:val="26"/>
          <w:szCs w:val="26"/>
        </w:rPr>
      </w:pPr>
      <w:r w:rsidDel="00000000" w:rsidR="00000000" w:rsidRPr="00000000">
        <w:rPr>
          <w:sz w:val="26"/>
          <w:szCs w:val="26"/>
          <w:rtl w:val="0"/>
        </w:rPr>
        <w:t xml:space="preserve">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 </w:t>
      </w:r>
    </w:p>
    <w:p w:rsidR="00000000" w:rsidDel="00000000" w:rsidP="00000000" w:rsidRDefault="00000000" w:rsidRPr="00000000" w14:paraId="0000164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A">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64B">
      <w:pPr>
        <w:spacing w:line="240" w:lineRule="auto"/>
        <w:ind w:left="729" w:firstLine="0"/>
        <w:jc w:val="both"/>
        <w:rPr>
          <w:sz w:val="26"/>
          <w:szCs w:val="26"/>
        </w:rPr>
      </w:pPr>
      <w:r w:rsidDel="00000000" w:rsidR="00000000" w:rsidRPr="00000000">
        <w:rPr>
          <w:sz w:val="26"/>
          <w:szCs w:val="26"/>
          <w:rtl w:val="0"/>
        </w:rPr>
        <w:t xml:space="preserve">**Imperius (+15%)**: The commanding presence and leadership required to maintain control in volatile situations. </w:t>
      </w:r>
    </w:p>
    <w:p w:rsidR="00000000" w:rsidDel="00000000" w:rsidP="00000000" w:rsidRDefault="00000000" w:rsidRPr="00000000" w14:paraId="0000164C">
      <w:pPr>
        <w:spacing w:line="240" w:lineRule="auto"/>
        <w:ind w:left="729" w:firstLine="0"/>
        <w:jc w:val="both"/>
        <w:rPr>
          <w:sz w:val="26"/>
          <w:szCs w:val="26"/>
        </w:rPr>
      </w:pPr>
      <w:r w:rsidDel="00000000" w:rsidR="00000000" w:rsidRPr="00000000">
        <w:rPr>
          <w:sz w:val="26"/>
          <w:szCs w:val="26"/>
          <w:rtl w:val="0"/>
        </w:rPr>
        <w:t xml:space="preserve">**Dominion (+10%)**: Physical strength to enforce laws and handle direct threats. </w:t>
      </w:r>
    </w:p>
    <w:p w:rsidR="00000000" w:rsidDel="00000000" w:rsidP="00000000" w:rsidRDefault="00000000" w:rsidRPr="00000000" w14:paraId="0000164D">
      <w:pPr>
        <w:spacing w:line="240" w:lineRule="auto"/>
        <w:ind w:left="729" w:firstLine="0"/>
        <w:jc w:val="both"/>
        <w:rPr>
          <w:sz w:val="26"/>
          <w:szCs w:val="26"/>
        </w:rPr>
      </w:pPr>
      <w:r w:rsidDel="00000000" w:rsidR="00000000" w:rsidRPr="00000000">
        <w:rPr>
          <w:sz w:val="26"/>
          <w:szCs w:val="26"/>
          <w:rtl w:val="0"/>
        </w:rPr>
        <w:t xml:space="preserve">**Excluded Attribute**: Entropy. Arbiters uphold order and discipline, avoiding chaotic approaches. </w:t>
      </w:r>
    </w:p>
    <w:p w:rsidR="00000000" w:rsidDel="00000000" w:rsidP="00000000" w:rsidRDefault="00000000" w:rsidRPr="00000000" w14:paraId="0000164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51">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652">
      <w:pPr>
        <w:spacing w:line="240" w:lineRule="auto"/>
        <w:ind w:left="729" w:firstLine="0"/>
        <w:jc w:val="both"/>
        <w:rPr>
          <w:sz w:val="26"/>
          <w:szCs w:val="26"/>
        </w:rPr>
      </w:pPr>
      <w:r w:rsidDel="00000000" w:rsidR="00000000" w:rsidRPr="00000000">
        <w:rPr>
          <w:sz w:val="26"/>
          <w:szCs w:val="26"/>
          <w:rtl w:val="0"/>
        </w:rPr>
        <w:t xml:space="preserve">**Command (Imperius)**: Directing and inspiring allies while demoralizing enemies. </w:t>
      </w:r>
    </w:p>
    <w:p w:rsidR="00000000" w:rsidDel="00000000" w:rsidP="00000000" w:rsidRDefault="00000000" w:rsidRPr="00000000" w14:paraId="00001653">
      <w:pPr>
        <w:spacing w:line="240" w:lineRule="auto"/>
        <w:ind w:left="729" w:firstLine="0"/>
        <w:jc w:val="both"/>
        <w:rPr>
          <w:sz w:val="26"/>
          <w:szCs w:val="26"/>
        </w:rPr>
      </w:pPr>
      <w:r w:rsidDel="00000000" w:rsidR="00000000" w:rsidRPr="00000000">
        <w:rPr>
          <w:sz w:val="26"/>
          <w:szCs w:val="26"/>
          <w:rtl w:val="0"/>
        </w:rPr>
        <w:t xml:space="preserve">**Diplomacy (Harmonia)**: Negotiating and de-escalating tense situations. </w:t>
      </w:r>
    </w:p>
    <w:p w:rsidR="00000000" w:rsidDel="00000000" w:rsidP="00000000" w:rsidRDefault="00000000" w:rsidRPr="00000000" w14:paraId="00001654">
      <w:pPr>
        <w:spacing w:line="240" w:lineRule="auto"/>
        <w:ind w:left="729" w:firstLine="0"/>
        <w:jc w:val="both"/>
        <w:rPr>
          <w:sz w:val="26"/>
          <w:szCs w:val="26"/>
        </w:rPr>
      </w:pPr>
      <w:r w:rsidDel="00000000" w:rsidR="00000000" w:rsidRPr="00000000">
        <w:rPr>
          <w:sz w:val="26"/>
          <w:szCs w:val="26"/>
          <w:rtl w:val="0"/>
        </w:rPr>
        <w:t xml:space="preserve">**Investigation (Katra)**: Uncovering hidden truths and analyzing evidence. </w:t>
      </w:r>
    </w:p>
    <w:p w:rsidR="00000000" w:rsidDel="00000000" w:rsidP="00000000" w:rsidRDefault="00000000" w:rsidRPr="00000000" w14:paraId="00001655">
      <w:pPr>
        <w:spacing w:line="240" w:lineRule="auto"/>
        <w:ind w:left="729" w:firstLine="0"/>
        <w:jc w:val="both"/>
        <w:rPr>
          <w:sz w:val="26"/>
          <w:szCs w:val="26"/>
        </w:rPr>
      </w:pPr>
      <w:r w:rsidDel="00000000" w:rsidR="00000000" w:rsidRPr="00000000">
        <w:rPr>
          <w:sz w:val="26"/>
          <w:szCs w:val="26"/>
          <w:rtl w:val="0"/>
        </w:rPr>
        <w:t xml:space="preserve">**Defensive Tactics (Dominion)**: Using shields, barriers, and formations to maintain control. </w:t>
      </w:r>
    </w:p>
    <w:p w:rsidR="00000000" w:rsidDel="00000000" w:rsidP="00000000" w:rsidRDefault="00000000" w:rsidRPr="00000000" w14:paraId="00001656">
      <w:pPr>
        <w:spacing w:line="240" w:lineRule="auto"/>
        <w:ind w:left="729" w:firstLine="0"/>
        <w:jc w:val="both"/>
        <w:rPr>
          <w:sz w:val="26"/>
          <w:szCs w:val="26"/>
        </w:rPr>
      </w:pPr>
      <w:r w:rsidDel="00000000" w:rsidR="00000000" w:rsidRPr="00000000">
        <w:rPr>
          <w:sz w:val="26"/>
          <w:szCs w:val="26"/>
          <w:rtl w:val="0"/>
        </w:rPr>
        <w:t xml:space="preserve">**Leadership (Imperius)**: Enhancing the effectiveness of allies through guidance and inspiration. </w:t>
      </w:r>
    </w:p>
    <w:p w:rsidR="00000000" w:rsidDel="00000000" w:rsidP="00000000" w:rsidRDefault="00000000" w:rsidRPr="00000000" w14:paraId="00001657">
      <w:pPr>
        <w:spacing w:line="240" w:lineRule="auto"/>
        <w:ind w:left="729" w:firstLine="0"/>
        <w:jc w:val="both"/>
        <w:rPr>
          <w:sz w:val="26"/>
          <w:szCs w:val="26"/>
        </w:rPr>
      </w:pPr>
      <w:r w:rsidDel="00000000" w:rsidR="00000000" w:rsidRPr="00000000">
        <w:rPr>
          <w:sz w:val="26"/>
          <w:szCs w:val="26"/>
          <w:rtl w:val="0"/>
        </w:rPr>
        <w:t xml:space="preserve">**+2 Player-Selected Proficiencies**: Add versatility to the Arbiter’s skillset. </w:t>
      </w:r>
    </w:p>
    <w:p w:rsidR="00000000" w:rsidDel="00000000" w:rsidP="00000000" w:rsidRDefault="00000000" w:rsidRPr="00000000" w14:paraId="0000165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5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5B">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65C">
      <w:pPr>
        <w:spacing w:line="240" w:lineRule="auto"/>
        <w:ind w:left="729" w:firstLine="0"/>
        <w:jc w:val="both"/>
        <w:rPr>
          <w:sz w:val="26"/>
          <w:szCs w:val="26"/>
        </w:rPr>
      </w:pPr>
      <w:r w:rsidDel="00000000" w:rsidR="00000000" w:rsidRPr="00000000">
        <w:rPr>
          <w:sz w:val="26"/>
          <w:szCs w:val="26"/>
          <w:rtl w:val="0"/>
        </w:rPr>
        <w:t xml:space="preserve">**"Judgment Strike"**   </w:t>
      </w:r>
    </w:p>
    <w:p w:rsidR="00000000" w:rsidDel="00000000" w:rsidP="00000000" w:rsidRDefault="00000000" w:rsidRPr="00000000" w14:paraId="0000165D">
      <w:pPr>
        <w:spacing w:line="240" w:lineRule="auto"/>
        <w:ind w:left="729" w:firstLine="0"/>
        <w:jc w:val="both"/>
        <w:rPr>
          <w:sz w:val="26"/>
          <w:szCs w:val="26"/>
        </w:rPr>
      </w:pPr>
      <w:r w:rsidDel="00000000" w:rsidR="00000000" w:rsidRPr="00000000">
        <w:rPr>
          <w:sz w:val="26"/>
          <w:szCs w:val="26"/>
          <w:rtl w:val="0"/>
        </w:rPr>
        <w:t xml:space="preserve">The Arbiter delivers a precise, decisive attack against an enemy whose morale is weakened. This strike deals double damage and bypasses 20% of the target’s armor. </w:t>
      </w:r>
    </w:p>
    <w:p w:rsidR="00000000" w:rsidDel="00000000" w:rsidP="00000000" w:rsidRDefault="00000000" w:rsidRPr="00000000" w14:paraId="0000165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5F">
      <w:pPr>
        <w:spacing w:line="240" w:lineRule="auto"/>
        <w:ind w:left="729" w:firstLine="0"/>
        <w:jc w:val="both"/>
        <w:rPr>
          <w:sz w:val="26"/>
          <w:szCs w:val="26"/>
        </w:rPr>
      </w:pPr>
      <w:r w:rsidDel="00000000" w:rsidR="00000000" w:rsidRPr="00000000">
        <w:rPr>
          <w:sz w:val="26"/>
          <w:szCs w:val="26"/>
          <w:rtl w:val="0"/>
        </w:rPr>
        <w:t xml:space="preserve">**Starting Tier**: Based on Imperius’s modifier die. </w:t>
      </w:r>
    </w:p>
    <w:p w:rsidR="00000000" w:rsidDel="00000000" w:rsidP="00000000" w:rsidRDefault="00000000" w:rsidRPr="00000000" w14:paraId="00001660">
      <w:pPr>
        <w:spacing w:line="240" w:lineRule="auto"/>
        <w:ind w:left="729" w:firstLine="0"/>
        <w:jc w:val="both"/>
        <w:rPr>
          <w:sz w:val="26"/>
          <w:szCs w:val="26"/>
        </w:rPr>
      </w:pPr>
      <w:sdt>
        <w:sdtPr>
          <w:id w:val="-1884216997"/>
          <w:tag w:val="goog_rdk_63"/>
        </w:sdtPr>
        <w:sdtContent>
          <w:r w:rsidDel="00000000" w:rsidR="00000000" w:rsidRPr="00000000">
            <w:rPr>
              <w:rFonts w:ascii="Nova Mono" w:cs="Nova Mono" w:eastAsia="Nova Mono" w:hAnsi="Nova Mono"/>
              <w:sz w:val="26"/>
              <w:szCs w:val="26"/>
              <w:rtl w:val="0"/>
            </w:rPr>
            <w:t xml:space="preserve">Example: Imperius = 75 → Modifier Die = d12 → Tier 3. </w:t>
          </w:r>
        </w:sdtContent>
      </w:sdt>
    </w:p>
    <w:p w:rsidR="00000000" w:rsidDel="00000000" w:rsidP="00000000" w:rsidRDefault="00000000" w:rsidRPr="00000000" w14:paraId="0000166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2">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663">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6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5">
      <w:pPr>
        <w:spacing w:line="240" w:lineRule="auto"/>
        <w:ind w:left="729" w:firstLine="0"/>
        <w:jc w:val="both"/>
        <w:rPr>
          <w:sz w:val="26"/>
          <w:szCs w:val="26"/>
        </w:rPr>
      </w:pPr>
      <w:r w:rsidDel="00000000" w:rsidR="00000000" w:rsidRPr="00000000">
        <w:rPr>
          <w:sz w:val="26"/>
          <w:szCs w:val="26"/>
          <w:rtl w:val="0"/>
        </w:rPr>
        <w:t xml:space="preserve">| **1**    | Double damage to targets with reduced morale.              </w:t>
      </w:r>
    </w:p>
    <w:p w:rsidR="00000000" w:rsidDel="00000000" w:rsidP="00000000" w:rsidRDefault="00000000" w:rsidRPr="00000000" w14:paraId="0000166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7">
      <w:pPr>
        <w:spacing w:line="240" w:lineRule="auto"/>
        <w:ind w:left="729" w:firstLine="0"/>
        <w:jc w:val="both"/>
        <w:rPr>
          <w:sz w:val="26"/>
          <w:szCs w:val="26"/>
        </w:rPr>
      </w:pPr>
      <w:r w:rsidDel="00000000" w:rsidR="00000000" w:rsidRPr="00000000">
        <w:rPr>
          <w:sz w:val="26"/>
          <w:szCs w:val="26"/>
          <w:rtl w:val="0"/>
        </w:rPr>
        <w:t xml:space="preserve">| **2**    | Ignore 10% of target’s armor.                                          | </w:t>
      </w:r>
    </w:p>
    <w:p w:rsidR="00000000" w:rsidDel="00000000" w:rsidP="00000000" w:rsidRDefault="00000000" w:rsidRPr="00000000" w14:paraId="00001668">
      <w:pPr>
        <w:spacing w:line="240" w:lineRule="auto"/>
        <w:ind w:left="729" w:firstLine="0"/>
        <w:jc w:val="both"/>
        <w:rPr>
          <w:sz w:val="26"/>
          <w:szCs w:val="26"/>
        </w:rPr>
      </w:pPr>
      <w:r w:rsidDel="00000000" w:rsidR="00000000" w:rsidRPr="00000000">
        <w:rPr>
          <w:sz w:val="26"/>
          <w:szCs w:val="26"/>
          <w:rtl w:val="0"/>
        </w:rPr>
        <w:t xml:space="preserve">| **3**    | Ignore 20% of target’s armor; critical hits cause bleeding effects.       | </w:t>
      </w:r>
    </w:p>
    <w:p w:rsidR="00000000" w:rsidDel="00000000" w:rsidP="00000000" w:rsidRDefault="00000000" w:rsidRPr="00000000" w14:paraId="00001669">
      <w:pPr>
        <w:spacing w:line="240" w:lineRule="auto"/>
        <w:ind w:left="729" w:firstLine="0"/>
        <w:jc w:val="both"/>
        <w:rPr>
          <w:sz w:val="26"/>
          <w:szCs w:val="26"/>
        </w:rPr>
      </w:pPr>
      <w:r w:rsidDel="00000000" w:rsidR="00000000" w:rsidRPr="00000000">
        <w:rPr>
          <w:sz w:val="26"/>
          <w:szCs w:val="26"/>
          <w:rtl w:val="0"/>
        </w:rPr>
        <w:t xml:space="preserve">| **4**    | Increase damage multiplier to 2.5x.                                 </w:t>
      </w:r>
    </w:p>
    <w:p w:rsidR="00000000" w:rsidDel="00000000" w:rsidP="00000000" w:rsidRDefault="00000000" w:rsidRPr="00000000" w14:paraId="0000166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B">
      <w:pPr>
        <w:spacing w:line="240" w:lineRule="auto"/>
        <w:ind w:left="729" w:firstLine="0"/>
        <w:jc w:val="both"/>
        <w:rPr>
          <w:sz w:val="26"/>
          <w:szCs w:val="26"/>
        </w:rPr>
      </w:pPr>
      <w:r w:rsidDel="00000000" w:rsidR="00000000" w:rsidRPr="00000000">
        <w:rPr>
          <w:sz w:val="26"/>
          <w:szCs w:val="26"/>
          <w:rtl w:val="0"/>
        </w:rPr>
        <w:t xml:space="preserve">| **5**    | Reduce enemy morale further by -10% after a successful attack.            | </w:t>
      </w:r>
    </w:p>
    <w:p w:rsidR="00000000" w:rsidDel="00000000" w:rsidP="00000000" w:rsidRDefault="00000000" w:rsidRPr="00000000" w14:paraId="0000166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6F">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670">
      <w:pPr>
        <w:spacing w:line="240" w:lineRule="auto"/>
        <w:ind w:left="729" w:firstLine="0"/>
        <w:jc w:val="both"/>
        <w:rPr>
          <w:sz w:val="26"/>
          <w:szCs w:val="26"/>
        </w:rPr>
      </w:pPr>
      <w:r w:rsidDel="00000000" w:rsidR="00000000" w:rsidRPr="00000000">
        <w:rPr>
          <w:sz w:val="26"/>
          <w:szCs w:val="26"/>
          <w:rtl w:val="0"/>
        </w:rPr>
        <w:t xml:space="preserve">**Arbiter’s Combat Robes**: Medium armor granting +10% Defensive Threshold and +5% resistance to psionic attacks. </w:t>
      </w:r>
    </w:p>
    <w:p w:rsidR="00000000" w:rsidDel="00000000" w:rsidP="00000000" w:rsidRDefault="00000000" w:rsidRPr="00000000" w14:paraId="00001671">
      <w:pPr>
        <w:spacing w:line="240" w:lineRule="auto"/>
        <w:ind w:left="729" w:firstLine="0"/>
        <w:jc w:val="both"/>
        <w:rPr>
          <w:sz w:val="26"/>
          <w:szCs w:val="26"/>
        </w:rPr>
      </w:pPr>
      <w:r w:rsidDel="00000000" w:rsidR="00000000" w:rsidRPr="00000000">
        <w:rPr>
          <w:sz w:val="26"/>
          <w:szCs w:val="26"/>
          <w:rtl w:val="0"/>
        </w:rPr>
        <w:t xml:space="preserve">**Energy Baton or Hand Cannon**: Standard-issue melee or ranged weapon for law enforcement. </w:t>
      </w:r>
    </w:p>
    <w:p w:rsidR="00000000" w:rsidDel="00000000" w:rsidP="00000000" w:rsidRDefault="00000000" w:rsidRPr="00000000" w14:paraId="00001672">
      <w:pPr>
        <w:spacing w:line="240" w:lineRule="auto"/>
        <w:ind w:left="729" w:firstLine="0"/>
        <w:jc w:val="both"/>
        <w:rPr>
          <w:sz w:val="26"/>
          <w:szCs w:val="26"/>
        </w:rPr>
      </w:pPr>
      <w:r w:rsidDel="00000000" w:rsidR="00000000" w:rsidRPr="00000000">
        <w:rPr>
          <w:sz w:val="26"/>
          <w:szCs w:val="26"/>
          <w:rtl w:val="0"/>
        </w:rPr>
        <w:t xml:space="preserve">**Scanner Module**: Identifies weak points in targets, granting +5% to attack rolls against marked enemies. </w:t>
      </w:r>
    </w:p>
    <w:p w:rsidR="00000000" w:rsidDel="00000000" w:rsidP="00000000" w:rsidRDefault="00000000" w:rsidRPr="00000000" w14:paraId="00001673">
      <w:pPr>
        <w:spacing w:line="240" w:lineRule="auto"/>
        <w:ind w:left="729" w:firstLine="0"/>
        <w:jc w:val="both"/>
        <w:rPr>
          <w:sz w:val="26"/>
          <w:szCs w:val="26"/>
        </w:rPr>
      </w:pPr>
      <w:r w:rsidDel="00000000" w:rsidR="00000000" w:rsidRPr="00000000">
        <w:rPr>
          <w:sz w:val="26"/>
          <w:szCs w:val="26"/>
          <w:rtl w:val="0"/>
        </w:rPr>
        <w:t xml:space="preserve">**Imperial Seal**: A badge of authority used to command respect and intimidate foes. </w:t>
      </w:r>
    </w:p>
    <w:p w:rsidR="00000000" w:rsidDel="00000000" w:rsidP="00000000" w:rsidRDefault="00000000" w:rsidRPr="00000000" w14:paraId="0000167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7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77">
      <w:pPr>
        <w:spacing w:line="240" w:lineRule="auto"/>
        <w:ind w:left="729" w:firstLine="0"/>
        <w:jc w:val="both"/>
        <w:rPr>
          <w:sz w:val="26"/>
          <w:szCs w:val="26"/>
        </w:rPr>
      </w:pPr>
      <w:r w:rsidDel="00000000" w:rsidR="00000000" w:rsidRPr="00000000">
        <w:rPr>
          <w:sz w:val="26"/>
          <w:szCs w:val="26"/>
          <w:rtl w:val="0"/>
        </w:rPr>
        <w:t xml:space="preserve">### **Arbiter Level Progression Table** </w:t>
      </w:r>
    </w:p>
    <w:p w:rsidR="00000000" w:rsidDel="00000000" w:rsidP="00000000" w:rsidRDefault="00000000" w:rsidRPr="00000000" w14:paraId="0000167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79">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67A">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67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7C">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67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7E">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67F">
      <w:pPr>
        <w:spacing w:line="240" w:lineRule="auto"/>
        <w:ind w:left="729" w:firstLine="0"/>
        <w:jc w:val="both"/>
        <w:rPr>
          <w:sz w:val="26"/>
          <w:szCs w:val="26"/>
        </w:rPr>
      </w:pPr>
      <w:r w:rsidDel="00000000" w:rsidR="00000000" w:rsidRPr="00000000">
        <w:rPr>
          <w:sz w:val="26"/>
          <w:szCs w:val="26"/>
          <w:rtl w:val="0"/>
        </w:rPr>
        <w:t xml:space="preserve">"Judgment Strike" (Tier 3)                     | **Lawbringer’s Focus**: </w:t>
      </w:r>
    </w:p>
    <w:p w:rsidR="00000000" w:rsidDel="00000000" w:rsidP="00000000" w:rsidRDefault="00000000" w:rsidRPr="00000000" w14:paraId="00001680">
      <w:pPr>
        <w:spacing w:line="240" w:lineRule="auto"/>
        <w:ind w:left="729" w:firstLine="0"/>
        <w:jc w:val="both"/>
        <w:rPr>
          <w:sz w:val="26"/>
          <w:szCs w:val="26"/>
        </w:rPr>
      </w:pPr>
      <w:r w:rsidDel="00000000" w:rsidR="00000000" w:rsidRPr="00000000">
        <w:rPr>
          <w:sz w:val="26"/>
          <w:szCs w:val="26"/>
          <w:rtl w:val="0"/>
        </w:rPr>
        <w:t xml:space="preserve">Gain +5% to Investigation proficiency rolls.                                       </w:t>
      </w:r>
    </w:p>
    <w:p w:rsidR="00000000" w:rsidDel="00000000" w:rsidP="00000000" w:rsidRDefault="00000000" w:rsidRPr="00000000" w14:paraId="000016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82">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Power Enhancement (Tier 4 for "Judgment Strike") | **Defender </w:t>
      </w:r>
    </w:p>
    <w:p w:rsidR="00000000" w:rsidDel="00000000" w:rsidP="00000000" w:rsidRDefault="00000000" w:rsidRPr="00000000" w14:paraId="00001683">
      <w:pPr>
        <w:spacing w:line="240" w:lineRule="auto"/>
        <w:ind w:left="729" w:firstLine="0"/>
        <w:jc w:val="both"/>
        <w:rPr>
          <w:sz w:val="26"/>
          <w:szCs w:val="26"/>
        </w:rPr>
      </w:pPr>
      <w:r w:rsidDel="00000000" w:rsidR="00000000" w:rsidRPr="00000000">
        <w:rPr>
          <w:sz w:val="26"/>
          <w:szCs w:val="26"/>
          <w:rtl w:val="0"/>
        </w:rPr>
        <w:t xml:space="preserve">of Order**: Reduce incoming damage by 10% when using </w:t>
      </w:r>
    </w:p>
    <w:p w:rsidR="00000000" w:rsidDel="00000000" w:rsidP="00000000" w:rsidRDefault="00000000" w:rsidRPr="00000000" w14:paraId="00001684">
      <w:pPr>
        <w:spacing w:line="240" w:lineRule="auto"/>
        <w:ind w:left="729" w:firstLine="0"/>
        <w:jc w:val="both"/>
        <w:rPr>
          <w:sz w:val="26"/>
          <w:szCs w:val="26"/>
        </w:rPr>
      </w:pPr>
      <w:r w:rsidDel="00000000" w:rsidR="00000000" w:rsidRPr="00000000">
        <w:rPr>
          <w:sz w:val="26"/>
          <w:szCs w:val="26"/>
          <w:rtl w:val="0"/>
        </w:rPr>
        <w:t xml:space="preserve">Defensive Tactics.                         | </w:t>
      </w:r>
    </w:p>
    <w:p w:rsidR="00000000" w:rsidDel="00000000" w:rsidP="00000000" w:rsidRDefault="00000000" w:rsidRPr="00000000" w14:paraId="00001685">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686">
      <w:pPr>
        <w:spacing w:line="240" w:lineRule="auto"/>
        <w:ind w:left="729" w:firstLine="0"/>
        <w:jc w:val="both"/>
        <w:rPr>
          <w:sz w:val="26"/>
          <w:szCs w:val="26"/>
        </w:rPr>
      </w:pPr>
      <w:r w:rsidDel="00000000" w:rsidR="00000000" w:rsidRPr="00000000">
        <w:rPr>
          <w:sz w:val="26"/>
          <w:szCs w:val="26"/>
          <w:rtl w:val="0"/>
        </w:rPr>
        <w:t xml:space="preserve">New Power: "Peacekeeper’s Shield" (Tier 1) | **Peacekeeper’s </w:t>
      </w:r>
    </w:p>
    <w:p w:rsidR="00000000" w:rsidDel="00000000" w:rsidP="00000000" w:rsidRDefault="00000000" w:rsidRPr="00000000" w14:paraId="00001687">
      <w:pPr>
        <w:spacing w:line="240" w:lineRule="auto"/>
        <w:ind w:left="729" w:firstLine="0"/>
        <w:jc w:val="both"/>
        <w:rPr>
          <w:sz w:val="26"/>
          <w:szCs w:val="26"/>
        </w:rPr>
      </w:pPr>
      <w:r w:rsidDel="00000000" w:rsidR="00000000" w:rsidRPr="00000000">
        <w:rPr>
          <w:sz w:val="26"/>
          <w:szCs w:val="26"/>
          <w:rtl w:val="0"/>
        </w:rPr>
        <w:t xml:space="preserve">Shield**: Temporarily grant all allies a +10% Defensive </w:t>
      </w:r>
    </w:p>
    <w:p w:rsidR="00000000" w:rsidDel="00000000" w:rsidP="00000000" w:rsidRDefault="00000000" w:rsidRPr="00000000" w14:paraId="00001688">
      <w:pPr>
        <w:spacing w:line="240" w:lineRule="auto"/>
        <w:ind w:left="729" w:firstLine="0"/>
        <w:jc w:val="both"/>
        <w:rPr>
          <w:sz w:val="26"/>
          <w:szCs w:val="26"/>
        </w:rPr>
      </w:pPr>
      <w:r w:rsidDel="00000000" w:rsidR="00000000" w:rsidRPr="00000000">
        <w:rPr>
          <w:sz w:val="26"/>
          <w:szCs w:val="26"/>
          <w:rtl w:val="0"/>
        </w:rPr>
        <w:t xml:space="preserve">Threshold.                         | </w:t>
      </w:r>
    </w:p>
    <w:p w:rsidR="00000000" w:rsidDel="00000000" w:rsidP="00000000" w:rsidRDefault="00000000" w:rsidRPr="00000000" w14:paraId="00001689">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68A">
      <w:pPr>
        <w:spacing w:line="240" w:lineRule="auto"/>
        <w:ind w:left="729" w:firstLine="0"/>
        <w:jc w:val="both"/>
        <w:rPr>
          <w:sz w:val="26"/>
          <w:szCs w:val="26"/>
        </w:rPr>
      </w:pPr>
      <w:r w:rsidDel="00000000" w:rsidR="00000000" w:rsidRPr="00000000">
        <w:rPr>
          <w:sz w:val="26"/>
          <w:szCs w:val="26"/>
          <w:rtl w:val="0"/>
        </w:rPr>
        <w:t xml:space="preserve">Power Enhancement (Tier 2 for "Peacekeeper’s Shield") | **Field Authority**: Enemies within 10 meters suffer -5% to attack </w:t>
      </w:r>
    </w:p>
    <w:p w:rsidR="00000000" w:rsidDel="00000000" w:rsidP="00000000" w:rsidRDefault="00000000" w:rsidRPr="00000000" w14:paraId="0000168B">
      <w:pPr>
        <w:spacing w:line="240" w:lineRule="auto"/>
        <w:ind w:left="729" w:firstLine="0"/>
        <w:jc w:val="both"/>
        <w:rPr>
          <w:sz w:val="26"/>
          <w:szCs w:val="26"/>
        </w:rPr>
      </w:pPr>
      <w:r w:rsidDel="00000000" w:rsidR="00000000" w:rsidRPr="00000000">
        <w:rPr>
          <w:sz w:val="26"/>
          <w:szCs w:val="26"/>
          <w:rtl w:val="0"/>
        </w:rPr>
        <w:t xml:space="preserve">rolls.                                  | </w:t>
      </w:r>
    </w:p>
    <w:p w:rsidR="00000000" w:rsidDel="00000000" w:rsidP="00000000" w:rsidRDefault="00000000" w:rsidRPr="00000000" w14:paraId="0000168C">
      <w:pPr>
        <w:spacing w:line="240" w:lineRule="auto"/>
        <w:ind w:left="729" w:firstLine="0"/>
        <w:jc w:val="both"/>
        <w:rPr>
          <w:sz w:val="26"/>
          <w:szCs w:val="26"/>
        </w:rPr>
      </w:pPr>
      <w:r w:rsidDel="00000000" w:rsidR="00000000" w:rsidRPr="00000000">
        <w:rPr>
          <w:sz w:val="26"/>
          <w:szCs w:val="26"/>
          <w:rtl w:val="0"/>
        </w:rPr>
        <w:t xml:space="preserve">| **5**     | Roll for 1 Attribute       | —                         | Gain New Power: "Imperial Edict" (Tier 1)       | **Imperial Edict**: </w:t>
      </w:r>
    </w:p>
    <w:p w:rsidR="00000000" w:rsidDel="00000000" w:rsidP="00000000" w:rsidRDefault="00000000" w:rsidRPr="00000000" w14:paraId="0000168D">
      <w:pPr>
        <w:spacing w:line="240" w:lineRule="auto"/>
        <w:ind w:left="729" w:firstLine="0"/>
        <w:jc w:val="both"/>
        <w:rPr>
          <w:sz w:val="26"/>
          <w:szCs w:val="26"/>
        </w:rPr>
      </w:pPr>
      <w:r w:rsidDel="00000000" w:rsidR="00000000" w:rsidRPr="00000000">
        <w:rPr>
          <w:sz w:val="26"/>
          <w:szCs w:val="26"/>
          <w:rtl w:val="0"/>
        </w:rPr>
        <w:t xml:space="preserve">Force an enemy to target only you for 2 turns.                                  </w:t>
      </w:r>
    </w:p>
    <w:p w:rsidR="00000000" w:rsidDel="00000000" w:rsidP="00000000" w:rsidRDefault="00000000" w:rsidRPr="00000000" w14:paraId="0000168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8F">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690">
      <w:pPr>
        <w:spacing w:line="240" w:lineRule="auto"/>
        <w:ind w:left="729" w:firstLine="0"/>
        <w:jc w:val="both"/>
        <w:rPr>
          <w:sz w:val="26"/>
          <w:szCs w:val="26"/>
        </w:rPr>
      </w:pPr>
      <w:r w:rsidDel="00000000" w:rsidR="00000000" w:rsidRPr="00000000">
        <w:rPr>
          <w:sz w:val="26"/>
          <w:szCs w:val="26"/>
          <w:rtl w:val="0"/>
        </w:rPr>
        <w:t xml:space="preserve">Power Enhancement (Tier 3 for "Imperial Edict") | **Righteous </w:t>
      </w:r>
    </w:p>
    <w:p w:rsidR="00000000" w:rsidDel="00000000" w:rsidP="00000000" w:rsidRDefault="00000000" w:rsidRPr="00000000" w14:paraId="00001691">
      <w:pPr>
        <w:spacing w:line="240" w:lineRule="auto"/>
        <w:ind w:left="729" w:firstLine="0"/>
        <w:jc w:val="both"/>
        <w:rPr>
          <w:sz w:val="26"/>
          <w:szCs w:val="26"/>
        </w:rPr>
      </w:pPr>
      <w:r w:rsidDel="00000000" w:rsidR="00000000" w:rsidRPr="00000000">
        <w:rPr>
          <w:sz w:val="26"/>
          <w:szCs w:val="26"/>
          <w:rtl w:val="0"/>
        </w:rPr>
        <w:t xml:space="preserve">Resolve**: Gain immunity to fear effects.                                         </w:t>
      </w:r>
    </w:p>
    <w:p w:rsidR="00000000" w:rsidDel="00000000" w:rsidP="00000000" w:rsidRDefault="00000000" w:rsidRPr="00000000" w14:paraId="0000169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93">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694">
      <w:pPr>
        <w:spacing w:line="240" w:lineRule="auto"/>
        <w:ind w:left="729" w:firstLine="0"/>
        <w:jc w:val="both"/>
        <w:rPr>
          <w:sz w:val="26"/>
          <w:szCs w:val="26"/>
        </w:rPr>
      </w:pPr>
      <w:r w:rsidDel="00000000" w:rsidR="00000000" w:rsidRPr="00000000">
        <w:rPr>
          <w:sz w:val="26"/>
          <w:szCs w:val="26"/>
          <w:rtl w:val="0"/>
        </w:rPr>
        <w:t xml:space="preserve">New Power: "Shield of Balance" (Tier 1)    | **Shield of Balance**: Redirect 15% of damage dealt to allies onto yourself </w:t>
      </w:r>
    </w:p>
    <w:p w:rsidR="00000000" w:rsidDel="00000000" w:rsidP="00000000" w:rsidRDefault="00000000" w:rsidRPr="00000000" w14:paraId="00001695">
      <w:pPr>
        <w:spacing w:line="240" w:lineRule="auto"/>
        <w:ind w:left="729" w:firstLine="0"/>
        <w:jc w:val="both"/>
        <w:rPr>
          <w:sz w:val="26"/>
          <w:szCs w:val="26"/>
        </w:rPr>
      </w:pPr>
      <w:r w:rsidDel="00000000" w:rsidR="00000000" w:rsidRPr="00000000">
        <w:rPr>
          <w:sz w:val="26"/>
          <w:szCs w:val="26"/>
          <w:rtl w:val="0"/>
        </w:rPr>
        <w:t xml:space="preserve">for 2 turns.                   | </w:t>
      </w:r>
    </w:p>
    <w:p w:rsidR="00000000" w:rsidDel="00000000" w:rsidP="00000000" w:rsidRDefault="00000000" w:rsidRPr="00000000" w14:paraId="00001696">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697">
      <w:pPr>
        <w:spacing w:line="240" w:lineRule="auto"/>
        <w:ind w:left="729" w:firstLine="0"/>
        <w:jc w:val="both"/>
        <w:rPr>
          <w:sz w:val="26"/>
          <w:szCs w:val="26"/>
        </w:rPr>
      </w:pPr>
      <w:r w:rsidDel="00000000" w:rsidR="00000000" w:rsidRPr="00000000">
        <w:rPr>
          <w:sz w:val="26"/>
          <w:szCs w:val="26"/>
          <w:rtl w:val="0"/>
        </w:rPr>
        <w:t xml:space="preserve">Power Enhancement (Tier 2 for "Shield of Balance") | **Sentinel </w:t>
      </w:r>
    </w:p>
    <w:p w:rsidR="00000000" w:rsidDel="00000000" w:rsidP="00000000" w:rsidRDefault="00000000" w:rsidRPr="00000000" w14:paraId="00001698">
      <w:pPr>
        <w:spacing w:line="240" w:lineRule="auto"/>
        <w:ind w:left="729" w:firstLine="0"/>
        <w:jc w:val="both"/>
        <w:rPr>
          <w:sz w:val="26"/>
          <w:szCs w:val="26"/>
        </w:rPr>
      </w:pPr>
      <w:r w:rsidDel="00000000" w:rsidR="00000000" w:rsidRPr="00000000">
        <w:rPr>
          <w:sz w:val="26"/>
          <w:szCs w:val="26"/>
          <w:rtl w:val="0"/>
        </w:rPr>
        <w:t xml:space="preserve">Training**: Gain +5% Defensive Threshold when allies are within </w:t>
      </w:r>
    </w:p>
    <w:p w:rsidR="00000000" w:rsidDel="00000000" w:rsidP="00000000" w:rsidRDefault="00000000" w:rsidRPr="00000000" w14:paraId="00001699">
      <w:pPr>
        <w:spacing w:line="240" w:lineRule="auto"/>
        <w:ind w:left="729" w:firstLine="0"/>
        <w:jc w:val="both"/>
        <w:rPr>
          <w:sz w:val="26"/>
          <w:szCs w:val="26"/>
        </w:rPr>
      </w:pPr>
      <w:r w:rsidDel="00000000" w:rsidR="00000000" w:rsidRPr="00000000">
        <w:rPr>
          <w:sz w:val="26"/>
          <w:szCs w:val="26"/>
          <w:rtl w:val="0"/>
        </w:rPr>
        <w:t xml:space="preserve">5 meters.                        | </w:t>
      </w:r>
    </w:p>
    <w:p w:rsidR="00000000" w:rsidDel="00000000" w:rsidP="00000000" w:rsidRDefault="00000000" w:rsidRPr="00000000" w14:paraId="0000169A">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69B">
      <w:pPr>
        <w:spacing w:line="240" w:lineRule="auto"/>
        <w:ind w:left="729" w:firstLine="0"/>
        <w:jc w:val="both"/>
        <w:rPr>
          <w:sz w:val="26"/>
          <w:szCs w:val="26"/>
        </w:rPr>
      </w:pPr>
      <w:r w:rsidDel="00000000" w:rsidR="00000000" w:rsidRPr="00000000">
        <w:rPr>
          <w:sz w:val="26"/>
          <w:szCs w:val="26"/>
          <w:rtl w:val="0"/>
        </w:rPr>
        <w:t xml:space="preserve">New Power: "Voice of Authority" (Tier 1)   | **Voice of </w:t>
      </w:r>
    </w:p>
    <w:p w:rsidR="00000000" w:rsidDel="00000000" w:rsidP="00000000" w:rsidRDefault="00000000" w:rsidRPr="00000000" w14:paraId="0000169C">
      <w:pPr>
        <w:spacing w:line="240" w:lineRule="auto"/>
        <w:ind w:left="729" w:firstLine="0"/>
        <w:jc w:val="both"/>
        <w:rPr>
          <w:sz w:val="26"/>
          <w:szCs w:val="26"/>
        </w:rPr>
      </w:pPr>
      <w:r w:rsidDel="00000000" w:rsidR="00000000" w:rsidRPr="00000000">
        <w:rPr>
          <w:sz w:val="26"/>
          <w:szCs w:val="26"/>
          <w:rtl w:val="0"/>
        </w:rPr>
        <w:t xml:space="preserve">Authority**: Rally all allies, granting them +10% attack rolls for </w:t>
      </w:r>
    </w:p>
    <w:p w:rsidR="00000000" w:rsidDel="00000000" w:rsidP="00000000" w:rsidRDefault="00000000" w:rsidRPr="00000000" w14:paraId="0000169D">
      <w:pPr>
        <w:spacing w:line="240" w:lineRule="auto"/>
        <w:ind w:left="729" w:firstLine="0"/>
        <w:jc w:val="both"/>
        <w:rPr>
          <w:sz w:val="26"/>
          <w:szCs w:val="26"/>
        </w:rPr>
      </w:pPr>
      <w:r w:rsidDel="00000000" w:rsidR="00000000" w:rsidRPr="00000000">
        <w:rPr>
          <w:sz w:val="26"/>
          <w:szCs w:val="26"/>
          <w:rtl w:val="0"/>
        </w:rPr>
        <w:t xml:space="preserve">1 turn.                      | </w:t>
      </w:r>
    </w:p>
    <w:p w:rsidR="00000000" w:rsidDel="00000000" w:rsidP="00000000" w:rsidRDefault="00000000" w:rsidRPr="00000000" w14:paraId="0000169E">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69F">
      <w:pPr>
        <w:spacing w:line="240" w:lineRule="auto"/>
        <w:ind w:left="729" w:firstLine="0"/>
        <w:jc w:val="both"/>
        <w:rPr>
          <w:sz w:val="26"/>
          <w:szCs w:val="26"/>
        </w:rPr>
      </w:pPr>
      <w:r w:rsidDel="00000000" w:rsidR="00000000" w:rsidRPr="00000000">
        <w:rPr>
          <w:sz w:val="26"/>
          <w:szCs w:val="26"/>
          <w:rtl w:val="0"/>
        </w:rPr>
        <w:t xml:space="preserve">Power Enhancement (Tier 3 for "Voice of Authority") | **Final Word**: Critical hits cause morale penalties to enemies within </w:t>
      </w:r>
    </w:p>
    <w:p w:rsidR="00000000" w:rsidDel="00000000" w:rsidP="00000000" w:rsidRDefault="00000000" w:rsidRPr="00000000" w14:paraId="000016A0">
      <w:pPr>
        <w:spacing w:line="240" w:lineRule="auto"/>
        <w:ind w:left="729" w:firstLine="0"/>
        <w:jc w:val="both"/>
        <w:rPr>
          <w:sz w:val="26"/>
          <w:szCs w:val="26"/>
        </w:rPr>
      </w:pPr>
      <w:r w:rsidDel="00000000" w:rsidR="00000000" w:rsidRPr="00000000">
        <w:rPr>
          <w:sz w:val="26"/>
          <w:szCs w:val="26"/>
          <w:rtl w:val="0"/>
        </w:rPr>
        <w:t xml:space="preserve">10 meters.                          | </w:t>
      </w:r>
    </w:p>
    <w:p w:rsidR="00000000" w:rsidDel="00000000" w:rsidP="00000000" w:rsidRDefault="00000000" w:rsidRPr="00000000" w14:paraId="000016A1">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6A2">
      <w:pPr>
        <w:spacing w:line="240" w:lineRule="auto"/>
        <w:ind w:left="729" w:firstLine="0"/>
        <w:jc w:val="both"/>
        <w:rPr>
          <w:sz w:val="26"/>
          <w:szCs w:val="26"/>
        </w:rPr>
      </w:pPr>
      <w:r w:rsidDel="00000000" w:rsidR="00000000" w:rsidRPr="00000000">
        <w:rPr>
          <w:sz w:val="26"/>
          <w:szCs w:val="26"/>
          <w:rtl w:val="0"/>
        </w:rPr>
        <w:t xml:space="preserve">New Power: "Final Judgment" (Tier 1)       | **Final Judgment**: Deliver a decisive attack that deals triple damage to a single target.                  | </w:t>
      </w:r>
    </w:p>
    <w:p w:rsidR="00000000" w:rsidDel="00000000" w:rsidP="00000000" w:rsidRDefault="00000000" w:rsidRPr="00000000" w14:paraId="000016A3">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6A4">
      <w:pPr>
        <w:spacing w:line="240" w:lineRule="auto"/>
        <w:ind w:left="729" w:firstLine="0"/>
        <w:jc w:val="both"/>
        <w:rPr>
          <w:sz w:val="26"/>
          <w:szCs w:val="26"/>
        </w:rPr>
      </w:pPr>
      <w:r w:rsidDel="00000000" w:rsidR="00000000" w:rsidRPr="00000000">
        <w:rPr>
          <w:sz w:val="26"/>
          <w:szCs w:val="26"/>
          <w:rtl w:val="0"/>
        </w:rPr>
        <w:t xml:space="preserve">Power Enhancement (Tier 2 for "Final Judgment") | **Order Restored**: After defeating an enemy, restore 5% HP to </w:t>
      </w:r>
    </w:p>
    <w:p w:rsidR="00000000" w:rsidDel="00000000" w:rsidP="00000000" w:rsidRDefault="00000000" w:rsidRPr="00000000" w14:paraId="000016A5">
      <w:pPr>
        <w:spacing w:line="240" w:lineRule="auto"/>
        <w:ind w:left="729" w:firstLine="0"/>
        <w:jc w:val="both"/>
        <w:rPr>
          <w:sz w:val="26"/>
          <w:szCs w:val="26"/>
        </w:rPr>
      </w:pPr>
      <w:r w:rsidDel="00000000" w:rsidR="00000000" w:rsidRPr="00000000">
        <w:rPr>
          <w:sz w:val="26"/>
          <w:szCs w:val="26"/>
          <w:rtl w:val="0"/>
        </w:rPr>
        <w:t xml:space="preserve">yourself and allies.                         | </w:t>
      </w:r>
    </w:p>
    <w:p w:rsidR="00000000" w:rsidDel="00000000" w:rsidP="00000000" w:rsidRDefault="00000000" w:rsidRPr="00000000" w14:paraId="000016A6">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6A7">
      <w:pPr>
        <w:spacing w:line="240" w:lineRule="auto"/>
        <w:ind w:left="729" w:firstLine="0"/>
        <w:jc w:val="both"/>
        <w:rPr>
          <w:sz w:val="26"/>
          <w:szCs w:val="26"/>
        </w:rPr>
      </w:pPr>
      <w:r w:rsidDel="00000000" w:rsidR="00000000" w:rsidRPr="00000000">
        <w:rPr>
          <w:sz w:val="26"/>
          <w:szCs w:val="26"/>
          <w:rtl w:val="0"/>
        </w:rPr>
        <w:t xml:space="preserve">New Power: "Unyielding Verdict" (Tier 1)   | **Unyielding Verdict**: Prevent a targeted enemy from using abilities for 2 </w:t>
      </w:r>
    </w:p>
    <w:p w:rsidR="00000000" w:rsidDel="00000000" w:rsidP="00000000" w:rsidRDefault="00000000" w:rsidRPr="00000000" w14:paraId="000016A8">
      <w:pPr>
        <w:spacing w:line="240" w:lineRule="auto"/>
        <w:ind w:left="729" w:firstLine="0"/>
        <w:jc w:val="both"/>
        <w:rPr>
          <w:sz w:val="26"/>
          <w:szCs w:val="26"/>
        </w:rPr>
      </w:pPr>
      <w:r w:rsidDel="00000000" w:rsidR="00000000" w:rsidRPr="00000000">
        <w:rPr>
          <w:sz w:val="26"/>
          <w:szCs w:val="26"/>
          <w:rtl w:val="0"/>
        </w:rPr>
        <w:t xml:space="preserve">turns.                         | </w:t>
      </w:r>
    </w:p>
    <w:p w:rsidR="00000000" w:rsidDel="00000000" w:rsidP="00000000" w:rsidRDefault="00000000" w:rsidRPr="00000000" w14:paraId="000016A9">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6AA">
      <w:pPr>
        <w:spacing w:line="240" w:lineRule="auto"/>
        <w:ind w:left="729" w:firstLine="0"/>
        <w:jc w:val="both"/>
        <w:rPr>
          <w:sz w:val="26"/>
          <w:szCs w:val="26"/>
        </w:rPr>
      </w:pPr>
      <w:r w:rsidDel="00000000" w:rsidR="00000000" w:rsidRPr="00000000">
        <w:rPr>
          <w:sz w:val="26"/>
          <w:szCs w:val="26"/>
          <w:rtl w:val="0"/>
        </w:rPr>
        <w:t xml:space="preserve">Power Enhancement (Tier 3 for "Unyielding Verdict") | **Guardian of Balance**: Gain +10% Defensive Threshold when </w:t>
      </w:r>
    </w:p>
    <w:p w:rsidR="00000000" w:rsidDel="00000000" w:rsidP="00000000" w:rsidRDefault="00000000" w:rsidRPr="00000000" w14:paraId="000016AB">
      <w:pPr>
        <w:spacing w:line="240" w:lineRule="auto"/>
        <w:ind w:left="729" w:firstLine="0"/>
        <w:jc w:val="both"/>
        <w:rPr>
          <w:sz w:val="26"/>
          <w:szCs w:val="26"/>
        </w:rPr>
      </w:pPr>
      <w:r w:rsidDel="00000000" w:rsidR="00000000" w:rsidRPr="00000000">
        <w:rPr>
          <w:sz w:val="26"/>
          <w:szCs w:val="26"/>
          <w:rtl w:val="0"/>
        </w:rPr>
        <w:t xml:space="preserve">surrounded by enemies.                         | </w:t>
      </w:r>
    </w:p>
    <w:p w:rsidR="00000000" w:rsidDel="00000000" w:rsidP="00000000" w:rsidRDefault="00000000" w:rsidRPr="00000000" w14:paraId="000016AC">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6AD">
      <w:pPr>
        <w:spacing w:line="240" w:lineRule="auto"/>
        <w:ind w:left="729" w:firstLine="0"/>
        <w:jc w:val="both"/>
        <w:rPr>
          <w:sz w:val="26"/>
          <w:szCs w:val="26"/>
        </w:rPr>
      </w:pPr>
      <w:r w:rsidDel="00000000" w:rsidR="00000000" w:rsidRPr="00000000">
        <w:rPr>
          <w:sz w:val="26"/>
          <w:szCs w:val="26"/>
          <w:rtl w:val="0"/>
        </w:rPr>
        <w:t xml:space="preserve">Enhancement (Tier 4 for "Unyielding Verdict") | **Eternal Arbiter**: Allies gain immunity to fear and morale penalties when within 15 meters.              | </w:t>
      </w:r>
    </w:p>
    <w:p w:rsidR="00000000" w:rsidDel="00000000" w:rsidP="00000000" w:rsidRDefault="00000000" w:rsidRPr="00000000" w14:paraId="000016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A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1">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6B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3">
      <w:pPr>
        <w:spacing w:line="240" w:lineRule="auto"/>
        <w:ind w:left="729" w:firstLine="0"/>
        <w:jc w:val="both"/>
        <w:rPr>
          <w:sz w:val="26"/>
          <w:szCs w:val="26"/>
        </w:rPr>
      </w:pPr>
      <w:r w:rsidDel="00000000" w:rsidR="00000000" w:rsidRPr="00000000">
        <w:rPr>
          <w:sz w:val="26"/>
          <w:szCs w:val="26"/>
          <w:rtl w:val="0"/>
        </w:rPr>
        <w:t xml:space="preserve">**Morale Mechanics**: The Arbiter’s abilities directly interact with morale, introducing penalties to enemies and boosts to allies. </w:t>
      </w:r>
    </w:p>
    <w:p w:rsidR="00000000" w:rsidDel="00000000" w:rsidP="00000000" w:rsidRDefault="00000000" w:rsidRPr="00000000" w14:paraId="000016B4">
      <w:pPr>
        <w:spacing w:line="240" w:lineRule="auto"/>
        <w:ind w:left="729" w:firstLine="0"/>
        <w:jc w:val="both"/>
        <w:rPr>
          <w:sz w:val="26"/>
          <w:szCs w:val="26"/>
        </w:rPr>
      </w:pPr>
      <w:r w:rsidDel="00000000" w:rsidR="00000000" w:rsidRPr="00000000">
        <w:rPr>
          <w:sz w:val="26"/>
          <w:szCs w:val="26"/>
          <w:rtl w:val="0"/>
        </w:rPr>
        <w:t xml:space="preserve">**Proficiency Rolls**: Investigation, Command, and Diplomacy proficiencies are reinforced by core mechanics, with rolls becoming pivotal to uncovering critical battlefield data. </w:t>
      </w:r>
    </w:p>
    <w:p w:rsidR="00000000" w:rsidDel="00000000" w:rsidP="00000000" w:rsidRDefault="00000000" w:rsidRPr="00000000" w14:paraId="000016B5">
      <w:pPr>
        <w:spacing w:line="240" w:lineRule="auto"/>
        <w:ind w:left="729" w:firstLine="0"/>
        <w:jc w:val="both"/>
        <w:rPr>
          <w:sz w:val="26"/>
          <w:szCs w:val="26"/>
        </w:rPr>
      </w:pPr>
      <w:r w:rsidDel="00000000" w:rsidR="00000000" w:rsidRPr="00000000">
        <w:rPr>
          <w:sz w:val="26"/>
          <w:szCs w:val="26"/>
          <w:rtl w:val="0"/>
        </w:rPr>
        <w:t xml:space="preserve">**Judgment Strike Scaling**: The power’s ability to bypass armor and apply status effects adds strategic depth to combat encounters. </w:t>
      </w:r>
    </w:p>
    <w:p w:rsidR="00000000" w:rsidDel="00000000" w:rsidP="00000000" w:rsidRDefault="00000000" w:rsidRPr="00000000" w14:paraId="000016B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9">
      <w:pPr>
        <w:spacing w:line="240" w:lineRule="auto"/>
        <w:ind w:left="729" w:firstLine="0"/>
        <w:jc w:val="both"/>
        <w:rPr>
          <w:sz w:val="26"/>
          <w:szCs w:val="26"/>
        </w:rPr>
      </w:pPr>
      <w:r w:rsidDel="00000000" w:rsidR="00000000" w:rsidRPr="00000000">
        <w:rPr>
          <w:sz w:val="26"/>
          <w:szCs w:val="26"/>
          <w:rtl w:val="0"/>
        </w:rPr>
        <w:t xml:space="preserve">Here is the continuation, beginning with **Psionic Classes** in the same fully detailed format. These classes will focus on manipulating psionic energy, healing, and altering the battlefield using powers tied to **Gnosis** and **Harmonia**. </w:t>
      </w:r>
    </w:p>
    <w:p w:rsidR="00000000" w:rsidDel="00000000" w:rsidP="00000000" w:rsidRDefault="00000000" w:rsidRPr="00000000" w14:paraId="000016B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D">
      <w:pPr>
        <w:spacing w:line="240" w:lineRule="auto"/>
        <w:ind w:left="729" w:firstLine="0"/>
        <w:jc w:val="both"/>
        <w:rPr>
          <w:sz w:val="26"/>
          <w:szCs w:val="26"/>
        </w:rPr>
      </w:pPr>
      <w:r w:rsidDel="00000000" w:rsidR="00000000" w:rsidRPr="00000000">
        <w:rPr>
          <w:sz w:val="26"/>
          <w:szCs w:val="26"/>
          <w:rtl w:val="0"/>
        </w:rPr>
        <w:t xml:space="preserve">## **4. Oracle (Cosmic Seer)** </w:t>
      </w:r>
    </w:p>
    <w:p w:rsidR="00000000" w:rsidDel="00000000" w:rsidP="00000000" w:rsidRDefault="00000000" w:rsidRPr="00000000" w14:paraId="000016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B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1">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6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3">
      <w:pPr>
        <w:spacing w:line="240" w:lineRule="auto"/>
        <w:ind w:left="729" w:firstLine="0"/>
        <w:jc w:val="both"/>
        <w:rPr>
          <w:sz w:val="26"/>
          <w:szCs w:val="26"/>
        </w:rPr>
      </w:pPr>
      <w:r w:rsidDel="00000000" w:rsidR="00000000" w:rsidRPr="00000000">
        <w:rPr>
          <w:sz w:val="26"/>
          <w:szCs w:val="26"/>
          <w:rtl w:val="0"/>
        </w:rPr>
        <w:t xml:space="preserve">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 </w:t>
      </w:r>
    </w:p>
    <w:p w:rsidR="00000000" w:rsidDel="00000000" w:rsidP="00000000" w:rsidRDefault="00000000" w:rsidRPr="00000000" w14:paraId="000016C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5">
      <w:pPr>
        <w:spacing w:line="240" w:lineRule="auto"/>
        <w:ind w:left="729" w:firstLine="0"/>
        <w:jc w:val="both"/>
        <w:rPr>
          <w:sz w:val="26"/>
          <w:szCs w:val="26"/>
        </w:rPr>
      </w:pPr>
      <w:r w:rsidDel="00000000" w:rsidR="00000000" w:rsidRPr="00000000">
        <w:rPr>
          <w:sz w:val="26"/>
          <w:szCs w:val="26"/>
          <w:rtl w:val="0"/>
        </w:rPr>
        <w:t xml:space="preserve">In the **Palladial Universe**, Oracles are sought after by all factions, revered as prophets, but also feared for their ability to predict events with unnerving accuracy. Their connection to the psionic web allows them to influence not only what happens but also how it is remembered. </w:t>
      </w:r>
    </w:p>
    <w:p w:rsidR="00000000" w:rsidDel="00000000" w:rsidP="00000000" w:rsidRDefault="00000000" w:rsidRPr="00000000" w14:paraId="000016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9">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6CA">
      <w:pPr>
        <w:spacing w:line="240" w:lineRule="auto"/>
        <w:ind w:left="729" w:firstLine="0"/>
        <w:jc w:val="both"/>
        <w:rPr>
          <w:sz w:val="26"/>
          <w:szCs w:val="26"/>
        </w:rPr>
      </w:pPr>
      <w:r w:rsidDel="00000000" w:rsidR="00000000" w:rsidRPr="00000000">
        <w:rPr>
          <w:sz w:val="26"/>
          <w:szCs w:val="26"/>
          <w:rtl w:val="0"/>
        </w:rPr>
        <w:t xml:space="preserve">**Gnosis (+15%)**: The Oracle’s primary attribute, representing their psionic strength and ability to manipulate energy. </w:t>
      </w:r>
    </w:p>
    <w:p w:rsidR="00000000" w:rsidDel="00000000" w:rsidP="00000000" w:rsidRDefault="00000000" w:rsidRPr="00000000" w14:paraId="000016CB">
      <w:pPr>
        <w:spacing w:line="240" w:lineRule="auto"/>
        <w:ind w:left="729" w:firstLine="0"/>
        <w:jc w:val="both"/>
        <w:rPr>
          <w:sz w:val="26"/>
          <w:szCs w:val="26"/>
        </w:rPr>
      </w:pPr>
      <w:r w:rsidDel="00000000" w:rsidR="00000000" w:rsidRPr="00000000">
        <w:rPr>
          <w:sz w:val="26"/>
          <w:szCs w:val="26"/>
          <w:rtl w:val="0"/>
        </w:rPr>
        <w:t xml:space="preserve">**Harmonia (+10%)**: Reflecting their emotional insight and ability to heal or stabilize allies. </w:t>
      </w:r>
    </w:p>
    <w:p w:rsidR="00000000" w:rsidDel="00000000" w:rsidP="00000000" w:rsidRDefault="00000000" w:rsidRPr="00000000" w14:paraId="000016CC">
      <w:pPr>
        <w:spacing w:line="240" w:lineRule="auto"/>
        <w:ind w:left="729" w:firstLine="0"/>
        <w:jc w:val="both"/>
        <w:rPr>
          <w:sz w:val="26"/>
          <w:szCs w:val="26"/>
        </w:rPr>
      </w:pPr>
      <w:r w:rsidDel="00000000" w:rsidR="00000000" w:rsidRPr="00000000">
        <w:rPr>
          <w:sz w:val="26"/>
          <w:szCs w:val="26"/>
          <w:rtl w:val="0"/>
        </w:rPr>
        <w:t xml:space="preserve">**Excluded Attribute**: Dominion. Oracles operate beyond the realm of brute force, relying on intellect and spiritual connection. </w:t>
      </w:r>
    </w:p>
    <w:p w:rsidR="00000000" w:rsidDel="00000000" w:rsidP="00000000" w:rsidRDefault="00000000" w:rsidRPr="00000000" w14:paraId="000016C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CF">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6D0">
      <w:pPr>
        <w:spacing w:line="240" w:lineRule="auto"/>
        <w:ind w:left="729" w:firstLine="0"/>
        <w:jc w:val="both"/>
        <w:rPr>
          <w:sz w:val="26"/>
          <w:szCs w:val="26"/>
        </w:rPr>
      </w:pPr>
      <w:r w:rsidDel="00000000" w:rsidR="00000000" w:rsidRPr="00000000">
        <w:rPr>
          <w:sz w:val="26"/>
          <w:szCs w:val="26"/>
          <w:rtl w:val="0"/>
        </w:rPr>
        <w:t xml:space="preserve">**Resonance (Gnosis)**: Channel psionic energy to manipulate enemies or bolster allies. </w:t>
      </w:r>
    </w:p>
    <w:p w:rsidR="00000000" w:rsidDel="00000000" w:rsidP="00000000" w:rsidRDefault="00000000" w:rsidRPr="00000000" w14:paraId="000016D1">
      <w:pPr>
        <w:spacing w:line="240" w:lineRule="auto"/>
        <w:ind w:left="729" w:firstLine="0"/>
        <w:jc w:val="both"/>
        <w:rPr>
          <w:sz w:val="26"/>
          <w:szCs w:val="26"/>
        </w:rPr>
      </w:pPr>
      <w:r w:rsidDel="00000000" w:rsidR="00000000" w:rsidRPr="00000000">
        <w:rPr>
          <w:sz w:val="26"/>
          <w:szCs w:val="26"/>
          <w:rtl w:val="0"/>
        </w:rPr>
        <w:t xml:space="preserve">**Insight (Harmonia)**: See into the minds of others and uncover hidden truths. </w:t>
      </w:r>
    </w:p>
    <w:p w:rsidR="00000000" w:rsidDel="00000000" w:rsidP="00000000" w:rsidRDefault="00000000" w:rsidRPr="00000000" w14:paraId="000016D2">
      <w:pPr>
        <w:spacing w:line="240" w:lineRule="auto"/>
        <w:ind w:left="729" w:firstLine="0"/>
        <w:jc w:val="both"/>
        <w:rPr>
          <w:sz w:val="26"/>
          <w:szCs w:val="26"/>
        </w:rPr>
      </w:pPr>
      <w:r w:rsidDel="00000000" w:rsidR="00000000" w:rsidRPr="00000000">
        <w:rPr>
          <w:sz w:val="26"/>
          <w:szCs w:val="26"/>
          <w:rtl w:val="0"/>
        </w:rPr>
        <w:t xml:space="preserve">**Arcana (Gnosis)**: Mastery of psionic rituals and knowledge of the universe's secrets. </w:t>
      </w:r>
    </w:p>
    <w:p w:rsidR="00000000" w:rsidDel="00000000" w:rsidP="00000000" w:rsidRDefault="00000000" w:rsidRPr="00000000" w14:paraId="000016D3">
      <w:pPr>
        <w:spacing w:line="240" w:lineRule="auto"/>
        <w:ind w:left="729" w:firstLine="0"/>
        <w:jc w:val="both"/>
        <w:rPr>
          <w:sz w:val="26"/>
          <w:szCs w:val="26"/>
        </w:rPr>
      </w:pPr>
      <w:r w:rsidDel="00000000" w:rsidR="00000000" w:rsidRPr="00000000">
        <w:rPr>
          <w:sz w:val="26"/>
          <w:szCs w:val="26"/>
          <w:rtl w:val="0"/>
        </w:rPr>
        <w:t xml:space="preserve">**Healing (Harmonia)**: Stabilize allies or remove negative effects using psionic techniques. </w:t>
      </w:r>
    </w:p>
    <w:p w:rsidR="00000000" w:rsidDel="00000000" w:rsidP="00000000" w:rsidRDefault="00000000" w:rsidRPr="00000000" w14:paraId="000016D4">
      <w:pPr>
        <w:spacing w:line="240" w:lineRule="auto"/>
        <w:ind w:left="729" w:firstLine="0"/>
        <w:jc w:val="both"/>
        <w:rPr>
          <w:sz w:val="26"/>
          <w:szCs w:val="26"/>
        </w:rPr>
      </w:pPr>
      <w:r w:rsidDel="00000000" w:rsidR="00000000" w:rsidRPr="00000000">
        <w:rPr>
          <w:sz w:val="26"/>
          <w:szCs w:val="26"/>
          <w:rtl w:val="0"/>
        </w:rPr>
        <w:t xml:space="preserve">**Diplomacy (Harmonia)**: Navigate complex social situations with poise and empathy. </w:t>
      </w:r>
    </w:p>
    <w:p w:rsidR="00000000" w:rsidDel="00000000" w:rsidP="00000000" w:rsidRDefault="00000000" w:rsidRPr="00000000" w14:paraId="000016D5">
      <w:pPr>
        <w:spacing w:line="240" w:lineRule="auto"/>
        <w:ind w:left="729" w:firstLine="0"/>
        <w:jc w:val="both"/>
        <w:rPr>
          <w:sz w:val="26"/>
          <w:szCs w:val="26"/>
        </w:rPr>
      </w:pPr>
      <w:r w:rsidDel="00000000" w:rsidR="00000000" w:rsidRPr="00000000">
        <w:rPr>
          <w:sz w:val="26"/>
          <w:szCs w:val="26"/>
          <w:rtl w:val="0"/>
        </w:rPr>
        <w:t xml:space="preserve">**+2 Player-Selected Proficiencies**: Allows flexibility to align the Oracle’s abilities with the player’s goals. </w:t>
      </w:r>
    </w:p>
    <w:p w:rsidR="00000000" w:rsidDel="00000000" w:rsidP="00000000" w:rsidRDefault="00000000" w:rsidRPr="00000000" w14:paraId="000016D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D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D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D9">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6DA">
      <w:pPr>
        <w:spacing w:line="240" w:lineRule="auto"/>
        <w:ind w:left="729" w:firstLine="0"/>
        <w:jc w:val="both"/>
        <w:rPr>
          <w:sz w:val="26"/>
          <w:szCs w:val="26"/>
        </w:rPr>
      </w:pPr>
      <w:r w:rsidDel="00000000" w:rsidR="00000000" w:rsidRPr="00000000">
        <w:rPr>
          <w:sz w:val="26"/>
          <w:szCs w:val="26"/>
          <w:rtl w:val="0"/>
        </w:rPr>
        <w:t xml:space="preserve">**"Foresight Pulse"**   </w:t>
      </w:r>
    </w:p>
    <w:p w:rsidR="00000000" w:rsidDel="00000000" w:rsidP="00000000" w:rsidRDefault="00000000" w:rsidRPr="00000000" w14:paraId="000016DB">
      <w:pPr>
        <w:spacing w:line="240" w:lineRule="auto"/>
        <w:ind w:left="729" w:firstLine="0"/>
        <w:jc w:val="both"/>
        <w:rPr>
          <w:sz w:val="26"/>
          <w:szCs w:val="26"/>
        </w:rPr>
      </w:pPr>
      <w:r w:rsidDel="00000000" w:rsidR="00000000" w:rsidRPr="00000000">
        <w:rPr>
          <w:sz w:val="26"/>
          <w:szCs w:val="26"/>
          <w:rtl w:val="0"/>
        </w:rPr>
        <w:t xml:space="preserve">The Oracle uses their psionic vision to glimpse future outcomes, granting themselves or an ally the ability to reroll any action within the next round. The second result must be accepted, creating a powerful tool for correcting mistakes or maximizing critical moments. </w:t>
      </w:r>
    </w:p>
    <w:p w:rsidR="00000000" w:rsidDel="00000000" w:rsidP="00000000" w:rsidRDefault="00000000" w:rsidRPr="00000000" w14:paraId="000016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DD">
      <w:pPr>
        <w:spacing w:line="240" w:lineRule="auto"/>
        <w:ind w:left="729" w:firstLine="0"/>
        <w:jc w:val="both"/>
        <w:rPr>
          <w:sz w:val="26"/>
          <w:szCs w:val="26"/>
        </w:rPr>
      </w:pPr>
      <w:r w:rsidDel="00000000" w:rsidR="00000000" w:rsidRPr="00000000">
        <w:rPr>
          <w:sz w:val="26"/>
          <w:szCs w:val="26"/>
          <w:rtl w:val="0"/>
        </w:rPr>
        <w:t xml:space="preserve">**Starting Tier**: Based on Gnosis’s modifier die. </w:t>
      </w:r>
    </w:p>
    <w:p w:rsidR="00000000" w:rsidDel="00000000" w:rsidP="00000000" w:rsidRDefault="00000000" w:rsidRPr="00000000" w14:paraId="000016DE">
      <w:pPr>
        <w:spacing w:line="240" w:lineRule="auto"/>
        <w:ind w:left="729" w:firstLine="0"/>
        <w:jc w:val="both"/>
        <w:rPr>
          <w:sz w:val="26"/>
          <w:szCs w:val="26"/>
        </w:rPr>
      </w:pPr>
      <w:sdt>
        <w:sdtPr>
          <w:id w:val="1877185968"/>
          <w:tag w:val="goog_rdk_64"/>
        </w:sdtPr>
        <w:sdtContent>
          <w:r w:rsidDel="00000000" w:rsidR="00000000" w:rsidRPr="00000000">
            <w:rPr>
              <w:rFonts w:ascii="Nova Mono" w:cs="Nova Mono" w:eastAsia="Nova Mono" w:hAnsi="Nova Mono"/>
              <w:sz w:val="26"/>
              <w:szCs w:val="26"/>
              <w:rtl w:val="0"/>
            </w:rPr>
            <w:t xml:space="preserve">Example: Gnosis = 70 → Modifier Die = d10 → Tier 2. </w:t>
          </w:r>
        </w:sdtContent>
      </w:sdt>
    </w:p>
    <w:p w:rsidR="00000000" w:rsidDel="00000000" w:rsidP="00000000" w:rsidRDefault="00000000" w:rsidRPr="00000000" w14:paraId="000016D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0">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6E1">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6E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3">
      <w:pPr>
        <w:spacing w:line="240" w:lineRule="auto"/>
        <w:ind w:left="729" w:firstLine="0"/>
        <w:jc w:val="both"/>
        <w:rPr>
          <w:sz w:val="26"/>
          <w:szCs w:val="26"/>
        </w:rPr>
      </w:pPr>
      <w:r w:rsidDel="00000000" w:rsidR="00000000" w:rsidRPr="00000000">
        <w:rPr>
          <w:sz w:val="26"/>
          <w:szCs w:val="26"/>
          <w:rtl w:val="0"/>
        </w:rPr>
        <w:t xml:space="preserve">| **1**    | Target may reroll one action within the next round.            </w:t>
      </w:r>
    </w:p>
    <w:p w:rsidR="00000000" w:rsidDel="00000000" w:rsidP="00000000" w:rsidRDefault="00000000" w:rsidRPr="00000000" w14:paraId="000016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5">
      <w:pPr>
        <w:spacing w:line="240" w:lineRule="auto"/>
        <w:ind w:left="729" w:firstLine="0"/>
        <w:jc w:val="both"/>
        <w:rPr>
          <w:sz w:val="26"/>
          <w:szCs w:val="26"/>
        </w:rPr>
      </w:pPr>
      <w:r w:rsidDel="00000000" w:rsidR="00000000" w:rsidRPr="00000000">
        <w:rPr>
          <w:sz w:val="26"/>
          <w:szCs w:val="26"/>
          <w:rtl w:val="0"/>
        </w:rPr>
        <w:t xml:space="preserve">| **2**    | Target may reroll two separate actions; extend effect duration to 2 rounds.| </w:t>
      </w:r>
    </w:p>
    <w:p w:rsidR="00000000" w:rsidDel="00000000" w:rsidP="00000000" w:rsidRDefault="00000000" w:rsidRPr="00000000" w14:paraId="000016E6">
      <w:pPr>
        <w:spacing w:line="240" w:lineRule="auto"/>
        <w:ind w:left="729" w:firstLine="0"/>
        <w:jc w:val="both"/>
        <w:rPr>
          <w:sz w:val="26"/>
          <w:szCs w:val="26"/>
        </w:rPr>
      </w:pPr>
      <w:r w:rsidDel="00000000" w:rsidR="00000000" w:rsidRPr="00000000">
        <w:rPr>
          <w:sz w:val="26"/>
          <w:szCs w:val="26"/>
          <w:rtl w:val="0"/>
        </w:rPr>
        <w:t xml:space="preserve">| **3**    | Gain +5% bonus to the reroll’s result.                                </w:t>
      </w:r>
    </w:p>
    <w:p w:rsidR="00000000" w:rsidDel="00000000" w:rsidP="00000000" w:rsidRDefault="00000000" w:rsidRPr="00000000" w14:paraId="000016E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8">
      <w:pPr>
        <w:spacing w:line="240" w:lineRule="auto"/>
        <w:ind w:left="729" w:firstLine="0"/>
        <w:jc w:val="both"/>
        <w:rPr>
          <w:sz w:val="26"/>
          <w:szCs w:val="26"/>
        </w:rPr>
      </w:pPr>
      <w:r w:rsidDel="00000000" w:rsidR="00000000" w:rsidRPr="00000000">
        <w:rPr>
          <w:sz w:val="26"/>
          <w:szCs w:val="26"/>
          <w:rtl w:val="0"/>
        </w:rPr>
        <w:t xml:space="preserve">| **4**    | Allies within 10 meters may reroll critical failures during this time.    | </w:t>
      </w:r>
    </w:p>
    <w:p w:rsidR="00000000" w:rsidDel="00000000" w:rsidP="00000000" w:rsidRDefault="00000000" w:rsidRPr="00000000" w14:paraId="000016E9">
      <w:pPr>
        <w:spacing w:line="240" w:lineRule="auto"/>
        <w:ind w:left="729" w:firstLine="0"/>
        <w:jc w:val="both"/>
        <w:rPr>
          <w:sz w:val="26"/>
          <w:szCs w:val="26"/>
        </w:rPr>
      </w:pPr>
      <w:r w:rsidDel="00000000" w:rsidR="00000000" w:rsidRPr="00000000">
        <w:rPr>
          <w:sz w:val="26"/>
          <w:szCs w:val="26"/>
          <w:rtl w:val="0"/>
        </w:rPr>
        <w:t xml:space="preserve">| **5**    | The reroll effect applies to all allies in range for 2 rounds.            | </w:t>
      </w:r>
    </w:p>
    <w:p w:rsidR="00000000" w:rsidDel="00000000" w:rsidP="00000000" w:rsidRDefault="00000000" w:rsidRPr="00000000" w14:paraId="000016E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ED">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6EE">
      <w:pPr>
        <w:spacing w:line="240" w:lineRule="auto"/>
        <w:ind w:left="729" w:firstLine="0"/>
        <w:jc w:val="both"/>
        <w:rPr>
          <w:sz w:val="26"/>
          <w:szCs w:val="26"/>
        </w:rPr>
      </w:pPr>
      <w:r w:rsidDel="00000000" w:rsidR="00000000" w:rsidRPr="00000000">
        <w:rPr>
          <w:sz w:val="26"/>
          <w:szCs w:val="26"/>
          <w:rtl w:val="0"/>
        </w:rPr>
        <w:t xml:space="preserve">**Psionic Amplifier**: A device that enhances psionic abilities, granting +5% to Resonance rolls. </w:t>
      </w:r>
    </w:p>
    <w:p w:rsidR="00000000" w:rsidDel="00000000" w:rsidP="00000000" w:rsidRDefault="00000000" w:rsidRPr="00000000" w14:paraId="000016EF">
      <w:pPr>
        <w:spacing w:line="240" w:lineRule="auto"/>
        <w:ind w:left="729" w:firstLine="0"/>
        <w:jc w:val="both"/>
        <w:rPr>
          <w:sz w:val="26"/>
          <w:szCs w:val="26"/>
        </w:rPr>
      </w:pPr>
      <w:r w:rsidDel="00000000" w:rsidR="00000000" w:rsidRPr="00000000">
        <w:rPr>
          <w:sz w:val="26"/>
          <w:szCs w:val="26"/>
          <w:rtl w:val="0"/>
        </w:rPr>
        <w:t xml:space="preserve">**Mystic Focus Crystal**: Acts as a psionic conduit, reducing Gnosis ability costs by 1 point per activation. </w:t>
      </w:r>
    </w:p>
    <w:p w:rsidR="00000000" w:rsidDel="00000000" w:rsidP="00000000" w:rsidRDefault="00000000" w:rsidRPr="00000000" w14:paraId="000016F0">
      <w:pPr>
        <w:spacing w:line="240" w:lineRule="auto"/>
        <w:ind w:left="729" w:firstLine="0"/>
        <w:jc w:val="both"/>
        <w:rPr>
          <w:sz w:val="26"/>
          <w:szCs w:val="26"/>
        </w:rPr>
      </w:pPr>
      <w:r w:rsidDel="00000000" w:rsidR="00000000" w:rsidRPr="00000000">
        <w:rPr>
          <w:sz w:val="26"/>
          <w:szCs w:val="26"/>
          <w:rtl w:val="0"/>
        </w:rPr>
        <w:t xml:space="preserve">**Psionic Robes**: Light armor granting +10% resistance to psionic interference and mental attacks. </w:t>
      </w:r>
    </w:p>
    <w:p w:rsidR="00000000" w:rsidDel="00000000" w:rsidP="00000000" w:rsidRDefault="00000000" w:rsidRPr="00000000" w14:paraId="000016F1">
      <w:pPr>
        <w:spacing w:line="240" w:lineRule="auto"/>
        <w:ind w:left="729" w:firstLine="0"/>
        <w:jc w:val="both"/>
        <w:rPr>
          <w:sz w:val="26"/>
          <w:szCs w:val="26"/>
        </w:rPr>
      </w:pPr>
      <w:r w:rsidDel="00000000" w:rsidR="00000000" w:rsidRPr="00000000">
        <w:rPr>
          <w:sz w:val="26"/>
          <w:szCs w:val="26"/>
          <w:rtl w:val="0"/>
        </w:rPr>
        <w:t xml:space="preserve">**Healing Elixirs** (x2): Restores 10% HP and removes minor status effects. </w:t>
      </w:r>
    </w:p>
    <w:p w:rsidR="00000000" w:rsidDel="00000000" w:rsidP="00000000" w:rsidRDefault="00000000" w:rsidRPr="00000000" w14:paraId="000016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F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F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F5">
      <w:pPr>
        <w:spacing w:line="240" w:lineRule="auto"/>
        <w:ind w:left="729" w:firstLine="0"/>
        <w:jc w:val="both"/>
        <w:rPr>
          <w:sz w:val="26"/>
          <w:szCs w:val="26"/>
        </w:rPr>
      </w:pPr>
      <w:r w:rsidDel="00000000" w:rsidR="00000000" w:rsidRPr="00000000">
        <w:rPr>
          <w:sz w:val="26"/>
          <w:szCs w:val="26"/>
          <w:rtl w:val="0"/>
        </w:rPr>
        <w:t xml:space="preserve">### **Oracle Level Progression Table** </w:t>
      </w:r>
    </w:p>
    <w:p w:rsidR="00000000" w:rsidDel="00000000" w:rsidP="00000000" w:rsidRDefault="00000000" w:rsidRPr="00000000" w14:paraId="000016F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F7">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6F8">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6F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FA">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6F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6FC">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6FD">
      <w:pPr>
        <w:spacing w:line="240" w:lineRule="auto"/>
        <w:ind w:left="729" w:firstLine="0"/>
        <w:jc w:val="both"/>
        <w:rPr>
          <w:sz w:val="26"/>
          <w:szCs w:val="26"/>
        </w:rPr>
      </w:pPr>
      <w:r w:rsidDel="00000000" w:rsidR="00000000" w:rsidRPr="00000000">
        <w:rPr>
          <w:sz w:val="26"/>
          <w:szCs w:val="26"/>
          <w:rtl w:val="0"/>
        </w:rPr>
        <w:t xml:space="preserve">"Foresight Pulse" (Tier 2)                     | **Psionic Attunement**: </w:t>
      </w:r>
    </w:p>
    <w:p w:rsidR="00000000" w:rsidDel="00000000" w:rsidP="00000000" w:rsidRDefault="00000000" w:rsidRPr="00000000" w14:paraId="000016FE">
      <w:pPr>
        <w:spacing w:line="240" w:lineRule="auto"/>
        <w:ind w:left="729" w:firstLine="0"/>
        <w:jc w:val="both"/>
        <w:rPr>
          <w:sz w:val="26"/>
          <w:szCs w:val="26"/>
        </w:rPr>
      </w:pPr>
      <w:r w:rsidDel="00000000" w:rsidR="00000000" w:rsidRPr="00000000">
        <w:rPr>
          <w:sz w:val="26"/>
          <w:szCs w:val="26"/>
          <w:rtl w:val="0"/>
        </w:rPr>
        <w:t xml:space="preserve">Gain +5% bonus to Resonance rolls.                                                 </w:t>
      </w:r>
    </w:p>
    <w:p w:rsidR="00000000" w:rsidDel="00000000" w:rsidP="00000000" w:rsidRDefault="00000000" w:rsidRPr="00000000" w14:paraId="000016F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00">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701">
      <w:pPr>
        <w:spacing w:line="240" w:lineRule="auto"/>
        <w:ind w:left="729" w:firstLine="0"/>
        <w:jc w:val="both"/>
        <w:rPr>
          <w:sz w:val="26"/>
          <w:szCs w:val="26"/>
        </w:rPr>
      </w:pPr>
      <w:r w:rsidDel="00000000" w:rsidR="00000000" w:rsidRPr="00000000">
        <w:rPr>
          <w:sz w:val="26"/>
          <w:szCs w:val="26"/>
          <w:rtl w:val="0"/>
        </w:rPr>
        <w:t xml:space="preserve">Power Enhancement (Tier 3 for "Foresight Pulse") | **Visionary’s Presence**: Allies within range gain +5% morale.                            </w:t>
      </w:r>
    </w:p>
    <w:p w:rsidR="00000000" w:rsidDel="00000000" w:rsidP="00000000" w:rsidRDefault="00000000" w:rsidRPr="00000000" w14:paraId="0000170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03">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704">
      <w:pPr>
        <w:spacing w:line="240" w:lineRule="auto"/>
        <w:ind w:left="729" w:firstLine="0"/>
        <w:jc w:val="both"/>
        <w:rPr>
          <w:sz w:val="26"/>
          <w:szCs w:val="26"/>
        </w:rPr>
      </w:pPr>
      <w:r w:rsidDel="00000000" w:rsidR="00000000" w:rsidRPr="00000000">
        <w:rPr>
          <w:sz w:val="26"/>
          <w:szCs w:val="26"/>
          <w:rtl w:val="0"/>
        </w:rPr>
        <w:t xml:space="preserve">New Power: "Temporal Distortion" (Tier 1)  | **Temporal </w:t>
      </w:r>
    </w:p>
    <w:p w:rsidR="00000000" w:rsidDel="00000000" w:rsidP="00000000" w:rsidRDefault="00000000" w:rsidRPr="00000000" w14:paraId="00001705">
      <w:pPr>
        <w:spacing w:line="240" w:lineRule="auto"/>
        <w:ind w:left="729" w:firstLine="0"/>
        <w:jc w:val="both"/>
        <w:rPr>
          <w:sz w:val="26"/>
          <w:szCs w:val="26"/>
        </w:rPr>
      </w:pPr>
      <w:r w:rsidDel="00000000" w:rsidR="00000000" w:rsidRPr="00000000">
        <w:rPr>
          <w:sz w:val="26"/>
          <w:szCs w:val="26"/>
          <w:rtl w:val="0"/>
        </w:rPr>
        <w:t xml:space="preserve">Distortion**: Force an enemy to act last in initiative order.              </w:t>
      </w:r>
    </w:p>
    <w:p w:rsidR="00000000" w:rsidDel="00000000" w:rsidP="00000000" w:rsidRDefault="00000000" w:rsidRPr="00000000" w14:paraId="0000170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07">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708">
      <w:pPr>
        <w:spacing w:line="240" w:lineRule="auto"/>
        <w:ind w:left="729" w:firstLine="0"/>
        <w:jc w:val="both"/>
        <w:rPr>
          <w:sz w:val="26"/>
          <w:szCs w:val="26"/>
        </w:rPr>
      </w:pPr>
      <w:r w:rsidDel="00000000" w:rsidR="00000000" w:rsidRPr="00000000">
        <w:rPr>
          <w:sz w:val="26"/>
          <w:szCs w:val="26"/>
          <w:rtl w:val="0"/>
        </w:rPr>
        <w:t xml:space="preserve">Power Enhancement (Tier 4 for "Foresight Pulse") | **Shared Insight**: Once per session, reveal hidden threats to all allies.           </w:t>
      </w:r>
    </w:p>
    <w:p w:rsidR="00000000" w:rsidDel="00000000" w:rsidP="00000000" w:rsidRDefault="00000000" w:rsidRPr="00000000" w14:paraId="0000170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0A">
      <w:pPr>
        <w:spacing w:line="240" w:lineRule="auto"/>
        <w:ind w:left="729" w:firstLine="0"/>
        <w:jc w:val="both"/>
        <w:rPr>
          <w:sz w:val="26"/>
          <w:szCs w:val="26"/>
        </w:rPr>
      </w:pPr>
      <w:r w:rsidDel="00000000" w:rsidR="00000000" w:rsidRPr="00000000">
        <w:rPr>
          <w:sz w:val="26"/>
          <w:szCs w:val="26"/>
          <w:rtl w:val="0"/>
        </w:rPr>
        <w:t xml:space="preserve">| **5**     | Roll for 1 Attribute       | —                         | Gain New Power: "Cosmic Burst" (Tier 1)         | **Cosmic Burst**: Deal 10% AoE psionic damage and stagger enemies within </w:t>
      </w:r>
    </w:p>
    <w:p w:rsidR="00000000" w:rsidDel="00000000" w:rsidP="00000000" w:rsidRDefault="00000000" w:rsidRPr="00000000" w14:paraId="0000170B">
      <w:pPr>
        <w:spacing w:line="240" w:lineRule="auto"/>
        <w:ind w:left="729" w:firstLine="0"/>
        <w:jc w:val="both"/>
        <w:rPr>
          <w:sz w:val="26"/>
          <w:szCs w:val="26"/>
        </w:rPr>
      </w:pPr>
      <w:r w:rsidDel="00000000" w:rsidR="00000000" w:rsidRPr="00000000">
        <w:rPr>
          <w:sz w:val="26"/>
          <w:szCs w:val="26"/>
          <w:rtl w:val="0"/>
        </w:rPr>
        <w:t xml:space="preserve">range.                             | </w:t>
      </w:r>
    </w:p>
    <w:p w:rsidR="00000000" w:rsidDel="00000000" w:rsidP="00000000" w:rsidRDefault="00000000" w:rsidRPr="00000000" w14:paraId="0000170C">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Power Enhancement (Tier 5 for "Foresight Pulse") | **Ethereal Awareness**: Gain immunity to ambushes or surprise rounds.            </w:t>
      </w:r>
    </w:p>
    <w:p w:rsidR="00000000" w:rsidDel="00000000" w:rsidP="00000000" w:rsidRDefault="00000000" w:rsidRPr="00000000" w14:paraId="0000170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0E">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70F">
      <w:pPr>
        <w:spacing w:line="240" w:lineRule="auto"/>
        <w:ind w:left="729" w:firstLine="0"/>
        <w:jc w:val="both"/>
        <w:rPr>
          <w:sz w:val="26"/>
          <w:szCs w:val="26"/>
        </w:rPr>
      </w:pPr>
      <w:r w:rsidDel="00000000" w:rsidR="00000000" w:rsidRPr="00000000">
        <w:rPr>
          <w:sz w:val="26"/>
          <w:szCs w:val="26"/>
          <w:rtl w:val="0"/>
        </w:rPr>
        <w:t xml:space="preserve">New Power: "Threads of Fate" (Tier 1)      | **Threads of Fate**: </w:t>
      </w:r>
    </w:p>
    <w:p w:rsidR="00000000" w:rsidDel="00000000" w:rsidP="00000000" w:rsidRDefault="00000000" w:rsidRPr="00000000" w14:paraId="00001710">
      <w:pPr>
        <w:spacing w:line="240" w:lineRule="auto"/>
        <w:ind w:left="729" w:firstLine="0"/>
        <w:jc w:val="both"/>
        <w:rPr>
          <w:sz w:val="26"/>
          <w:szCs w:val="26"/>
        </w:rPr>
      </w:pPr>
      <w:r w:rsidDel="00000000" w:rsidR="00000000" w:rsidRPr="00000000">
        <w:rPr>
          <w:sz w:val="26"/>
          <w:szCs w:val="26"/>
          <w:rtl w:val="0"/>
        </w:rPr>
        <w:t xml:space="preserve">Allow an ally to act twice in one turn.                                                | </w:t>
      </w:r>
    </w:p>
    <w:p w:rsidR="00000000" w:rsidDel="00000000" w:rsidP="00000000" w:rsidRDefault="00000000" w:rsidRPr="00000000" w14:paraId="00001711">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712">
      <w:pPr>
        <w:spacing w:line="240" w:lineRule="auto"/>
        <w:ind w:left="729" w:firstLine="0"/>
        <w:jc w:val="both"/>
        <w:rPr>
          <w:sz w:val="26"/>
          <w:szCs w:val="26"/>
        </w:rPr>
      </w:pPr>
      <w:r w:rsidDel="00000000" w:rsidR="00000000" w:rsidRPr="00000000">
        <w:rPr>
          <w:sz w:val="26"/>
          <w:szCs w:val="26"/>
          <w:rtl w:val="0"/>
        </w:rPr>
        <w:t xml:space="preserve">Power Enhancement (Tier 2 for "Threads of Fate")| **Cosmic Harmony**: Allies gain +10% to recovery rolls during downtime.       </w:t>
      </w:r>
    </w:p>
    <w:p w:rsidR="00000000" w:rsidDel="00000000" w:rsidP="00000000" w:rsidRDefault="00000000" w:rsidRPr="00000000" w14:paraId="0000171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14">
      <w:pPr>
        <w:spacing w:line="240" w:lineRule="auto"/>
        <w:ind w:left="729" w:firstLine="0"/>
        <w:jc w:val="both"/>
        <w:rPr>
          <w:sz w:val="26"/>
          <w:szCs w:val="26"/>
        </w:rPr>
      </w:pPr>
      <w:r w:rsidDel="00000000" w:rsidR="00000000" w:rsidRPr="00000000">
        <w:rPr>
          <w:sz w:val="26"/>
          <w:szCs w:val="26"/>
          <w:rtl w:val="0"/>
        </w:rPr>
        <w:t xml:space="preserve">| **9**     | Roll for 1 Attribute       | —                         | Gain New Power: "Astral Shield" (Tier 1)        | **Astral Shield**: </w:t>
      </w:r>
    </w:p>
    <w:p w:rsidR="00000000" w:rsidDel="00000000" w:rsidP="00000000" w:rsidRDefault="00000000" w:rsidRPr="00000000" w14:paraId="00001715">
      <w:pPr>
        <w:spacing w:line="240" w:lineRule="auto"/>
        <w:ind w:left="729" w:firstLine="0"/>
        <w:jc w:val="both"/>
        <w:rPr>
          <w:sz w:val="26"/>
          <w:szCs w:val="26"/>
        </w:rPr>
      </w:pPr>
      <w:r w:rsidDel="00000000" w:rsidR="00000000" w:rsidRPr="00000000">
        <w:rPr>
          <w:sz w:val="26"/>
          <w:szCs w:val="26"/>
          <w:rtl w:val="0"/>
        </w:rPr>
        <w:t xml:space="preserve">Reduce all incoming damage to allies by 10% for 2 rounds.                </w:t>
      </w:r>
    </w:p>
    <w:p w:rsidR="00000000" w:rsidDel="00000000" w:rsidP="00000000" w:rsidRDefault="00000000" w:rsidRPr="00000000" w14:paraId="0000171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17">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718">
      <w:pPr>
        <w:spacing w:line="240" w:lineRule="auto"/>
        <w:ind w:left="729" w:firstLine="0"/>
        <w:jc w:val="both"/>
        <w:rPr>
          <w:sz w:val="26"/>
          <w:szCs w:val="26"/>
        </w:rPr>
      </w:pPr>
      <w:r w:rsidDel="00000000" w:rsidR="00000000" w:rsidRPr="00000000">
        <w:rPr>
          <w:sz w:val="26"/>
          <w:szCs w:val="26"/>
          <w:rtl w:val="0"/>
        </w:rPr>
        <w:t xml:space="preserve">Power Enhancement (Tier 3 for "Astral Shield")  | **Cosmic Strategist**: Gain +5% to Diplomacy and Insight rolls in </w:t>
      </w:r>
    </w:p>
    <w:p w:rsidR="00000000" w:rsidDel="00000000" w:rsidP="00000000" w:rsidRDefault="00000000" w:rsidRPr="00000000" w14:paraId="00001719">
      <w:pPr>
        <w:spacing w:line="240" w:lineRule="auto"/>
        <w:ind w:left="729" w:firstLine="0"/>
        <w:jc w:val="both"/>
        <w:rPr>
          <w:sz w:val="26"/>
          <w:szCs w:val="26"/>
        </w:rPr>
      </w:pPr>
      <w:r w:rsidDel="00000000" w:rsidR="00000000" w:rsidRPr="00000000">
        <w:rPr>
          <w:sz w:val="26"/>
          <w:szCs w:val="26"/>
          <w:rtl w:val="0"/>
        </w:rPr>
        <w:t xml:space="preserve">negotiations.                             | </w:t>
      </w:r>
    </w:p>
    <w:p w:rsidR="00000000" w:rsidDel="00000000" w:rsidP="00000000" w:rsidRDefault="00000000" w:rsidRPr="00000000" w14:paraId="0000171A">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71B">
      <w:pPr>
        <w:spacing w:line="240" w:lineRule="auto"/>
        <w:ind w:left="729" w:firstLine="0"/>
        <w:jc w:val="both"/>
        <w:rPr>
          <w:sz w:val="26"/>
          <w:szCs w:val="26"/>
        </w:rPr>
      </w:pPr>
      <w:r w:rsidDel="00000000" w:rsidR="00000000" w:rsidRPr="00000000">
        <w:rPr>
          <w:sz w:val="26"/>
          <w:szCs w:val="26"/>
          <w:rtl w:val="0"/>
        </w:rPr>
        <w:t xml:space="preserve">New Power: "Ephemeral Veil" (Tier 1)       | **Ephemeral Veil**: </w:t>
      </w:r>
    </w:p>
    <w:p w:rsidR="00000000" w:rsidDel="00000000" w:rsidP="00000000" w:rsidRDefault="00000000" w:rsidRPr="00000000" w14:paraId="0000171C">
      <w:pPr>
        <w:spacing w:line="240" w:lineRule="auto"/>
        <w:ind w:left="729" w:firstLine="0"/>
        <w:jc w:val="both"/>
        <w:rPr>
          <w:sz w:val="26"/>
          <w:szCs w:val="26"/>
        </w:rPr>
      </w:pPr>
      <w:r w:rsidDel="00000000" w:rsidR="00000000" w:rsidRPr="00000000">
        <w:rPr>
          <w:sz w:val="26"/>
          <w:szCs w:val="26"/>
          <w:rtl w:val="0"/>
        </w:rPr>
        <w:t xml:space="preserve">Create an illusion that confuses enemies, reducing their attack rolls by -10%.          | </w:t>
      </w:r>
    </w:p>
    <w:p w:rsidR="00000000" w:rsidDel="00000000" w:rsidP="00000000" w:rsidRDefault="00000000" w:rsidRPr="00000000" w14:paraId="0000171D">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71E">
      <w:pPr>
        <w:spacing w:line="240" w:lineRule="auto"/>
        <w:ind w:left="729" w:firstLine="0"/>
        <w:jc w:val="both"/>
        <w:rPr>
          <w:sz w:val="26"/>
          <w:szCs w:val="26"/>
        </w:rPr>
      </w:pPr>
      <w:r w:rsidDel="00000000" w:rsidR="00000000" w:rsidRPr="00000000">
        <w:rPr>
          <w:sz w:val="26"/>
          <w:szCs w:val="26"/>
          <w:rtl w:val="0"/>
        </w:rPr>
        <w:t xml:space="preserve">Power Enhancement (Tier 2 for "Ephemeral Veil") | **Foresight Overload**: Once per session, reroll up to three separate rolls.        </w:t>
      </w:r>
    </w:p>
    <w:p w:rsidR="00000000" w:rsidDel="00000000" w:rsidP="00000000" w:rsidRDefault="00000000" w:rsidRPr="00000000" w14:paraId="0000171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0">
      <w:pPr>
        <w:spacing w:line="240" w:lineRule="auto"/>
        <w:ind w:left="729" w:firstLine="0"/>
        <w:jc w:val="both"/>
        <w:rPr>
          <w:sz w:val="26"/>
          <w:szCs w:val="26"/>
        </w:rPr>
      </w:pPr>
      <w:r w:rsidDel="00000000" w:rsidR="00000000" w:rsidRPr="00000000">
        <w:rPr>
          <w:sz w:val="26"/>
          <w:szCs w:val="26"/>
          <w:rtl w:val="0"/>
        </w:rPr>
        <w:t xml:space="preserve">| **13**    | Roll for 1 Attribute       | —                         | Gain New Power: "Eternal Vision" (Tier 1)       | **Eternal Vision**: </w:t>
      </w:r>
    </w:p>
    <w:p w:rsidR="00000000" w:rsidDel="00000000" w:rsidP="00000000" w:rsidRDefault="00000000" w:rsidRPr="00000000" w14:paraId="00001721">
      <w:pPr>
        <w:spacing w:line="240" w:lineRule="auto"/>
        <w:ind w:left="729" w:firstLine="0"/>
        <w:jc w:val="both"/>
        <w:rPr>
          <w:sz w:val="26"/>
          <w:szCs w:val="26"/>
        </w:rPr>
      </w:pPr>
      <w:r w:rsidDel="00000000" w:rsidR="00000000" w:rsidRPr="00000000">
        <w:rPr>
          <w:sz w:val="26"/>
          <w:szCs w:val="26"/>
          <w:rtl w:val="0"/>
        </w:rPr>
        <w:t xml:space="preserve">Passively grant allies a +5% bonus to all rolls while conscious.       </w:t>
      </w:r>
    </w:p>
    <w:p w:rsidR="00000000" w:rsidDel="00000000" w:rsidP="00000000" w:rsidRDefault="00000000" w:rsidRPr="00000000" w14:paraId="0000172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3">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Power Enhancement (Tier 3 for "Eternal Vision") | **Master of Possibility**: Gain advantage (flip mechanics) on all Resonance rolls.                          | </w:t>
      </w:r>
    </w:p>
    <w:p w:rsidR="00000000" w:rsidDel="00000000" w:rsidP="00000000" w:rsidRDefault="00000000" w:rsidRPr="00000000" w14:paraId="00001724">
      <w:pPr>
        <w:spacing w:line="240" w:lineRule="auto"/>
        <w:ind w:left="729" w:firstLine="0"/>
        <w:jc w:val="both"/>
        <w:rPr>
          <w:sz w:val="26"/>
          <w:szCs w:val="26"/>
        </w:rPr>
      </w:pPr>
      <w:r w:rsidDel="00000000" w:rsidR="00000000" w:rsidRPr="00000000">
        <w:rPr>
          <w:sz w:val="26"/>
          <w:szCs w:val="26"/>
          <w:rtl w:val="0"/>
        </w:rPr>
        <w:t xml:space="preserve">| **15**    | Roll for 1 Attribute       | —                         | Power Enhancement (Tier 4 for "Eternal Vision") | **Cosmic Oracle**: </w:t>
      </w:r>
    </w:p>
    <w:p w:rsidR="00000000" w:rsidDel="00000000" w:rsidP="00000000" w:rsidRDefault="00000000" w:rsidRPr="00000000" w14:paraId="00001725">
      <w:pPr>
        <w:spacing w:line="240" w:lineRule="auto"/>
        <w:ind w:left="729" w:firstLine="0"/>
        <w:jc w:val="both"/>
        <w:rPr>
          <w:sz w:val="26"/>
          <w:szCs w:val="26"/>
        </w:rPr>
      </w:pPr>
      <w:r w:rsidDel="00000000" w:rsidR="00000000" w:rsidRPr="00000000">
        <w:rPr>
          <w:sz w:val="26"/>
          <w:szCs w:val="26"/>
          <w:rtl w:val="0"/>
        </w:rPr>
        <w:t xml:space="preserve">Allies gain immunity to critical failures while within range.              </w:t>
      </w:r>
    </w:p>
    <w:p w:rsidR="00000000" w:rsidDel="00000000" w:rsidP="00000000" w:rsidRDefault="00000000" w:rsidRPr="00000000" w14:paraId="0000172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A">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72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2C">
      <w:pPr>
        <w:spacing w:line="240" w:lineRule="auto"/>
        <w:ind w:left="729" w:firstLine="0"/>
        <w:jc w:val="both"/>
        <w:rPr>
          <w:sz w:val="26"/>
          <w:szCs w:val="26"/>
        </w:rPr>
      </w:pPr>
      <w:r w:rsidDel="00000000" w:rsidR="00000000" w:rsidRPr="00000000">
        <w:rPr>
          <w:sz w:val="26"/>
          <w:szCs w:val="26"/>
          <w:rtl w:val="0"/>
        </w:rPr>
        <w:t xml:space="preserve">**Psionic Rolls**: Powers such as "Foresight Pulse" depend on Gnosis proficiency rolls. Success allows the Oracle to manipulate outcomes and boost team efficiency. </w:t>
      </w:r>
    </w:p>
    <w:p w:rsidR="00000000" w:rsidDel="00000000" w:rsidP="00000000" w:rsidRDefault="00000000" w:rsidRPr="00000000" w14:paraId="0000172D">
      <w:pPr>
        <w:spacing w:line="240" w:lineRule="auto"/>
        <w:ind w:left="729" w:firstLine="0"/>
        <w:jc w:val="both"/>
        <w:rPr>
          <w:sz w:val="26"/>
          <w:szCs w:val="26"/>
        </w:rPr>
      </w:pPr>
      <w:r w:rsidDel="00000000" w:rsidR="00000000" w:rsidRPr="00000000">
        <w:rPr>
          <w:sz w:val="26"/>
          <w:szCs w:val="26"/>
          <w:rtl w:val="0"/>
        </w:rPr>
        <w:t xml:space="preserve">**Shared Insight Mechanics**: Enables synergy with Investigation and Diplomacy, expanding beyond combat into storytelling opportunities. </w:t>
      </w:r>
    </w:p>
    <w:p w:rsidR="00000000" w:rsidDel="00000000" w:rsidP="00000000" w:rsidRDefault="00000000" w:rsidRPr="00000000" w14:paraId="0000172E">
      <w:pPr>
        <w:spacing w:line="240" w:lineRule="auto"/>
        <w:ind w:left="729" w:firstLine="0"/>
        <w:jc w:val="both"/>
        <w:rPr>
          <w:sz w:val="26"/>
          <w:szCs w:val="26"/>
        </w:rPr>
      </w:pPr>
      <w:r w:rsidDel="00000000" w:rsidR="00000000" w:rsidRPr="00000000">
        <w:rPr>
          <w:sz w:val="26"/>
          <w:szCs w:val="26"/>
          <w:rtl w:val="0"/>
        </w:rPr>
        <w:t xml:space="preserve">**Reroll Mechanics**: Powers like "Foresight Pulse" and "Threads of Fate" tie directly into core dice mechanics, offering players tactical control. </w:t>
      </w:r>
    </w:p>
    <w:p w:rsidR="00000000" w:rsidDel="00000000" w:rsidP="00000000" w:rsidRDefault="00000000" w:rsidRPr="00000000" w14:paraId="0000172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2">
      <w:pPr>
        <w:spacing w:line="240" w:lineRule="auto"/>
        <w:ind w:left="729" w:firstLine="0"/>
        <w:jc w:val="both"/>
        <w:rPr>
          <w:sz w:val="26"/>
          <w:szCs w:val="26"/>
        </w:rPr>
      </w:pPr>
      <w:r w:rsidDel="00000000" w:rsidR="00000000" w:rsidRPr="00000000">
        <w:rPr>
          <w:sz w:val="26"/>
          <w:szCs w:val="26"/>
          <w:rtl w:val="0"/>
        </w:rPr>
        <w:t xml:space="preserve">Here is the next **Psionic Class**, the **Harmonist**, following the same detailed and fully expanded format. </w:t>
      </w:r>
    </w:p>
    <w:p w:rsidR="00000000" w:rsidDel="00000000" w:rsidP="00000000" w:rsidRDefault="00000000" w:rsidRPr="00000000" w14:paraId="000017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6">
      <w:pPr>
        <w:spacing w:line="240" w:lineRule="auto"/>
        <w:ind w:left="729" w:firstLine="0"/>
        <w:jc w:val="both"/>
        <w:rPr>
          <w:sz w:val="26"/>
          <w:szCs w:val="26"/>
        </w:rPr>
      </w:pPr>
      <w:r w:rsidDel="00000000" w:rsidR="00000000" w:rsidRPr="00000000">
        <w:rPr>
          <w:sz w:val="26"/>
          <w:szCs w:val="26"/>
          <w:rtl w:val="0"/>
        </w:rPr>
        <w:t xml:space="preserve">## **5. Harmonist (Psionic Healer)** </w:t>
      </w:r>
    </w:p>
    <w:p w:rsidR="00000000" w:rsidDel="00000000" w:rsidP="00000000" w:rsidRDefault="00000000" w:rsidRPr="00000000" w14:paraId="0000173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A">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73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C">
      <w:pPr>
        <w:spacing w:line="240" w:lineRule="auto"/>
        <w:ind w:left="729" w:firstLine="0"/>
        <w:jc w:val="both"/>
        <w:rPr>
          <w:sz w:val="26"/>
          <w:szCs w:val="26"/>
        </w:rPr>
      </w:pPr>
      <w:r w:rsidDel="00000000" w:rsidR="00000000" w:rsidRPr="00000000">
        <w:rPr>
          <w:sz w:val="26"/>
          <w:szCs w:val="26"/>
          <w:rtl w:val="0"/>
        </w:rPr>
        <w:t xml:space="preserve">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 </w:t>
      </w:r>
    </w:p>
    <w:p w:rsidR="00000000" w:rsidDel="00000000" w:rsidP="00000000" w:rsidRDefault="00000000" w:rsidRPr="00000000" w14:paraId="000017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3E">
      <w:pPr>
        <w:spacing w:line="240" w:lineRule="auto"/>
        <w:ind w:left="729" w:firstLine="0"/>
        <w:jc w:val="both"/>
        <w:rPr>
          <w:sz w:val="26"/>
          <w:szCs w:val="26"/>
        </w:rPr>
      </w:pPr>
      <w:r w:rsidDel="00000000" w:rsidR="00000000" w:rsidRPr="00000000">
        <w:rPr>
          <w:sz w:val="26"/>
          <w:szCs w:val="26"/>
          <w:rtl w:val="0"/>
        </w:rPr>
        <w:t xml:space="preserve">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 </w:t>
      </w:r>
    </w:p>
    <w:p w:rsidR="00000000" w:rsidDel="00000000" w:rsidP="00000000" w:rsidRDefault="00000000" w:rsidRPr="00000000" w14:paraId="000017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4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4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42">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743">
      <w:pPr>
        <w:spacing w:line="240" w:lineRule="auto"/>
        <w:ind w:left="729" w:firstLine="0"/>
        <w:jc w:val="both"/>
        <w:rPr>
          <w:sz w:val="26"/>
          <w:szCs w:val="26"/>
        </w:rPr>
      </w:pPr>
      <w:r w:rsidDel="00000000" w:rsidR="00000000" w:rsidRPr="00000000">
        <w:rPr>
          <w:sz w:val="26"/>
          <w:szCs w:val="26"/>
          <w:rtl w:val="0"/>
        </w:rPr>
        <w:t xml:space="preserve">**Harmonia (+15%)**: The Harmonist’s ability to heal and restore balance is tied to their emotional insight and psionic resonance. </w:t>
      </w:r>
    </w:p>
    <w:p w:rsidR="00000000" w:rsidDel="00000000" w:rsidP="00000000" w:rsidRDefault="00000000" w:rsidRPr="00000000" w14:paraId="00001744">
      <w:pPr>
        <w:spacing w:line="240" w:lineRule="auto"/>
        <w:ind w:left="729" w:firstLine="0"/>
        <w:jc w:val="both"/>
        <w:rPr>
          <w:sz w:val="26"/>
          <w:szCs w:val="26"/>
        </w:rPr>
      </w:pPr>
      <w:r w:rsidDel="00000000" w:rsidR="00000000" w:rsidRPr="00000000">
        <w:rPr>
          <w:sz w:val="26"/>
          <w:szCs w:val="26"/>
          <w:rtl w:val="0"/>
        </w:rPr>
        <w:t xml:space="preserve">**Gnosis (+10%)**: Their secondary attribute enhances their psionic strength and allows for creative, powerful abilities. </w:t>
      </w:r>
    </w:p>
    <w:p w:rsidR="00000000" w:rsidDel="00000000" w:rsidP="00000000" w:rsidRDefault="00000000" w:rsidRPr="00000000" w14:paraId="00001745">
      <w:pPr>
        <w:spacing w:line="240" w:lineRule="auto"/>
        <w:ind w:left="729" w:firstLine="0"/>
        <w:jc w:val="both"/>
        <w:rPr>
          <w:sz w:val="26"/>
          <w:szCs w:val="26"/>
        </w:rPr>
      </w:pPr>
      <w:r w:rsidDel="00000000" w:rsidR="00000000" w:rsidRPr="00000000">
        <w:rPr>
          <w:sz w:val="26"/>
          <w:szCs w:val="26"/>
          <w:rtl w:val="0"/>
        </w:rPr>
        <w:t xml:space="preserve">**Excluded Attribute**: Entropy. Harmonists are attuned to order and stability, avoiding chaos and destructive tendencies. </w:t>
      </w:r>
    </w:p>
    <w:p w:rsidR="00000000" w:rsidDel="00000000" w:rsidP="00000000" w:rsidRDefault="00000000" w:rsidRPr="00000000" w14:paraId="0000174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4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49">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74A">
      <w:pPr>
        <w:spacing w:line="240" w:lineRule="auto"/>
        <w:ind w:left="729" w:firstLine="0"/>
        <w:jc w:val="both"/>
        <w:rPr>
          <w:sz w:val="26"/>
          <w:szCs w:val="26"/>
        </w:rPr>
      </w:pPr>
      <w:r w:rsidDel="00000000" w:rsidR="00000000" w:rsidRPr="00000000">
        <w:rPr>
          <w:sz w:val="26"/>
          <w:szCs w:val="26"/>
          <w:rtl w:val="0"/>
        </w:rPr>
        <w:t xml:space="preserve">**Healing (Harmonia)**: Mastery of psionic healing techniques to restore HP and remove status effects. </w:t>
      </w:r>
    </w:p>
    <w:p w:rsidR="00000000" w:rsidDel="00000000" w:rsidP="00000000" w:rsidRDefault="00000000" w:rsidRPr="00000000" w14:paraId="0000174B">
      <w:pPr>
        <w:spacing w:line="240" w:lineRule="auto"/>
        <w:ind w:left="729" w:firstLine="0"/>
        <w:jc w:val="both"/>
        <w:rPr>
          <w:sz w:val="26"/>
          <w:szCs w:val="26"/>
        </w:rPr>
      </w:pPr>
      <w:r w:rsidDel="00000000" w:rsidR="00000000" w:rsidRPr="00000000">
        <w:rPr>
          <w:sz w:val="26"/>
          <w:szCs w:val="26"/>
          <w:rtl w:val="0"/>
        </w:rPr>
        <w:t xml:space="preserve">**Resonance (Gnosis)**: The ability to channel psionic energy into protective or restorative effects. </w:t>
      </w:r>
    </w:p>
    <w:p w:rsidR="00000000" w:rsidDel="00000000" w:rsidP="00000000" w:rsidRDefault="00000000" w:rsidRPr="00000000" w14:paraId="0000174C">
      <w:pPr>
        <w:spacing w:line="240" w:lineRule="auto"/>
        <w:ind w:left="729" w:firstLine="0"/>
        <w:jc w:val="both"/>
        <w:rPr>
          <w:sz w:val="26"/>
          <w:szCs w:val="26"/>
        </w:rPr>
      </w:pPr>
      <w:r w:rsidDel="00000000" w:rsidR="00000000" w:rsidRPr="00000000">
        <w:rPr>
          <w:sz w:val="26"/>
          <w:szCs w:val="26"/>
          <w:rtl w:val="0"/>
        </w:rPr>
        <w:t xml:space="preserve">**Insight (Harmonia)**: Emotional understanding and the ability to discern hidden motives or vulnerabilities. </w:t>
      </w:r>
    </w:p>
    <w:p w:rsidR="00000000" w:rsidDel="00000000" w:rsidP="00000000" w:rsidRDefault="00000000" w:rsidRPr="00000000" w14:paraId="0000174D">
      <w:pPr>
        <w:spacing w:line="240" w:lineRule="auto"/>
        <w:ind w:left="729" w:firstLine="0"/>
        <w:jc w:val="both"/>
        <w:rPr>
          <w:sz w:val="26"/>
          <w:szCs w:val="26"/>
        </w:rPr>
      </w:pPr>
      <w:r w:rsidDel="00000000" w:rsidR="00000000" w:rsidRPr="00000000">
        <w:rPr>
          <w:sz w:val="26"/>
          <w:szCs w:val="26"/>
          <w:rtl w:val="0"/>
        </w:rPr>
        <w:t xml:space="preserve">**Diplomacy (Harmonia)**: Negotiation and conflict resolution through empathy and connection. </w:t>
      </w:r>
    </w:p>
    <w:p w:rsidR="00000000" w:rsidDel="00000000" w:rsidP="00000000" w:rsidRDefault="00000000" w:rsidRPr="00000000" w14:paraId="0000174E">
      <w:pPr>
        <w:spacing w:line="240" w:lineRule="auto"/>
        <w:ind w:left="729" w:firstLine="0"/>
        <w:jc w:val="both"/>
        <w:rPr>
          <w:sz w:val="26"/>
          <w:szCs w:val="26"/>
        </w:rPr>
      </w:pPr>
      <w:r w:rsidDel="00000000" w:rsidR="00000000" w:rsidRPr="00000000">
        <w:rPr>
          <w:sz w:val="26"/>
          <w:szCs w:val="26"/>
          <w:rtl w:val="0"/>
        </w:rPr>
        <w:t xml:space="preserve">**Psionics (Gnosis)**: Manipulation of psionic forces for a variety of effects, including barriers and shields. </w:t>
      </w:r>
    </w:p>
    <w:p w:rsidR="00000000" w:rsidDel="00000000" w:rsidP="00000000" w:rsidRDefault="00000000" w:rsidRPr="00000000" w14:paraId="0000174F">
      <w:pPr>
        <w:spacing w:line="240" w:lineRule="auto"/>
        <w:ind w:left="729" w:firstLine="0"/>
        <w:jc w:val="both"/>
        <w:rPr>
          <w:sz w:val="26"/>
          <w:szCs w:val="26"/>
        </w:rPr>
      </w:pPr>
      <w:r w:rsidDel="00000000" w:rsidR="00000000" w:rsidRPr="00000000">
        <w:rPr>
          <w:sz w:val="26"/>
          <w:szCs w:val="26"/>
          <w:rtl w:val="0"/>
        </w:rPr>
        <w:t xml:space="preserve">**+2 Player-Selected Proficiencies**: Allows customization to align the Harmonist with the player’s vision. </w:t>
      </w:r>
    </w:p>
    <w:p w:rsidR="00000000" w:rsidDel="00000000" w:rsidP="00000000" w:rsidRDefault="00000000" w:rsidRPr="00000000" w14:paraId="000017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5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53">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754">
      <w:pPr>
        <w:spacing w:line="240" w:lineRule="auto"/>
        <w:ind w:left="729" w:firstLine="0"/>
        <w:jc w:val="both"/>
        <w:rPr>
          <w:sz w:val="26"/>
          <w:szCs w:val="26"/>
        </w:rPr>
      </w:pPr>
      <w:r w:rsidDel="00000000" w:rsidR="00000000" w:rsidRPr="00000000">
        <w:rPr>
          <w:sz w:val="26"/>
          <w:szCs w:val="26"/>
          <w:rtl w:val="0"/>
        </w:rPr>
        <w:t xml:space="preserve">**"Sanctuary Field"**   </w:t>
      </w:r>
    </w:p>
    <w:p w:rsidR="00000000" w:rsidDel="00000000" w:rsidP="00000000" w:rsidRDefault="00000000" w:rsidRPr="00000000" w14:paraId="00001755">
      <w:pPr>
        <w:spacing w:line="240" w:lineRule="auto"/>
        <w:ind w:left="729" w:firstLine="0"/>
        <w:jc w:val="both"/>
        <w:rPr>
          <w:sz w:val="26"/>
          <w:szCs w:val="26"/>
        </w:rPr>
      </w:pPr>
      <w:r w:rsidDel="00000000" w:rsidR="00000000" w:rsidRPr="00000000">
        <w:rPr>
          <w:sz w:val="26"/>
          <w:szCs w:val="26"/>
          <w:rtl w:val="0"/>
        </w:rPr>
        <w:t xml:space="preserve">The Harmonist creates a radiant psionic field within a 10-meter radius, restoring 5% HP per round to all allies and blocking minor negative effects (e.g., fear or minor poison). This ability reinforces the Harmonist’s role as a stabilizing force in battle. </w:t>
      </w:r>
    </w:p>
    <w:p w:rsidR="00000000" w:rsidDel="00000000" w:rsidP="00000000" w:rsidRDefault="00000000" w:rsidRPr="00000000" w14:paraId="000017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57">
      <w:pPr>
        <w:spacing w:line="240" w:lineRule="auto"/>
        <w:ind w:left="729" w:firstLine="0"/>
        <w:jc w:val="both"/>
        <w:rPr>
          <w:sz w:val="26"/>
          <w:szCs w:val="26"/>
        </w:rPr>
      </w:pPr>
      <w:r w:rsidDel="00000000" w:rsidR="00000000" w:rsidRPr="00000000">
        <w:rPr>
          <w:sz w:val="26"/>
          <w:szCs w:val="26"/>
          <w:rtl w:val="0"/>
        </w:rPr>
        <w:t xml:space="preserve">**Starting Tier**: Based on Harmonia’s modifier die. </w:t>
      </w:r>
    </w:p>
    <w:p w:rsidR="00000000" w:rsidDel="00000000" w:rsidP="00000000" w:rsidRDefault="00000000" w:rsidRPr="00000000" w14:paraId="00001758">
      <w:pPr>
        <w:spacing w:line="240" w:lineRule="auto"/>
        <w:ind w:left="729" w:firstLine="0"/>
        <w:jc w:val="both"/>
        <w:rPr>
          <w:sz w:val="26"/>
          <w:szCs w:val="26"/>
        </w:rPr>
      </w:pPr>
      <w:sdt>
        <w:sdtPr>
          <w:id w:val="-2055207797"/>
          <w:tag w:val="goog_rdk_65"/>
        </w:sdtPr>
        <w:sdtContent>
          <w:r w:rsidDel="00000000" w:rsidR="00000000" w:rsidRPr="00000000">
            <w:rPr>
              <w:rFonts w:ascii="Nova Mono" w:cs="Nova Mono" w:eastAsia="Nova Mono" w:hAnsi="Nova Mono"/>
              <w:sz w:val="26"/>
              <w:szCs w:val="26"/>
              <w:rtl w:val="0"/>
            </w:rPr>
            <w:t xml:space="preserve">Example: Harmonia = 70 → Modifier Die = d10 → Tier 2. </w:t>
          </w:r>
        </w:sdtContent>
      </w:sdt>
    </w:p>
    <w:p w:rsidR="00000000" w:rsidDel="00000000" w:rsidP="00000000" w:rsidRDefault="00000000" w:rsidRPr="00000000" w14:paraId="0000175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5A">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75B">
      <w:pPr>
        <w:spacing w:line="240" w:lineRule="auto"/>
        <w:ind w:left="729" w:firstLine="0"/>
        <w:jc w:val="both"/>
        <w:rPr>
          <w:sz w:val="26"/>
          <w:szCs w:val="26"/>
        </w:rPr>
      </w:pPr>
      <w:r w:rsidDel="00000000" w:rsidR="00000000" w:rsidRPr="00000000">
        <w:rPr>
          <w:sz w:val="26"/>
          <w:szCs w:val="26"/>
          <w:rtl w:val="0"/>
        </w:rPr>
        <w:t xml:space="preserve">| **Tier** | **Effect**                                                                 | |----------|--------------------------------------------------------------------------| </w:t>
      </w:r>
    </w:p>
    <w:p w:rsidR="00000000" w:rsidDel="00000000" w:rsidP="00000000" w:rsidRDefault="00000000" w:rsidRPr="00000000" w14:paraId="0000175C">
      <w:pPr>
        <w:spacing w:line="240" w:lineRule="auto"/>
        <w:ind w:left="729" w:firstLine="0"/>
        <w:jc w:val="both"/>
        <w:rPr>
          <w:sz w:val="26"/>
          <w:szCs w:val="26"/>
        </w:rPr>
      </w:pPr>
      <w:r w:rsidDel="00000000" w:rsidR="00000000" w:rsidRPr="00000000">
        <w:rPr>
          <w:sz w:val="26"/>
          <w:szCs w:val="26"/>
          <w:rtl w:val="0"/>
        </w:rPr>
        <w:t xml:space="preserve">| **1**    | Restore 5% HP per round to all allies within 10 </w:t>
      </w:r>
    </w:p>
    <w:p w:rsidR="00000000" w:rsidDel="00000000" w:rsidP="00000000" w:rsidRDefault="00000000" w:rsidRPr="00000000" w14:paraId="0000175D">
      <w:pPr>
        <w:spacing w:line="240" w:lineRule="auto"/>
        <w:ind w:left="729" w:firstLine="0"/>
        <w:jc w:val="both"/>
        <w:rPr>
          <w:sz w:val="26"/>
          <w:szCs w:val="26"/>
        </w:rPr>
      </w:pPr>
      <w:r w:rsidDel="00000000" w:rsidR="00000000" w:rsidRPr="00000000">
        <w:rPr>
          <w:sz w:val="26"/>
          <w:szCs w:val="26"/>
          <w:rtl w:val="0"/>
        </w:rPr>
        <w:t xml:space="preserve">meters.                   | </w:t>
      </w:r>
    </w:p>
    <w:p w:rsidR="00000000" w:rsidDel="00000000" w:rsidP="00000000" w:rsidRDefault="00000000" w:rsidRPr="00000000" w14:paraId="0000175E">
      <w:pPr>
        <w:spacing w:line="240" w:lineRule="auto"/>
        <w:ind w:left="729" w:firstLine="0"/>
        <w:jc w:val="both"/>
        <w:rPr>
          <w:sz w:val="26"/>
          <w:szCs w:val="26"/>
        </w:rPr>
      </w:pPr>
      <w:r w:rsidDel="00000000" w:rsidR="00000000" w:rsidRPr="00000000">
        <w:rPr>
          <w:sz w:val="26"/>
          <w:szCs w:val="26"/>
          <w:rtl w:val="0"/>
        </w:rPr>
        <w:t xml:space="preserve">| **2**    | Add a 5% shield that absorbs damage for allies within range.              | </w:t>
      </w:r>
    </w:p>
    <w:p w:rsidR="00000000" w:rsidDel="00000000" w:rsidP="00000000" w:rsidRDefault="00000000" w:rsidRPr="00000000" w14:paraId="0000175F">
      <w:pPr>
        <w:spacing w:line="240" w:lineRule="auto"/>
        <w:ind w:left="729" w:firstLine="0"/>
        <w:jc w:val="both"/>
        <w:rPr>
          <w:sz w:val="26"/>
          <w:szCs w:val="26"/>
        </w:rPr>
      </w:pPr>
      <w:r w:rsidDel="00000000" w:rsidR="00000000" w:rsidRPr="00000000">
        <w:rPr>
          <w:sz w:val="26"/>
          <w:szCs w:val="26"/>
          <w:rtl w:val="0"/>
        </w:rPr>
        <w:t xml:space="preserve">| **3**    | Extend range to 15 meters and block moderate negative effects (e.g., paralysis).| </w:t>
      </w:r>
    </w:p>
    <w:p w:rsidR="00000000" w:rsidDel="00000000" w:rsidP="00000000" w:rsidRDefault="00000000" w:rsidRPr="00000000" w14:paraId="00001760">
      <w:pPr>
        <w:spacing w:line="240" w:lineRule="auto"/>
        <w:ind w:left="729" w:firstLine="0"/>
        <w:jc w:val="both"/>
        <w:rPr>
          <w:sz w:val="26"/>
          <w:szCs w:val="26"/>
        </w:rPr>
      </w:pPr>
      <w:r w:rsidDel="00000000" w:rsidR="00000000" w:rsidRPr="00000000">
        <w:rPr>
          <w:sz w:val="26"/>
          <w:szCs w:val="26"/>
          <w:rtl w:val="0"/>
        </w:rPr>
        <w:t xml:space="preserve">| **4**    | Increase healing to 10% HP per round and shields to </w:t>
      </w:r>
    </w:p>
    <w:p w:rsidR="00000000" w:rsidDel="00000000" w:rsidP="00000000" w:rsidRDefault="00000000" w:rsidRPr="00000000" w14:paraId="00001761">
      <w:pPr>
        <w:spacing w:line="240" w:lineRule="auto"/>
        <w:ind w:left="729" w:firstLine="0"/>
        <w:jc w:val="both"/>
        <w:rPr>
          <w:sz w:val="26"/>
          <w:szCs w:val="26"/>
        </w:rPr>
      </w:pPr>
      <w:r w:rsidDel="00000000" w:rsidR="00000000" w:rsidRPr="00000000">
        <w:rPr>
          <w:sz w:val="26"/>
          <w:szCs w:val="26"/>
          <w:rtl w:val="0"/>
        </w:rPr>
        <w:t xml:space="preserve">10%.                  | </w:t>
      </w:r>
    </w:p>
    <w:p w:rsidR="00000000" w:rsidDel="00000000" w:rsidP="00000000" w:rsidRDefault="00000000" w:rsidRPr="00000000" w14:paraId="00001762">
      <w:pPr>
        <w:spacing w:line="240" w:lineRule="auto"/>
        <w:ind w:left="729" w:firstLine="0"/>
        <w:jc w:val="both"/>
        <w:rPr>
          <w:sz w:val="26"/>
          <w:szCs w:val="26"/>
        </w:rPr>
      </w:pPr>
      <w:r w:rsidDel="00000000" w:rsidR="00000000" w:rsidRPr="00000000">
        <w:rPr>
          <w:sz w:val="26"/>
          <w:szCs w:val="26"/>
          <w:rtl w:val="0"/>
        </w:rPr>
        <w:t xml:space="preserve">| **5**    | Allies in the field gain immunity to critical hits for the duration.      | </w:t>
      </w:r>
    </w:p>
    <w:p w:rsidR="00000000" w:rsidDel="00000000" w:rsidP="00000000" w:rsidRDefault="00000000" w:rsidRPr="00000000" w14:paraId="0000176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66">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767">
      <w:pPr>
        <w:spacing w:line="240" w:lineRule="auto"/>
        <w:ind w:left="729" w:firstLine="0"/>
        <w:jc w:val="both"/>
        <w:rPr>
          <w:sz w:val="26"/>
          <w:szCs w:val="26"/>
        </w:rPr>
      </w:pPr>
      <w:r w:rsidDel="00000000" w:rsidR="00000000" w:rsidRPr="00000000">
        <w:rPr>
          <w:sz w:val="26"/>
          <w:szCs w:val="26"/>
          <w:rtl w:val="0"/>
        </w:rPr>
        <w:t xml:space="preserve">**Psionic Focus Crystal**: Enhances psionic abilities, reducing the cost of activating Gnosis-based powers by 1 point. </w:t>
      </w:r>
    </w:p>
    <w:p w:rsidR="00000000" w:rsidDel="00000000" w:rsidP="00000000" w:rsidRDefault="00000000" w:rsidRPr="00000000" w14:paraId="00001768">
      <w:pPr>
        <w:spacing w:line="240" w:lineRule="auto"/>
        <w:ind w:left="729" w:firstLine="0"/>
        <w:jc w:val="both"/>
        <w:rPr>
          <w:sz w:val="26"/>
          <w:szCs w:val="26"/>
        </w:rPr>
      </w:pPr>
      <w:r w:rsidDel="00000000" w:rsidR="00000000" w:rsidRPr="00000000">
        <w:rPr>
          <w:sz w:val="26"/>
          <w:szCs w:val="26"/>
          <w:rtl w:val="0"/>
        </w:rPr>
        <w:t xml:space="preserve">**Healing Orb**: A restorative artifact that heals a single ally for 10% HP when activated. </w:t>
      </w:r>
    </w:p>
    <w:p w:rsidR="00000000" w:rsidDel="00000000" w:rsidP="00000000" w:rsidRDefault="00000000" w:rsidRPr="00000000" w14:paraId="00001769">
      <w:pPr>
        <w:spacing w:line="240" w:lineRule="auto"/>
        <w:ind w:left="729" w:firstLine="0"/>
        <w:jc w:val="both"/>
        <w:rPr>
          <w:sz w:val="26"/>
          <w:szCs w:val="26"/>
        </w:rPr>
      </w:pPr>
      <w:r w:rsidDel="00000000" w:rsidR="00000000" w:rsidRPr="00000000">
        <w:rPr>
          <w:sz w:val="26"/>
          <w:szCs w:val="26"/>
          <w:rtl w:val="0"/>
        </w:rPr>
        <w:t xml:space="preserve">**Harmonic Robes**: Light armor that provides +10% resistance to mental attacks and psionic disruption. </w:t>
      </w:r>
    </w:p>
    <w:p w:rsidR="00000000" w:rsidDel="00000000" w:rsidP="00000000" w:rsidRDefault="00000000" w:rsidRPr="00000000" w14:paraId="0000176A">
      <w:pPr>
        <w:spacing w:line="240" w:lineRule="auto"/>
        <w:ind w:left="729" w:firstLine="0"/>
        <w:jc w:val="both"/>
        <w:rPr>
          <w:sz w:val="26"/>
          <w:szCs w:val="26"/>
        </w:rPr>
      </w:pPr>
      <w:r w:rsidDel="00000000" w:rsidR="00000000" w:rsidRPr="00000000">
        <w:rPr>
          <w:sz w:val="26"/>
          <w:szCs w:val="26"/>
          <w:rtl w:val="0"/>
        </w:rPr>
        <w:t xml:space="preserve">**Portable Medical Kit**: Supplies for stabilizing allies in non-psionic situations, restoring 5% HP out of combat. </w:t>
      </w:r>
    </w:p>
    <w:p w:rsidR="00000000" w:rsidDel="00000000" w:rsidP="00000000" w:rsidRDefault="00000000" w:rsidRPr="00000000" w14:paraId="0000176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6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6E">
      <w:pPr>
        <w:spacing w:line="240" w:lineRule="auto"/>
        <w:ind w:left="729" w:firstLine="0"/>
        <w:jc w:val="both"/>
        <w:rPr>
          <w:sz w:val="26"/>
          <w:szCs w:val="26"/>
        </w:rPr>
      </w:pPr>
      <w:r w:rsidDel="00000000" w:rsidR="00000000" w:rsidRPr="00000000">
        <w:rPr>
          <w:sz w:val="26"/>
          <w:szCs w:val="26"/>
          <w:rtl w:val="0"/>
        </w:rPr>
        <w:t xml:space="preserve">### **Harmonist Level Progression Table** </w:t>
      </w:r>
    </w:p>
    <w:p w:rsidR="00000000" w:rsidDel="00000000" w:rsidP="00000000" w:rsidRDefault="00000000" w:rsidRPr="00000000" w14:paraId="000017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70">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771">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77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73">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77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75">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776">
      <w:pPr>
        <w:spacing w:line="240" w:lineRule="auto"/>
        <w:ind w:left="729" w:firstLine="0"/>
        <w:jc w:val="both"/>
        <w:rPr>
          <w:sz w:val="26"/>
          <w:szCs w:val="26"/>
        </w:rPr>
      </w:pPr>
      <w:r w:rsidDel="00000000" w:rsidR="00000000" w:rsidRPr="00000000">
        <w:rPr>
          <w:sz w:val="26"/>
          <w:szCs w:val="26"/>
          <w:rtl w:val="0"/>
        </w:rPr>
        <w:t xml:space="preserve">"Sanctuary Field" (Tier 2)                     | **Restorative Aura**: </w:t>
      </w:r>
    </w:p>
    <w:p w:rsidR="00000000" w:rsidDel="00000000" w:rsidP="00000000" w:rsidRDefault="00000000" w:rsidRPr="00000000" w14:paraId="00001777">
      <w:pPr>
        <w:spacing w:line="240" w:lineRule="auto"/>
        <w:ind w:left="729" w:firstLine="0"/>
        <w:jc w:val="both"/>
        <w:rPr>
          <w:sz w:val="26"/>
          <w:szCs w:val="26"/>
        </w:rPr>
      </w:pPr>
      <w:r w:rsidDel="00000000" w:rsidR="00000000" w:rsidRPr="00000000">
        <w:rPr>
          <w:sz w:val="26"/>
          <w:szCs w:val="26"/>
          <w:rtl w:val="0"/>
        </w:rPr>
        <w:t xml:space="preserve">Allies within 10 meters gain +5% to recovery rolls during rests.        </w:t>
      </w:r>
    </w:p>
    <w:p w:rsidR="00000000" w:rsidDel="00000000" w:rsidP="00000000" w:rsidRDefault="00000000" w:rsidRPr="00000000" w14:paraId="0000177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79">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77A">
      <w:pPr>
        <w:spacing w:line="240" w:lineRule="auto"/>
        <w:ind w:left="729" w:firstLine="0"/>
        <w:jc w:val="both"/>
        <w:rPr>
          <w:sz w:val="26"/>
          <w:szCs w:val="26"/>
        </w:rPr>
      </w:pPr>
      <w:r w:rsidDel="00000000" w:rsidR="00000000" w:rsidRPr="00000000">
        <w:rPr>
          <w:sz w:val="26"/>
          <w:szCs w:val="26"/>
          <w:rtl w:val="0"/>
        </w:rPr>
        <w:t xml:space="preserve">Power Enhancement (Tier 3 for "Sanctuary Field") | **Harmony’s </w:t>
      </w:r>
    </w:p>
    <w:p w:rsidR="00000000" w:rsidDel="00000000" w:rsidP="00000000" w:rsidRDefault="00000000" w:rsidRPr="00000000" w14:paraId="0000177B">
      <w:pPr>
        <w:spacing w:line="240" w:lineRule="auto"/>
        <w:ind w:left="729" w:firstLine="0"/>
        <w:jc w:val="both"/>
        <w:rPr>
          <w:sz w:val="26"/>
          <w:szCs w:val="26"/>
        </w:rPr>
      </w:pPr>
      <w:r w:rsidDel="00000000" w:rsidR="00000000" w:rsidRPr="00000000">
        <w:rPr>
          <w:sz w:val="26"/>
          <w:szCs w:val="26"/>
          <w:rtl w:val="0"/>
        </w:rPr>
        <w:t xml:space="preserve">Light**: Gain +5% to Healing proficiency rolls.                                   </w:t>
      </w:r>
    </w:p>
    <w:p w:rsidR="00000000" w:rsidDel="00000000" w:rsidP="00000000" w:rsidRDefault="00000000" w:rsidRPr="00000000" w14:paraId="0000177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7D">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77E">
      <w:pPr>
        <w:spacing w:line="240" w:lineRule="auto"/>
        <w:ind w:left="729" w:firstLine="0"/>
        <w:jc w:val="both"/>
        <w:rPr>
          <w:sz w:val="26"/>
          <w:szCs w:val="26"/>
        </w:rPr>
      </w:pPr>
      <w:r w:rsidDel="00000000" w:rsidR="00000000" w:rsidRPr="00000000">
        <w:rPr>
          <w:sz w:val="26"/>
          <w:szCs w:val="26"/>
          <w:rtl w:val="0"/>
        </w:rPr>
        <w:t xml:space="preserve">New Power: "Harmonic Barrier" (Tier 1)    | **Harmonic Barrier**: Project a psionic shield around an ally, reducing incoming damage by 10%.              | </w:t>
      </w:r>
    </w:p>
    <w:p w:rsidR="00000000" w:rsidDel="00000000" w:rsidP="00000000" w:rsidRDefault="00000000" w:rsidRPr="00000000" w14:paraId="0000177F">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780">
      <w:pPr>
        <w:spacing w:line="240" w:lineRule="auto"/>
        <w:ind w:left="729" w:firstLine="0"/>
        <w:jc w:val="both"/>
        <w:rPr>
          <w:sz w:val="26"/>
          <w:szCs w:val="26"/>
        </w:rPr>
      </w:pPr>
      <w:r w:rsidDel="00000000" w:rsidR="00000000" w:rsidRPr="00000000">
        <w:rPr>
          <w:sz w:val="26"/>
          <w:szCs w:val="26"/>
          <w:rtl w:val="0"/>
        </w:rPr>
        <w:t xml:space="preserve">Power Enhancement (Tier 4 for "Sanctuary Field") | **Calming Presence**: Reduce enemy morale by -5% when within 15 </w:t>
      </w:r>
    </w:p>
    <w:p w:rsidR="00000000" w:rsidDel="00000000" w:rsidP="00000000" w:rsidRDefault="00000000" w:rsidRPr="00000000" w14:paraId="00001781">
      <w:pPr>
        <w:spacing w:line="240" w:lineRule="auto"/>
        <w:ind w:left="729" w:firstLine="0"/>
        <w:jc w:val="both"/>
        <w:rPr>
          <w:sz w:val="26"/>
          <w:szCs w:val="26"/>
        </w:rPr>
      </w:pPr>
      <w:r w:rsidDel="00000000" w:rsidR="00000000" w:rsidRPr="00000000">
        <w:rPr>
          <w:sz w:val="26"/>
          <w:szCs w:val="26"/>
          <w:rtl w:val="0"/>
        </w:rPr>
        <w:t xml:space="preserve">meters of the Harmonist.                     | </w:t>
      </w:r>
    </w:p>
    <w:p w:rsidR="00000000" w:rsidDel="00000000" w:rsidP="00000000" w:rsidRDefault="00000000" w:rsidRPr="00000000" w14:paraId="00001782">
      <w:pPr>
        <w:spacing w:line="240" w:lineRule="auto"/>
        <w:ind w:left="729" w:firstLine="0"/>
        <w:jc w:val="both"/>
        <w:rPr>
          <w:sz w:val="26"/>
          <w:szCs w:val="26"/>
        </w:rPr>
      </w:pPr>
      <w:r w:rsidDel="00000000" w:rsidR="00000000" w:rsidRPr="00000000">
        <w:rPr>
          <w:sz w:val="26"/>
          <w:szCs w:val="26"/>
          <w:rtl w:val="0"/>
        </w:rPr>
        <w:t xml:space="preserve">| **5**     | Roll for 1 Attribute       | —                         | Gain </w:t>
      </w:r>
    </w:p>
    <w:p w:rsidR="00000000" w:rsidDel="00000000" w:rsidP="00000000" w:rsidRDefault="00000000" w:rsidRPr="00000000" w14:paraId="00001783">
      <w:pPr>
        <w:spacing w:line="240" w:lineRule="auto"/>
        <w:ind w:left="729" w:firstLine="0"/>
        <w:jc w:val="both"/>
        <w:rPr>
          <w:sz w:val="26"/>
          <w:szCs w:val="26"/>
        </w:rPr>
      </w:pPr>
      <w:r w:rsidDel="00000000" w:rsidR="00000000" w:rsidRPr="00000000">
        <w:rPr>
          <w:sz w:val="26"/>
          <w:szCs w:val="26"/>
          <w:rtl w:val="0"/>
        </w:rPr>
        <w:t xml:space="preserve">New Power: "Rejuvenating Surge" (Tier 1)  | **Rejuvenating Surge**: Instantly restore 15% HP to an ally or remove all </w:t>
      </w:r>
    </w:p>
    <w:p w:rsidR="00000000" w:rsidDel="00000000" w:rsidP="00000000" w:rsidRDefault="00000000" w:rsidRPr="00000000" w14:paraId="00001784">
      <w:pPr>
        <w:spacing w:line="240" w:lineRule="auto"/>
        <w:ind w:left="729" w:firstLine="0"/>
        <w:jc w:val="both"/>
        <w:rPr>
          <w:sz w:val="26"/>
          <w:szCs w:val="26"/>
        </w:rPr>
      </w:pPr>
      <w:r w:rsidDel="00000000" w:rsidR="00000000" w:rsidRPr="00000000">
        <w:rPr>
          <w:sz w:val="26"/>
          <w:szCs w:val="26"/>
          <w:rtl w:val="0"/>
        </w:rPr>
        <w:t xml:space="preserve">minor status effects.              | </w:t>
      </w:r>
    </w:p>
    <w:p w:rsidR="00000000" w:rsidDel="00000000" w:rsidP="00000000" w:rsidRDefault="00000000" w:rsidRPr="00000000" w14:paraId="00001785">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786">
      <w:pPr>
        <w:spacing w:line="240" w:lineRule="auto"/>
        <w:ind w:left="729" w:firstLine="0"/>
        <w:jc w:val="both"/>
        <w:rPr>
          <w:sz w:val="26"/>
          <w:szCs w:val="26"/>
        </w:rPr>
      </w:pPr>
      <w:r w:rsidDel="00000000" w:rsidR="00000000" w:rsidRPr="00000000">
        <w:rPr>
          <w:sz w:val="26"/>
          <w:szCs w:val="26"/>
          <w:rtl w:val="0"/>
        </w:rPr>
        <w:t xml:space="preserve">Power Enhancement (Tier 5 for "Sanctuary Field") | **Empathic Shield**: Allies within the Harmonist’s field gain immunity to </w:t>
      </w:r>
    </w:p>
    <w:p w:rsidR="00000000" w:rsidDel="00000000" w:rsidP="00000000" w:rsidRDefault="00000000" w:rsidRPr="00000000" w14:paraId="00001787">
      <w:pPr>
        <w:spacing w:line="240" w:lineRule="auto"/>
        <w:ind w:left="729" w:firstLine="0"/>
        <w:jc w:val="both"/>
        <w:rPr>
          <w:sz w:val="26"/>
          <w:szCs w:val="26"/>
        </w:rPr>
      </w:pPr>
      <w:r w:rsidDel="00000000" w:rsidR="00000000" w:rsidRPr="00000000">
        <w:rPr>
          <w:sz w:val="26"/>
          <w:szCs w:val="26"/>
          <w:rtl w:val="0"/>
        </w:rPr>
        <w:t xml:space="preserve">fear effects.                      | </w:t>
      </w:r>
    </w:p>
    <w:p w:rsidR="00000000" w:rsidDel="00000000" w:rsidP="00000000" w:rsidRDefault="00000000" w:rsidRPr="00000000" w14:paraId="00001788">
      <w:pPr>
        <w:spacing w:line="240" w:lineRule="auto"/>
        <w:ind w:left="729" w:firstLine="0"/>
        <w:jc w:val="both"/>
        <w:rPr>
          <w:sz w:val="26"/>
          <w:szCs w:val="26"/>
        </w:rPr>
      </w:pPr>
      <w:r w:rsidDel="00000000" w:rsidR="00000000" w:rsidRPr="00000000">
        <w:rPr>
          <w:sz w:val="26"/>
          <w:szCs w:val="26"/>
          <w:rtl w:val="0"/>
        </w:rPr>
        <w:t xml:space="preserve">| **7**     | Roll for 1 Attribute       | —                         | Gain New Power: "Harmony’s Veil" (Tier 1)      | **Harmony’s Veil**: </w:t>
      </w:r>
    </w:p>
    <w:p w:rsidR="00000000" w:rsidDel="00000000" w:rsidP="00000000" w:rsidRDefault="00000000" w:rsidRPr="00000000" w14:paraId="00001789">
      <w:pPr>
        <w:spacing w:line="240" w:lineRule="auto"/>
        <w:ind w:left="729" w:firstLine="0"/>
        <w:jc w:val="both"/>
        <w:rPr>
          <w:sz w:val="26"/>
          <w:szCs w:val="26"/>
        </w:rPr>
      </w:pPr>
      <w:r w:rsidDel="00000000" w:rsidR="00000000" w:rsidRPr="00000000">
        <w:rPr>
          <w:sz w:val="26"/>
          <w:szCs w:val="26"/>
          <w:rtl w:val="0"/>
        </w:rPr>
        <w:t xml:space="preserve">Cloak all allies in the field, granting +10% evasion for 2 turns.        </w:t>
      </w:r>
    </w:p>
    <w:p w:rsidR="00000000" w:rsidDel="00000000" w:rsidP="00000000" w:rsidRDefault="00000000" w:rsidRPr="00000000" w14:paraId="0000178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8B">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Power Enhancement (Tier 2 for "Harmony’s Veil")| **Pacifying Aura**: Enemies in the field suffer a -5% penalty to attack rolls.    </w:t>
      </w:r>
    </w:p>
    <w:p w:rsidR="00000000" w:rsidDel="00000000" w:rsidP="00000000" w:rsidRDefault="00000000" w:rsidRPr="00000000" w14:paraId="0000178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8D">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78E">
      <w:pPr>
        <w:spacing w:line="240" w:lineRule="auto"/>
        <w:ind w:left="729" w:firstLine="0"/>
        <w:jc w:val="both"/>
        <w:rPr>
          <w:sz w:val="26"/>
          <w:szCs w:val="26"/>
        </w:rPr>
      </w:pPr>
      <w:r w:rsidDel="00000000" w:rsidR="00000000" w:rsidRPr="00000000">
        <w:rPr>
          <w:sz w:val="26"/>
          <w:szCs w:val="26"/>
          <w:rtl w:val="0"/>
        </w:rPr>
        <w:t xml:space="preserve">New Power: "Symphonic Pulse" (Tier 1)     | **Symphonic Pulse**: Emit a pulse of psionic energy that removes a negative condition from all allies.        | </w:t>
      </w:r>
    </w:p>
    <w:p w:rsidR="00000000" w:rsidDel="00000000" w:rsidP="00000000" w:rsidRDefault="00000000" w:rsidRPr="00000000" w14:paraId="0000178F">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790">
      <w:pPr>
        <w:spacing w:line="240" w:lineRule="auto"/>
        <w:ind w:left="729" w:firstLine="0"/>
        <w:jc w:val="both"/>
        <w:rPr>
          <w:sz w:val="26"/>
          <w:szCs w:val="26"/>
        </w:rPr>
      </w:pPr>
      <w:r w:rsidDel="00000000" w:rsidR="00000000" w:rsidRPr="00000000">
        <w:rPr>
          <w:sz w:val="26"/>
          <w:szCs w:val="26"/>
          <w:rtl w:val="0"/>
        </w:rPr>
        <w:t xml:space="preserve">Power Enhancement (Tier 3 for "Symphonic Pulse") | **Unity’s Shield**: When allies are adjacent, their shields combine, reducing damage by an additional 5%.     | </w:t>
      </w:r>
    </w:p>
    <w:p w:rsidR="00000000" w:rsidDel="00000000" w:rsidP="00000000" w:rsidRDefault="00000000" w:rsidRPr="00000000" w14:paraId="00001791">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792">
      <w:pPr>
        <w:spacing w:line="240" w:lineRule="auto"/>
        <w:ind w:left="729" w:firstLine="0"/>
        <w:jc w:val="both"/>
        <w:rPr>
          <w:sz w:val="26"/>
          <w:szCs w:val="26"/>
        </w:rPr>
      </w:pPr>
      <w:r w:rsidDel="00000000" w:rsidR="00000000" w:rsidRPr="00000000">
        <w:rPr>
          <w:sz w:val="26"/>
          <w:szCs w:val="26"/>
          <w:rtl w:val="0"/>
        </w:rPr>
        <w:t xml:space="preserve">New Power: "Ethereal Refrain" (Tier 1)    | **Ethereal Refrain**: </w:t>
      </w:r>
    </w:p>
    <w:p w:rsidR="00000000" w:rsidDel="00000000" w:rsidP="00000000" w:rsidRDefault="00000000" w:rsidRPr="00000000" w14:paraId="00001793">
      <w:pPr>
        <w:spacing w:line="240" w:lineRule="auto"/>
        <w:ind w:left="729" w:firstLine="0"/>
        <w:jc w:val="both"/>
        <w:rPr>
          <w:sz w:val="26"/>
          <w:szCs w:val="26"/>
        </w:rPr>
      </w:pPr>
      <w:r w:rsidDel="00000000" w:rsidR="00000000" w:rsidRPr="00000000">
        <w:rPr>
          <w:sz w:val="26"/>
          <w:szCs w:val="26"/>
          <w:rtl w:val="0"/>
        </w:rPr>
        <w:t xml:space="preserve">Restore all allies within 10 meters to 50% HP.                                </w:t>
      </w:r>
    </w:p>
    <w:p w:rsidR="00000000" w:rsidDel="00000000" w:rsidP="00000000" w:rsidRDefault="00000000" w:rsidRPr="00000000" w14:paraId="000017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95">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796">
      <w:pPr>
        <w:spacing w:line="240" w:lineRule="auto"/>
        <w:ind w:left="729" w:firstLine="0"/>
        <w:jc w:val="both"/>
        <w:rPr>
          <w:sz w:val="26"/>
          <w:szCs w:val="26"/>
        </w:rPr>
      </w:pPr>
      <w:r w:rsidDel="00000000" w:rsidR="00000000" w:rsidRPr="00000000">
        <w:rPr>
          <w:sz w:val="26"/>
          <w:szCs w:val="26"/>
          <w:rtl w:val="0"/>
        </w:rPr>
        <w:t xml:space="preserve">Power Enhancement (Tier 2 for "Ethereal Refrain") | **Healing Overload**: Healing effects now remove two negative </w:t>
      </w:r>
    </w:p>
    <w:p w:rsidR="00000000" w:rsidDel="00000000" w:rsidP="00000000" w:rsidRDefault="00000000" w:rsidRPr="00000000" w14:paraId="00001797">
      <w:pPr>
        <w:spacing w:line="240" w:lineRule="auto"/>
        <w:ind w:left="729" w:firstLine="0"/>
        <w:jc w:val="both"/>
        <w:rPr>
          <w:sz w:val="26"/>
          <w:szCs w:val="26"/>
        </w:rPr>
      </w:pPr>
      <w:r w:rsidDel="00000000" w:rsidR="00000000" w:rsidRPr="00000000">
        <w:rPr>
          <w:sz w:val="26"/>
          <w:szCs w:val="26"/>
          <w:rtl w:val="0"/>
        </w:rPr>
        <w:t xml:space="preserve">conditions.                                    | </w:t>
      </w:r>
    </w:p>
    <w:p w:rsidR="00000000" w:rsidDel="00000000" w:rsidP="00000000" w:rsidRDefault="00000000" w:rsidRPr="00000000" w14:paraId="00001798">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799">
      <w:pPr>
        <w:spacing w:line="240" w:lineRule="auto"/>
        <w:ind w:left="729" w:firstLine="0"/>
        <w:jc w:val="both"/>
        <w:rPr>
          <w:sz w:val="26"/>
          <w:szCs w:val="26"/>
        </w:rPr>
      </w:pPr>
      <w:r w:rsidDel="00000000" w:rsidR="00000000" w:rsidRPr="00000000">
        <w:rPr>
          <w:sz w:val="26"/>
          <w:szCs w:val="26"/>
          <w:rtl w:val="0"/>
        </w:rPr>
        <w:t xml:space="preserve">New Power: "Ascendant Harmony" (Tier 1)   | **Ascendant Harmony**: Create a psionic field that heals allies and damages enemies simultaneously.           | </w:t>
      </w:r>
    </w:p>
    <w:p w:rsidR="00000000" w:rsidDel="00000000" w:rsidP="00000000" w:rsidRDefault="00000000" w:rsidRPr="00000000" w14:paraId="0000179A">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Power Enhancement (Tier 3 for "Ascendant Harmony") | **Unity of Purpose**: Once per session, allies share a single shield that absorbs 50% of incoming damage.     | </w:t>
      </w:r>
    </w:p>
    <w:p w:rsidR="00000000" w:rsidDel="00000000" w:rsidP="00000000" w:rsidRDefault="00000000" w:rsidRPr="00000000" w14:paraId="0000179B">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79C">
      <w:pPr>
        <w:spacing w:line="240" w:lineRule="auto"/>
        <w:ind w:left="729" w:firstLine="0"/>
        <w:jc w:val="both"/>
        <w:rPr>
          <w:sz w:val="26"/>
          <w:szCs w:val="26"/>
        </w:rPr>
      </w:pPr>
      <w:r w:rsidDel="00000000" w:rsidR="00000000" w:rsidRPr="00000000">
        <w:rPr>
          <w:sz w:val="26"/>
          <w:szCs w:val="26"/>
          <w:rtl w:val="0"/>
        </w:rPr>
        <w:t xml:space="preserve">Enhancement (Tier 4 for "Ascendant Harmony") | **Beacon of Balance**: Allies in the field gain immunity to critical failures and morale loss.               | </w:t>
      </w:r>
    </w:p>
    <w:p w:rsidR="00000000" w:rsidDel="00000000" w:rsidP="00000000" w:rsidRDefault="00000000" w:rsidRPr="00000000" w14:paraId="0000179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9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0">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7A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2">
      <w:pPr>
        <w:spacing w:line="240" w:lineRule="auto"/>
        <w:ind w:left="729" w:firstLine="0"/>
        <w:jc w:val="both"/>
        <w:rPr>
          <w:sz w:val="26"/>
          <w:szCs w:val="26"/>
        </w:rPr>
      </w:pPr>
      <w:r w:rsidDel="00000000" w:rsidR="00000000" w:rsidRPr="00000000">
        <w:rPr>
          <w:sz w:val="26"/>
          <w:szCs w:val="26"/>
          <w:rtl w:val="0"/>
        </w:rPr>
        <w:t xml:space="preserve">**Healing and Shielding Synergy**: Harmonists balance healing and defensive support, offering versatile solutions to combat challenges. </w:t>
      </w:r>
    </w:p>
    <w:p w:rsidR="00000000" w:rsidDel="00000000" w:rsidP="00000000" w:rsidRDefault="00000000" w:rsidRPr="00000000" w14:paraId="000017A3">
      <w:pPr>
        <w:spacing w:line="240" w:lineRule="auto"/>
        <w:ind w:left="729" w:firstLine="0"/>
        <w:jc w:val="both"/>
        <w:rPr>
          <w:sz w:val="26"/>
          <w:szCs w:val="26"/>
        </w:rPr>
      </w:pPr>
      <w:r w:rsidDel="00000000" w:rsidR="00000000" w:rsidRPr="00000000">
        <w:rPr>
          <w:sz w:val="26"/>
          <w:szCs w:val="26"/>
          <w:rtl w:val="0"/>
        </w:rPr>
        <w:t xml:space="preserve">**Morale and Evasion Interactions**: Powers like "Pacifying Aura" and "Harmony’s Veil" tie into morale penalties and evasion rolls, directly influencing combat outcomes. </w:t>
      </w:r>
    </w:p>
    <w:p w:rsidR="00000000" w:rsidDel="00000000" w:rsidP="00000000" w:rsidRDefault="00000000" w:rsidRPr="00000000" w14:paraId="000017A4">
      <w:pPr>
        <w:spacing w:line="240" w:lineRule="auto"/>
        <w:ind w:left="729" w:firstLine="0"/>
        <w:jc w:val="both"/>
        <w:rPr>
          <w:sz w:val="26"/>
          <w:szCs w:val="26"/>
        </w:rPr>
      </w:pPr>
      <w:r w:rsidDel="00000000" w:rsidR="00000000" w:rsidRPr="00000000">
        <w:rPr>
          <w:sz w:val="26"/>
          <w:szCs w:val="26"/>
          <w:rtl w:val="0"/>
        </w:rPr>
        <w:t xml:space="preserve">**Psionic Resistance Mechanics**: Starting equipment and abilities provide passive bonuses against psionic disruption, reinforcing their stabilizing role. </w:t>
      </w:r>
    </w:p>
    <w:p w:rsidR="00000000" w:rsidDel="00000000" w:rsidP="00000000" w:rsidRDefault="00000000" w:rsidRPr="00000000" w14:paraId="000017A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8">
      <w:pPr>
        <w:spacing w:line="240" w:lineRule="auto"/>
        <w:ind w:left="729" w:firstLine="0"/>
        <w:jc w:val="both"/>
        <w:rPr>
          <w:sz w:val="26"/>
          <w:szCs w:val="26"/>
        </w:rPr>
      </w:pPr>
      <w:r w:rsidDel="00000000" w:rsidR="00000000" w:rsidRPr="00000000">
        <w:rPr>
          <w:sz w:val="26"/>
          <w:szCs w:val="26"/>
          <w:rtl w:val="0"/>
        </w:rPr>
        <w:t xml:space="preserve">Here is the final **Psionic Class**, the **Void Weaver**, following the same detailed and fully expanded format. </w:t>
      </w:r>
    </w:p>
    <w:p w:rsidR="00000000" w:rsidDel="00000000" w:rsidP="00000000" w:rsidRDefault="00000000" w:rsidRPr="00000000" w14:paraId="000017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C">
      <w:pPr>
        <w:spacing w:line="240" w:lineRule="auto"/>
        <w:ind w:left="729" w:firstLine="0"/>
        <w:jc w:val="both"/>
        <w:rPr>
          <w:sz w:val="26"/>
          <w:szCs w:val="26"/>
        </w:rPr>
      </w:pPr>
      <w:r w:rsidDel="00000000" w:rsidR="00000000" w:rsidRPr="00000000">
        <w:rPr>
          <w:sz w:val="26"/>
          <w:szCs w:val="26"/>
          <w:rtl w:val="0"/>
        </w:rPr>
        <w:t xml:space="preserve">## **6. Void Weaver (Psionic Manipulator)** </w:t>
      </w:r>
    </w:p>
    <w:p w:rsidR="00000000" w:rsidDel="00000000" w:rsidP="00000000" w:rsidRDefault="00000000" w:rsidRPr="00000000" w14:paraId="000017A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A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0">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7B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2">
      <w:pPr>
        <w:spacing w:line="240" w:lineRule="auto"/>
        <w:ind w:left="729" w:firstLine="0"/>
        <w:jc w:val="both"/>
        <w:rPr>
          <w:sz w:val="26"/>
          <w:szCs w:val="26"/>
        </w:rPr>
      </w:pPr>
      <w:r w:rsidDel="00000000" w:rsidR="00000000" w:rsidRPr="00000000">
        <w:rPr>
          <w:sz w:val="26"/>
          <w:szCs w:val="26"/>
          <w:rtl w:val="0"/>
        </w:rPr>
        <w:t xml:space="preserve">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 </w:t>
      </w:r>
    </w:p>
    <w:p w:rsidR="00000000" w:rsidDel="00000000" w:rsidP="00000000" w:rsidRDefault="00000000" w:rsidRPr="00000000" w14:paraId="000017B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4">
      <w:pPr>
        <w:spacing w:line="240" w:lineRule="auto"/>
        <w:ind w:left="729" w:firstLine="0"/>
        <w:jc w:val="both"/>
        <w:rPr>
          <w:sz w:val="26"/>
          <w:szCs w:val="26"/>
        </w:rPr>
      </w:pPr>
      <w:r w:rsidDel="00000000" w:rsidR="00000000" w:rsidRPr="00000000">
        <w:rPr>
          <w:sz w:val="26"/>
          <w:szCs w:val="26"/>
          <w:rtl w:val="0"/>
        </w:rPr>
        <w:t xml:space="preserve">In the **Palladial Universe**, Void Weavers are rare and considered dangerous by many factions. Their connection to the Void makes them volatile allies and terrifying foes. Their psionic skills are unmatched in sheer unpredictability, and their mastery of entropy ensures no battlefield remains unchanged after their presence. </w:t>
      </w:r>
    </w:p>
    <w:p w:rsidR="00000000" w:rsidDel="00000000" w:rsidP="00000000" w:rsidRDefault="00000000" w:rsidRPr="00000000" w14:paraId="000017B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8">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7B9">
      <w:pPr>
        <w:spacing w:line="240" w:lineRule="auto"/>
        <w:ind w:left="729" w:firstLine="0"/>
        <w:jc w:val="both"/>
        <w:rPr>
          <w:sz w:val="26"/>
          <w:szCs w:val="26"/>
        </w:rPr>
      </w:pPr>
      <w:r w:rsidDel="00000000" w:rsidR="00000000" w:rsidRPr="00000000">
        <w:rPr>
          <w:sz w:val="26"/>
          <w:szCs w:val="26"/>
          <w:rtl w:val="0"/>
        </w:rPr>
        <w:t xml:space="preserve">**Gnosis (+15%)**: Represents their immense psionic power and ability to manipulate the Void. </w:t>
      </w:r>
    </w:p>
    <w:p w:rsidR="00000000" w:rsidDel="00000000" w:rsidP="00000000" w:rsidRDefault="00000000" w:rsidRPr="00000000" w14:paraId="000017BA">
      <w:pPr>
        <w:spacing w:line="240" w:lineRule="auto"/>
        <w:ind w:left="729" w:firstLine="0"/>
        <w:jc w:val="both"/>
        <w:rPr>
          <w:sz w:val="26"/>
          <w:szCs w:val="26"/>
        </w:rPr>
      </w:pPr>
      <w:r w:rsidDel="00000000" w:rsidR="00000000" w:rsidRPr="00000000">
        <w:rPr>
          <w:sz w:val="26"/>
          <w:szCs w:val="26"/>
          <w:rtl w:val="0"/>
        </w:rPr>
        <w:t xml:space="preserve">**Entropy (+10%)**: Reflects their chaotic and destructive tendencies, enhancing their destabilizing effects. </w:t>
      </w:r>
    </w:p>
    <w:p w:rsidR="00000000" w:rsidDel="00000000" w:rsidP="00000000" w:rsidRDefault="00000000" w:rsidRPr="00000000" w14:paraId="000017BB">
      <w:pPr>
        <w:spacing w:line="240" w:lineRule="auto"/>
        <w:ind w:left="729" w:firstLine="0"/>
        <w:jc w:val="both"/>
        <w:rPr>
          <w:sz w:val="26"/>
          <w:szCs w:val="26"/>
        </w:rPr>
      </w:pPr>
      <w:r w:rsidDel="00000000" w:rsidR="00000000" w:rsidRPr="00000000">
        <w:rPr>
          <w:sz w:val="26"/>
          <w:szCs w:val="26"/>
          <w:rtl w:val="0"/>
        </w:rPr>
        <w:t xml:space="preserve">**Excluded Attribute**: Harmonia. Void Weavers thrive on unpredictability, rejecting harmony for the lure of entropy. </w:t>
      </w:r>
    </w:p>
    <w:p w:rsidR="00000000" w:rsidDel="00000000" w:rsidP="00000000" w:rsidRDefault="00000000" w:rsidRPr="00000000" w14:paraId="000017B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BF">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7C0">
      <w:pPr>
        <w:spacing w:line="240" w:lineRule="auto"/>
        <w:ind w:left="729" w:firstLine="0"/>
        <w:jc w:val="both"/>
        <w:rPr>
          <w:sz w:val="26"/>
          <w:szCs w:val="26"/>
        </w:rPr>
      </w:pPr>
      <w:r w:rsidDel="00000000" w:rsidR="00000000" w:rsidRPr="00000000">
        <w:rPr>
          <w:sz w:val="26"/>
          <w:szCs w:val="26"/>
          <w:rtl w:val="0"/>
        </w:rPr>
        <w:t xml:space="preserve">**Psionics (Gnosis)**: Mastery over psionic energy, focusing on manipulation and disruption. </w:t>
      </w:r>
    </w:p>
    <w:p w:rsidR="00000000" w:rsidDel="00000000" w:rsidP="00000000" w:rsidRDefault="00000000" w:rsidRPr="00000000" w14:paraId="000017C1">
      <w:pPr>
        <w:spacing w:line="240" w:lineRule="auto"/>
        <w:ind w:left="729" w:firstLine="0"/>
        <w:jc w:val="both"/>
        <w:rPr>
          <w:sz w:val="26"/>
          <w:szCs w:val="26"/>
        </w:rPr>
      </w:pPr>
      <w:r w:rsidDel="00000000" w:rsidR="00000000" w:rsidRPr="00000000">
        <w:rPr>
          <w:sz w:val="26"/>
          <w:szCs w:val="26"/>
          <w:rtl w:val="0"/>
        </w:rPr>
        <w:t xml:space="preserve">**Improvisation (Entropy)**: Adapting to chaotic situations and turning unpredictability into an advantage. </w:t>
      </w:r>
    </w:p>
    <w:p w:rsidR="00000000" w:rsidDel="00000000" w:rsidP="00000000" w:rsidRDefault="00000000" w:rsidRPr="00000000" w14:paraId="000017C2">
      <w:pPr>
        <w:spacing w:line="240" w:lineRule="auto"/>
        <w:ind w:left="729" w:firstLine="0"/>
        <w:jc w:val="both"/>
        <w:rPr>
          <w:sz w:val="26"/>
          <w:szCs w:val="26"/>
        </w:rPr>
      </w:pPr>
      <w:r w:rsidDel="00000000" w:rsidR="00000000" w:rsidRPr="00000000">
        <w:rPr>
          <w:sz w:val="26"/>
          <w:szCs w:val="26"/>
          <w:rtl w:val="0"/>
        </w:rPr>
        <w:t xml:space="preserve">**Arcana (Gnosis)**: Knowledge of Void lore and psionic rituals. </w:t>
      </w:r>
    </w:p>
    <w:p w:rsidR="00000000" w:rsidDel="00000000" w:rsidP="00000000" w:rsidRDefault="00000000" w:rsidRPr="00000000" w14:paraId="000017C3">
      <w:pPr>
        <w:spacing w:line="240" w:lineRule="auto"/>
        <w:ind w:left="729" w:firstLine="0"/>
        <w:jc w:val="both"/>
        <w:rPr>
          <w:sz w:val="26"/>
          <w:szCs w:val="26"/>
        </w:rPr>
      </w:pPr>
      <w:r w:rsidDel="00000000" w:rsidR="00000000" w:rsidRPr="00000000">
        <w:rPr>
          <w:sz w:val="26"/>
          <w:szCs w:val="26"/>
          <w:rtl w:val="0"/>
        </w:rPr>
        <w:t xml:space="preserve">**Sabotage (Entropy)**: Expertise in destabilizing structures, systems, and enemy plans. </w:t>
      </w:r>
    </w:p>
    <w:p w:rsidR="00000000" w:rsidDel="00000000" w:rsidP="00000000" w:rsidRDefault="00000000" w:rsidRPr="00000000" w14:paraId="000017C4">
      <w:pPr>
        <w:spacing w:line="240" w:lineRule="auto"/>
        <w:ind w:left="729" w:firstLine="0"/>
        <w:jc w:val="both"/>
        <w:rPr>
          <w:sz w:val="26"/>
          <w:szCs w:val="26"/>
        </w:rPr>
      </w:pPr>
      <w:r w:rsidDel="00000000" w:rsidR="00000000" w:rsidRPr="00000000">
        <w:rPr>
          <w:sz w:val="26"/>
          <w:szCs w:val="26"/>
          <w:rtl w:val="0"/>
        </w:rPr>
        <w:t xml:space="preserve">**Resonance (Gnosis)**: The ability to amplify psionic effects and distort the environment. </w:t>
      </w:r>
    </w:p>
    <w:p w:rsidR="00000000" w:rsidDel="00000000" w:rsidP="00000000" w:rsidRDefault="00000000" w:rsidRPr="00000000" w14:paraId="000017C5">
      <w:pPr>
        <w:spacing w:line="240" w:lineRule="auto"/>
        <w:ind w:left="729" w:firstLine="0"/>
        <w:jc w:val="both"/>
        <w:rPr>
          <w:sz w:val="26"/>
          <w:szCs w:val="26"/>
        </w:rPr>
      </w:pPr>
      <w:r w:rsidDel="00000000" w:rsidR="00000000" w:rsidRPr="00000000">
        <w:rPr>
          <w:sz w:val="26"/>
          <w:szCs w:val="26"/>
          <w:rtl w:val="0"/>
        </w:rPr>
        <w:t xml:space="preserve">**+2 Player-Selected Proficiencies**: Flexibility for unique character builds. </w:t>
      </w:r>
    </w:p>
    <w:p w:rsidR="00000000" w:rsidDel="00000000" w:rsidP="00000000" w:rsidRDefault="00000000" w:rsidRPr="00000000" w14:paraId="000017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C8">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7C9">
      <w:pPr>
        <w:spacing w:line="240" w:lineRule="auto"/>
        <w:ind w:left="729" w:firstLine="0"/>
        <w:jc w:val="both"/>
        <w:rPr>
          <w:sz w:val="26"/>
          <w:szCs w:val="26"/>
        </w:rPr>
      </w:pPr>
      <w:r w:rsidDel="00000000" w:rsidR="00000000" w:rsidRPr="00000000">
        <w:rPr>
          <w:sz w:val="26"/>
          <w:szCs w:val="26"/>
          <w:rtl w:val="0"/>
        </w:rPr>
        <w:t xml:space="preserve">**"Disruption Surge"**   </w:t>
      </w:r>
    </w:p>
    <w:p w:rsidR="00000000" w:rsidDel="00000000" w:rsidP="00000000" w:rsidRDefault="00000000" w:rsidRPr="00000000" w14:paraId="000017CA">
      <w:pPr>
        <w:spacing w:line="240" w:lineRule="auto"/>
        <w:ind w:left="729" w:firstLine="0"/>
        <w:jc w:val="both"/>
        <w:rPr>
          <w:sz w:val="26"/>
          <w:szCs w:val="26"/>
        </w:rPr>
      </w:pPr>
      <w:r w:rsidDel="00000000" w:rsidR="00000000" w:rsidRPr="00000000">
        <w:rPr>
          <w:sz w:val="26"/>
          <w:szCs w:val="26"/>
          <w:rtl w:val="0"/>
        </w:rPr>
        <w:t xml:space="preserve">The Void Weaver channels chaotic energy to disrupt a target’s psionic focus, forcing them to lose their next action. Simultaneously, all allies within 10 meters gain +5% to attack rolls for 1 round. </w:t>
      </w:r>
    </w:p>
    <w:p w:rsidR="00000000" w:rsidDel="00000000" w:rsidP="00000000" w:rsidRDefault="00000000" w:rsidRPr="00000000" w14:paraId="000017C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CC">
      <w:pPr>
        <w:spacing w:line="240" w:lineRule="auto"/>
        <w:ind w:left="729" w:firstLine="0"/>
        <w:jc w:val="both"/>
        <w:rPr>
          <w:sz w:val="26"/>
          <w:szCs w:val="26"/>
        </w:rPr>
      </w:pPr>
      <w:r w:rsidDel="00000000" w:rsidR="00000000" w:rsidRPr="00000000">
        <w:rPr>
          <w:sz w:val="26"/>
          <w:szCs w:val="26"/>
          <w:rtl w:val="0"/>
        </w:rPr>
        <w:t xml:space="preserve">**Starting Tier**: Based on Gnosis’s modifier die. </w:t>
      </w:r>
    </w:p>
    <w:p w:rsidR="00000000" w:rsidDel="00000000" w:rsidP="00000000" w:rsidRDefault="00000000" w:rsidRPr="00000000" w14:paraId="000017CD">
      <w:pPr>
        <w:spacing w:line="240" w:lineRule="auto"/>
        <w:ind w:left="729" w:firstLine="0"/>
        <w:jc w:val="both"/>
        <w:rPr>
          <w:sz w:val="26"/>
          <w:szCs w:val="26"/>
        </w:rPr>
      </w:pPr>
      <w:sdt>
        <w:sdtPr>
          <w:id w:val="1344504602"/>
          <w:tag w:val="goog_rdk_66"/>
        </w:sdtPr>
        <w:sdtContent>
          <w:r w:rsidDel="00000000" w:rsidR="00000000" w:rsidRPr="00000000">
            <w:rPr>
              <w:rFonts w:ascii="Nova Mono" w:cs="Nova Mono" w:eastAsia="Nova Mono" w:hAnsi="Nova Mono"/>
              <w:sz w:val="26"/>
              <w:szCs w:val="26"/>
              <w:rtl w:val="0"/>
            </w:rPr>
            <w:t xml:space="preserve">Example: Gnosis = 75 → Modifier Die = d12 → Tier 3. </w:t>
          </w:r>
        </w:sdtContent>
      </w:sdt>
    </w:p>
    <w:p w:rsidR="00000000" w:rsidDel="00000000" w:rsidP="00000000" w:rsidRDefault="00000000" w:rsidRPr="00000000" w14:paraId="000017C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CF">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7D0">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7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D2">
      <w:pPr>
        <w:spacing w:line="240" w:lineRule="auto"/>
        <w:ind w:left="729" w:firstLine="0"/>
        <w:jc w:val="both"/>
        <w:rPr>
          <w:sz w:val="26"/>
          <w:szCs w:val="26"/>
        </w:rPr>
      </w:pPr>
      <w:r w:rsidDel="00000000" w:rsidR="00000000" w:rsidRPr="00000000">
        <w:rPr>
          <w:sz w:val="26"/>
          <w:szCs w:val="26"/>
          <w:rtl w:val="0"/>
        </w:rPr>
        <w:t xml:space="preserve">| **1**    | Target loses their next action.                                          | </w:t>
      </w:r>
    </w:p>
    <w:p w:rsidR="00000000" w:rsidDel="00000000" w:rsidP="00000000" w:rsidRDefault="00000000" w:rsidRPr="00000000" w14:paraId="000017D3">
      <w:pPr>
        <w:spacing w:line="240" w:lineRule="auto"/>
        <w:ind w:left="729" w:firstLine="0"/>
        <w:jc w:val="both"/>
        <w:rPr>
          <w:sz w:val="26"/>
          <w:szCs w:val="26"/>
        </w:rPr>
      </w:pPr>
      <w:r w:rsidDel="00000000" w:rsidR="00000000" w:rsidRPr="00000000">
        <w:rPr>
          <w:sz w:val="26"/>
          <w:szCs w:val="26"/>
          <w:rtl w:val="0"/>
        </w:rPr>
        <w:t xml:space="preserve">| **2**    | Allies within 10 meters gain +5% to attack rolls.            </w:t>
      </w:r>
    </w:p>
    <w:p w:rsidR="00000000" w:rsidDel="00000000" w:rsidP="00000000" w:rsidRDefault="00000000" w:rsidRPr="00000000" w14:paraId="000017D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D5">
      <w:pPr>
        <w:spacing w:line="240" w:lineRule="auto"/>
        <w:ind w:left="729" w:firstLine="0"/>
        <w:jc w:val="both"/>
        <w:rPr>
          <w:sz w:val="26"/>
          <w:szCs w:val="26"/>
        </w:rPr>
      </w:pPr>
      <w:r w:rsidDel="00000000" w:rsidR="00000000" w:rsidRPr="00000000">
        <w:rPr>
          <w:sz w:val="26"/>
          <w:szCs w:val="26"/>
          <w:rtl w:val="0"/>
        </w:rPr>
        <w:t xml:space="preserve">| **3**    | Add 10% chance to stagger the target for 1 additional turn.               | </w:t>
      </w:r>
    </w:p>
    <w:p w:rsidR="00000000" w:rsidDel="00000000" w:rsidP="00000000" w:rsidRDefault="00000000" w:rsidRPr="00000000" w14:paraId="000017D6">
      <w:pPr>
        <w:spacing w:line="240" w:lineRule="auto"/>
        <w:ind w:left="729" w:firstLine="0"/>
        <w:jc w:val="both"/>
        <w:rPr>
          <w:sz w:val="26"/>
          <w:szCs w:val="26"/>
        </w:rPr>
      </w:pPr>
      <w:r w:rsidDel="00000000" w:rsidR="00000000" w:rsidRPr="00000000">
        <w:rPr>
          <w:sz w:val="26"/>
          <w:szCs w:val="26"/>
          <w:rtl w:val="0"/>
        </w:rPr>
        <w:t xml:space="preserve">| **4**    | Extend ally buff duration to 2 rounds.                              </w:t>
      </w:r>
    </w:p>
    <w:p w:rsidR="00000000" w:rsidDel="00000000" w:rsidP="00000000" w:rsidRDefault="00000000" w:rsidRPr="00000000" w14:paraId="000017D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D8">
      <w:pPr>
        <w:spacing w:line="240" w:lineRule="auto"/>
        <w:ind w:left="729" w:firstLine="0"/>
        <w:jc w:val="both"/>
        <w:rPr>
          <w:sz w:val="26"/>
          <w:szCs w:val="26"/>
        </w:rPr>
      </w:pPr>
      <w:r w:rsidDel="00000000" w:rsidR="00000000" w:rsidRPr="00000000">
        <w:rPr>
          <w:sz w:val="26"/>
          <w:szCs w:val="26"/>
          <w:rtl w:val="0"/>
        </w:rPr>
        <w:t xml:space="preserve">| **5**    | Allies gain +5% to Defensive Threshold while the power is active.         | </w:t>
      </w:r>
    </w:p>
    <w:p w:rsidR="00000000" w:rsidDel="00000000" w:rsidP="00000000" w:rsidRDefault="00000000" w:rsidRPr="00000000" w14:paraId="000017D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D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D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DC">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7DD">
      <w:pPr>
        <w:spacing w:line="240" w:lineRule="auto"/>
        <w:ind w:left="729" w:firstLine="0"/>
        <w:jc w:val="both"/>
        <w:rPr>
          <w:sz w:val="26"/>
          <w:szCs w:val="26"/>
        </w:rPr>
      </w:pPr>
      <w:r w:rsidDel="00000000" w:rsidR="00000000" w:rsidRPr="00000000">
        <w:rPr>
          <w:sz w:val="26"/>
          <w:szCs w:val="26"/>
          <w:rtl w:val="0"/>
        </w:rPr>
        <w:t xml:space="preserve">**Void-Touched Gauntlets**: Psionic conduits that amplify Entropy-based abilities, granting +5% to Improvisation rolls. </w:t>
      </w:r>
    </w:p>
    <w:p w:rsidR="00000000" w:rsidDel="00000000" w:rsidP="00000000" w:rsidRDefault="00000000" w:rsidRPr="00000000" w14:paraId="000017DE">
      <w:pPr>
        <w:spacing w:line="240" w:lineRule="auto"/>
        <w:ind w:left="729" w:firstLine="0"/>
        <w:jc w:val="both"/>
        <w:rPr>
          <w:sz w:val="26"/>
          <w:szCs w:val="26"/>
        </w:rPr>
      </w:pPr>
      <w:r w:rsidDel="00000000" w:rsidR="00000000" w:rsidRPr="00000000">
        <w:rPr>
          <w:sz w:val="26"/>
          <w:szCs w:val="26"/>
          <w:rtl w:val="0"/>
        </w:rPr>
        <w:t xml:space="preserve">**Void-Forged Cloak**: Light armor offering +10% resistance to psionic attacks and environmental hazards. </w:t>
      </w:r>
    </w:p>
    <w:p w:rsidR="00000000" w:rsidDel="00000000" w:rsidP="00000000" w:rsidRDefault="00000000" w:rsidRPr="00000000" w14:paraId="000017DF">
      <w:pPr>
        <w:spacing w:line="240" w:lineRule="auto"/>
        <w:ind w:left="729" w:firstLine="0"/>
        <w:jc w:val="both"/>
        <w:rPr>
          <w:sz w:val="26"/>
          <w:szCs w:val="26"/>
        </w:rPr>
      </w:pPr>
      <w:r w:rsidDel="00000000" w:rsidR="00000000" w:rsidRPr="00000000">
        <w:rPr>
          <w:sz w:val="26"/>
          <w:szCs w:val="26"/>
          <w:rtl w:val="0"/>
        </w:rPr>
        <w:t xml:space="preserve">**Energy Disruptor**: A small device that creates localized energy bursts, dealing minor AoE damage (10% HP) once per session. </w:t>
      </w:r>
    </w:p>
    <w:p w:rsidR="00000000" w:rsidDel="00000000" w:rsidP="00000000" w:rsidRDefault="00000000" w:rsidRPr="00000000" w14:paraId="000017E0">
      <w:pPr>
        <w:spacing w:line="240" w:lineRule="auto"/>
        <w:ind w:left="729" w:firstLine="0"/>
        <w:jc w:val="both"/>
        <w:rPr>
          <w:sz w:val="26"/>
          <w:szCs w:val="26"/>
        </w:rPr>
      </w:pPr>
      <w:r w:rsidDel="00000000" w:rsidR="00000000" w:rsidRPr="00000000">
        <w:rPr>
          <w:sz w:val="26"/>
          <w:szCs w:val="26"/>
          <w:rtl w:val="0"/>
        </w:rPr>
        <w:t xml:space="preserve">**Psionic Stabilizer**: Allows the Void Weaver to reroll a failed psionic action once per session. </w:t>
      </w:r>
    </w:p>
    <w:p w:rsidR="00000000" w:rsidDel="00000000" w:rsidP="00000000" w:rsidRDefault="00000000" w:rsidRPr="00000000" w14:paraId="000017E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4">
      <w:pPr>
        <w:spacing w:line="240" w:lineRule="auto"/>
        <w:ind w:left="729" w:firstLine="0"/>
        <w:jc w:val="both"/>
        <w:rPr>
          <w:sz w:val="26"/>
          <w:szCs w:val="26"/>
        </w:rPr>
      </w:pPr>
      <w:r w:rsidDel="00000000" w:rsidR="00000000" w:rsidRPr="00000000">
        <w:rPr>
          <w:sz w:val="26"/>
          <w:szCs w:val="26"/>
          <w:rtl w:val="0"/>
        </w:rPr>
        <w:t xml:space="preserve">### **Void Weaver Level Progression Table** </w:t>
      </w:r>
    </w:p>
    <w:p w:rsidR="00000000" w:rsidDel="00000000" w:rsidP="00000000" w:rsidRDefault="00000000" w:rsidRPr="00000000" w14:paraId="000017E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6">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7E7">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7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9">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7EA">
      <w:pPr>
        <w:spacing w:line="240" w:lineRule="auto"/>
        <w:ind w:left="729" w:firstLine="0"/>
        <w:jc w:val="both"/>
        <w:rPr>
          <w:sz w:val="26"/>
          <w:szCs w:val="26"/>
        </w:rPr>
      </w:pPr>
      <w:r w:rsidDel="00000000" w:rsidR="00000000" w:rsidRPr="00000000">
        <w:rPr>
          <w:sz w:val="26"/>
          <w:szCs w:val="26"/>
          <w:rtl w:val="0"/>
        </w:rPr>
        <w:t xml:space="preserve">-----------------------------------------|------------------------------------------------------------------------------------------------------------| | **1**     | —                          | 5 Core, 2 Player Choice   | </w:t>
      </w:r>
    </w:p>
    <w:p w:rsidR="00000000" w:rsidDel="00000000" w:rsidP="00000000" w:rsidRDefault="00000000" w:rsidRPr="00000000" w14:paraId="000017EB">
      <w:pPr>
        <w:spacing w:line="240" w:lineRule="auto"/>
        <w:ind w:left="729" w:firstLine="0"/>
        <w:jc w:val="both"/>
        <w:rPr>
          <w:sz w:val="26"/>
          <w:szCs w:val="26"/>
        </w:rPr>
      </w:pPr>
      <w:r w:rsidDel="00000000" w:rsidR="00000000" w:rsidRPr="00000000">
        <w:rPr>
          <w:sz w:val="26"/>
          <w:szCs w:val="26"/>
          <w:rtl w:val="0"/>
        </w:rPr>
        <w:t xml:space="preserve">"Disruption Surge" (Tier 3)                    | **Void Affinity**: Gain +5% to Psionics rolls when using Gnosis-based powers.                  </w:t>
      </w:r>
    </w:p>
    <w:p w:rsidR="00000000" w:rsidDel="00000000" w:rsidP="00000000" w:rsidRDefault="00000000" w:rsidRPr="00000000" w14:paraId="000017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D">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Power Enhancement (Tier 4 for "Disruption Surge") | **Unstable Energy**: Enemies within 5 meters suffer -5% to attack rolls.         </w:t>
      </w:r>
    </w:p>
    <w:p w:rsidR="00000000" w:rsidDel="00000000" w:rsidP="00000000" w:rsidRDefault="00000000" w:rsidRPr="00000000" w14:paraId="000017E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EF">
      <w:pPr>
        <w:spacing w:line="240" w:lineRule="auto"/>
        <w:ind w:left="729" w:firstLine="0"/>
        <w:jc w:val="both"/>
        <w:rPr>
          <w:sz w:val="26"/>
          <w:szCs w:val="26"/>
        </w:rPr>
      </w:pPr>
      <w:r w:rsidDel="00000000" w:rsidR="00000000" w:rsidRPr="00000000">
        <w:rPr>
          <w:sz w:val="26"/>
          <w:szCs w:val="26"/>
          <w:rtl w:val="0"/>
        </w:rPr>
        <w:t xml:space="preserve">| **3**     | Roll for 1 Attribute       | —                         | Gain New Power: "Entropy Burst" (Tier 1)        | **Entropy Burst**: Create an AoE explosion, dealing 10% HP damage to all enemies within 10 meters.           | </w:t>
      </w:r>
    </w:p>
    <w:p w:rsidR="00000000" w:rsidDel="00000000" w:rsidP="00000000" w:rsidRDefault="00000000" w:rsidRPr="00000000" w14:paraId="000017F0">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7F1">
      <w:pPr>
        <w:spacing w:line="240" w:lineRule="auto"/>
        <w:ind w:left="729" w:firstLine="0"/>
        <w:jc w:val="both"/>
        <w:rPr>
          <w:sz w:val="26"/>
          <w:szCs w:val="26"/>
        </w:rPr>
      </w:pPr>
      <w:r w:rsidDel="00000000" w:rsidR="00000000" w:rsidRPr="00000000">
        <w:rPr>
          <w:sz w:val="26"/>
          <w:szCs w:val="26"/>
          <w:rtl w:val="0"/>
        </w:rPr>
        <w:t xml:space="preserve">Power Enhancement (Tier 2 for "Entropy Burst")  | **Field Distortion**: Enemies in the AoE lose 5% Defensive Threshold </w:t>
      </w:r>
    </w:p>
    <w:p w:rsidR="00000000" w:rsidDel="00000000" w:rsidP="00000000" w:rsidRDefault="00000000" w:rsidRPr="00000000" w14:paraId="000017F2">
      <w:pPr>
        <w:spacing w:line="240" w:lineRule="auto"/>
        <w:ind w:left="729" w:firstLine="0"/>
        <w:jc w:val="both"/>
        <w:rPr>
          <w:sz w:val="26"/>
          <w:szCs w:val="26"/>
        </w:rPr>
      </w:pPr>
      <w:r w:rsidDel="00000000" w:rsidR="00000000" w:rsidRPr="00000000">
        <w:rPr>
          <w:sz w:val="26"/>
          <w:szCs w:val="26"/>
          <w:rtl w:val="0"/>
        </w:rPr>
        <w:t xml:space="preserve">for 2 turns.                           | </w:t>
      </w:r>
    </w:p>
    <w:p w:rsidR="00000000" w:rsidDel="00000000" w:rsidP="00000000" w:rsidRDefault="00000000" w:rsidRPr="00000000" w14:paraId="000017F3">
      <w:pPr>
        <w:spacing w:line="240" w:lineRule="auto"/>
        <w:ind w:left="729" w:firstLine="0"/>
        <w:jc w:val="both"/>
        <w:rPr>
          <w:sz w:val="26"/>
          <w:szCs w:val="26"/>
        </w:rPr>
      </w:pPr>
      <w:r w:rsidDel="00000000" w:rsidR="00000000" w:rsidRPr="00000000">
        <w:rPr>
          <w:sz w:val="26"/>
          <w:szCs w:val="26"/>
          <w:rtl w:val="0"/>
        </w:rPr>
        <w:t xml:space="preserve">| **5**     | Roll for 1 Attribute       | —                         | Gain New Power: "Void Snare" (Tier 1)           | **Void Snare**: </w:t>
      </w:r>
    </w:p>
    <w:p w:rsidR="00000000" w:rsidDel="00000000" w:rsidP="00000000" w:rsidRDefault="00000000" w:rsidRPr="00000000" w14:paraId="000017F4">
      <w:pPr>
        <w:spacing w:line="240" w:lineRule="auto"/>
        <w:ind w:left="729" w:firstLine="0"/>
        <w:jc w:val="both"/>
        <w:rPr>
          <w:sz w:val="26"/>
          <w:szCs w:val="26"/>
        </w:rPr>
      </w:pPr>
      <w:r w:rsidDel="00000000" w:rsidR="00000000" w:rsidRPr="00000000">
        <w:rPr>
          <w:sz w:val="26"/>
          <w:szCs w:val="26"/>
          <w:rtl w:val="0"/>
        </w:rPr>
        <w:t xml:space="preserve">Immobilize a target for 1 turn, preventing movement or actions.      </w:t>
      </w:r>
    </w:p>
    <w:p w:rsidR="00000000" w:rsidDel="00000000" w:rsidP="00000000" w:rsidRDefault="00000000" w:rsidRPr="00000000" w14:paraId="000017F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7F6">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7F7">
      <w:pPr>
        <w:spacing w:line="240" w:lineRule="auto"/>
        <w:ind w:left="729" w:firstLine="0"/>
        <w:jc w:val="both"/>
        <w:rPr>
          <w:sz w:val="26"/>
          <w:szCs w:val="26"/>
        </w:rPr>
      </w:pPr>
      <w:r w:rsidDel="00000000" w:rsidR="00000000" w:rsidRPr="00000000">
        <w:rPr>
          <w:sz w:val="26"/>
          <w:szCs w:val="26"/>
          <w:rtl w:val="0"/>
        </w:rPr>
        <w:t xml:space="preserve">Power Enhancement (Tier 3 for "Void Snare")     | **Chaotic Influence**: Allies gain +5% to attack rolls against immobilized targets.                          | </w:t>
      </w:r>
    </w:p>
    <w:p w:rsidR="00000000" w:rsidDel="00000000" w:rsidP="00000000" w:rsidRDefault="00000000" w:rsidRPr="00000000" w14:paraId="000017F8">
      <w:pPr>
        <w:spacing w:line="240" w:lineRule="auto"/>
        <w:ind w:left="729" w:firstLine="0"/>
        <w:jc w:val="both"/>
        <w:rPr>
          <w:sz w:val="26"/>
          <w:szCs w:val="26"/>
        </w:rPr>
      </w:pPr>
      <w:r w:rsidDel="00000000" w:rsidR="00000000" w:rsidRPr="00000000">
        <w:rPr>
          <w:sz w:val="26"/>
          <w:szCs w:val="26"/>
          <w:rtl w:val="0"/>
        </w:rPr>
        <w:t xml:space="preserve">| **7**     | Roll for 1 Attribute       | —                         | Gain New Power: "Rift Tear" (Tier 1)            | **Rift Tear**: Open a small Void rift, dealing 15% HP damage and pulling enemies within 5 meters closer.      | </w:t>
      </w:r>
    </w:p>
    <w:p w:rsidR="00000000" w:rsidDel="00000000" w:rsidP="00000000" w:rsidRDefault="00000000" w:rsidRPr="00000000" w14:paraId="000017F9">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7FA">
      <w:pPr>
        <w:spacing w:line="240" w:lineRule="auto"/>
        <w:ind w:left="729" w:firstLine="0"/>
        <w:jc w:val="both"/>
        <w:rPr>
          <w:sz w:val="26"/>
          <w:szCs w:val="26"/>
        </w:rPr>
      </w:pPr>
      <w:r w:rsidDel="00000000" w:rsidR="00000000" w:rsidRPr="00000000">
        <w:rPr>
          <w:sz w:val="26"/>
          <w:szCs w:val="26"/>
          <w:rtl w:val="0"/>
        </w:rPr>
        <w:t xml:space="preserve">Power Enhancement (Tier 2 for "Rift Tear")      | **Voidwalker’s Step**: Gain +10% movement speed for 2 rounds after using </w:t>
      </w:r>
    </w:p>
    <w:p w:rsidR="00000000" w:rsidDel="00000000" w:rsidP="00000000" w:rsidRDefault="00000000" w:rsidRPr="00000000" w14:paraId="000017FB">
      <w:pPr>
        <w:spacing w:line="240" w:lineRule="auto"/>
        <w:ind w:left="729" w:firstLine="0"/>
        <w:jc w:val="both"/>
        <w:rPr>
          <w:sz w:val="26"/>
          <w:szCs w:val="26"/>
        </w:rPr>
      </w:pPr>
      <w:r w:rsidDel="00000000" w:rsidR="00000000" w:rsidRPr="00000000">
        <w:rPr>
          <w:sz w:val="26"/>
          <w:szCs w:val="26"/>
          <w:rtl w:val="0"/>
        </w:rPr>
        <w:t xml:space="preserve">psionic powers.                     | </w:t>
      </w:r>
    </w:p>
    <w:p w:rsidR="00000000" w:rsidDel="00000000" w:rsidP="00000000" w:rsidRDefault="00000000" w:rsidRPr="00000000" w14:paraId="000017FC">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7FD">
      <w:pPr>
        <w:spacing w:line="240" w:lineRule="auto"/>
        <w:ind w:left="729" w:firstLine="0"/>
        <w:jc w:val="both"/>
        <w:rPr>
          <w:sz w:val="26"/>
          <w:szCs w:val="26"/>
        </w:rPr>
      </w:pPr>
      <w:r w:rsidDel="00000000" w:rsidR="00000000" w:rsidRPr="00000000">
        <w:rPr>
          <w:sz w:val="26"/>
          <w:szCs w:val="26"/>
          <w:rtl w:val="0"/>
        </w:rPr>
        <w:t xml:space="preserve">New Power: "Annihilation Field" (Tier 1)   | **Annihilation Field**: Create an area of destabilized energy, dealing 5% HP damage per round for 3 rounds.  | </w:t>
      </w:r>
    </w:p>
    <w:p w:rsidR="00000000" w:rsidDel="00000000" w:rsidP="00000000" w:rsidRDefault="00000000" w:rsidRPr="00000000" w14:paraId="000017FE">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7FF">
      <w:pPr>
        <w:spacing w:line="240" w:lineRule="auto"/>
        <w:ind w:left="729" w:firstLine="0"/>
        <w:jc w:val="both"/>
        <w:rPr>
          <w:sz w:val="26"/>
          <w:szCs w:val="26"/>
        </w:rPr>
      </w:pPr>
      <w:r w:rsidDel="00000000" w:rsidR="00000000" w:rsidRPr="00000000">
        <w:rPr>
          <w:sz w:val="26"/>
          <w:szCs w:val="26"/>
          <w:rtl w:val="0"/>
        </w:rPr>
        <w:t xml:space="preserve">Power Enhancement (Tier 3 for "Annihilation Field") | **Void Suppression**: Enemies in the field lose 10% attack rolls.                 </w:t>
      </w:r>
    </w:p>
    <w:p w:rsidR="00000000" w:rsidDel="00000000" w:rsidP="00000000" w:rsidRDefault="00000000" w:rsidRPr="00000000" w14:paraId="0000180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01">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802">
      <w:pPr>
        <w:spacing w:line="240" w:lineRule="auto"/>
        <w:ind w:left="729" w:firstLine="0"/>
        <w:jc w:val="both"/>
        <w:rPr>
          <w:sz w:val="26"/>
          <w:szCs w:val="26"/>
        </w:rPr>
      </w:pPr>
      <w:r w:rsidDel="00000000" w:rsidR="00000000" w:rsidRPr="00000000">
        <w:rPr>
          <w:sz w:val="26"/>
          <w:szCs w:val="26"/>
          <w:rtl w:val="0"/>
        </w:rPr>
        <w:t xml:space="preserve">New Power: "Cosmic Rebound" (Tier 1)       | **Cosmic Rebound**: Reflect 10% of psionic damage back to the </w:t>
      </w:r>
    </w:p>
    <w:p w:rsidR="00000000" w:rsidDel="00000000" w:rsidP="00000000" w:rsidRDefault="00000000" w:rsidRPr="00000000" w14:paraId="00001803">
      <w:pPr>
        <w:spacing w:line="240" w:lineRule="auto"/>
        <w:ind w:left="729" w:firstLine="0"/>
        <w:jc w:val="both"/>
        <w:rPr>
          <w:sz w:val="26"/>
          <w:szCs w:val="26"/>
        </w:rPr>
      </w:pPr>
      <w:r w:rsidDel="00000000" w:rsidR="00000000" w:rsidRPr="00000000">
        <w:rPr>
          <w:sz w:val="26"/>
          <w:szCs w:val="26"/>
          <w:rtl w:val="0"/>
        </w:rPr>
        <w:t xml:space="preserve">attacker.                                      | </w:t>
      </w:r>
    </w:p>
    <w:p w:rsidR="00000000" w:rsidDel="00000000" w:rsidP="00000000" w:rsidRDefault="00000000" w:rsidRPr="00000000" w14:paraId="00001804">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805">
      <w:pPr>
        <w:spacing w:line="240" w:lineRule="auto"/>
        <w:ind w:left="729" w:firstLine="0"/>
        <w:jc w:val="both"/>
        <w:rPr>
          <w:sz w:val="26"/>
          <w:szCs w:val="26"/>
        </w:rPr>
      </w:pPr>
      <w:r w:rsidDel="00000000" w:rsidR="00000000" w:rsidRPr="00000000">
        <w:rPr>
          <w:sz w:val="26"/>
          <w:szCs w:val="26"/>
          <w:rtl w:val="0"/>
        </w:rPr>
        <w:t xml:space="preserve">Power Enhancement (Tier 2 for "Cosmic Rebound") | **Void </w:t>
      </w:r>
    </w:p>
    <w:p w:rsidR="00000000" w:rsidDel="00000000" w:rsidP="00000000" w:rsidRDefault="00000000" w:rsidRPr="00000000" w14:paraId="00001806">
      <w:pPr>
        <w:spacing w:line="240" w:lineRule="auto"/>
        <w:ind w:left="729" w:firstLine="0"/>
        <w:jc w:val="both"/>
        <w:rPr>
          <w:sz w:val="26"/>
          <w:szCs w:val="26"/>
        </w:rPr>
      </w:pPr>
      <w:r w:rsidDel="00000000" w:rsidR="00000000" w:rsidRPr="00000000">
        <w:rPr>
          <w:sz w:val="26"/>
          <w:szCs w:val="26"/>
          <w:rtl w:val="0"/>
        </w:rPr>
        <w:t xml:space="preserve">Expertise**: All psionic abilities now cost 1 less resource point.         </w:t>
      </w:r>
    </w:p>
    <w:p w:rsidR="00000000" w:rsidDel="00000000" w:rsidP="00000000" w:rsidRDefault="00000000" w:rsidRPr="00000000" w14:paraId="0000180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08">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809">
      <w:pPr>
        <w:spacing w:line="240" w:lineRule="auto"/>
        <w:ind w:left="729" w:firstLine="0"/>
        <w:jc w:val="both"/>
        <w:rPr>
          <w:sz w:val="26"/>
          <w:szCs w:val="26"/>
        </w:rPr>
      </w:pPr>
      <w:r w:rsidDel="00000000" w:rsidR="00000000" w:rsidRPr="00000000">
        <w:rPr>
          <w:sz w:val="26"/>
          <w:szCs w:val="26"/>
          <w:rtl w:val="0"/>
        </w:rPr>
        <w:t xml:space="preserve">New Power: "Reality Shatter" (Tier 1)      | **Reality Shatter**: Temporarily disable enemy shields and barriers within 10 </w:t>
      </w:r>
    </w:p>
    <w:p w:rsidR="00000000" w:rsidDel="00000000" w:rsidP="00000000" w:rsidRDefault="00000000" w:rsidRPr="00000000" w14:paraId="0000180A">
      <w:pPr>
        <w:spacing w:line="240" w:lineRule="auto"/>
        <w:ind w:left="729" w:firstLine="0"/>
        <w:jc w:val="both"/>
        <w:rPr>
          <w:sz w:val="26"/>
          <w:szCs w:val="26"/>
        </w:rPr>
      </w:pPr>
      <w:r w:rsidDel="00000000" w:rsidR="00000000" w:rsidRPr="00000000">
        <w:rPr>
          <w:sz w:val="26"/>
          <w:szCs w:val="26"/>
          <w:rtl w:val="0"/>
        </w:rPr>
        <w:t xml:space="preserve">meters.                       | </w:t>
      </w:r>
    </w:p>
    <w:p w:rsidR="00000000" w:rsidDel="00000000" w:rsidP="00000000" w:rsidRDefault="00000000" w:rsidRPr="00000000" w14:paraId="0000180B">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80C">
      <w:pPr>
        <w:spacing w:line="240" w:lineRule="auto"/>
        <w:ind w:left="729" w:firstLine="0"/>
        <w:jc w:val="both"/>
        <w:rPr>
          <w:sz w:val="26"/>
          <w:szCs w:val="26"/>
        </w:rPr>
      </w:pPr>
      <w:r w:rsidDel="00000000" w:rsidR="00000000" w:rsidRPr="00000000">
        <w:rPr>
          <w:sz w:val="26"/>
          <w:szCs w:val="26"/>
          <w:rtl w:val="0"/>
        </w:rPr>
        <w:t xml:space="preserve">Power Enhancement (Tier 3 for "Reality Shatter") | **Unstable Resonance**: Allies within range gain +5% critical hit chance </w:t>
      </w:r>
    </w:p>
    <w:p w:rsidR="00000000" w:rsidDel="00000000" w:rsidP="00000000" w:rsidRDefault="00000000" w:rsidRPr="00000000" w14:paraId="0000180D">
      <w:pPr>
        <w:spacing w:line="240" w:lineRule="auto"/>
        <w:ind w:left="729" w:firstLine="0"/>
        <w:jc w:val="both"/>
        <w:rPr>
          <w:sz w:val="26"/>
          <w:szCs w:val="26"/>
        </w:rPr>
      </w:pPr>
      <w:r w:rsidDel="00000000" w:rsidR="00000000" w:rsidRPr="00000000">
        <w:rPr>
          <w:sz w:val="26"/>
          <w:szCs w:val="26"/>
          <w:rtl w:val="0"/>
        </w:rPr>
        <w:t xml:space="preserve">during combat.                      | </w:t>
      </w:r>
    </w:p>
    <w:p w:rsidR="00000000" w:rsidDel="00000000" w:rsidP="00000000" w:rsidRDefault="00000000" w:rsidRPr="00000000" w14:paraId="0000180E">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80F">
      <w:pPr>
        <w:spacing w:line="240" w:lineRule="auto"/>
        <w:ind w:left="729" w:firstLine="0"/>
        <w:jc w:val="both"/>
        <w:rPr>
          <w:sz w:val="26"/>
          <w:szCs w:val="26"/>
        </w:rPr>
      </w:pPr>
      <w:r w:rsidDel="00000000" w:rsidR="00000000" w:rsidRPr="00000000">
        <w:rPr>
          <w:sz w:val="26"/>
          <w:szCs w:val="26"/>
          <w:rtl w:val="0"/>
        </w:rPr>
        <w:t xml:space="preserve">Enhancement (Tier 4 for "Reality Shatter") | **Master of Chaos**: Once per session, reroll all failed psionic actions for </w:t>
      </w:r>
    </w:p>
    <w:p w:rsidR="00000000" w:rsidDel="00000000" w:rsidP="00000000" w:rsidRDefault="00000000" w:rsidRPr="00000000" w14:paraId="00001810">
      <w:pPr>
        <w:spacing w:line="240" w:lineRule="auto"/>
        <w:ind w:left="729" w:firstLine="0"/>
        <w:jc w:val="both"/>
        <w:rPr>
          <w:sz w:val="26"/>
          <w:szCs w:val="26"/>
        </w:rPr>
      </w:pPr>
      <w:r w:rsidDel="00000000" w:rsidR="00000000" w:rsidRPr="00000000">
        <w:rPr>
          <w:sz w:val="26"/>
          <w:szCs w:val="26"/>
          <w:rtl w:val="0"/>
        </w:rPr>
        <w:t xml:space="preserve">one turn.                       | </w:t>
      </w:r>
    </w:p>
    <w:p w:rsidR="00000000" w:rsidDel="00000000" w:rsidP="00000000" w:rsidRDefault="00000000" w:rsidRPr="00000000" w14:paraId="0000181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3">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81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5">
      <w:pPr>
        <w:spacing w:line="240" w:lineRule="auto"/>
        <w:ind w:left="729" w:firstLine="0"/>
        <w:jc w:val="both"/>
        <w:rPr>
          <w:sz w:val="26"/>
          <w:szCs w:val="26"/>
        </w:rPr>
      </w:pPr>
      <w:r w:rsidDel="00000000" w:rsidR="00000000" w:rsidRPr="00000000">
        <w:rPr>
          <w:sz w:val="26"/>
          <w:szCs w:val="26"/>
          <w:rtl w:val="0"/>
        </w:rPr>
        <w:t xml:space="preserve">**Psionic Disruption**: Abilities like "Disruption Surge" and "Reality Shatter" directly impact enemy resources and abilities, introducing new layers of tactical play. </w:t>
      </w:r>
    </w:p>
    <w:p w:rsidR="00000000" w:rsidDel="00000000" w:rsidP="00000000" w:rsidRDefault="00000000" w:rsidRPr="00000000" w14:paraId="00001816">
      <w:pPr>
        <w:spacing w:line="240" w:lineRule="auto"/>
        <w:ind w:left="729" w:firstLine="0"/>
        <w:jc w:val="both"/>
        <w:rPr>
          <w:sz w:val="26"/>
          <w:szCs w:val="26"/>
        </w:rPr>
      </w:pPr>
      <w:r w:rsidDel="00000000" w:rsidR="00000000" w:rsidRPr="00000000">
        <w:rPr>
          <w:sz w:val="26"/>
          <w:szCs w:val="26"/>
          <w:rtl w:val="0"/>
        </w:rPr>
        <w:t xml:space="preserve">**AoE Damage Scaling**: Void Weavers excel at battlefield control through consistent AoE damage like "Annihilation Field" and "Rift Tear." </w:t>
      </w:r>
    </w:p>
    <w:p w:rsidR="00000000" w:rsidDel="00000000" w:rsidP="00000000" w:rsidRDefault="00000000" w:rsidRPr="00000000" w14:paraId="00001817">
      <w:pPr>
        <w:spacing w:line="240" w:lineRule="auto"/>
        <w:ind w:left="729" w:firstLine="0"/>
        <w:jc w:val="both"/>
        <w:rPr>
          <w:sz w:val="26"/>
          <w:szCs w:val="26"/>
        </w:rPr>
      </w:pPr>
      <w:r w:rsidDel="00000000" w:rsidR="00000000" w:rsidRPr="00000000">
        <w:rPr>
          <w:sz w:val="26"/>
          <w:szCs w:val="26"/>
          <w:rtl w:val="0"/>
        </w:rPr>
        <w:t xml:space="preserve">**Reflection and Resistance**: Powers like "Cosmic Rebound" allow Void Weavers to counter psionic attacks effectively, creating dynamic combat scenarios. </w:t>
      </w:r>
    </w:p>
    <w:p w:rsidR="00000000" w:rsidDel="00000000" w:rsidP="00000000" w:rsidRDefault="00000000" w:rsidRPr="00000000" w14:paraId="0000181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B">
      <w:pPr>
        <w:spacing w:line="240" w:lineRule="auto"/>
        <w:ind w:left="729" w:firstLine="0"/>
        <w:jc w:val="both"/>
        <w:rPr>
          <w:sz w:val="26"/>
          <w:szCs w:val="26"/>
        </w:rPr>
      </w:pPr>
      <w:r w:rsidDel="00000000" w:rsidR="00000000" w:rsidRPr="00000000">
        <w:rPr>
          <w:sz w:val="26"/>
          <w:szCs w:val="26"/>
          <w:rtl w:val="0"/>
        </w:rPr>
        <w:t xml:space="preserve">Here are the first two **Imperial/Government Classes**, fully detailed in the expanded format. </w:t>
      </w:r>
    </w:p>
    <w:p w:rsidR="00000000" w:rsidDel="00000000" w:rsidP="00000000" w:rsidRDefault="00000000" w:rsidRPr="00000000" w14:paraId="0000181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1F">
      <w:pPr>
        <w:spacing w:line="240" w:lineRule="auto"/>
        <w:ind w:left="729" w:firstLine="0"/>
        <w:jc w:val="both"/>
        <w:rPr>
          <w:sz w:val="26"/>
          <w:szCs w:val="26"/>
        </w:rPr>
      </w:pPr>
      <w:r w:rsidDel="00000000" w:rsidR="00000000" w:rsidRPr="00000000">
        <w:rPr>
          <w:sz w:val="26"/>
          <w:szCs w:val="26"/>
          <w:rtl w:val="0"/>
        </w:rPr>
        <w:t xml:space="preserve">## **10. Commandant (Military Strategist)** </w:t>
      </w:r>
    </w:p>
    <w:p w:rsidR="00000000" w:rsidDel="00000000" w:rsidP="00000000" w:rsidRDefault="00000000" w:rsidRPr="00000000" w14:paraId="0000182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2">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82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4">
      <w:pPr>
        <w:spacing w:line="240" w:lineRule="auto"/>
        <w:ind w:left="729" w:firstLine="0"/>
        <w:jc w:val="both"/>
        <w:rPr>
          <w:sz w:val="26"/>
          <w:szCs w:val="26"/>
        </w:rPr>
      </w:pPr>
      <w:r w:rsidDel="00000000" w:rsidR="00000000" w:rsidRPr="00000000">
        <w:rPr>
          <w:sz w:val="26"/>
          <w:szCs w:val="26"/>
          <w:rtl w:val="0"/>
        </w:rP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 </w:t>
      </w:r>
    </w:p>
    <w:p w:rsidR="00000000" w:rsidDel="00000000" w:rsidP="00000000" w:rsidRDefault="00000000" w:rsidRPr="00000000" w14:paraId="0000182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6">
      <w:pPr>
        <w:spacing w:line="240" w:lineRule="auto"/>
        <w:ind w:left="729" w:firstLine="0"/>
        <w:jc w:val="both"/>
        <w:rPr>
          <w:sz w:val="26"/>
          <w:szCs w:val="26"/>
        </w:rPr>
      </w:pPr>
      <w:r w:rsidDel="00000000" w:rsidR="00000000" w:rsidRPr="00000000">
        <w:rPr>
          <w:sz w:val="26"/>
          <w:szCs w:val="26"/>
          <w:rtl w:val="0"/>
        </w:rPr>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 </w:t>
      </w:r>
    </w:p>
    <w:p w:rsidR="00000000" w:rsidDel="00000000" w:rsidP="00000000" w:rsidRDefault="00000000" w:rsidRPr="00000000" w14:paraId="0000182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A">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82B">
      <w:pPr>
        <w:spacing w:line="240" w:lineRule="auto"/>
        <w:ind w:left="729" w:firstLine="0"/>
        <w:jc w:val="both"/>
        <w:rPr>
          <w:sz w:val="26"/>
          <w:szCs w:val="26"/>
        </w:rPr>
      </w:pPr>
      <w:r w:rsidDel="00000000" w:rsidR="00000000" w:rsidRPr="00000000">
        <w:rPr>
          <w:sz w:val="26"/>
          <w:szCs w:val="26"/>
          <w:rtl w:val="0"/>
        </w:rPr>
        <w:t xml:space="preserve">**Imperius (+15%)**: Reflects their leadership, ability to inspire, and tactical command. </w:t>
      </w:r>
    </w:p>
    <w:p w:rsidR="00000000" w:rsidDel="00000000" w:rsidP="00000000" w:rsidRDefault="00000000" w:rsidRPr="00000000" w14:paraId="0000182C">
      <w:pPr>
        <w:spacing w:line="240" w:lineRule="auto"/>
        <w:ind w:left="729" w:firstLine="0"/>
        <w:jc w:val="both"/>
        <w:rPr>
          <w:sz w:val="26"/>
          <w:szCs w:val="26"/>
        </w:rPr>
      </w:pPr>
      <w:r w:rsidDel="00000000" w:rsidR="00000000" w:rsidRPr="00000000">
        <w:rPr>
          <w:sz w:val="26"/>
          <w:szCs w:val="26"/>
          <w:rtl w:val="0"/>
        </w:rPr>
        <w:t xml:space="preserve">**Katra (+10%)**: Enhances their agility and perception for quick decision-making. </w:t>
      </w:r>
    </w:p>
    <w:p w:rsidR="00000000" w:rsidDel="00000000" w:rsidP="00000000" w:rsidRDefault="00000000" w:rsidRPr="00000000" w14:paraId="0000182D">
      <w:pPr>
        <w:spacing w:line="240" w:lineRule="auto"/>
        <w:ind w:left="729" w:firstLine="0"/>
        <w:jc w:val="both"/>
        <w:rPr>
          <w:sz w:val="26"/>
          <w:szCs w:val="26"/>
        </w:rPr>
      </w:pPr>
      <w:r w:rsidDel="00000000" w:rsidR="00000000" w:rsidRPr="00000000">
        <w:rPr>
          <w:sz w:val="26"/>
          <w:szCs w:val="26"/>
          <w:rtl w:val="0"/>
        </w:rPr>
        <w:t xml:space="preserve">**Excluded Attribute**: Entropy. Commandants prioritize order and discipline over chaos. </w:t>
      </w:r>
    </w:p>
    <w:p w:rsidR="00000000" w:rsidDel="00000000" w:rsidP="00000000" w:rsidRDefault="00000000" w:rsidRPr="00000000" w14:paraId="0000182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2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31">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832">
      <w:pPr>
        <w:spacing w:line="240" w:lineRule="auto"/>
        <w:ind w:left="729" w:firstLine="0"/>
        <w:jc w:val="both"/>
        <w:rPr>
          <w:sz w:val="26"/>
          <w:szCs w:val="26"/>
        </w:rPr>
      </w:pPr>
      <w:r w:rsidDel="00000000" w:rsidR="00000000" w:rsidRPr="00000000">
        <w:rPr>
          <w:sz w:val="26"/>
          <w:szCs w:val="26"/>
          <w:rtl w:val="0"/>
        </w:rPr>
        <w:t xml:space="preserve">**Command (Imperius)**: Mastery of issuing effective orders to allies and manipulating battlefield tactics. </w:t>
      </w:r>
    </w:p>
    <w:p w:rsidR="00000000" w:rsidDel="00000000" w:rsidP="00000000" w:rsidRDefault="00000000" w:rsidRPr="00000000" w14:paraId="00001833">
      <w:pPr>
        <w:spacing w:line="240" w:lineRule="auto"/>
        <w:ind w:left="729" w:firstLine="0"/>
        <w:jc w:val="both"/>
        <w:rPr>
          <w:sz w:val="26"/>
          <w:szCs w:val="26"/>
        </w:rPr>
      </w:pPr>
      <w:r w:rsidDel="00000000" w:rsidR="00000000" w:rsidRPr="00000000">
        <w:rPr>
          <w:sz w:val="26"/>
          <w:szCs w:val="26"/>
          <w:rtl w:val="0"/>
        </w:rPr>
        <w:t xml:space="preserve">**Leadership (Imperius)**: Enhances the morale and performance of allied forces. </w:t>
      </w:r>
    </w:p>
    <w:p w:rsidR="00000000" w:rsidDel="00000000" w:rsidP="00000000" w:rsidRDefault="00000000" w:rsidRPr="00000000" w14:paraId="00001834">
      <w:pPr>
        <w:spacing w:line="240" w:lineRule="auto"/>
        <w:ind w:left="729" w:firstLine="0"/>
        <w:jc w:val="both"/>
        <w:rPr>
          <w:sz w:val="26"/>
          <w:szCs w:val="26"/>
        </w:rPr>
      </w:pPr>
      <w:r w:rsidDel="00000000" w:rsidR="00000000" w:rsidRPr="00000000">
        <w:rPr>
          <w:sz w:val="26"/>
          <w:szCs w:val="26"/>
          <w:rtl w:val="0"/>
        </w:rPr>
        <w:t xml:space="preserve">**Weapon Tactics (Imperius)**: Expertise in strategic weapon use and formations. </w:t>
      </w:r>
    </w:p>
    <w:p w:rsidR="00000000" w:rsidDel="00000000" w:rsidP="00000000" w:rsidRDefault="00000000" w:rsidRPr="00000000" w14:paraId="00001835">
      <w:pPr>
        <w:spacing w:line="240" w:lineRule="auto"/>
        <w:ind w:left="729" w:firstLine="0"/>
        <w:jc w:val="both"/>
        <w:rPr>
          <w:sz w:val="26"/>
          <w:szCs w:val="26"/>
        </w:rPr>
      </w:pPr>
      <w:r w:rsidDel="00000000" w:rsidR="00000000" w:rsidRPr="00000000">
        <w:rPr>
          <w:sz w:val="26"/>
          <w:szCs w:val="26"/>
          <w:rtl w:val="0"/>
        </w:rPr>
        <w:t xml:space="preserve">**Perception (Katra)**: Acute awareness for analyzing battlefield conditions and spotting threats. </w:t>
      </w:r>
    </w:p>
    <w:p w:rsidR="00000000" w:rsidDel="00000000" w:rsidP="00000000" w:rsidRDefault="00000000" w:rsidRPr="00000000" w14:paraId="00001836">
      <w:pPr>
        <w:spacing w:line="240" w:lineRule="auto"/>
        <w:ind w:left="729" w:firstLine="0"/>
        <w:jc w:val="both"/>
        <w:rPr>
          <w:sz w:val="26"/>
          <w:szCs w:val="26"/>
        </w:rPr>
      </w:pPr>
      <w:r w:rsidDel="00000000" w:rsidR="00000000" w:rsidRPr="00000000">
        <w:rPr>
          <w:sz w:val="26"/>
          <w:szCs w:val="26"/>
          <w:rtl w:val="0"/>
        </w:rPr>
        <w:t xml:space="preserve">**Defensive Tactics (Dominion)**: Knowledge of fortifications and shielding allies in combat. </w:t>
      </w:r>
    </w:p>
    <w:p w:rsidR="00000000" w:rsidDel="00000000" w:rsidP="00000000" w:rsidRDefault="00000000" w:rsidRPr="00000000" w14:paraId="00001837">
      <w:pPr>
        <w:spacing w:line="240" w:lineRule="auto"/>
        <w:ind w:left="729" w:firstLine="0"/>
        <w:jc w:val="both"/>
        <w:rPr>
          <w:sz w:val="26"/>
          <w:szCs w:val="26"/>
        </w:rPr>
      </w:pPr>
      <w:r w:rsidDel="00000000" w:rsidR="00000000" w:rsidRPr="00000000">
        <w:rPr>
          <w:sz w:val="26"/>
          <w:szCs w:val="26"/>
          <w:rtl w:val="0"/>
        </w:rPr>
        <w:t xml:space="preserve">**+2 Player-Selected Proficiencies**: Offers flexibility for specialization, such as logistics or ranged combat. </w:t>
      </w:r>
    </w:p>
    <w:p w:rsidR="00000000" w:rsidDel="00000000" w:rsidP="00000000" w:rsidRDefault="00000000" w:rsidRPr="00000000" w14:paraId="000018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3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3B">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83C">
      <w:pPr>
        <w:spacing w:line="240" w:lineRule="auto"/>
        <w:ind w:left="729" w:firstLine="0"/>
        <w:jc w:val="both"/>
        <w:rPr>
          <w:sz w:val="26"/>
          <w:szCs w:val="26"/>
        </w:rPr>
      </w:pPr>
      <w:r w:rsidDel="00000000" w:rsidR="00000000" w:rsidRPr="00000000">
        <w:rPr>
          <w:sz w:val="26"/>
          <w:szCs w:val="26"/>
          <w:rtl w:val="0"/>
        </w:rPr>
        <w:t xml:space="preserve">**"Tactical Superiority"**   </w:t>
      </w:r>
    </w:p>
    <w:p w:rsidR="00000000" w:rsidDel="00000000" w:rsidP="00000000" w:rsidRDefault="00000000" w:rsidRPr="00000000" w14:paraId="0000183D">
      <w:pPr>
        <w:spacing w:line="240" w:lineRule="auto"/>
        <w:ind w:left="729" w:firstLine="0"/>
        <w:jc w:val="both"/>
        <w:rPr>
          <w:sz w:val="26"/>
          <w:szCs w:val="26"/>
        </w:rPr>
      </w:pPr>
      <w:r w:rsidDel="00000000" w:rsidR="00000000" w:rsidRPr="00000000">
        <w:rPr>
          <w:sz w:val="26"/>
          <w:szCs w:val="26"/>
          <w:rtl w:val="0"/>
        </w:rPr>
        <w:t xml:space="preserve">The Commandant issues a rallying cry that grants all allies within 20 meters a +5% bonus to attack rolls and movement speed for 3 turns. This power exemplifies the Commandant’s role as a leader and strategist. </w:t>
      </w:r>
    </w:p>
    <w:p w:rsidR="00000000" w:rsidDel="00000000" w:rsidP="00000000" w:rsidRDefault="00000000" w:rsidRPr="00000000" w14:paraId="0000183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3F">
      <w:pPr>
        <w:spacing w:line="240" w:lineRule="auto"/>
        <w:ind w:left="729" w:firstLine="0"/>
        <w:jc w:val="both"/>
        <w:rPr>
          <w:sz w:val="26"/>
          <w:szCs w:val="26"/>
        </w:rPr>
      </w:pPr>
      <w:r w:rsidDel="00000000" w:rsidR="00000000" w:rsidRPr="00000000">
        <w:rPr>
          <w:sz w:val="26"/>
          <w:szCs w:val="26"/>
          <w:rtl w:val="0"/>
        </w:rPr>
        <w:t xml:space="preserve">**Starting Tier**: Based on Imperius’s modifier die. </w:t>
      </w:r>
    </w:p>
    <w:p w:rsidR="00000000" w:rsidDel="00000000" w:rsidP="00000000" w:rsidRDefault="00000000" w:rsidRPr="00000000" w14:paraId="00001840">
      <w:pPr>
        <w:spacing w:line="240" w:lineRule="auto"/>
        <w:ind w:left="729" w:firstLine="0"/>
        <w:jc w:val="both"/>
        <w:rPr>
          <w:sz w:val="26"/>
          <w:szCs w:val="26"/>
        </w:rPr>
      </w:pPr>
      <w:sdt>
        <w:sdtPr>
          <w:id w:val="-828707326"/>
          <w:tag w:val="goog_rdk_67"/>
        </w:sdtPr>
        <w:sdtContent>
          <w:r w:rsidDel="00000000" w:rsidR="00000000" w:rsidRPr="00000000">
            <w:rPr>
              <w:rFonts w:ascii="Nova Mono" w:cs="Nova Mono" w:eastAsia="Nova Mono" w:hAnsi="Nova Mono"/>
              <w:sz w:val="26"/>
              <w:szCs w:val="26"/>
              <w:rtl w:val="0"/>
            </w:rPr>
            <w:t xml:space="preserve">Example: Imperius = 70 → Modifier Die = d10 → Tier 2. </w:t>
          </w:r>
        </w:sdtContent>
      </w:sdt>
    </w:p>
    <w:p w:rsidR="00000000" w:rsidDel="00000000" w:rsidP="00000000" w:rsidRDefault="00000000" w:rsidRPr="00000000" w14:paraId="0000184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2">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843">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8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5">
      <w:pPr>
        <w:spacing w:line="240" w:lineRule="auto"/>
        <w:ind w:left="729" w:firstLine="0"/>
        <w:jc w:val="both"/>
        <w:rPr>
          <w:sz w:val="26"/>
          <w:szCs w:val="26"/>
        </w:rPr>
      </w:pPr>
      <w:r w:rsidDel="00000000" w:rsidR="00000000" w:rsidRPr="00000000">
        <w:rPr>
          <w:sz w:val="26"/>
          <w:szCs w:val="26"/>
          <w:rtl w:val="0"/>
        </w:rPr>
        <w:t xml:space="preserve">| **1**    | Allies within 10 meters gain +5% attack rolls for 1 turn.                 | </w:t>
      </w:r>
    </w:p>
    <w:p w:rsidR="00000000" w:rsidDel="00000000" w:rsidP="00000000" w:rsidRDefault="00000000" w:rsidRPr="00000000" w14:paraId="00001846">
      <w:pPr>
        <w:spacing w:line="240" w:lineRule="auto"/>
        <w:ind w:left="729" w:firstLine="0"/>
        <w:jc w:val="both"/>
        <w:rPr>
          <w:sz w:val="26"/>
          <w:szCs w:val="26"/>
        </w:rPr>
      </w:pPr>
      <w:r w:rsidDel="00000000" w:rsidR="00000000" w:rsidRPr="00000000">
        <w:rPr>
          <w:sz w:val="26"/>
          <w:szCs w:val="26"/>
          <w:rtl w:val="0"/>
        </w:rPr>
        <w:t xml:space="preserve">| **2**    | Extend range to 20 meters and duration to 3 turns.           </w:t>
      </w:r>
    </w:p>
    <w:p w:rsidR="00000000" w:rsidDel="00000000" w:rsidP="00000000" w:rsidRDefault="00000000" w:rsidRPr="00000000" w14:paraId="0000184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8">
      <w:pPr>
        <w:spacing w:line="240" w:lineRule="auto"/>
        <w:ind w:left="729" w:firstLine="0"/>
        <w:jc w:val="both"/>
        <w:rPr>
          <w:sz w:val="26"/>
          <w:szCs w:val="26"/>
        </w:rPr>
      </w:pPr>
      <w:r w:rsidDel="00000000" w:rsidR="00000000" w:rsidRPr="00000000">
        <w:rPr>
          <w:sz w:val="26"/>
          <w:szCs w:val="26"/>
          <w:rtl w:val="0"/>
        </w:rPr>
        <w:t xml:space="preserve">| **3**    | Add +5% </w:t>
      </w:r>
    </w:p>
    <w:p w:rsidR="00000000" w:rsidDel="00000000" w:rsidP="00000000" w:rsidRDefault="00000000" w:rsidRPr="00000000" w14:paraId="0000184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A">
      <w:pPr>
        <w:spacing w:line="240" w:lineRule="auto"/>
        <w:ind w:left="729" w:firstLine="0"/>
        <w:jc w:val="both"/>
        <w:rPr>
          <w:sz w:val="26"/>
          <w:szCs w:val="26"/>
        </w:rPr>
      </w:pPr>
      <w:r w:rsidDel="00000000" w:rsidR="00000000" w:rsidRPr="00000000">
        <w:rPr>
          <w:sz w:val="26"/>
          <w:szCs w:val="26"/>
          <w:rtl w:val="0"/>
        </w:rPr>
        <w:t xml:space="preserve">Here are the **three Imperial/Government Classes**, written with the same detailed and expanded format as before. </w:t>
      </w:r>
    </w:p>
    <w:p w:rsidR="00000000" w:rsidDel="00000000" w:rsidP="00000000" w:rsidRDefault="00000000" w:rsidRPr="00000000" w14:paraId="000018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4E">
      <w:pPr>
        <w:spacing w:line="240" w:lineRule="auto"/>
        <w:ind w:left="729" w:firstLine="0"/>
        <w:jc w:val="both"/>
        <w:rPr>
          <w:sz w:val="26"/>
          <w:szCs w:val="26"/>
        </w:rPr>
      </w:pPr>
      <w:r w:rsidDel="00000000" w:rsidR="00000000" w:rsidRPr="00000000">
        <w:rPr>
          <w:sz w:val="26"/>
          <w:szCs w:val="26"/>
          <w:rtl w:val="0"/>
        </w:rPr>
        <w:t xml:space="preserve">## **10. Arbiter (Justice Enforcer)**   </w:t>
      </w:r>
    </w:p>
    <w:p w:rsidR="00000000" w:rsidDel="00000000" w:rsidP="00000000" w:rsidRDefault="00000000" w:rsidRPr="00000000" w14:paraId="0000184F">
      <w:pPr>
        <w:spacing w:line="240" w:lineRule="auto"/>
        <w:ind w:left="729" w:firstLine="0"/>
        <w:jc w:val="both"/>
        <w:rPr>
          <w:sz w:val="26"/>
          <w:szCs w:val="26"/>
        </w:rPr>
      </w:pPr>
      <w:r w:rsidDel="00000000" w:rsidR="00000000" w:rsidRPr="00000000">
        <w:rPr>
          <w:sz w:val="26"/>
          <w:szCs w:val="26"/>
          <w:rtl w:val="0"/>
        </w:rPr>
        <w:t xml:space="preserve">(*Previously detailed under Martial Classes for reference; proceed to next two classes.*) </w:t>
      </w:r>
    </w:p>
    <w:p w:rsidR="00000000" w:rsidDel="00000000" w:rsidP="00000000" w:rsidRDefault="00000000" w:rsidRPr="00000000" w14:paraId="000018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3">
      <w:pPr>
        <w:spacing w:line="240" w:lineRule="auto"/>
        <w:ind w:left="729" w:firstLine="0"/>
        <w:jc w:val="both"/>
        <w:rPr>
          <w:sz w:val="26"/>
          <w:szCs w:val="26"/>
        </w:rPr>
      </w:pPr>
      <w:r w:rsidDel="00000000" w:rsidR="00000000" w:rsidRPr="00000000">
        <w:rPr>
          <w:sz w:val="26"/>
          <w:szCs w:val="26"/>
          <w:rtl w:val="0"/>
        </w:rPr>
        <w:t xml:space="preserve">## **11. Commandant (Military Strategist)** </w:t>
      </w:r>
    </w:p>
    <w:p w:rsidR="00000000" w:rsidDel="00000000" w:rsidP="00000000" w:rsidRDefault="00000000" w:rsidRPr="00000000" w14:paraId="0000185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7">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85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9">
      <w:pPr>
        <w:spacing w:line="240" w:lineRule="auto"/>
        <w:ind w:left="729" w:firstLine="0"/>
        <w:jc w:val="both"/>
        <w:rPr>
          <w:sz w:val="26"/>
          <w:szCs w:val="26"/>
        </w:rPr>
      </w:pPr>
      <w:r w:rsidDel="00000000" w:rsidR="00000000" w:rsidRPr="00000000">
        <w:rPr>
          <w:sz w:val="26"/>
          <w:szCs w:val="26"/>
          <w:rtl w:val="0"/>
        </w:rPr>
        <w:t xml:space="preserve">The Commandant is a high-ranking officer, skilled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 </w:t>
      </w:r>
    </w:p>
    <w:p w:rsidR="00000000" w:rsidDel="00000000" w:rsidP="00000000" w:rsidRDefault="00000000" w:rsidRPr="00000000" w14:paraId="000018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B">
      <w:pPr>
        <w:spacing w:line="240" w:lineRule="auto"/>
        <w:ind w:left="729" w:firstLine="0"/>
        <w:jc w:val="both"/>
        <w:rPr>
          <w:sz w:val="26"/>
          <w:szCs w:val="26"/>
        </w:rPr>
      </w:pPr>
      <w:r w:rsidDel="00000000" w:rsidR="00000000" w:rsidRPr="00000000">
        <w:rPr>
          <w:sz w:val="26"/>
          <w:szCs w:val="26"/>
          <w:rtl w:val="0"/>
        </w:rPr>
        <w:t xml:space="preserve">In the **Palladial Universe**, Commandants serve the Empire or powerful factions, coordinating large-scale operations to protect their territory or expand their influence. Their presence inspires loyalty and fear, and their reputation for calculated decisions precedes them. </w:t>
      </w:r>
    </w:p>
    <w:p w:rsidR="00000000" w:rsidDel="00000000" w:rsidP="00000000" w:rsidRDefault="00000000" w:rsidRPr="00000000" w14:paraId="0000185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5F">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860">
      <w:pPr>
        <w:spacing w:line="240" w:lineRule="auto"/>
        <w:ind w:left="729" w:firstLine="0"/>
        <w:jc w:val="both"/>
        <w:rPr>
          <w:sz w:val="26"/>
          <w:szCs w:val="26"/>
        </w:rPr>
      </w:pPr>
      <w:r w:rsidDel="00000000" w:rsidR="00000000" w:rsidRPr="00000000">
        <w:rPr>
          <w:sz w:val="26"/>
          <w:szCs w:val="26"/>
          <w:rtl w:val="0"/>
        </w:rPr>
        <w:t xml:space="preserve">**Imperius (+15%)**: A Commandant’s authority and leadership are central to their role.   </w:t>
      </w:r>
    </w:p>
    <w:p w:rsidR="00000000" w:rsidDel="00000000" w:rsidP="00000000" w:rsidRDefault="00000000" w:rsidRPr="00000000" w14:paraId="00001861">
      <w:pPr>
        <w:spacing w:line="240" w:lineRule="auto"/>
        <w:ind w:left="729" w:firstLine="0"/>
        <w:jc w:val="both"/>
        <w:rPr>
          <w:sz w:val="26"/>
          <w:szCs w:val="26"/>
        </w:rPr>
      </w:pPr>
      <w:r w:rsidDel="00000000" w:rsidR="00000000" w:rsidRPr="00000000">
        <w:rPr>
          <w:sz w:val="26"/>
          <w:szCs w:val="26"/>
          <w:rtl w:val="0"/>
        </w:rPr>
        <w:t xml:space="preserve">**Katra (+10%)**: Agility of thought and sharp reflexes enhance their strategic adaptability.   </w:t>
      </w:r>
    </w:p>
    <w:p w:rsidR="00000000" w:rsidDel="00000000" w:rsidP="00000000" w:rsidRDefault="00000000" w:rsidRPr="00000000" w14:paraId="00001862">
      <w:pPr>
        <w:spacing w:line="240" w:lineRule="auto"/>
        <w:ind w:left="729" w:firstLine="0"/>
        <w:jc w:val="both"/>
        <w:rPr>
          <w:sz w:val="26"/>
          <w:szCs w:val="26"/>
        </w:rPr>
      </w:pPr>
      <w:r w:rsidDel="00000000" w:rsidR="00000000" w:rsidRPr="00000000">
        <w:rPr>
          <w:sz w:val="26"/>
          <w:szCs w:val="26"/>
          <w:rtl w:val="0"/>
        </w:rPr>
        <w:t xml:space="preserve">**Excluded Attribute**: Gnosis. Commandants rely on practical tactics, not psionic abilities.   </w:t>
      </w:r>
    </w:p>
    <w:p w:rsidR="00000000" w:rsidDel="00000000" w:rsidP="00000000" w:rsidRDefault="00000000" w:rsidRPr="00000000" w14:paraId="0000186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66">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867">
      <w:pPr>
        <w:spacing w:line="240" w:lineRule="auto"/>
        <w:ind w:left="729" w:firstLine="0"/>
        <w:jc w:val="both"/>
        <w:rPr>
          <w:sz w:val="26"/>
          <w:szCs w:val="26"/>
        </w:rPr>
      </w:pPr>
      <w:r w:rsidDel="00000000" w:rsidR="00000000" w:rsidRPr="00000000">
        <w:rPr>
          <w:sz w:val="26"/>
          <w:szCs w:val="26"/>
          <w:rtl w:val="0"/>
        </w:rPr>
        <w:t xml:space="preserve">**Command (Imperius)**: Leading troops effectively and coordinating group actions.   </w:t>
      </w:r>
    </w:p>
    <w:p w:rsidR="00000000" w:rsidDel="00000000" w:rsidP="00000000" w:rsidRDefault="00000000" w:rsidRPr="00000000" w14:paraId="00001868">
      <w:pPr>
        <w:spacing w:line="240" w:lineRule="auto"/>
        <w:ind w:left="729" w:firstLine="0"/>
        <w:jc w:val="both"/>
        <w:rPr>
          <w:sz w:val="26"/>
          <w:szCs w:val="26"/>
        </w:rPr>
      </w:pPr>
      <w:r w:rsidDel="00000000" w:rsidR="00000000" w:rsidRPr="00000000">
        <w:rPr>
          <w:sz w:val="26"/>
          <w:szCs w:val="26"/>
          <w:rtl w:val="0"/>
        </w:rPr>
        <w:t xml:space="preserve">**Leadership (Imperius)**: Inspiring and empowering allies in critical moments.   </w:t>
      </w:r>
    </w:p>
    <w:p w:rsidR="00000000" w:rsidDel="00000000" w:rsidP="00000000" w:rsidRDefault="00000000" w:rsidRPr="00000000" w14:paraId="00001869">
      <w:pPr>
        <w:spacing w:line="240" w:lineRule="auto"/>
        <w:ind w:left="729" w:firstLine="0"/>
        <w:jc w:val="both"/>
        <w:rPr>
          <w:sz w:val="26"/>
          <w:szCs w:val="26"/>
        </w:rPr>
      </w:pPr>
      <w:r w:rsidDel="00000000" w:rsidR="00000000" w:rsidRPr="00000000">
        <w:rPr>
          <w:sz w:val="26"/>
          <w:szCs w:val="26"/>
          <w:rtl w:val="0"/>
        </w:rPr>
        <w:t xml:space="preserve">**Weapon Tactics (Imperius)**: Knowledge of weapon systems and their optimal use in combat.   </w:t>
      </w:r>
    </w:p>
    <w:p w:rsidR="00000000" w:rsidDel="00000000" w:rsidP="00000000" w:rsidRDefault="00000000" w:rsidRPr="00000000" w14:paraId="0000186A">
      <w:pPr>
        <w:spacing w:line="240" w:lineRule="auto"/>
        <w:ind w:left="729" w:firstLine="0"/>
        <w:jc w:val="both"/>
        <w:rPr>
          <w:sz w:val="26"/>
          <w:szCs w:val="26"/>
        </w:rPr>
      </w:pPr>
      <w:r w:rsidDel="00000000" w:rsidR="00000000" w:rsidRPr="00000000">
        <w:rPr>
          <w:sz w:val="26"/>
          <w:szCs w:val="26"/>
          <w:rtl w:val="0"/>
        </w:rPr>
        <w:t xml:space="preserve">**Perception (Katra)**: Detecting threats, assessing terrain, and anticipating enemy movements.   </w:t>
      </w:r>
    </w:p>
    <w:p w:rsidR="00000000" w:rsidDel="00000000" w:rsidP="00000000" w:rsidRDefault="00000000" w:rsidRPr="00000000" w14:paraId="0000186B">
      <w:pPr>
        <w:spacing w:line="240" w:lineRule="auto"/>
        <w:ind w:left="729" w:firstLine="0"/>
        <w:jc w:val="both"/>
        <w:rPr>
          <w:sz w:val="26"/>
          <w:szCs w:val="26"/>
        </w:rPr>
      </w:pPr>
      <w:r w:rsidDel="00000000" w:rsidR="00000000" w:rsidRPr="00000000">
        <w:rPr>
          <w:sz w:val="26"/>
          <w:szCs w:val="26"/>
          <w:rtl w:val="0"/>
        </w:rPr>
        <w:t xml:space="preserve">**Defensive Tactics (Dominion)**: Mastering formations and maneuvers to protect forces.   </w:t>
      </w:r>
    </w:p>
    <w:p w:rsidR="00000000" w:rsidDel="00000000" w:rsidP="00000000" w:rsidRDefault="00000000" w:rsidRPr="00000000" w14:paraId="0000186C">
      <w:pPr>
        <w:spacing w:line="240" w:lineRule="auto"/>
        <w:ind w:left="729" w:firstLine="0"/>
        <w:jc w:val="both"/>
        <w:rPr>
          <w:sz w:val="26"/>
          <w:szCs w:val="26"/>
        </w:rPr>
      </w:pPr>
      <w:r w:rsidDel="00000000" w:rsidR="00000000" w:rsidRPr="00000000">
        <w:rPr>
          <w:sz w:val="26"/>
          <w:szCs w:val="26"/>
          <w:rtl w:val="0"/>
        </w:rPr>
        <w:t xml:space="preserve">**+2 Player-Selected Proficiencies**: Tailored to the Commandant’s operational focus.   </w:t>
      </w:r>
    </w:p>
    <w:p w:rsidR="00000000" w:rsidDel="00000000" w:rsidP="00000000" w:rsidRDefault="00000000" w:rsidRPr="00000000" w14:paraId="000018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6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70">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871">
      <w:pPr>
        <w:spacing w:line="240" w:lineRule="auto"/>
        <w:ind w:left="729" w:firstLine="0"/>
        <w:jc w:val="both"/>
        <w:rPr>
          <w:sz w:val="26"/>
          <w:szCs w:val="26"/>
        </w:rPr>
      </w:pPr>
      <w:r w:rsidDel="00000000" w:rsidR="00000000" w:rsidRPr="00000000">
        <w:rPr>
          <w:sz w:val="26"/>
          <w:szCs w:val="26"/>
          <w:rtl w:val="0"/>
        </w:rPr>
        <w:t xml:space="preserve">**"Tactical Superiority"**   </w:t>
      </w:r>
    </w:p>
    <w:p w:rsidR="00000000" w:rsidDel="00000000" w:rsidP="00000000" w:rsidRDefault="00000000" w:rsidRPr="00000000" w14:paraId="00001872">
      <w:pPr>
        <w:spacing w:line="240" w:lineRule="auto"/>
        <w:ind w:left="729" w:firstLine="0"/>
        <w:jc w:val="both"/>
        <w:rPr>
          <w:sz w:val="26"/>
          <w:szCs w:val="26"/>
        </w:rPr>
      </w:pPr>
      <w:r w:rsidDel="00000000" w:rsidR="00000000" w:rsidRPr="00000000">
        <w:rPr>
          <w:sz w:val="26"/>
          <w:szCs w:val="26"/>
          <w:rtl w:val="0"/>
        </w:rPr>
        <w:t xml:space="preserve">The Commandant issues a strategic command, granting all allies within 20 meters a +5% bonus to attack rolls and movement speed for 3 rounds. </w:t>
      </w:r>
    </w:p>
    <w:p w:rsidR="00000000" w:rsidDel="00000000" w:rsidP="00000000" w:rsidRDefault="00000000" w:rsidRPr="00000000" w14:paraId="0000187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74">
      <w:pPr>
        <w:spacing w:line="240" w:lineRule="auto"/>
        <w:ind w:left="729" w:firstLine="0"/>
        <w:jc w:val="both"/>
        <w:rPr>
          <w:sz w:val="26"/>
          <w:szCs w:val="26"/>
        </w:rPr>
      </w:pPr>
      <w:r w:rsidDel="00000000" w:rsidR="00000000" w:rsidRPr="00000000">
        <w:rPr>
          <w:sz w:val="26"/>
          <w:szCs w:val="26"/>
          <w:rtl w:val="0"/>
        </w:rPr>
        <w:t xml:space="preserve">**Starting Tier**: Based on Imperius’s modifier die.   </w:t>
      </w:r>
    </w:p>
    <w:p w:rsidR="00000000" w:rsidDel="00000000" w:rsidP="00000000" w:rsidRDefault="00000000" w:rsidRPr="00000000" w14:paraId="00001875">
      <w:pPr>
        <w:spacing w:line="240" w:lineRule="auto"/>
        <w:ind w:left="729" w:firstLine="0"/>
        <w:jc w:val="both"/>
        <w:rPr>
          <w:sz w:val="26"/>
          <w:szCs w:val="26"/>
        </w:rPr>
      </w:pPr>
      <w:sdt>
        <w:sdtPr>
          <w:id w:val="1700213384"/>
          <w:tag w:val="goog_rdk_68"/>
        </w:sdtPr>
        <w:sdtContent>
          <w:r w:rsidDel="00000000" w:rsidR="00000000" w:rsidRPr="00000000">
            <w:rPr>
              <w:rFonts w:ascii="Nova Mono" w:cs="Nova Mono" w:eastAsia="Nova Mono" w:hAnsi="Nova Mono"/>
              <w:sz w:val="26"/>
              <w:szCs w:val="26"/>
              <w:rtl w:val="0"/>
            </w:rPr>
            <w:t xml:space="preserve">Example: Imperius = 75 → Modifier Die = d12 → Tier 3.   </w:t>
          </w:r>
        </w:sdtContent>
      </w:sdt>
    </w:p>
    <w:p w:rsidR="00000000" w:rsidDel="00000000" w:rsidP="00000000" w:rsidRDefault="00000000" w:rsidRPr="00000000" w14:paraId="0000187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77">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878">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87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7A">
      <w:pPr>
        <w:spacing w:line="240" w:lineRule="auto"/>
        <w:ind w:left="729" w:firstLine="0"/>
        <w:jc w:val="both"/>
        <w:rPr>
          <w:sz w:val="26"/>
          <w:szCs w:val="26"/>
        </w:rPr>
      </w:pPr>
      <w:r w:rsidDel="00000000" w:rsidR="00000000" w:rsidRPr="00000000">
        <w:rPr>
          <w:sz w:val="26"/>
          <w:szCs w:val="26"/>
          <w:rtl w:val="0"/>
        </w:rPr>
        <w:t xml:space="preserve">| **1**    | Allies within 10 meters gain +5% to attack rolls for 2 rounds.            | </w:t>
      </w:r>
    </w:p>
    <w:p w:rsidR="00000000" w:rsidDel="00000000" w:rsidP="00000000" w:rsidRDefault="00000000" w:rsidRPr="00000000" w14:paraId="0000187B">
      <w:pPr>
        <w:spacing w:line="240" w:lineRule="auto"/>
        <w:ind w:left="729" w:firstLine="0"/>
        <w:jc w:val="both"/>
        <w:rPr>
          <w:sz w:val="26"/>
          <w:szCs w:val="26"/>
        </w:rPr>
      </w:pPr>
      <w:r w:rsidDel="00000000" w:rsidR="00000000" w:rsidRPr="00000000">
        <w:rPr>
          <w:sz w:val="26"/>
          <w:szCs w:val="26"/>
          <w:rtl w:val="0"/>
        </w:rPr>
        <w:t xml:space="preserve">| **2**    | Extend range to 15 meters; movement speed bonus applies.                  | </w:t>
      </w:r>
    </w:p>
    <w:p w:rsidR="00000000" w:rsidDel="00000000" w:rsidP="00000000" w:rsidRDefault="00000000" w:rsidRPr="00000000" w14:paraId="0000187C">
      <w:pPr>
        <w:spacing w:line="240" w:lineRule="auto"/>
        <w:ind w:left="729" w:firstLine="0"/>
        <w:jc w:val="both"/>
        <w:rPr>
          <w:sz w:val="26"/>
          <w:szCs w:val="26"/>
        </w:rPr>
      </w:pPr>
      <w:r w:rsidDel="00000000" w:rsidR="00000000" w:rsidRPr="00000000">
        <w:rPr>
          <w:sz w:val="26"/>
          <w:szCs w:val="26"/>
          <w:rtl w:val="0"/>
        </w:rPr>
        <w:t xml:space="preserve">| **3**    | Add +5% to Defensive Threshold for all affected allies.                   | </w:t>
      </w:r>
    </w:p>
    <w:p w:rsidR="00000000" w:rsidDel="00000000" w:rsidP="00000000" w:rsidRDefault="00000000" w:rsidRPr="00000000" w14:paraId="0000187D">
      <w:pPr>
        <w:spacing w:line="240" w:lineRule="auto"/>
        <w:ind w:left="729" w:firstLine="0"/>
        <w:jc w:val="both"/>
        <w:rPr>
          <w:sz w:val="26"/>
          <w:szCs w:val="26"/>
        </w:rPr>
      </w:pPr>
      <w:r w:rsidDel="00000000" w:rsidR="00000000" w:rsidRPr="00000000">
        <w:rPr>
          <w:sz w:val="26"/>
          <w:szCs w:val="26"/>
          <w:rtl w:val="0"/>
        </w:rPr>
        <w:t xml:space="preserve">| **4**    | Extend duration to 3 rounds.                                            | </w:t>
      </w:r>
    </w:p>
    <w:p w:rsidR="00000000" w:rsidDel="00000000" w:rsidP="00000000" w:rsidRDefault="00000000" w:rsidRPr="00000000" w14:paraId="0000187E">
      <w:pPr>
        <w:spacing w:line="240" w:lineRule="auto"/>
        <w:ind w:left="729" w:firstLine="0"/>
        <w:jc w:val="both"/>
        <w:rPr>
          <w:sz w:val="26"/>
          <w:szCs w:val="26"/>
        </w:rPr>
      </w:pPr>
      <w:r w:rsidDel="00000000" w:rsidR="00000000" w:rsidRPr="00000000">
        <w:rPr>
          <w:sz w:val="26"/>
          <w:szCs w:val="26"/>
          <w:rtl w:val="0"/>
        </w:rPr>
        <w:t xml:space="preserve">| **5**    | Allies within range gain immunity to morale penalties for the duration.    | </w:t>
      </w:r>
    </w:p>
    <w:p w:rsidR="00000000" w:rsidDel="00000000" w:rsidP="00000000" w:rsidRDefault="00000000" w:rsidRPr="00000000" w14:paraId="0000187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2">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883">
      <w:pPr>
        <w:spacing w:line="240" w:lineRule="auto"/>
        <w:ind w:left="729" w:firstLine="0"/>
        <w:jc w:val="both"/>
        <w:rPr>
          <w:sz w:val="26"/>
          <w:szCs w:val="26"/>
        </w:rPr>
      </w:pPr>
      <w:r w:rsidDel="00000000" w:rsidR="00000000" w:rsidRPr="00000000">
        <w:rPr>
          <w:sz w:val="26"/>
          <w:szCs w:val="26"/>
          <w:rtl w:val="0"/>
        </w:rPr>
        <w:t xml:space="preserve">**Commandant’s Battle Regalia**: Medium armor providing +10% to Leadership rolls.   </w:t>
      </w:r>
    </w:p>
    <w:p w:rsidR="00000000" w:rsidDel="00000000" w:rsidP="00000000" w:rsidRDefault="00000000" w:rsidRPr="00000000" w14:paraId="00001884">
      <w:pPr>
        <w:spacing w:line="240" w:lineRule="auto"/>
        <w:ind w:left="729" w:firstLine="0"/>
        <w:jc w:val="both"/>
        <w:rPr>
          <w:sz w:val="26"/>
          <w:szCs w:val="26"/>
        </w:rPr>
      </w:pPr>
      <w:r w:rsidDel="00000000" w:rsidR="00000000" w:rsidRPr="00000000">
        <w:rPr>
          <w:sz w:val="26"/>
          <w:szCs w:val="26"/>
          <w:rtl w:val="0"/>
        </w:rPr>
        <w:t xml:space="preserve">**Energy Pistol or Tactical Blade**: Sidearm suitable for personal defense.   </w:t>
      </w:r>
    </w:p>
    <w:p w:rsidR="00000000" w:rsidDel="00000000" w:rsidP="00000000" w:rsidRDefault="00000000" w:rsidRPr="00000000" w14:paraId="00001885">
      <w:pPr>
        <w:spacing w:line="240" w:lineRule="auto"/>
        <w:ind w:left="729" w:firstLine="0"/>
        <w:jc w:val="both"/>
        <w:rPr>
          <w:sz w:val="26"/>
          <w:szCs w:val="26"/>
        </w:rPr>
      </w:pPr>
      <w:r w:rsidDel="00000000" w:rsidR="00000000" w:rsidRPr="00000000">
        <w:rPr>
          <w:sz w:val="26"/>
          <w:szCs w:val="26"/>
          <w:rtl w:val="0"/>
        </w:rPr>
        <w:t xml:space="preserve">**Tactical Analysis Unit**: A device that reveals enemy positions and grants +5% to Perception rolls.   </w:t>
      </w:r>
    </w:p>
    <w:p w:rsidR="00000000" w:rsidDel="00000000" w:rsidP="00000000" w:rsidRDefault="00000000" w:rsidRPr="00000000" w14:paraId="00001886">
      <w:pPr>
        <w:spacing w:line="240" w:lineRule="auto"/>
        <w:ind w:left="729" w:firstLine="0"/>
        <w:jc w:val="both"/>
        <w:rPr>
          <w:sz w:val="26"/>
          <w:szCs w:val="26"/>
        </w:rPr>
      </w:pPr>
      <w:r w:rsidDel="00000000" w:rsidR="00000000" w:rsidRPr="00000000">
        <w:rPr>
          <w:sz w:val="26"/>
          <w:szCs w:val="26"/>
          <w:rtl w:val="0"/>
        </w:rPr>
        <w:t xml:space="preserve">**Field Medic Supplies**: Restores 10% HP to one ally out of combat.   </w:t>
      </w:r>
    </w:p>
    <w:p w:rsidR="00000000" w:rsidDel="00000000" w:rsidP="00000000" w:rsidRDefault="00000000" w:rsidRPr="00000000" w14:paraId="000018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A">
      <w:pPr>
        <w:spacing w:line="240" w:lineRule="auto"/>
        <w:ind w:left="729" w:firstLine="0"/>
        <w:jc w:val="both"/>
        <w:rPr>
          <w:sz w:val="26"/>
          <w:szCs w:val="26"/>
        </w:rPr>
      </w:pPr>
      <w:r w:rsidDel="00000000" w:rsidR="00000000" w:rsidRPr="00000000">
        <w:rPr>
          <w:sz w:val="26"/>
          <w:szCs w:val="26"/>
          <w:rtl w:val="0"/>
        </w:rPr>
        <w:t xml:space="preserve">### **Commandant Level Progression Table** </w:t>
      </w:r>
    </w:p>
    <w:p w:rsidR="00000000" w:rsidDel="00000000" w:rsidP="00000000" w:rsidRDefault="00000000" w:rsidRPr="00000000" w14:paraId="0000188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C">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88D">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88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8F">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89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91">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892">
      <w:pPr>
        <w:spacing w:line="240" w:lineRule="auto"/>
        <w:ind w:left="729" w:firstLine="0"/>
        <w:jc w:val="both"/>
        <w:rPr>
          <w:sz w:val="26"/>
          <w:szCs w:val="26"/>
        </w:rPr>
      </w:pPr>
      <w:r w:rsidDel="00000000" w:rsidR="00000000" w:rsidRPr="00000000">
        <w:rPr>
          <w:sz w:val="26"/>
          <w:szCs w:val="26"/>
          <w:rtl w:val="0"/>
        </w:rPr>
        <w:t xml:space="preserve">"Tactical Superiority" (Tier 3)                | **Coordinated Attack**: Allies gain +5% to attack rolls when targeting the same enemy.                       | </w:t>
      </w:r>
    </w:p>
    <w:p w:rsidR="00000000" w:rsidDel="00000000" w:rsidP="00000000" w:rsidRDefault="00000000" w:rsidRPr="00000000" w14:paraId="00001893">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894">
      <w:pPr>
        <w:spacing w:line="240" w:lineRule="auto"/>
        <w:ind w:left="729" w:firstLine="0"/>
        <w:jc w:val="both"/>
        <w:rPr>
          <w:sz w:val="26"/>
          <w:szCs w:val="26"/>
        </w:rPr>
      </w:pPr>
      <w:r w:rsidDel="00000000" w:rsidR="00000000" w:rsidRPr="00000000">
        <w:rPr>
          <w:sz w:val="26"/>
          <w:szCs w:val="26"/>
          <w:rtl w:val="0"/>
        </w:rPr>
        <w:t xml:space="preserve">Power Enhancement (Tier 4 for "Tactical Superiority") | **Battlefield Analysis**: Automatically detect hidden enemies </w:t>
      </w:r>
    </w:p>
    <w:p w:rsidR="00000000" w:rsidDel="00000000" w:rsidP="00000000" w:rsidRDefault="00000000" w:rsidRPr="00000000" w14:paraId="00001895">
      <w:pPr>
        <w:spacing w:line="240" w:lineRule="auto"/>
        <w:ind w:left="729" w:firstLine="0"/>
        <w:jc w:val="both"/>
        <w:rPr>
          <w:sz w:val="26"/>
          <w:szCs w:val="26"/>
        </w:rPr>
      </w:pPr>
      <w:r w:rsidDel="00000000" w:rsidR="00000000" w:rsidRPr="00000000">
        <w:rPr>
          <w:sz w:val="26"/>
          <w:szCs w:val="26"/>
          <w:rtl w:val="0"/>
        </w:rPr>
        <w:t xml:space="preserve">within 15 meters.                              | </w:t>
      </w:r>
    </w:p>
    <w:p w:rsidR="00000000" w:rsidDel="00000000" w:rsidP="00000000" w:rsidRDefault="00000000" w:rsidRPr="00000000" w14:paraId="00001896">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897">
      <w:pPr>
        <w:spacing w:line="240" w:lineRule="auto"/>
        <w:ind w:left="729" w:firstLine="0"/>
        <w:jc w:val="both"/>
        <w:rPr>
          <w:sz w:val="26"/>
          <w:szCs w:val="26"/>
        </w:rPr>
      </w:pPr>
      <w:r w:rsidDel="00000000" w:rsidR="00000000" w:rsidRPr="00000000">
        <w:rPr>
          <w:sz w:val="26"/>
          <w:szCs w:val="26"/>
          <w:rtl w:val="0"/>
        </w:rPr>
        <w:t xml:space="preserve">New Power: "Strategic Ambush" (Tier 1)    | **Strategic </w:t>
      </w:r>
    </w:p>
    <w:p w:rsidR="00000000" w:rsidDel="00000000" w:rsidP="00000000" w:rsidRDefault="00000000" w:rsidRPr="00000000" w14:paraId="00001898">
      <w:pPr>
        <w:spacing w:line="240" w:lineRule="auto"/>
        <w:ind w:left="729" w:firstLine="0"/>
        <w:jc w:val="both"/>
        <w:rPr>
          <w:sz w:val="26"/>
          <w:szCs w:val="26"/>
        </w:rPr>
      </w:pPr>
      <w:r w:rsidDel="00000000" w:rsidR="00000000" w:rsidRPr="00000000">
        <w:rPr>
          <w:sz w:val="26"/>
          <w:szCs w:val="26"/>
          <w:rtl w:val="0"/>
        </w:rPr>
        <w:t xml:space="preserve">Ambush**: Allies attacking from cover deal +10% damage.             </w:t>
      </w:r>
    </w:p>
    <w:p w:rsidR="00000000" w:rsidDel="00000000" w:rsidP="00000000" w:rsidRDefault="00000000" w:rsidRPr="00000000" w14:paraId="0000189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9A">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89B">
      <w:pPr>
        <w:spacing w:line="240" w:lineRule="auto"/>
        <w:ind w:left="729" w:firstLine="0"/>
        <w:jc w:val="both"/>
        <w:rPr>
          <w:sz w:val="26"/>
          <w:szCs w:val="26"/>
        </w:rPr>
      </w:pPr>
      <w:r w:rsidDel="00000000" w:rsidR="00000000" w:rsidRPr="00000000">
        <w:rPr>
          <w:sz w:val="26"/>
          <w:szCs w:val="26"/>
          <w:rtl w:val="0"/>
        </w:rPr>
        <w:t xml:space="preserve">Power Enhancement (Tier 2 for "Strategic Ambush") | **Improved Morale**: Once per session, restore 10% morale to </w:t>
      </w:r>
    </w:p>
    <w:p w:rsidR="00000000" w:rsidDel="00000000" w:rsidP="00000000" w:rsidRDefault="00000000" w:rsidRPr="00000000" w14:paraId="0000189C">
      <w:pPr>
        <w:spacing w:line="240" w:lineRule="auto"/>
        <w:ind w:left="729" w:firstLine="0"/>
        <w:jc w:val="both"/>
        <w:rPr>
          <w:sz w:val="26"/>
          <w:szCs w:val="26"/>
        </w:rPr>
      </w:pPr>
      <w:r w:rsidDel="00000000" w:rsidR="00000000" w:rsidRPr="00000000">
        <w:rPr>
          <w:sz w:val="26"/>
          <w:szCs w:val="26"/>
          <w:rtl w:val="0"/>
        </w:rPr>
        <w:t xml:space="preserve">all allies.                                     | </w:t>
      </w:r>
    </w:p>
    <w:p w:rsidR="00000000" w:rsidDel="00000000" w:rsidP="00000000" w:rsidRDefault="00000000" w:rsidRPr="00000000" w14:paraId="0000189D">
      <w:pPr>
        <w:spacing w:line="240" w:lineRule="auto"/>
        <w:ind w:left="729" w:firstLine="0"/>
        <w:jc w:val="both"/>
        <w:rPr>
          <w:sz w:val="26"/>
          <w:szCs w:val="26"/>
        </w:rPr>
      </w:pPr>
      <w:r w:rsidDel="00000000" w:rsidR="00000000" w:rsidRPr="00000000">
        <w:rPr>
          <w:sz w:val="26"/>
          <w:szCs w:val="26"/>
          <w:rtl w:val="0"/>
        </w:rPr>
        <w:t xml:space="preserve">| **5**     | Roll for 1 Attribute       | —                         | Gain </w:t>
      </w:r>
    </w:p>
    <w:p w:rsidR="00000000" w:rsidDel="00000000" w:rsidP="00000000" w:rsidRDefault="00000000" w:rsidRPr="00000000" w14:paraId="0000189E">
      <w:pPr>
        <w:spacing w:line="240" w:lineRule="auto"/>
        <w:ind w:left="729" w:firstLine="0"/>
        <w:jc w:val="both"/>
        <w:rPr>
          <w:sz w:val="26"/>
          <w:szCs w:val="26"/>
        </w:rPr>
      </w:pPr>
      <w:r w:rsidDel="00000000" w:rsidR="00000000" w:rsidRPr="00000000">
        <w:rPr>
          <w:sz w:val="26"/>
          <w:szCs w:val="26"/>
          <w:rtl w:val="0"/>
        </w:rPr>
        <w:t xml:space="preserve">New Power: "Commanding Presence" (Tier 1) | **Commanding Presence**: Enemies within 10 meters suffer -5% to attack </w:t>
      </w:r>
    </w:p>
    <w:p w:rsidR="00000000" w:rsidDel="00000000" w:rsidP="00000000" w:rsidRDefault="00000000" w:rsidRPr="00000000" w14:paraId="0000189F">
      <w:pPr>
        <w:spacing w:line="240" w:lineRule="auto"/>
        <w:ind w:left="729" w:firstLine="0"/>
        <w:jc w:val="both"/>
        <w:rPr>
          <w:sz w:val="26"/>
          <w:szCs w:val="26"/>
        </w:rPr>
      </w:pPr>
      <w:r w:rsidDel="00000000" w:rsidR="00000000" w:rsidRPr="00000000">
        <w:rPr>
          <w:sz w:val="26"/>
          <w:szCs w:val="26"/>
          <w:rtl w:val="0"/>
        </w:rPr>
        <w:t xml:space="preserve">rolls.                               | </w:t>
      </w:r>
    </w:p>
    <w:p w:rsidR="00000000" w:rsidDel="00000000" w:rsidP="00000000" w:rsidRDefault="00000000" w:rsidRPr="00000000" w14:paraId="000018A0">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8A1">
      <w:pPr>
        <w:spacing w:line="240" w:lineRule="auto"/>
        <w:ind w:left="729" w:firstLine="0"/>
        <w:jc w:val="both"/>
        <w:rPr>
          <w:sz w:val="26"/>
          <w:szCs w:val="26"/>
        </w:rPr>
      </w:pPr>
      <w:r w:rsidDel="00000000" w:rsidR="00000000" w:rsidRPr="00000000">
        <w:rPr>
          <w:sz w:val="26"/>
          <w:szCs w:val="26"/>
          <w:rtl w:val="0"/>
        </w:rPr>
        <w:t xml:space="preserve">Power Enhancement (Tier 3 for "Commanding Presence") | **Flanking Expertise**: Allies gain +5% damage when attacking </w:t>
      </w:r>
    </w:p>
    <w:p w:rsidR="00000000" w:rsidDel="00000000" w:rsidP="00000000" w:rsidRDefault="00000000" w:rsidRPr="00000000" w14:paraId="000018A2">
      <w:pPr>
        <w:spacing w:line="240" w:lineRule="auto"/>
        <w:ind w:left="729" w:firstLine="0"/>
        <w:jc w:val="both"/>
        <w:rPr>
          <w:sz w:val="26"/>
          <w:szCs w:val="26"/>
        </w:rPr>
      </w:pPr>
      <w:r w:rsidDel="00000000" w:rsidR="00000000" w:rsidRPr="00000000">
        <w:rPr>
          <w:sz w:val="26"/>
          <w:szCs w:val="26"/>
          <w:rtl w:val="0"/>
        </w:rPr>
        <w:t xml:space="preserve">enemies from the sides.                        | </w:t>
      </w:r>
    </w:p>
    <w:p w:rsidR="00000000" w:rsidDel="00000000" w:rsidP="00000000" w:rsidRDefault="00000000" w:rsidRPr="00000000" w14:paraId="000018A3">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8A4">
      <w:pPr>
        <w:spacing w:line="240" w:lineRule="auto"/>
        <w:ind w:left="729" w:firstLine="0"/>
        <w:jc w:val="both"/>
        <w:rPr>
          <w:sz w:val="26"/>
          <w:szCs w:val="26"/>
        </w:rPr>
      </w:pPr>
      <w:r w:rsidDel="00000000" w:rsidR="00000000" w:rsidRPr="00000000">
        <w:rPr>
          <w:sz w:val="26"/>
          <w:szCs w:val="26"/>
          <w:rtl w:val="0"/>
        </w:rPr>
        <w:t xml:space="preserve">New Power: "Fortress Stance" (Tier 1)     | **Fortress Stance**: All allies within 15 meters gain +10% Defensive Threshold for 2 rounds.                | </w:t>
      </w:r>
    </w:p>
    <w:p w:rsidR="00000000" w:rsidDel="00000000" w:rsidP="00000000" w:rsidRDefault="00000000" w:rsidRPr="00000000" w14:paraId="000018A5">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8A6">
      <w:pPr>
        <w:spacing w:line="240" w:lineRule="auto"/>
        <w:ind w:left="729" w:firstLine="0"/>
        <w:jc w:val="both"/>
        <w:rPr>
          <w:sz w:val="26"/>
          <w:szCs w:val="26"/>
        </w:rPr>
      </w:pPr>
      <w:r w:rsidDel="00000000" w:rsidR="00000000" w:rsidRPr="00000000">
        <w:rPr>
          <w:sz w:val="26"/>
          <w:szCs w:val="26"/>
          <w:rtl w:val="0"/>
        </w:rPr>
        <w:t xml:space="preserve">Power Enhancement (Tier 2 for "Fortress Stance") | **Master Tactician**: Gain an additional action each turn to issue </w:t>
      </w:r>
    </w:p>
    <w:p w:rsidR="00000000" w:rsidDel="00000000" w:rsidP="00000000" w:rsidRDefault="00000000" w:rsidRPr="00000000" w14:paraId="000018A7">
      <w:pPr>
        <w:spacing w:line="240" w:lineRule="auto"/>
        <w:ind w:left="729" w:firstLine="0"/>
        <w:jc w:val="both"/>
        <w:rPr>
          <w:sz w:val="26"/>
          <w:szCs w:val="26"/>
        </w:rPr>
      </w:pPr>
      <w:r w:rsidDel="00000000" w:rsidR="00000000" w:rsidRPr="00000000">
        <w:rPr>
          <w:sz w:val="26"/>
          <w:szCs w:val="26"/>
          <w:rtl w:val="0"/>
        </w:rPr>
        <w:t xml:space="preserve">commands.                                | </w:t>
      </w:r>
    </w:p>
    <w:p w:rsidR="00000000" w:rsidDel="00000000" w:rsidP="00000000" w:rsidRDefault="00000000" w:rsidRPr="00000000" w14:paraId="000018A8">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8A9">
      <w:pPr>
        <w:spacing w:line="240" w:lineRule="auto"/>
        <w:ind w:left="729" w:firstLine="0"/>
        <w:jc w:val="both"/>
        <w:rPr>
          <w:sz w:val="26"/>
          <w:szCs w:val="26"/>
        </w:rPr>
      </w:pPr>
      <w:r w:rsidDel="00000000" w:rsidR="00000000" w:rsidRPr="00000000">
        <w:rPr>
          <w:sz w:val="26"/>
          <w:szCs w:val="26"/>
          <w:rtl w:val="0"/>
        </w:rPr>
        <w:t xml:space="preserve">New Power: "Critical Directive" (Tier 1)  | **Critical Directive**: Designate a single enemy; allies gain +10% critical hit chance against them.         | </w:t>
      </w:r>
    </w:p>
    <w:p w:rsidR="00000000" w:rsidDel="00000000" w:rsidP="00000000" w:rsidRDefault="00000000" w:rsidRPr="00000000" w14:paraId="000018AA">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8AB">
      <w:pPr>
        <w:spacing w:line="240" w:lineRule="auto"/>
        <w:ind w:left="729" w:firstLine="0"/>
        <w:jc w:val="both"/>
        <w:rPr>
          <w:sz w:val="26"/>
          <w:szCs w:val="26"/>
        </w:rPr>
      </w:pPr>
      <w:r w:rsidDel="00000000" w:rsidR="00000000" w:rsidRPr="00000000">
        <w:rPr>
          <w:sz w:val="26"/>
          <w:szCs w:val="26"/>
          <w:rtl w:val="0"/>
        </w:rPr>
        <w:t xml:space="preserve">Power Enhancement (Tier 3 for "Critical Directive") | </w:t>
      </w:r>
    </w:p>
    <w:p w:rsidR="00000000" w:rsidDel="00000000" w:rsidP="00000000" w:rsidRDefault="00000000" w:rsidRPr="00000000" w14:paraId="000018AC">
      <w:pPr>
        <w:spacing w:line="240" w:lineRule="auto"/>
        <w:ind w:left="729" w:firstLine="0"/>
        <w:jc w:val="both"/>
        <w:rPr>
          <w:sz w:val="26"/>
          <w:szCs w:val="26"/>
        </w:rPr>
      </w:pPr>
      <w:r w:rsidDel="00000000" w:rsidR="00000000" w:rsidRPr="00000000">
        <w:rPr>
          <w:sz w:val="26"/>
          <w:szCs w:val="26"/>
          <w:rtl w:val="0"/>
        </w:rPr>
        <w:t xml:space="preserve">**Leadership Mastery**: Gain +10% to Leadership rolls </w:t>
      </w:r>
    </w:p>
    <w:p w:rsidR="00000000" w:rsidDel="00000000" w:rsidP="00000000" w:rsidRDefault="00000000" w:rsidRPr="00000000" w14:paraId="000018AD">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8AE">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8AF">
      <w:pPr>
        <w:spacing w:line="240" w:lineRule="auto"/>
        <w:ind w:left="729" w:firstLine="0"/>
        <w:jc w:val="both"/>
        <w:rPr>
          <w:sz w:val="26"/>
          <w:szCs w:val="26"/>
        </w:rPr>
      </w:pPr>
      <w:r w:rsidDel="00000000" w:rsidR="00000000" w:rsidRPr="00000000">
        <w:rPr>
          <w:sz w:val="26"/>
          <w:szCs w:val="26"/>
          <w:rtl w:val="0"/>
        </w:rPr>
        <w:t xml:space="preserve">New Power: "Battlefield Reformation" (Tier 1) | **Battlefield Reformation**: Allies instantly reposition and gain +5% evasion </w:t>
      </w:r>
    </w:p>
    <w:p w:rsidR="00000000" w:rsidDel="00000000" w:rsidP="00000000" w:rsidRDefault="00000000" w:rsidRPr="00000000" w14:paraId="000018B0">
      <w:pPr>
        <w:spacing w:line="240" w:lineRule="auto"/>
        <w:ind w:left="729" w:firstLine="0"/>
        <w:jc w:val="both"/>
        <w:rPr>
          <w:sz w:val="26"/>
          <w:szCs w:val="26"/>
        </w:rPr>
      </w:pPr>
      <w:r w:rsidDel="00000000" w:rsidR="00000000" w:rsidRPr="00000000">
        <w:rPr>
          <w:sz w:val="26"/>
          <w:szCs w:val="26"/>
          <w:rtl w:val="0"/>
        </w:rPr>
        <w:t xml:space="preserve">for 2 rounds.                 | </w:t>
      </w:r>
    </w:p>
    <w:p w:rsidR="00000000" w:rsidDel="00000000" w:rsidP="00000000" w:rsidRDefault="00000000" w:rsidRPr="00000000" w14:paraId="000018B1">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8B2">
      <w:pPr>
        <w:spacing w:line="240" w:lineRule="auto"/>
        <w:ind w:left="729" w:firstLine="0"/>
        <w:jc w:val="both"/>
        <w:rPr>
          <w:sz w:val="26"/>
          <w:szCs w:val="26"/>
        </w:rPr>
      </w:pPr>
      <w:r w:rsidDel="00000000" w:rsidR="00000000" w:rsidRPr="00000000">
        <w:rPr>
          <w:sz w:val="26"/>
          <w:szCs w:val="26"/>
          <w:rtl w:val="0"/>
        </w:rPr>
        <w:t xml:space="preserve">Power Enhancement (Tier 2 for "Battlefield Reformation") | </w:t>
      </w:r>
    </w:p>
    <w:p w:rsidR="00000000" w:rsidDel="00000000" w:rsidP="00000000" w:rsidRDefault="00000000" w:rsidRPr="00000000" w14:paraId="000018B3">
      <w:pPr>
        <w:spacing w:line="240" w:lineRule="auto"/>
        <w:ind w:left="729" w:firstLine="0"/>
        <w:jc w:val="both"/>
        <w:rPr>
          <w:sz w:val="26"/>
          <w:szCs w:val="26"/>
        </w:rPr>
      </w:pPr>
      <w:r w:rsidDel="00000000" w:rsidR="00000000" w:rsidRPr="00000000">
        <w:rPr>
          <w:sz w:val="26"/>
          <w:szCs w:val="26"/>
          <w:rtl w:val="0"/>
        </w:rPr>
        <w:t xml:space="preserve">**Logistical Genius**: Resources for the group are increased by </w:t>
      </w:r>
    </w:p>
    <w:p w:rsidR="00000000" w:rsidDel="00000000" w:rsidP="00000000" w:rsidRDefault="00000000" w:rsidRPr="00000000" w14:paraId="000018B4">
      <w:pPr>
        <w:spacing w:line="240" w:lineRule="auto"/>
        <w:ind w:left="729" w:firstLine="0"/>
        <w:jc w:val="both"/>
        <w:rPr>
          <w:sz w:val="26"/>
          <w:szCs w:val="26"/>
        </w:rPr>
      </w:pPr>
      <w:r w:rsidDel="00000000" w:rsidR="00000000" w:rsidRPr="00000000">
        <w:rPr>
          <w:sz w:val="26"/>
          <w:szCs w:val="26"/>
          <w:rtl w:val="0"/>
        </w:rPr>
        <w:t xml:space="preserve">10% per session.                            | </w:t>
      </w:r>
    </w:p>
    <w:p w:rsidR="00000000" w:rsidDel="00000000" w:rsidP="00000000" w:rsidRDefault="00000000" w:rsidRPr="00000000" w14:paraId="000018B5">
      <w:pPr>
        <w:spacing w:line="240" w:lineRule="auto"/>
        <w:ind w:left="729" w:firstLine="0"/>
        <w:jc w:val="both"/>
        <w:rPr>
          <w:sz w:val="26"/>
          <w:szCs w:val="26"/>
        </w:rPr>
      </w:pPr>
      <w:r w:rsidDel="00000000" w:rsidR="00000000" w:rsidRPr="00000000">
        <w:rPr>
          <w:sz w:val="26"/>
          <w:szCs w:val="26"/>
          <w:rtl w:val="0"/>
        </w:rPr>
        <w:t xml:space="preserve">| **13**    | Roll for 1 Attribute       | —                         | Gain New Power: "Final Push" (Tier 1)          | **Final Push**: For 3 rounds, allies deal +15% damage but cannot retreat.                          </w:t>
      </w:r>
    </w:p>
    <w:p w:rsidR="00000000" w:rsidDel="00000000" w:rsidP="00000000" w:rsidRDefault="00000000" w:rsidRPr="00000000" w14:paraId="000018B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B7">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8B8">
      <w:pPr>
        <w:spacing w:line="240" w:lineRule="auto"/>
        <w:ind w:left="729" w:firstLine="0"/>
        <w:jc w:val="both"/>
        <w:rPr>
          <w:sz w:val="26"/>
          <w:szCs w:val="26"/>
        </w:rPr>
      </w:pPr>
      <w:r w:rsidDel="00000000" w:rsidR="00000000" w:rsidRPr="00000000">
        <w:rPr>
          <w:sz w:val="26"/>
          <w:szCs w:val="26"/>
          <w:rtl w:val="0"/>
        </w:rPr>
        <w:t xml:space="preserve">Power Enhancement (Tier 3 for "Final Push")    | **Supreme Command**: Gain permanent +5% bonus to Command rolls.              </w:t>
      </w:r>
    </w:p>
    <w:p w:rsidR="00000000" w:rsidDel="00000000" w:rsidP="00000000" w:rsidRDefault="00000000" w:rsidRPr="00000000" w14:paraId="000018B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BA">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8BB">
      <w:pPr>
        <w:spacing w:line="240" w:lineRule="auto"/>
        <w:ind w:left="729" w:firstLine="0"/>
        <w:jc w:val="both"/>
        <w:rPr>
          <w:sz w:val="26"/>
          <w:szCs w:val="26"/>
        </w:rPr>
      </w:pPr>
      <w:r w:rsidDel="00000000" w:rsidR="00000000" w:rsidRPr="00000000">
        <w:rPr>
          <w:sz w:val="26"/>
          <w:szCs w:val="26"/>
          <w:rtl w:val="0"/>
        </w:rPr>
        <w:t xml:space="preserve">Enhancement (Tier 4 for "Final Push")    | **Legendary </w:t>
      </w:r>
    </w:p>
    <w:p w:rsidR="00000000" w:rsidDel="00000000" w:rsidP="00000000" w:rsidRDefault="00000000" w:rsidRPr="00000000" w14:paraId="000018BC">
      <w:pPr>
        <w:spacing w:line="240" w:lineRule="auto"/>
        <w:ind w:left="729" w:firstLine="0"/>
        <w:jc w:val="both"/>
        <w:rPr>
          <w:sz w:val="26"/>
          <w:szCs w:val="26"/>
        </w:rPr>
      </w:pPr>
      <w:r w:rsidDel="00000000" w:rsidR="00000000" w:rsidRPr="00000000">
        <w:rPr>
          <w:sz w:val="26"/>
          <w:szCs w:val="26"/>
          <w:rtl w:val="0"/>
        </w:rPr>
        <w:t xml:space="preserve">Commandant**: Once per session, automatically succeed in all </w:t>
      </w:r>
    </w:p>
    <w:p w:rsidR="00000000" w:rsidDel="00000000" w:rsidP="00000000" w:rsidRDefault="00000000" w:rsidRPr="00000000" w14:paraId="000018BD">
      <w:pPr>
        <w:spacing w:line="240" w:lineRule="auto"/>
        <w:ind w:left="729" w:firstLine="0"/>
        <w:jc w:val="both"/>
        <w:rPr>
          <w:sz w:val="26"/>
          <w:szCs w:val="26"/>
        </w:rPr>
      </w:pPr>
      <w:r w:rsidDel="00000000" w:rsidR="00000000" w:rsidRPr="00000000">
        <w:rPr>
          <w:sz w:val="26"/>
          <w:szCs w:val="26"/>
          <w:rtl w:val="0"/>
        </w:rPr>
        <w:t xml:space="preserve">Command actions for 1 round.       | </w:t>
      </w:r>
    </w:p>
    <w:p w:rsidR="00000000" w:rsidDel="00000000" w:rsidP="00000000" w:rsidRDefault="00000000" w:rsidRPr="00000000" w14:paraId="000018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B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1">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8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3">
      <w:pPr>
        <w:spacing w:line="240" w:lineRule="auto"/>
        <w:ind w:left="729" w:firstLine="0"/>
        <w:jc w:val="both"/>
        <w:rPr>
          <w:sz w:val="26"/>
          <w:szCs w:val="26"/>
        </w:rPr>
      </w:pPr>
      <w:r w:rsidDel="00000000" w:rsidR="00000000" w:rsidRPr="00000000">
        <w:rPr>
          <w:sz w:val="26"/>
          <w:szCs w:val="26"/>
          <w:rtl w:val="0"/>
        </w:rPr>
        <w:t xml:space="preserve">**Morale and Leadership Interaction**: Abilities like "Tactical Superiority" directly affect morale mechanics, boosting ally effectiveness under stress.   </w:t>
      </w:r>
    </w:p>
    <w:p w:rsidR="00000000" w:rsidDel="00000000" w:rsidP="00000000" w:rsidRDefault="00000000" w:rsidRPr="00000000" w14:paraId="000018C4">
      <w:pPr>
        <w:spacing w:line="240" w:lineRule="auto"/>
        <w:ind w:left="729" w:firstLine="0"/>
        <w:jc w:val="both"/>
        <w:rPr>
          <w:sz w:val="26"/>
          <w:szCs w:val="26"/>
        </w:rPr>
      </w:pPr>
      <w:r w:rsidDel="00000000" w:rsidR="00000000" w:rsidRPr="00000000">
        <w:rPr>
          <w:sz w:val="26"/>
          <w:szCs w:val="26"/>
          <w:rtl w:val="0"/>
        </w:rPr>
        <w:t xml:space="preserve">**Command Focus**: Synergies with Leadership and Command proficiencies highlight the tactical depth of the Commandant’s role.   </w:t>
      </w:r>
    </w:p>
    <w:p w:rsidR="00000000" w:rsidDel="00000000" w:rsidP="00000000" w:rsidRDefault="00000000" w:rsidRPr="00000000" w14:paraId="000018C5">
      <w:pPr>
        <w:spacing w:line="240" w:lineRule="auto"/>
        <w:ind w:left="729" w:firstLine="0"/>
        <w:jc w:val="both"/>
        <w:rPr>
          <w:sz w:val="26"/>
          <w:szCs w:val="26"/>
        </w:rPr>
      </w:pPr>
      <w:r w:rsidDel="00000000" w:rsidR="00000000" w:rsidRPr="00000000">
        <w:rPr>
          <w:sz w:val="26"/>
          <w:szCs w:val="26"/>
          <w:rtl w:val="0"/>
        </w:rPr>
        <w:t xml:space="preserve">**Reposition Mechanics**: Powers like "Battlefield </w:t>
      </w:r>
    </w:p>
    <w:p w:rsidR="00000000" w:rsidDel="00000000" w:rsidP="00000000" w:rsidRDefault="00000000" w:rsidRPr="00000000" w14:paraId="000018C6">
      <w:pPr>
        <w:spacing w:line="240" w:lineRule="auto"/>
        <w:ind w:left="729" w:firstLine="0"/>
        <w:jc w:val="both"/>
        <w:rPr>
          <w:sz w:val="26"/>
          <w:szCs w:val="26"/>
        </w:rPr>
      </w:pPr>
      <w:r w:rsidDel="00000000" w:rsidR="00000000" w:rsidRPr="00000000">
        <w:rPr>
          <w:sz w:val="26"/>
          <w:szCs w:val="26"/>
          <w:rtl w:val="0"/>
        </w:rPr>
        <w:t xml:space="preserve">Reformation" enable dynamic repositioning and tactical flexibility.   </w:t>
      </w:r>
    </w:p>
    <w:p w:rsidR="00000000" w:rsidDel="00000000" w:rsidP="00000000" w:rsidRDefault="00000000" w:rsidRPr="00000000" w14:paraId="000018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A">
      <w:pPr>
        <w:spacing w:line="240" w:lineRule="auto"/>
        <w:ind w:left="729" w:firstLine="0"/>
        <w:jc w:val="both"/>
        <w:rPr>
          <w:sz w:val="26"/>
          <w:szCs w:val="26"/>
        </w:rPr>
      </w:pPr>
      <w:r w:rsidDel="00000000" w:rsidR="00000000" w:rsidRPr="00000000">
        <w:rPr>
          <w:sz w:val="26"/>
          <w:szCs w:val="26"/>
          <w:rtl w:val="0"/>
        </w:rPr>
        <w:t xml:space="preserve">## **12. Inquisitor (Imperial Investigator)** </w:t>
      </w:r>
    </w:p>
    <w:p w:rsidR="00000000" w:rsidDel="00000000" w:rsidP="00000000" w:rsidRDefault="00000000" w:rsidRPr="00000000" w14:paraId="000018C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CE">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8C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0">
      <w:pPr>
        <w:spacing w:line="240" w:lineRule="auto"/>
        <w:ind w:left="729" w:firstLine="0"/>
        <w:jc w:val="both"/>
        <w:rPr>
          <w:sz w:val="26"/>
          <w:szCs w:val="26"/>
        </w:rPr>
      </w:pPr>
      <w:r w:rsidDel="00000000" w:rsidR="00000000" w:rsidRPr="00000000">
        <w:rPr>
          <w:sz w:val="26"/>
          <w:szCs w:val="26"/>
          <w:rtl w:val="0"/>
        </w:rPr>
        <w:t xml:space="preserve">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 </w:t>
      </w:r>
    </w:p>
    <w:p w:rsidR="00000000" w:rsidDel="00000000" w:rsidP="00000000" w:rsidRDefault="00000000" w:rsidRPr="00000000" w14:paraId="000018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2">
      <w:pPr>
        <w:spacing w:line="240" w:lineRule="auto"/>
        <w:ind w:left="729" w:firstLine="0"/>
        <w:jc w:val="both"/>
        <w:rPr>
          <w:sz w:val="26"/>
          <w:szCs w:val="26"/>
        </w:rPr>
      </w:pPr>
      <w:r w:rsidDel="00000000" w:rsidR="00000000" w:rsidRPr="00000000">
        <w:rPr>
          <w:sz w:val="26"/>
          <w:szCs w:val="26"/>
          <w:rtl w:val="0"/>
        </w:rPr>
        <w:t xml:space="preserve">In the **Palladial Universe**, Inquisitors operate independently or under direct orders from high-ranking officials. Their missions range from uncovering espionage to suppressing rebellions. Their reputation often precedes them, striking terror into those who defy the Empire’s rule. </w:t>
      </w:r>
    </w:p>
    <w:p w:rsidR="00000000" w:rsidDel="00000000" w:rsidP="00000000" w:rsidRDefault="00000000" w:rsidRPr="00000000" w14:paraId="000018D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6">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8D7">
      <w:pPr>
        <w:spacing w:line="240" w:lineRule="auto"/>
        <w:ind w:left="729" w:firstLine="0"/>
        <w:jc w:val="both"/>
        <w:rPr>
          <w:sz w:val="26"/>
          <w:szCs w:val="26"/>
        </w:rPr>
      </w:pPr>
      <w:r w:rsidDel="00000000" w:rsidR="00000000" w:rsidRPr="00000000">
        <w:rPr>
          <w:sz w:val="26"/>
          <w:szCs w:val="26"/>
          <w:rtl w:val="0"/>
        </w:rPr>
        <w:t xml:space="preserve">**Imperius (+15%)**: The authority and presence required to intimidate and command.   </w:t>
      </w:r>
    </w:p>
    <w:p w:rsidR="00000000" w:rsidDel="00000000" w:rsidP="00000000" w:rsidRDefault="00000000" w:rsidRPr="00000000" w14:paraId="000018D8">
      <w:pPr>
        <w:spacing w:line="240" w:lineRule="auto"/>
        <w:ind w:left="729" w:firstLine="0"/>
        <w:jc w:val="both"/>
        <w:rPr>
          <w:sz w:val="26"/>
          <w:szCs w:val="26"/>
        </w:rPr>
      </w:pPr>
      <w:r w:rsidDel="00000000" w:rsidR="00000000" w:rsidRPr="00000000">
        <w:rPr>
          <w:sz w:val="26"/>
          <w:szCs w:val="26"/>
          <w:rtl w:val="0"/>
        </w:rPr>
        <w:t xml:space="preserve">**Katra (+10%)**: The sharp intellect and agility needed for investigation and precision.   </w:t>
      </w:r>
    </w:p>
    <w:p w:rsidR="00000000" w:rsidDel="00000000" w:rsidP="00000000" w:rsidRDefault="00000000" w:rsidRPr="00000000" w14:paraId="000018D9">
      <w:pPr>
        <w:spacing w:line="240" w:lineRule="auto"/>
        <w:ind w:left="729" w:firstLine="0"/>
        <w:jc w:val="both"/>
        <w:rPr>
          <w:sz w:val="26"/>
          <w:szCs w:val="26"/>
        </w:rPr>
      </w:pPr>
      <w:r w:rsidDel="00000000" w:rsidR="00000000" w:rsidRPr="00000000">
        <w:rPr>
          <w:sz w:val="26"/>
          <w:szCs w:val="26"/>
          <w:rtl w:val="0"/>
        </w:rPr>
        <w:t xml:space="preserve">**Excluded Attribute**: Harmonia. Inquisitors rely on control, not empathy.   </w:t>
      </w:r>
    </w:p>
    <w:p w:rsidR="00000000" w:rsidDel="00000000" w:rsidP="00000000" w:rsidRDefault="00000000" w:rsidRPr="00000000" w14:paraId="000018D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DD">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8DE">
      <w:pPr>
        <w:spacing w:line="240" w:lineRule="auto"/>
        <w:ind w:left="729" w:firstLine="0"/>
        <w:jc w:val="both"/>
        <w:rPr>
          <w:sz w:val="26"/>
          <w:szCs w:val="26"/>
        </w:rPr>
      </w:pPr>
      <w:r w:rsidDel="00000000" w:rsidR="00000000" w:rsidRPr="00000000">
        <w:rPr>
          <w:sz w:val="26"/>
          <w:szCs w:val="26"/>
          <w:rtl w:val="0"/>
        </w:rPr>
        <w:t xml:space="preserve">**Investigation (Katra)**: Analyzing evidence and uncovering secrets.   </w:t>
      </w:r>
    </w:p>
    <w:p w:rsidR="00000000" w:rsidDel="00000000" w:rsidP="00000000" w:rsidRDefault="00000000" w:rsidRPr="00000000" w14:paraId="000018DF">
      <w:pPr>
        <w:spacing w:line="240" w:lineRule="auto"/>
        <w:ind w:left="729" w:firstLine="0"/>
        <w:jc w:val="both"/>
        <w:rPr>
          <w:sz w:val="26"/>
          <w:szCs w:val="26"/>
        </w:rPr>
      </w:pPr>
      <w:r w:rsidDel="00000000" w:rsidR="00000000" w:rsidRPr="00000000">
        <w:rPr>
          <w:sz w:val="26"/>
          <w:szCs w:val="26"/>
          <w:rtl w:val="0"/>
        </w:rPr>
        <w:t xml:space="preserve">**Intimidation (Imperius)**: Instilling fear and forcing compliance.   </w:t>
      </w:r>
    </w:p>
    <w:p w:rsidR="00000000" w:rsidDel="00000000" w:rsidP="00000000" w:rsidRDefault="00000000" w:rsidRPr="00000000" w14:paraId="000018E0">
      <w:pPr>
        <w:spacing w:line="240" w:lineRule="auto"/>
        <w:ind w:left="729" w:firstLine="0"/>
        <w:jc w:val="both"/>
        <w:rPr>
          <w:sz w:val="26"/>
          <w:szCs w:val="26"/>
        </w:rPr>
      </w:pPr>
      <w:r w:rsidDel="00000000" w:rsidR="00000000" w:rsidRPr="00000000">
        <w:rPr>
          <w:sz w:val="26"/>
          <w:szCs w:val="26"/>
          <w:rtl w:val="0"/>
        </w:rPr>
        <w:t xml:space="preserve">**Command (Imperius)**: Leading with authority and precision.   </w:t>
      </w:r>
    </w:p>
    <w:p w:rsidR="00000000" w:rsidDel="00000000" w:rsidP="00000000" w:rsidRDefault="00000000" w:rsidRPr="00000000" w14:paraId="000018E1">
      <w:pPr>
        <w:spacing w:line="240" w:lineRule="auto"/>
        <w:ind w:left="729" w:firstLine="0"/>
        <w:jc w:val="both"/>
        <w:rPr>
          <w:sz w:val="26"/>
          <w:szCs w:val="26"/>
        </w:rPr>
      </w:pPr>
      <w:r w:rsidDel="00000000" w:rsidR="00000000" w:rsidRPr="00000000">
        <w:rPr>
          <w:sz w:val="26"/>
          <w:szCs w:val="26"/>
          <w:rtl w:val="0"/>
        </w:rPr>
        <w:t xml:space="preserve">**Diplomacy (Harmonia)**: Manipulating situations to gain leverage.   </w:t>
      </w:r>
    </w:p>
    <w:p w:rsidR="00000000" w:rsidDel="00000000" w:rsidP="00000000" w:rsidRDefault="00000000" w:rsidRPr="00000000" w14:paraId="000018E2">
      <w:pPr>
        <w:spacing w:line="240" w:lineRule="auto"/>
        <w:ind w:left="729" w:firstLine="0"/>
        <w:jc w:val="both"/>
        <w:rPr>
          <w:sz w:val="26"/>
          <w:szCs w:val="26"/>
        </w:rPr>
      </w:pPr>
      <w:r w:rsidDel="00000000" w:rsidR="00000000" w:rsidRPr="00000000">
        <w:rPr>
          <w:sz w:val="26"/>
          <w:szCs w:val="26"/>
          <w:rtl w:val="0"/>
        </w:rPr>
        <w:t xml:space="preserve">**Perception (Katra)**: Enhanced observation skills to detect threats and opportunities.   </w:t>
      </w:r>
    </w:p>
    <w:p w:rsidR="00000000" w:rsidDel="00000000" w:rsidP="00000000" w:rsidRDefault="00000000" w:rsidRPr="00000000" w14:paraId="000018E3">
      <w:pPr>
        <w:spacing w:line="240" w:lineRule="auto"/>
        <w:ind w:left="729" w:firstLine="0"/>
        <w:jc w:val="both"/>
        <w:rPr>
          <w:sz w:val="26"/>
          <w:szCs w:val="26"/>
        </w:rPr>
      </w:pPr>
      <w:r w:rsidDel="00000000" w:rsidR="00000000" w:rsidRPr="00000000">
        <w:rPr>
          <w:sz w:val="26"/>
          <w:szCs w:val="26"/>
          <w:rtl w:val="0"/>
        </w:rPr>
        <w:t xml:space="preserve">**+2 Player-Selected Proficiencies**: Tailor to personal playstyle, such as combat or espionage.   </w:t>
      </w:r>
    </w:p>
    <w:p w:rsidR="00000000" w:rsidDel="00000000" w:rsidP="00000000" w:rsidRDefault="00000000" w:rsidRPr="00000000" w14:paraId="000018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7">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8E8">
      <w:pPr>
        <w:spacing w:line="240" w:lineRule="auto"/>
        <w:ind w:left="729" w:firstLine="0"/>
        <w:jc w:val="both"/>
        <w:rPr>
          <w:sz w:val="26"/>
          <w:szCs w:val="26"/>
        </w:rPr>
      </w:pPr>
      <w:r w:rsidDel="00000000" w:rsidR="00000000" w:rsidRPr="00000000">
        <w:rPr>
          <w:sz w:val="26"/>
          <w:szCs w:val="26"/>
          <w:rtl w:val="0"/>
        </w:rPr>
        <w:t xml:space="preserve">**"Truth Seeker"**   </w:t>
      </w:r>
    </w:p>
    <w:p w:rsidR="00000000" w:rsidDel="00000000" w:rsidP="00000000" w:rsidRDefault="00000000" w:rsidRPr="00000000" w14:paraId="000018E9">
      <w:pPr>
        <w:spacing w:line="240" w:lineRule="auto"/>
        <w:ind w:left="729" w:firstLine="0"/>
        <w:jc w:val="both"/>
        <w:rPr>
          <w:sz w:val="26"/>
          <w:szCs w:val="26"/>
        </w:rPr>
      </w:pPr>
      <w:r w:rsidDel="00000000" w:rsidR="00000000" w:rsidRPr="00000000">
        <w:rPr>
          <w:sz w:val="26"/>
          <w:szCs w:val="26"/>
          <w:rtl w:val="0"/>
        </w:rPr>
        <w:t xml:space="preserve">Force a target to reveal hidden information or reduce their morale by -10% for the remainder of combat.   </w:t>
      </w:r>
    </w:p>
    <w:p w:rsidR="00000000" w:rsidDel="00000000" w:rsidP="00000000" w:rsidRDefault="00000000" w:rsidRPr="00000000" w14:paraId="000018E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D">
      <w:pPr>
        <w:spacing w:line="240" w:lineRule="auto"/>
        <w:ind w:left="729" w:firstLine="0"/>
        <w:jc w:val="both"/>
        <w:rPr>
          <w:sz w:val="26"/>
          <w:szCs w:val="26"/>
        </w:rPr>
      </w:pPr>
      <w:r w:rsidDel="00000000" w:rsidR="00000000" w:rsidRPr="00000000">
        <w:rPr>
          <w:sz w:val="26"/>
          <w:szCs w:val="26"/>
          <w:rtl w:val="0"/>
        </w:rPr>
        <w:t xml:space="preserve">### **13. Diplomat (Imperial Emissary)** *(Continued)* </w:t>
      </w:r>
    </w:p>
    <w:p w:rsidR="00000000" w:rsidDel="00000000" w:rsidP="00000000" w:rsidRDefault="00000000" w:rsidRPr="00000000" w14:paraId="000018E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E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1">
      <w:pPr>
        <w:spacing w:line="240" w:lineRule="auto"/>
        <w:ind w:left="729" w:firstLine="0"/>
        <w:jc w:val="both"/>
        <w:rPr>
          <w:sz w:val="26"/>
          <w:szCs w:val="26"/>
        </w:rPr>
      </w:pPr>
      <w:r w:rsidDel="00000000" w:rsidR="00000000" w:rsidRPr="00000000">
        <w:rPr>
          <w:sz w:val="26"/>
          <w:szCs w:val="26"/>
          <w:rtl w:val="0"/>
        </w:rPr>
        <w:t xml:space="preserve">### **Starting Paragon Power** *(Recap)*   </w:t>
      </w:r>
    </w:p>
    <w:p w:rsidR="00000000" w:rsidDel="00000000" w:rsidP="00000000" w:rsidRDefault="00000000" w:rsidRPr="00000000" w14:paraId="000018F2">
      <w:pPr>
        <w:spacing w:line="240" w:lineRule="auto"/>
        <w:ind w:left="729" w:firstLine="0"/>
        <w:jc w:val="both"/>
        <w:rPr>
          <w:sz w:val="26"/>
          <w:szCs w:val="26"/>
        </w:rPr>
      </w:pPr>
      <w:r w:rsidDel="00000000" w:rsidR="00000000" w:rsidRPr="00000000">
        <w:rPr>
          <w:sz w:val="26"/>
          <w:szCs w:val="26"/>
          <w:rtl w:val="0"/>
        </w:rPr>
        <w:t xml:space="preserve">**"Voice of Reason"**   </w:t>
      </w:r>
    </w:p>
    <w:p w:rsidR="00000000" w:rsidDel="00000000" w:rsidP="00000000" w:rsidRDefault="00000000" w:rsidRPr="00000000" w14:paraId="000018F3">
      <w:pPr>
        <w:spacing w:line="240" w:lineRule="auto"/>
        <w:ind w:left="729" w:firstLine="0"/>
        <w:jc w:val="both"/>
        <w:rPr>
          <w:sz w:val="26"/>
          <w:szCs w:val="26"/>
        </w:rPr>
      </w:pPr>
      <w:r w:rsidDel="00000000" w:rsidR="00000000" w:rsidRPr="00000000">
        <w:rPr>
          <w:sz w:val="26"/>
          <w:szCs w:val="26"/>
          <w:rtl w:val="0"/>
        </w:rPr>
        <w:t xml:space="preserve">The Diplomat’s words restore 10% morale to all allies within 20 meters and reduce enemy morale by 5%, emphasizing their ability to mediate conflicts and inspire. </w:t>
      </w:r>
    </w:p>
    <w:p w:rsidR="00000000" w:rsidDel="00000000" w:rsidP="00000000" w:rsidRDefault="00000000" w:rsidRPr="00000000" w14:paraId="000018F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7">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8F8">
      <w:pPr>
        <w:spacing w:line="240" w:lineRule="auto"/>
        <w:ind w:left="729" w:firstLine="0"/>
        <w:jc w:val="both"/>
        <w:rPr>
          <w:sz w:val="26"/>
          <w:szCs w:val="26"/>
        </w:rPr>
      </w:pPr>
      <w:r w:rsidDel="00000000" w:rsidR="00000000" w:rsidRPr="00000000">
        <w:rPr>
          <w:sz w:val="26"/>
          <w:szCs w:val="26"/>
          <w:rtl w:val="0"/>
        </w:rPr>
        <w:t xml:space="preserve">**Formal Diplomatic Attire**: Light armor offering +10% resistance to social penalties (e.g., negative modifiers during negotiations).   </w:t>
      </w:r>
    </w:p>
    <w:p w:rsidR="00000000" w:rsidDel="00000000" w:rsidP="00000000" w:rsidRDefault="00000000" w:rsidRPr="00000000" w14:paraId="000018F9">
      <w:pPr>
        <w:spacing w:line="240" w:lineRule="auto"/>
        <w:ind w:left="729" w:firstLine="0"/>
        <w:jc w:val="both"/>
        <w:rPr>
          <w:sz w:val="26"/>
          <w:szCs w:val="26"/>
        </w:rPr>
      </w:pPr>
      <w:r w:rsidDel="00000000" w:rsidR="00000000" w:rsidRPr="00000000">
        <w:rPr>
          <w:sz w:val="26"/>
          <w:szCs w:val="26"/>
          <w:rtl w:val="0"/>
        </w:rPr>
        <w:t xml:space="preserve">**Psionic Influence Module**: A device granting +5% to Resonance rolls for subtle manipulations.   </w:t>
      </w:r>
    </w:p>
    <w:p w:rsidR="00000000" w:rsidDel="00000000" w:rsidP="00000000" w:rsidRDefault="00000000" w:rsidRPr="00000000" w14:paraId="000018FA">
      <w:pPr>
        <w:spacing w:line="240" w:lineRule="auto"/>
        <w:ind w:left="729" w:firstLine="0"/>
        <w:jc w:val="both"/>
        <w:rPr>
          <w:sz w:val="26"/>
          <w:szCs w:val="26"/>
        </w:rPr>
      </w:pPr>
      <w:r w:rsidDel="00000000" w:rsidR="00000000" w:rsidRPr="00000000">
        <w:rPr>
          <w:sz w:val="26"/>
          <w:szCs w:val="26"/>
          <w:rtl w:val="0"/>
        </w:rPr>
        <w:t xml:space="preserve">**Personal Holocommunicator**: Facilitates remote communication and grants a +5% bonus to Diplomacy rolls.   </w:t>
      </w:r>
    </w:p>
    <w:p w:rsidR="00000000" w:rsidDel="00000000" w:rsidP="00000000" w:rsidRDefault="00000000" w:rsidRPr="00000000" w14:paraId="000018FB">
      <w:pPr>
        <w:spacing w:line="240" w:lineRule="auto"/>
        <w:ind w:left="729" w:firstLine="0"/>
        <w:jc w:val="both"/>
        <w:rPr>
          <w:sz w:val="26"/>
          <w:szCs w:val="26"/>
        </w:rPr>
      </w:pPr>
      <w:r w:rsidDel="00000000" w:rsidR="00000000" w:rsidRPr="00000000">
        <w:rPr>
          <w:sz w:val="26"/>
          <w:szCs w:val="26"/>
          <w:rtl w:val="0"/>
        </w:rPr>
        <w:t xml:space="preserve">**Hidden Stunner**: A discreet weapon that incapacitates a target for one turn, with a single use per session.   </w:t>
      </w:r>
    </w:p>
    <w:p w:rsidR="00000000" w:rsidDel="00000000" w:rsidP="00000000" w:rsidRDefault="00000000" w:rsidRPr="00000000" w14:paraId="000018F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8FF">
      <w:pPr>
        <w:spacing w:line="240" w:lineRule="auto"/>
        <w:ind w:left="729" w:firstLine="0"/>
        <w:jc w:val="both"/>
        <w:rPr>
          <w:sz w:val="26"/>
          <w:szCs w:val="26"/>
        </w:rPr>
      </w:pPr>
      <w:r w:rsidDel="00000000" w:rsidR="00000000" w:rsidRPr="00000000">
        <w:rPr>
          <w:sz w:val="26"/>
          <w:szCs w:val="26"/>
          <w:rtl w:val="0"/>
        </w:rPr>
        <w:t xml:space="preserve">### **Diplomat Level Progression Table** </w:t>
      </w:r>
    </w:p>
    <w:p w:rsidR="00000000" w:rsidDel="00000000" w:rsidP="00000000" w:rsidRDefault="00000000" w:rsidRPr="00000000" w14:paraId="0000190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01">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902">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90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04">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90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06">
      <w:pPr>
        <w:spacing w:line="240" w:lineRule="auto"/>
        <w:ind w:left="729" w:firstLine="0"/>
        <w:jc w:val="both"/>
        <w:rPr>
          <w:sz w:val="26"/>
          <w:szCs w:val="26"/>
        </w:rPr>
      </w:pPr>
      <w:r w:rsidDel="00000000" w:rsidR="00000000" w:rsidRPr="00000000">
        <w:rPr>
          <w:sz w:val="26"/>
          <w:szCs w:val="26"/>
          <w:rtl w:val="0"/>
        </w:rPr>
        <w:t xml:space="preserve">| **1**     | —                          | 5 Core, 2 Player Choice   | "Voice of Reason" (Tier 3)                     | **Cultural Awareness**: Gain +5% to Insight rolls when interacting with NPCs of different factions.          | </w:t>
      </w:r>
    </w:p>
    <w:p w:rsidR="00000000" w:rsidDel="00000000" w:rsidP="00000000" w:rsidRDefault="00000000" w:rsidRPr="00000000" w14:paraId="00001907">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908">
      <w:pPr>
        <w:spacing w:line="240" w:lineRule="auto"/>
        <w:ind w:left="729" w:firstLine="0"/>
        <w:jc w:val="both"/>
        <w:rPr>
          <w:sz w:val="26"/>
          <w:szCs w:val="26"/>
        </w:rPr>
      </w:pPr>
      <w:r w:rsidDel="00000000" w:rsidR="00000000" w:rsidRPr="00000000">
        <w:rPr>
          <w:sz w:val="26"/>
          <w:szCs w:val="26"/>
          <w:rtl w:val="0"/>
        </w:rPr>
        <w:t xml:space="preserve">Power Enhancement (Tier 4 for "Voice of Reason") | **Calm the Storm**: Automatically reduce tensions during an NPC interaction once per session.                | </w:t>
      </w:r>
    </w:p>
    <w:p w:rsidR="00000000" w:rsidDel="00000000" w:rsidP="00000000" w:rsidRDefault="00000000" w:rsidRPr="00000000" w14:paraId="00001909">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90A">
      <w:pPr>
        <w:spacing w:line="240" w:lineRule="auto"/>
        <w:ind w:left="729" w:firstLine="0"/>
        <w:jc w:val="both"/>
        <w:rPr>
          <w:sz w:val="26"/>
          <w:szCs w:val="26"/>
        </w:rPr>
      </w:pPr>
      <w:r w:rsidDel="00000000" w:rsidR="00000000" w:rsidRPr="00000000">
        <w:rPr>
          <w:sz w:val="26"/>
          <w:szCs w:val="26"/>
          <w:rtl w:val="0"/>
        </w:rPr>
        <w:t xml:space="preserve">New Power: "Rhetorical Precision" (Tier 1) | **Rhetorical </w:t>
      </w:r>
    </w:p>
    <w:p w:rsidR="00000000" w:rsidDel="00000000" w:rsidP="00000000" w:rsidRDefault="00000000" w:rsidRPr="00000000" w14:paraId="0000190B">
      <w:pPr>
        <w:spacing w:line="240" w:lineRule="auto"/>
        <w:ind w:left="729" w:firstLine="0"/>
        <w:jc w:val="both"/>
        <w:rPr>
          <w:sz w:val="26"/>
          <w:szCs w:val="26"/>
        </w:rPr>
      </w:pPr>
      <w:r w:rsidDel="00000000" w:rsidR="00000000" w:rsidRPr="00000000">
        <w:rPr>
          <w:sz w:val="26"/>
          <w:szCs w:val="26"/>
          <w:rtl w:val="0"/>
        </w:rPr>
        <w:t xml:space="preserve">Precision**: Add +10% to any single Diplomacy roll.                        </w:t>
      </w:r>
    </w:p>
    <w:p w:rsidR="00000000" w:rsidDel="00000000" w:rsidP="00000000" w:rsidRDefault="00000000" w:rsidRPr="00000000" w14:paraId="0000190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0D">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90E">
      <w:pPr>
        <w:spacing w:line="240" w:lineRule="auto"/>
        <w:ind w:left="729" w:firstLine="0"/>
        <w:jc w:val="both"/>
        <w:rPr>
          <w:sz w:val="26"/>
          <w:szCs w:val="26"/>
        </w:rPr>
      </w:pPr>
      <w:r w:rsidDel="00000000" w:rsidR="00000000" w:rsidRPr="00000000">
        <w:rPr>
          <w:sz w:val="26"/>
          <w:szCs w:val="26"/>
          <w:rtl w:val="0"/>
        </w:rPr>
        <w:t xml:space="preserve">Power Enhancement (Tier 2 for "Rhetorical Precision") | **Negotiator’s Edge**: Allies gain +5% morale after every </w:t>
      </w:r>
    </w:p>
    <w:p w:rsidR="00000000" w:rsidDel="00000000" w:rsidP="00000000" w:rsidRDefault="00000000" w:rsidRPr="00000000" w14:paraId="0000190F">
      <w:pPr>
        <w:spacing w:line="240" w:lineRule="auto"/>
        <w:ind w:left="729" w:firstLine="0"/>
        <w:jc w:val="both"/>
        <w:rPr>
          <w:sz w:val="26"/>
          <w:szCs w:val="26"/>
        </w:rPr>
      </w:pPr>
      <w:r w:rsidDel="00000000" w:rsidR="00000000" w:rsidRPr="00000000">
        <w:rPr>
          <w:sz w:val="26"/>
          <w:szCs w:val="26"/>
          <w:rtl w:val="0"/>
        </w:rPr>
        <w:t xml:space="preserve">successful negotiation.                            | </w:t>
      </w:r>
    </w:p>
    <w:p w:rsidR="00000000" w:rsidDel="00000000" w:rsidP="00000000" w:rsidRDefault="00000000" w:rsidRPr="00000000" w14:paraId="00001910">
      <w:pPr>
        <w:spacing w:line="240" w:lineRule="auto"/>
        <w:ind w:left="729" w:firstLine="0"/>
        <w:jc w:val="both"/>
        <w:rPr>
          <w:sz w:val="26"/>
          <w:szCs w:val="26"/>
        </w:rPr>
      </w:pPr>
      <w:r w:rsidDel="00000000" w:rsidR="00000000" w:rsidRPr="00000000">
        <w:rPr>
          <w:sz w:val="26"/>
          <w:szCs w:val="26"/>
          <w:rtl w:val="0"/>
        </w:rPr>
        <w:t xml:space="preserve">| **5**     | Roll for 1 Attribute       | —                         | Gain </w:t>
      </w:r>
    </w:p>
    <w:p w:rsidR="00000000" w:rsidDel="00000000" w:rsidP="00000000" w:rsidRDefault="00000000" w:rsidRPr="00000000" w14:paraId="00001911">
      <w:pPr>
        <w:spacing w:line="240" w:lineRule="auto"/>
        <w:ind w:left="729" w:firstLine="0"/>
        <w:jc w:val="both"/>
        <w:rPr>
          <w:sz w:val="26"/>
          <w:szCs w:val="26"/>
        </w:rPr>
      </w:pPr>
      <w:r w:rsidDel="00000000" w:rsidR="00000000" w:rsidRPr="00000000">
        <w:rPr>
          <w:sz w:val="26"/>
          <w:szCs w:val="26"/>
          <w:rtl w:val="0"/>
        </w:rPr>
        <w:t xml:space="preserve">New Power: "Charismatic Aura" (Tier 1)     | **Charismatic Aura**: All allies within 10 meters gain +5% to social rolls.            </w:t>
      </w:r>
    </w:p>
    <w:p w:rsidR="00000000" w:rsidDel="00000000" w:rsidP="00000000" w:rsidRDefault="00000000" w:rsidRPr="00000000" w14:paraId="0000191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13">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914">
      <w:pPr>
        <w:spacing w:line="240" w:lineRule="auto"/>
        <w:ind w:left="729" w:firstLine="0"/>
        <w:jc w:val="both"/>
        <w:rPr>
          <w:sz w:val="26"/>
          <w:szCs w:val="26"/>
        </w:rPr>
      </w:pPr>
      <w:r w:rsidDel="00000000" w:rsidR="00000000" w:rsidRPr="00000000">
        <w:rPr>
          <w:sz w:val="26"/>
          <w:szCs w:val="26"/>
          <w:rtl w:val="0"/>
        </w:rPr>
        <w:t xml:space="preserve">Power Enhancement (Tier 3 for "Charismatic Aura") | **Subtle Influence**: Gain +5% to Resonance rolls for psionic </w:t>
      </w:r>
    </w:p>
    <w:p w:rsidR="00000000" w:rsidDel="00000000" w:rsidP="00000000" w:rsidRDefault="00000000" w:rsidRPr="00000000" w14:paraId="00001915">
      <w:pPr>
        <w:spacing w:line="240" w:lineRule="auto"/>
        <w:ind w:left="729" w:firstLine="0"/>
        <w:jc w:val="both"/>
        <w:rPr>
          <w:sz w:val="26"/>
          <w:szCs w:val="26"/>
        </w:rPr>
      </w:pPr>
      <w:r w:rsidDel="00000000" w:rsidR="00000000" w:rsidRPr="00000000">
        <w:rPr>
          <w:sz w:val="26"/>
          <w:szCs w:val="26"/>
          <w:rtl w:val="0"/>
        </w:rPr>
        <w:t xml:space="preserve">negotiations.                                  | </w:t>
      </w:r>
    </w:p>
    <w:p w:rsidR="00000000" w:rsidDel="00000000" w:rsidP="00000000" w:rsidRDefault="00000000" w:rsidRPr="00000000" w14:paraId="00001916">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917">
      <w:pPr>
        <w:spacing w:line="240" w:lineRule="auto"/>
        <w:ind w:left="729" w:firstLine="0"/>
        <w:jc w:val="both"/>
        <w:rPr>
          <w:sz w:val="26"/>
          <w:szCs w:val="26"/>
        </w:rPr>
      </w:pPr>
      <w:r w:rsidDel="00000000" w:rsidR="00000000" w:rsidRPr="00000000">
        <w:rPr>
          <w:sz w:val="26"/>
          <w:szCs w:val="26"/>
          <w:rtl w:val="0"/>
        </w:rPr>
        <w:t xml:space="preserve">New Power: "Unified Purpose" (Tier 1)      | **Unified Purpose**: </w:t>
      </w:r>
    </w:p>
    <w:p w:rsidR="00000000" w:rsidDel="00000000" w:rsidP="00000000" w:rsidRDefault="00000000" w:rsidRPr="00000000" w14:paraId="00001918">
      <w:pPr>
        <w:spacing w:line="240" w:lineRule="auto"/>
        <w:ind w:left="729" w:firstLine="0"/>
        <w:jc w:val="both"/>
        <w:rPr>
          <w:sz w:val="26"/>
          <w:szCs w:val="26"/>
        </w:rPr>
      </w:pPr>
      <w:r w:rsidDel="00000000" w:rsidR="00000000" w:rsidRPr="00000000">
        <w:rPr>
          <w:sz w:val="26"/>
          <w:szCs w:val="26"/>
          <w:rtl w:val="0"/>
        </w:rPr>
        <w:t xml:space="preserve">Restore 5% morale to all allies and prevent morale penalties for </w:t>
      </w:r>
    </w:p>
    <w:p w:rsidR="00000000" w:rsidDel="00000000" w:rsidP="00000000" w:rsidRDefault="00000000" w:rsidRPr="00000000" w14:paraId="00001919">
      <w:pPr>
        <w:spacing w:line="240" w:lineRule="auto"/>
        <w:ind w:left="729" w:firstLine="0"/>
        <w:jc w:val="both"/>
        <w:rPr>
          <w:sz w:val="26"/>
          <w:szCs w:val="26"/>
        </w:rPr>
      </w:pPr>
      <w:r w:rsidDel="00000000" w:rsidR="00000000" w:rsidRPr="00000000">
        <w:rPr>
          <w:sz w:val="26"/>
          <w:szCs w:val="26"/>
          <w:rtl w:val="0"/>
        </w:rPr>
        <w:t xml:space="preserve">2 rounds.              | </w:t>
      </w:r>
    </w:p>
    <w:p w:rsidR="00000000" w:rsidDel="00000000" w:rsidP="00000000" w:rsidRDefault="00000000" w:rsidRPr="00000000" w14:paraId="0000191A">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91B">
      <w:pPr>
        <w:spacing w:line="240" w:lineRule="auto"/>
        <w:ind w:left="729" w:firstLine="0"/>
        <w:jc w:val="both"/>
        <w:rPr>
          <w:sz w:val="26"/>
          <w:szCs w:val="26"/>
        </w:rPr>
      </w:pPr>
      <w:r w:rsidDel="00000000" w:rsidR="00000000" w:rsidRPr="00000000">
        <w:rPr>
          <w:sz w:val="26"/>
          <w:szCs w:val="26"/>
          <w:rtl w:val="0"/>
        </w:rPr>
        <w:t xml:space="preserve">Power Enhancement (Tier 2 for "Unified Purpose") | **Mediation Mastery**: Once per session, resolve a negotiation without </w:t>
      </w:r>
    </w:p>
    <w:p w:rsidR="00000000" w:rsidDel="00000000" w:rsidP="00000000" w:rsidRDefault="00000000" w:rsidRPr="00000000" w14:paraId="0000191C">
      <w:pPr>
        <w:spacing w:line="240" w:lineRule="auto"/>
        <w:ind w:left="729" w:firstLine="0"/>
        <w:jc w:val="both"/>
        <w:rPr>
          <w:sz w:val="26"/>
          <w:szCs w:val="26"/>
        </w:rPr>
      </w:pPr>
      <w:r w:rsidDel="00000000" w:rsidR="00000000" w:rsidRPr="00000000">
        <w:rPr>
          <w:sz w:val="26"/>
          <w:szCs w:val="26"/>
          <w:rtl w:val="0"/>
        </w:rPr>
        <w:t xml:space="preserve">requiring a roll.                     | </w:t>
      </w:r>
    </w:p>
    <w:p w:rsidR="00000000" w:rsidDel="00000000" w:rsidP="00000000" w:rsidRDefault="00000000" w:rsidRPr="00000000" w14:paraId="0000191D">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91E">
      <w:pPr>
        <w:spacing w:line="240" w:lineRule="auto"/>
        <w:ind w:left="729" w:firstLine="0"/>
        <w:jc w:val="both"/>
        <w:rPr>
          <w:sz w:val="26"/>
          <w:szCs w:val="26"/>
        </w:rPr>
      </w:pPr>
      <w:r w:rsidDel="00000000" w:rsidR="00000000" w:rsidRPr="00000000">
        <w:rPr>
          <w:sz w:val="26"/>
          <w:szCs w:val="26"/>
          <w:rtl w:val="0"/>
        </w:rPr>
        <w:t xml:space="preserve">New Power: "Disarming Presence" (Tier 1)   | **Disarming Presence**: Prevent an enemy from attacking for 1 turn through </w:t>
      </w:r>
    </w:p>
    <w:p w:rsidR="00000000" w:rsidDel="00000000" w:rsidP="00000000" w:rsidRDefault="00000000" w:rsidRPr="00000000" w14:paraId="0000191F">
      <w:pPr>
        <w:spacing w:line="240" w:lineRule="auto"/>
        <w:ind w:left="729" w:firstLine="0"/>
        <w:jc w:val="both"/>
        <w:rPr>
          <w:sz w:val="26"/>
          <w:szCs w:val="26"/>
        </w:rPr>
      </w:pPr>
      <w:r w:rsidDel="00000000" w:rsidR="00000000" w:rsidRPr="00000000">
        <w:rPr>
          <w:sz w:val="26"/>
          <w:szCs w:val="26"/>
          <w:rtl w:val="0"/>
        </w:rPr>
        <w:t xml:space="preserve">sheer charisma.                   | </w:t>
      </w:r>
    </w:p>
    <w:p w:rsidR="00000000" w:rsidDel="00000000" w:rsidP="00000000" w:rsidRDefault="00000000" w:rsidRPr="00000000" w14:paraId="00001920">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921">
      <w:pPr>
        <w:spacing w:line="240" w:lineRule="auto"/>
        <w:ind w:left="729" w:firstLine="0"/>
        <w:jc w:val="both"/>
        <w:rPr>
          <w:sz w:val="26"/>
          <w:szCs w:val="26"/>
        </w:rPr>
      </w:pPr>
      <w:r w:rsidDel="00000000" w:rsidR="00000000" w:rsidRPr="00000000">
        <w:rPr>
          <w:sz w:val="26"/>
          <w:szCs w:val="26"/>
          <w:rtl w:val="0"/>
        </w:rPr>
        <w:t xml:space="preserve">Power Enhancement (Tier 3 for "Disarming Presence") | **Diplomatic Immunity**: Reduce penalties when negotiating </w:t>
      </w:r>
    </w:p>
    <w:p w:rsidR="00000000" w:rsidDel="00000000" w:rsidP="00000000" w:rsidRDefault="00000000" w:rsidRPr="00000000" w14:paraId="00001922">
      <w:pPr>
        <w:spacing w:line="240" w:lineRule="auto"/>
        <w:ind w:left="729" w:firstLine="0"/>
        <w:jc w:val="both"/>
        <w:rPr>
          <w:sz w:val="26"/>
          <w:szCs w:val="26"/>
        </w:rPr>
      </w:pPr>
      <w:r w:rsidDel="00000000" w:rsidR="00000000" w:rsidRPr="00000000">
        <w:rPr>
          <w:sz w:val="26"/>
          <w:szCs w:val="26"/>
          <w:rtl w:val="0"/>
        </w:rPr>
        <w:t xml:space="preserve">with hostile factions.                            | </w:t>
      </w:r>
    </w:p>
    <w:p w:rsidR="00000000" w:rsidDel="00000000" w:rsidP="00000000" w:rsidRDefault="00000000" w:rsidRPr="00000000" w14:paraId="00001923">
      <w:pPr>
        <w:spacing w:line="240" w:lineRule="auto"/>
        <w:ind w:left="729" w:firstLine="0"/>
        <w:jc w:val="both"/>
        <w:rPr>
          <w:sz w:val="26"/>
          <w:szCs w:val="26"/>
        </w:rPr>
      </w:pPr>
      <w:r w:rsidDel="00000000" w:rsidR="00000000" w:rsidRPr="00000000">
        <w:rPr>
          <w:sz w:val="26"/>
          <w:szCs w:val="26"/>
          <w:rtl w:val="0"/>
        </w:rPr>
        <w:t xml:space="preserve">| **11**    | Roll for 1 Attribute       | —                         | Gain New Power: "Resolve Crisis" (Tier 1)       | **Resolve Crisis**: </w:t>
      </w:r>
    </w:p>
    <w:p w:rsidR="00000000" w:rsidDel="00000000" w:rsidP="00000000" w:rsidRDefault="00000000" w:rsidRPr="00000000" w14:paraId="00001924">
      <w:pPr>
        <w:spacing w:line="240" w:lineRule="auto"/>
        <w:ind w:left="729" w:firstLine="0"/>
        <w:jc w:val="both"/>
        <w:rPr>
          <w:sz w:val="26"/>
          <w:szCs w:val="26"/>
        </w:rPr>
      </w:pPr>
      <w:r w:rsidDel="00000000" w:rsidR="00000000" w:rsidRPr="00000000">
        <w:rPr>
          <w:sz w:val="26"/>
          <w:szCs w:val="26"/>
          <w:rtl w:val="0"/>
        </w:rPr>
        <w:t xml:space="preserve">Immediately end a non-combat encounter in your faction’s favor.        </w:t>
      </w:r>
    </w:p>
    <w:p w:rsidR="00000000" w:rsidDel="00000000" w:rsidP="00000000" w:rsidRDefault="00000000" w:rsidRPr="00000000" w14:paraId="0000192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26">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927">
      <w:pPr>
        <w:spacing w:line="240" w:lineRule="auto"/>
        <w:ind w:left="729" w:firstLine="0"/>
        <w:jc w:val="both"/>
        <w:rPr>
          <w:sz w:val="26"/>
          <w:szCs w:val="26"/>
        </w:rPr>
      </w:pPr>
      <w:r w:rsidDel="00000000" w:rsidR="00000000" w:rsidRPr="00000000">
        <w:rPr>
          <w:sz w:val="26"/>
          <w:szCs w:val="26"/>
          <w:rtl w:val="0"/>
        </w:rPr>
        <w:t xml:space="preserve">Power Enhancement (Tier 2 for "Resolve Crisis") | **Master of Influence**: Gain +10% to Diplomacy and Insight rolls </w:t>
      </w:r>
    </w:p>
    <w:p w:rsidR="00000000" w:rsidDel="00000000" w:rsidP="00000000" w:rsidRDefault="00000000" w:rsidRPr="00000000" w14:paraId="00001928">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929">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92A">
      <w:pPr>
        <w:spacing w:line="240" w:lineRule="auto"/>
        <w:ind w:left="729" w:firstLine="0"/>
        <w:jc w:val="both"/>
        <w:rPr>
          <w:sz w:val="26"/>
          <w:szCs w:val="26"/>
        </w:rPr>
      </w:pPr>
      <w:r w:rsidDel="00000000" w:rsidR="00000000" w:rsidRPr="00000000">
        <w:rPr>
          <w:sz w:val="26"/>
          <w:szCs w:val="26"/>
          <w:rtl w:val="0"/>
        </w:rPr>
        <w:t xml:space="preserve">New Power: "Supreme Advocate" (Tier 1)     | **Supreme Advocate**: Persuade an NPC to change their stance once per session, regardless of initial disposition. | </w:t>
      </w:r>
    </w:p>
    <w:p w:rsidR="00000000" w:rsidDel="00000000" w:rsidP="00000000" w:rsidRDefault="00000000" w:rsidRPr="00000000" w14:paraId="0000192B">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92C">
      <w:pPr>
        <w:spacing w:line="240" w:lineRule="auto"/>
        <w:ind w:left="729" w:firstLine="0"/>
        <w:jc w:val="both"/>
        <w:rPr>
          <w:sz w:val="26"/>
          <w:szCs w:val="26"/>
        </w:rPr>
      </w:pPr>
      <w:r w:rsidDel="00000000" w:rsidR="00000000" w:rsidRPr="00000000">
        <w:rPr>
          <w:sz w:val="26"/>
          <w:szCs w:val="26"/>
          <w:rtl w:val="0"/>
        </w:rPr>
        <w:t xml:space="preserve">Power Enhancement (Tier 3 for "Supreme Advocate") | **Legendary Negotiator**: Automatically succeed in all social </w:t>
      </w:r>
    </w:p>
    <w:p w:rsidR="00000000" w:rsidDel="00000000" w:rsidP="00000000" w:rsidRDefault="00000000" w:rsidRPr="00000000" w14:paraId="0000192D">
      <w:pPr>
        <w:spacing w:line="240" w:lineRule="auto"/>
        <w:ind w:left="729" w:firstLine="0"/>
        <w:jc w:val="both"/>
        <w:rPr>
          <w:sz w:val="26"/>
          <w:szCs w:val="26"/>
        </w:rPr>
      </w:pPr>
      <w:r w:rsidDel="00000000" w:rsidR="00000000" w:rsidRPr="00000000">
        <w:rPr>
          <w:sz w:val="26"/>
          <w:szCs w:val="26"/>
          <w:rtl w:val="0"/>
        </w:rPr>
        <w:t xml:space="preserve">rolls for one session.                         | </w:t>
      </w:r>
    </w:p>
    <w:p w:rsidR="00000000" w:rsidDel="00000000" w:rsidP="00000000" w:rsidRDefault="00000000" w:rsidRPr="00000000" w14:paraId="0000192E">
      <w:pPr>
        <w:spacing w:line="240" w:lineRule="auto"/>
        <w:ind w:left="729" w:firstLine="0"/>
        <w:jc w:val="both"/>
        <w:rPr>
          <w:sz w:val="26"/>
          <w:szCs w:val="26"/>
        </w:rPr>
      </w:pPr>
      <w:r w:rsidDel="00000000" w:rsidR="00000000" w:rsidRPr="00000000">
        <w:rPr>
          <w:sz w:val="26"/>
          <w:szCs w:val="26"/>
          <w:rtl w:val="0"/>
        </w:rPr>
        <w:t xml:space="preserve">| **15**    | Roll for 1 Attribute       | —                         | Power Enhancement (Tier 4 for "Supreme Advocate") | **Voice of Unity**: Once per session, unify all allies, granting +10% to all rolls for 3 rounds.             | </w:t>
      </w:r>
    </w:p>
    <w:p w:rsidR="00000000" w:rsidDel="00000000" w:rsidP="00000000" w:rsidRDefault="00000000" w:rsidRPr="00000000" w14:paraId="0000192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2">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9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4">
      <w:pPr>
        <w:spacing w:line="240" w:lineRule="auto"/>
        <w:ind w:left="729" w:firstLine="0"/>
        <w:jc w:val="both"/>
        <w:rPr>
          <w:sz w:val="26"/>
          <w:szCs w:val="26"/>
        </w:rPr>
      </w:pPr>
      <w:r w:rsidDel="00000000" w:rsidR="00000000" w:rsidRPr="00000000">
        <w:rPr>
          <w:sz w:val="26"/>
          <w:szCs w:val="26"/>
          <w:rtl w:val="0"/>
        </w:rPr>
        <w:t xml:space="preserve">**Social and Morale Synergy**: Powers like "Voice of Reason" and "Unified Purpose" enhance morale mechanics and align with the Diplomat’s social focus.   </w:t>
      </w:r>
    </w:p>
    <w:p w:rsidR="00000000" w:rsidDel="00000000" w:rsidP="00000000" w:rsidRDefault="00000000" w:rsidRPr="00000000" w14:paraId="00001935">
      <w:pPr>
        <w:spacing w:line="240" w:lineRule="auto"/>
        <w:ind w:left="729" w:firstLine="0"/>
        <w:jc w:val="both"/>
        <w:rPr>
          <w:sz w:val="26"/>
          <w:szCs w:val="26"/>
        </w:rPr>
      </w:pPr>
      <w:r w:rsidDel="00000000" w:rsidR="00000000" w:rsidRPr="00000000">
        <w:rPr>
          <w:sz w:val="26"/>
          <w:szCs w:val="26"/>
          <w:rtl w:val="0"/>
        </w:rPr>
        <w:t xml:space="preserve">**Psionic Negotiation**: Resonance proficiency and psionic tools allow the Diplomat to influence outcomes subtly in high-stakes situations.   </w:t>
      </w:r>
    </w:p>
    <w:p w:rsidR="00000000" w:rsidDel="00000000" w:rsidP="00000000" w:rsidRDefault="00000000" w:rsidRPr="00000000" w14:paraId="00001936">
      <w:pPr>
        <w:spacing w:line="240" w:lineRule="auto"/>
        <w:ind w:left="729" w:firstLine="0"/>
        <w:jc w:val="both"/>
        <w:rPr>
          <w:sz w:val="26"/>
          <w:szCs w:val="26"/>
        </w:rPr>
      </w:pPr>
      <w:r w:rsidDel="00000000" w:rsidR="00000000" w:rsidRPr="00000000">
        <w:rPr>
          <w:sz w:val="26"/>
          <w:szCs w:val="26"/>
          <w:rtl w:val="0"/>
        </w:rPr>
        <w:t xml:space="preserve">**Conflict Avoidance**: Abilities like "Resolve Crisis" provide unique non-combat solutions, giving players creative control over encounters.   </w:t>
      </w:r>
    </w:p>
    <w:p w:rsidR="00000000" w:rsidDel="00000000" w:rsidP="00000000" w:rsidRDefault="00000000" w:rsidRPr="00000000" w14:paraId="0000193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A">
      <w:pPr>
        <w:spacing w:line="240" w:lineRule="auto"/>
        <w:ind w:left="729" w:firstLine="0"/>
        <w:jc w:val="both"/>
        <w:rPr>
          <w:sz w:val="26"/>
          <w:szCs w:val="26"/>
        </w:rPr>
      </w:pPr>
      <w:r w:rsidDel="00000000" w:rsidR="00000000" w:rsidRPr="00000000">
        <w:rPr>
          <w:sz w:val="26"/>
          <w:szCs w:val="26"/>
          <w:rtl w:val="0"/>
        </w:rPr>
        <w:t xml:space="preserve">### **15. Duelist (House Champion)** *(Continued)* </w:t>
      </w:r>
    </w:p>
    <w:p w:rsidR="00000000" w:rsidDel="00000000" w:rsidP="00000000" w:rsidRDefault="00000000" w:rsidRPr="00000000" w14:paraId="0000193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3E">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93F">
      <w:pPr>
        <w:spacing w:line="240" w:lineRule="auto"/>
        <w:ind w:left="729" w:firstLine="0"/>
        <w:jc w:val="both"/>
        <w:rPr>
          <w:sz w:val="26"/>
          <w:szCs w:val="26"/>
        </w:rPr>
      </w:pPr>
      <w:r w:rsidDel="00000000" w:rsidR="00000000" w:rsidRPr="00000000">
        <w:rPr>
          <w:sz w:val="26"/>
          <w:szCs w:val="26"/>
          <w:rtl w:val="0"/>
        </w:rPr>
        <w:t xml:space="preserve">**"Flawless Strike"**   </w:t>
      </w:r>
    </w:p>
    <w:p w:rsidR="00000000" w:rsidDel="00000000" w:rsidP="00000000" w:rsidRDefault="00000000" w:rsidRPr="00000000" w14:paraId="00001940">
      <w:pPr>
        <w:spacing w:line="240" w:lineRule="auto"/>
        <w:ind w:left="729" w:firstLine="0"/>
        <w:jc w:val="both"/>
        <w:rPr>
          <w:sz w:val="26"/>
          <w:szCs w:val="26"/>
        </w:rPr>
      </w:pPr>
      <w:r w:rsidDel="00000000" w:rsidR="00000000" w:rsidRPr="00000000">
        <w:rPr>
          <w:sz w:val="26"/>
          <w:szCs w:val="26"/>
          <w:rtl w:val="0"/>
        </w:rPr>
        <w:t xml:space="preserve">The Duelist executes a devastatingly precise attack on a single target, dealing double damage and bypassing 20% of the target’s armor. This ability exemplifies the Duelist’s focus on precision and lethality. </w:t>
      </w:r>
    </w:p>
    <w:p w:rsidR="00000000" w:rsidDel="00000000" w:rsidP="00000000" w:rsidRDefault="00000000" w:rsidRPr="00000000" w14:paraId="0000194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42">
      <w:pPr>
        <w:spacing w:line="240" w:lineRule="auto"/>
        <w:ind w:left="729" w:firstLine="0"/>
        <w:jc w:val="both"/>
        <w:rPr>
          <w:sz w:val="26"/>
          <w:szCs w:val="26"/>
        </w:rPr>
      </w:pPr>
      <w:r w:rsidDel="00000000" w:rsidR="00000000" w:rsidRPr="00000000">
        <w:rPr>
          <w:sz w:val="26"/>
          <w:szCs w:val="26"/>
          <w:rtl w:val="0"/>
        </w:rPr>
        <w:t xml:space="preserve">**Starting Tier**: Based on Katra’s modifier die.   </w:t>
      </w:r>
    </w:p>
    <w:p w:rsidR="00000000" w:rsidDel="00000000" w:rsidP="00000000" w:rsidRDefault="00000000" w:rsidRPr="00000000" w14:paraId="00001943">
      <w:pPr>
        <w:spacing w:line="240" w:lineRule="auto"/>
        <w:ind w:left="729" w:firstLine="0"/>
        <w:jc w:val="both"/>
        <w:rPr>
          <w:sz w:val="26"/>
          <w:szCs w:val="26"/>
        </w:rPr>
      </w:pPr>
      <w:sdt>
        <w:sdtPr>
          <w:id w:val="572074828"/>
          <w:tag w:val="goog_rdk_69"/>
        </w:sdtPr>
        <w:sdtContent>
          <w:r w:rsidDel="00000000" w:rsidR="00000000" w:rsidRPr="00000000">
            <w:rPr>
              <w:rFonts w:ascii="Nova Mono" w:cs="Nova Mono" w:eastAsia="Nova Mono" w:hAnsi="Nova Mono"/>
              <w:sz w:val="26"/>
              <w:szCs w:val="26"/>
              <w:rtl w:val="0"/>
            </w:rPr>
            <w:t xml:space="preserve">Example: Katra = 70 → Modifier Die = d10 → Tier 2. </w:t>
          </w:r>
        </w:sdtContent>
      </w:sdt>
    </w:p>
    <w:p w:rsidR="00000000" w:rsidDel="00000000" w:rsidP="00000000" w:rsidRDefault="00000000" w:rsidRPr="00000000" w14:paraId="000019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45">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946">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94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48">
      <w:pPr>
        <w:spacing w:line="240" w:lineRule="auto"/>
        <w:ind w:left="729" w:firstLine="0"/>
        <w:jc w:val="both"/>
        <w:rPr>
          <w:sz w:val="26"/>
          <w:szCs w:val="26"/>
        </w:rPr>
      </w:pPr>
      <w:r w:rsidDel="00000000" w:rsidR="00000000" w:rsidRPr="00000000">
        <w:rPr>
          <w:sz w:val="26"/>
          <w:szCs w:val="26"/>
          <w:rtl w:val="0"/>
        </w:rPr>
        <w:t xml:space="preserve">| **1**    | Deal double damage and bypass 10% of the target’s armor.                  | </w:t>
      </w:r>
    </w:p>
    <w:p w:rsidR="00000000" w:rsidDel="00000000" w:rsidP="00000000" w:rsidRDefault="00000000" w:rsidRPr="00000000" w14:paraId="00001949">
      <w:pPr>
        <w:spacing w:line="240" w:lineRule="auto"/>
        <w:ind w:left="729" w:firstLine="0"/>
        <w:jc w:val="both"/>
        <w:rPr>
          <w:sz w:val="26"/>
          <w:szCs w:val="26"/>
        </w:rPr>
      </w:pPr>
      <w:r w:rsidDel="00000000" w:rsidR="00000000" w:rsidRPr="00000000">
        <w:rPr>
          <w:sz w:val="26"/>
          <w:szCs w:val="26"/>
          <w:rtl w:val="0"/>
        </w:rPr>
        <w:t xml:space="preserve">| **2**    | Increase armor bypass to 20%.                                          </w:t>
      </w:r>
    </w:p>
    <w:p w:rsidR="00000000" w:rsidDel="00000000" w:rsidP="00000000" w:rsidRDefault="00000000" w:rsidRPr="00000000" w14:paraId="0000194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4B">
      <w:pPr>
        <w:spacing w:line="240" w:lineRule="auto"/>
        <w:ind w:left="729" w:firstLine="0"/>
        <w:jc w:val="both"/>
        <w:rPr>
          <w:sz w:val="26"/>
          <w:szCs w:val="26"/>
        </w:rPr>
      </w:pPr>
      <w:r w:rsidDel="00000000" w:rsidR="00000000" w:rsidRPr="00000000">
        <w:rPr>
          <w:sz w:val="26"/>
          <w:szCs w:val="26"/>
          <w:rtl w:val="0"/>
        </w:rPr>
        <w:t xml:space="preserve">| **3**    | Critical hits cause bleeding, dealing 5% HP damage per turn for 3 rounds. | </w:t>
      </w:r>
    </w:p>
    <w:p w:rsidR="00000000" w:rsidDel="00000000" w:rsidP="00000000" w:rsidRDefault="00000000" w:rsidRPr="00000000" w14:paraId="0000194C">
      <w:pPr>
        <w:spacing w:line="240" w:lineRule="auto"/>
        <w:ind w:left="729" w:firstLine="0"/>
        <w:jc w:val="both"/>
        <w:rPr>
          <w:sz w:val="26"/>
          <w:szCs w:val="26"/>
        </w:rPr>
      </w:pPr>
      <w:r w:rsidDel="00000000" w:rsidR="00000000" w:rsidRPr="00000000">
        <w:rPr>
          <w:sz w:val="26"/>
          <w:szCs w:val="26"/>
          <w:rtl w:val="0"/>
        </w:rPr>
        <w:t xml:space="preserve">| **4**    | Add +5% to attack rolls when targeting marked </w:t>
      </w:r>
    </w:p>
    <w:p w:rsidR="00000000" w:rsidDel="00000000" w:rsidP="00000000" w:rsidRDefault="00000000" w:rsidRPr="00000000" w14:paraId="0000194D">
      <w:pPr>
        <w:spacing w:line="240" w:lineRule="auto"/>
        <w:ind w:left="729" w:firstLine="0"/>
        <w:jc w:val="both"/>
        <w:rPr>
          <w:sz w:val="26"/>
          <w:szCs w:val="26"/>
        </w:rPr>
      </w:pPr>
      <w:r w:rsidDel="00000000" w:rsidR="00000000" w:rsidRPr="00000000">
        <w:rPr>
          <w:sz w:val="26"/>
          <w:szCs w:val="26"/>
          <w:rtl w:val="0"/>
        </w:rPr>
        <w:t xml:space="preserve">opponents.                  | </w:t>
      </w:r>
    </w:p>
    <w:p w:rsidR="00000000" w:rsidDel="00000000" w:rsidP="00000000" w:rsidRDefault="00000000" w:rsidRPr="00000000" w14:paraId="0000194E">
      <w:pPr>
        <w:spacing w:line="240" w:lineRule="auto"/>
        <w:ind w:left="729" w:firstLine="0"/>
        <w:jc w:val="both"/>
        <w:rPr>
          <w:sz w:val="26"/>
          <w:szCs w:val="26"/>
        </w:rPr>
      </w:pPr>
      <w:r w:rsidDel="00000000" w:rsidR="00000000" w:rsidRPr="00000000">
        <w:rPr>
          <w:sz w:val="26"/>
          <w:szCs w:val="26"/>
          <w:rtl w:val="0"/>
        </w:rPr>
        <w:t xml:space="preserve">| **5**    | The strike automatically causes critical damage.               </w:t>
      </w:r>
    </w:p>
    <w:p w:rsidR="00000000" w:rsidDel="00000000" w:rsidP="00000000" w:rsidRDefault="00000000" w:rsidRPr="00000000" w14:paraId="000019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3">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954">
      <w:pPr>
        <w:spacing w:line="240" w:lineRule="auto"/>
        <w:ind w:left="729" w:firstLine="0"/>
        <w:jc w:val="both"/>
        <w:rPr>
          <w:sz w:val="26"/>
          <w:szCs w:val="26"/>
        </w:rPr>
      </w:pPr>
      <w:r w:rsidDel="00000000" w:rsidR="00000000" w:rsidRPr="00000000">
        <w:rPr>
          <w:sz w:val="26"/>
          <w:szCs w:val="26"/>
          <w:rtl w:val="0"/>
        </w:rPr>
        <w:t xml:space="preserve">**Ceremonial Combat Attire**: Light armor granting +10% evasion and +5% to Intimidation rolls.   </w:t>
      </w:r>
    </w:p>
    <w:p w:rsidR="00000000" w:rsidDel="00000000" w:rsidP="00000000" w:rsidRDefault="00000000" w:rsidRPr="00000000" w14:paraId="00001955">
      <w:pPr>
        <w:spacing w:line="240" w:lineRule="auto"/>
        <w:ind w:left="729" w:firstLine="0"/>
        <w:jc w:val="both"/>
        <w:rPr>
          <w:sz w:val="26"/>
          <w:szCs w:val="26"/>
        </w:rPr>
      </w:pPr>
      <w:r w:rsidDel="00000000" w:rsidR="00000000" w:rsidRPr="00000000">
        <w:rPr>
          <w:sz w:val="26"/>
          <w:szCs w:val="26"/>
          <w:rtl w:val="0"/>
        </w:rPr>
        <w:t xml:space="preserve">**Signature Weapon**: A mastercrafted blade (e.g., rapier, energy sword) that grants +5% to attack rolls.   </w:t>
      </w:r>
    </w:p>
    <w:p w:rsidR="00000000" w:rsidDel="00000000" w:rsidP="00000000" w:rsidRDefault="00000000" w:rsidRPr="00000000" w14:paraId="00001956">
      <w:pPr>
        <w:spacing w:line="240" w:lineRule="auto"/>
        <w:ind w:left="729" w:firstLine="0"/>
        <w:jc w:val="both"/>
        <w:rPr>
          <w:sz w:val="26"/>
          <w:szCs w:val="26"/>
        </w:rPr>
      </w:pPr>
      <w:r w:rsidDel="00000000" w:rsidR="00000000" w:rsidRPr="00000000">
        <w:rPr>
          <w:sz w:val="26"/>
          <w:szCs w:val="26"/>
          <w:rtl w:val="0"/>
        </w:rPr>
        <w:t xml:space="preserve">**House Emblem**: A token of their noble lineage, granting +5% to Diplomacy rolls.   </w:t>
      </w:r>
    </w:p>
    <w:p w:rsidR="00000000" w:rsidDel="00000000" w:rsidP="00000000" w:rsidRDefault="00000000" w:rsidRPr="00000000" w14:paraId="00001957">
      <w:pPr>
        <w:spacing w:line="240" w:lineRule="auto"/>
        <w:ind w:left="729" w:firstLine="0"/>
        <w:jc w:val="both"/>
        <w:rPr>
          <w:sz w:val="26"/>
          <w:szCs w:val="26"/>
        </w:rPr>
      </w:pPr>
      <w:r w:rsidDel="00000000" w:rsidR="00000000" w:rsidRPr="00000000">
        <w:rPr>
          <w:sz w:val="26"/>
          <w:szCs w:val="26"/>
          <w:rtl w:val="0"/>
        </w:rPr>
        <w:t xml:space="preserve">**Energy Shield Bracer**: A defensive tool that adds +10% to Defensive Threshold for 1 turn when activated (single use per session).   </w:t>
      </w:r>
    </w:p>
    <w:p w:rsidR="00000000" w:rsidDel="00000000" w:rsidP="00000000" w:rsidRDefault="00000000" w:rsidRPr="00000000" w14:paraId="0000195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B">
      <w:pPr>
        <w:spacing w:line="240" w:lineRule="auto"/>
        <w:ind w:left="729" w:firstLine="0"/>
        <w:jc w:val="both"/>
        <w:rPr>
          <w:sz w:val="26"/>
          <w:szCs w:val="26"/>
        </w:rPr>
      </w:pPr>
      <w:r w:rsidDel="00000000" w:rsidR="00000000" w:rsidRPr="00000000">
        <w:rPr>
          <w:sz w:val="26"/>
          <w:szCs w:val="26"/>
          <w:rtl w:val="0"/>
        </w:rPr>
        <w:t xml:space="preserve">### **Duelist Level Progression Table** </w:t>
      </w:r>
    </w:p>
    <w:p w:rsidR="00000000" w:rsidDel="00000000" w:rsidP="00000000" w:rsidRDefault="00000000" w:rsidRPr="00000000" w14:paraId="0000195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5D">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95E">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95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60">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96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62">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963">
      <w:pPr>
        <w:spacing w:line="240" w:lineRule="auto"/>
        <w:ind w:left="729" w:firstLine="0"/>
        <w:jc w:val="both"/>
        <w:rPr>
          <w:sz w:val="26"/>
          <w:szCs w:val="26"/>
        </w:rPr>
      </w:pPr>
      <w:r w:rsidDel="00000000" w:rsidR="00000000" w:rsidRPr="00000000">
        <w:rPr>
          <w:sz w:val="26"/>
          <w:szCs w:val="26"/>
          <w:rtl w:val="0"/>
        </w:rPr>
        <w:t xml:space="preserve">"Flawless Strike" (Tier 2)                     | **Combat Reflexes**: </w:t>
      </w:r>
    </w:p>
    <w:p w:rsidR="00000000" w:rsidDel="00000000" w:rsidP="00000000" w:rsidRDefault="00000000" w:rsidRPr="00000000" w14:paraId="00001964">
      <w:pPr>
        <w:spacing w:line="240" w:lineRule="auto"/>
        <w:ind w:left="729" w:firstLine="0"/>
        <w:jc w:val="both"/>
        <w:rPr>
          <w:sz w:val="26"/>
          <w:szCs w:val="26"/>
        </w:rPr>
      </w:pPr>
      <w:r w:rsidDel="00000000" w:rsidR="00000000" w:rsidRPr="00000000">
        <w:rPr>
          <w:sz w:val="26"/>
          <w:szCs w:val="26"/>
          <w:rtl w:val="0"/>
        </w:rPr>
        <w:t xml:space="preserve">Gain +5% to evasion rolls in melee combat.                                        </w:t>
      </w:r>
    </w:p>
    <w:p w:rsidR="00000000" w:rsidDel="00000000" w:rsidP="00000000" w:rsidRDefault="00000000" w:rsidRPr="00000000" w14:paraId="000019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66">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967">
      <w:pPr>
        <w:spacing w:line="240" w:lineRule="auto"/>
        <w:ind w:left="729" w:firstLine="0"/>
        <w:jc w:val="both"/>
        <w:rPr>
          <w:sz w:val="26"/>
          <w:szCs w:val="26"/>
        </w:rPr>
      </w:pPr>
      <w:r w:rsidDel="00000000" w:rsidR="00000000" w:rsidRPr="00000000">
        <w:rPr>
          <w:sz w:val="26"/>
          <w:szCs w:val="26"/>
          <w:rtl w:val="0"/>
        </w:rPr>
        <w:t xml:space="preserve">Power Enhancement (Tier 3 for "Flawless Strike") | **Defensive Precision**: Gain +5% to Defensive Threshold when wielding a </w:t>
      </w:r>
    </w:p>
    <w:p w:rsidR="00000000" w:rsidDel="00000000" w:rsidP="00000000" w:rsidRDefault="00000000" w:rsidRPr="00000000" w14:paraId="00001968">
      <w:pPr>
        <w:spacing w:line="240" w:lineRule="auto"/>
        <w:ind w:left="729" w:firstLine="0"/>
        <w:jc w:val="both"/>
        <w:rPr>
          <w:sz w:val="26"/>
          <w:szCs w:val="26"/>
        </w:rPr>
      </w:pPr>
      <w:r w:rsidDel="00000000" w:rsidR="00000000" w:rsidRPr="00000000">
        <w:rPr>
          <w:sz w:val="26"/>
          <w:szCs w:val="26"/>
          <w:rtl w:val="0"/>
        </w:rPr>
        <w:t xml:space="preserve">melee weapon.                      | </w:t>
      </w:r>
    </w:p>
    <w:p w:rsidR="00000000" w:rsidDel="00000000" w:rsidP="00000000" w:rsidRDefault="00000000" w:rsidRPr="00000000" w14:paraId="00001969">
      <w:pPr>
        <w:spacing w:line="240" w:lineRule="auto"/>
        <w:ind w:left="729" w:firstLine="0"/>
        <w:jc w:val="both"/>
        <w:rPr>
          <w:sz w:val="26"/>
          <w:szCs w:val="26"/>
        </w:rPr>
      </w:pPr>
      <w:r w:rsidDel="00000000" w:rsidR="00000000" w:rsidRPr="00000000">
        <w:rPr>
          <w:sz w:val="26"/>
          <w:szCs w:val="26"/>
          <w:rtl w:val="0"/>
        </w:rPr>
        <w:t xml:space="preserve">| **3**     | Roll for 1 Attribute       | —                         | Gain New Power: "Riposte" (Tier 1)             | **Riposte**: </w:t>
      </w:r>
    </w:p>
    <w:p w:rsidR="00000000" w:rsidDel="00000000" w:rsidP="00000000" w:rsidRDefault="00000000" w:rsidRPr="00000000" w14:paraId="0000196A">
      <w:pPr>
        <w:spacing w:line="240" w:lineRule="auto"/>
        <w:ind w:left="729" w:firstLine="0"/>
        <w:jc w:val="both"/>
        <w:rPr>
          <w:sz w:val="26"/>
          <w:szCs w:val="26"/>
        </w:rPr>
      </w:pPr>
      <w:r w:rsidDel="00000000" w:rsidR="00000000" w:rsidRPr="00000000">
        <w:rPr>
          <w:sz w:val="26"/>
          <w:szCs w:val="26"/>
          <w:rtl w:val="0"/>
        </w:rPr>
        <w:t xml:space="preserve">Counterattack an enemy after a successful evasion, dealing 10% HP damage.                      | </w:t>
      </w:r>
    </w:p>
    <w:p w:rsidR="00000000" w:rsidDel="00000000" w:rsidP="00000000" w:rsidRDefault="00000000" w:rsidRPr="00000000" w14:paraId="0000196B">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96C">
      <w:pPr>
        <w:spacing w:line="240" w:lineRule="auto"/>
        <w:ind w:left="729" w:firstLine="0"/>
        <w:jc w:val="both"/>
        <w:rPr>
          <w:sz w:val="26"/>
          <w:szCs w:val="26"/>
        </w:rPr>
      </w:pPr>
      <w:r w:rsidDel="00000000" w:rsidR="00000000" w:rsidRPr="00000000">
        <w:rPr>
          <w:sz w:val="26"/>
          <w:szCs w:val="26"/>
          <w:rtl w:val="0"/>
        </w:rPr>
        <w:t xml:space="preserve">Power Enhancement (Tier 2 for "Riposte")       | **Focused Stance**: Gain +5% to attack rolls after remaining stationary </w:t>
      </w:r>
    </w:p>
    <w:p w:rsidR="00000000" w:rsidDel="00000000" w:rsidP="00000000" w:rsidRDefault="00000000" w:rsidRPr="00000000" w14:paraId="0000196D">
      <w:pPr>
        <w:spacing w:line="240" w:lineRule="auto"/>
        <w:ind w:left="729" w:firstLine="0"/>
        <w:jc w:val="both"/>
        <w:rPr>
          <w:sz w:val="26"/>
          <w:szCs w:val="26"/>
        </w:rPr>
      </w:pPr>
      <w:r w:rsidDel="00000000" w:rsidR="00000000" w:rsidRPr="00000000">
        <w:rPr>
          <w:sz w:val="26"/>
          <w:szCs w:val="26"/>
          <w:rtl w:val="0"/>
        </w:rPr>
        <w:t xml:space="preserve">for 1 turn.                         | </w:t>
      </w:r>
    </w:p>
    <w:p w:rsidR="00000000" w:rsidDel="00000000" w:rsidP="00000000" w:rsidRDefault="00000000" w:rsidRPr="00000000" w14:paraId="0000196E">
      <w:pPr>
        <w:spacing w:line="240" w:lineRule="auto"/>
        <w:ind w:left="729" w:firstLine="0"/>
        <w:jc w:val="both"/>
        <w:rPr>
          <w:sz w:val="26"/>
          <w:szCs w:val="26"/>
        </w:rPr>
      </w:pPr>
      <w:r w:rsidDel="00000000" w:rsidR="00000000" w:rsidRPr="00000000">
        <w:rPr>
          <w:sz w:val="26"/>
          <w:szCs w:val="26"/>
          <w:rtl w:val="0"/>
        </w:rPr>
        <w:t xml:space="preserve">| **5**     | Roll for 1 Attribute       | —                         | Gain New Power: "Blade Dance" (Tier 1)         | **Blade Dance**: Make one attack against each adjacent enemy.                                             </w:t>
      </w:r>
    </w:p>
    <w:p w:rsidR="00000000" w:rsidDel="00000000" w:rsidP="00000000" w:rsidRDefault="00000000" w:rsidRPr="00000000" w14:paraId="000019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70">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971">
      <w:pPr>
        <w:spacing w:line="240" w:lineRule="auto"/>
        <w:ind w:left="729" w:firstLine="0"/>
        <w:jc w:val="both"/>
        <w:rPr>
          <w:sz w:val="26"/>
          <w:szCs w:val="26"/>
        </w:rPr>
      </w:pPr>
      <w:r w:rsidDel="00000000" w:rsidR="00000000" w:rsidRPr="00000000">
        <w:rPr>
          <w:sz w:val="26"/>
          <w:szCs w:val="26"/>
          <w:rtl w:val="0"/>
        </w:rPr>
        <w:t xml:space="preserve">Power Enhancement (Tier 3 for "Blade Dance")   | **House Champion**: Gain +5% morale permanently for allies in your </w:t>
      </w:r>
    </w:p>
    <w:p w:rsidR="00000000" w:rsidDel="00000000" w:rsidP="00000000" w:rsidRDefault="00000000" w:rsidRPr="00000000" w14:paraId="00001972">
      <w:pPr>
        <w:spacing w:line="240" w:lineRule="auto"/>
        <w:ind w:left="729" w:firstLine="0"/>
        <w:jc w:val="both"/>
        <w:rPr>
          <w:sz w:val="26"/>
          <w:szCs w:val="26"/>
        </w:rPr>
      </w:pPr>
      <w:r w:rsidDel="00000000" w:rsidR="00000000" w:rsidRPr="00000000">
        <w:rPr>
          <w:sz w:val="26"/>
          <w:szCs w:val="26"/>
          <w:rtl w:val="0"/>
        </w:rPr>
        <w:t xml:space="preserve">party.                                   | </w:t>
      </w:r>
    </w:p>
    <w:p w:rsidR="00000000" w:rsidDel="00000000" w:rsidP="00000000" w:rsidRDefault="00000000" w:rsidRPr="00000000" w14:paraId="00001973">
      <w:pPr>
        <w:spacing w:line="240" w:lineRule="auto"/>
        <w:ind w:left="729" w:firstLine="0"/>
        <w:jc w:val="both"/>
        <w:rPr>
          <w:sz w:val="26"/>
          <w:szCs w:val="26"/>
        </w:rPr>
      </w:pPr>
      <w:r w:rsidDel="00000000" w:rsidR="00000000" w:rsidRPr="00000000">
        <w:rPr>
          <w:sz w:val="26"/>
          <w:szCs w:val="26"/>
          <w:rtl w:val="0"/>
        </w:rPr>
        <w:t xml:space="preserve">| **7**     | Roll for 1 Attribute       | —                         | Gain New Power: "Marked Duel" (Tier 1)         | **Marked Duel**: Designate an opponent, gaining +10% attack rolls and damage against them for 3 turns.       | </w:t>
      </w:r>
    </w:p>
    <w:p w:rsidR="00000000" w:rsidDel="00000000" w:rsidP="00000000" w:rsidRDefault="00000000" w:rsidRPr="00000000" w14:paraId="00001974">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975">
      <w:pPr>
        <w:spacing w:line="240" w:lineRule="auto"/>
        <w:ind w:left="729" w:firstLine="0"/>
        <w:jc w:val="both"/>
        <w:rPr>
          <w:sz w:val="26"/>
          <w:szCs w:val="26"/>
        </w:rPr>
      </w:pPr>
      <w:r w:rsidDel="00000000" w:rsidR="00000000" w:rsidRPr="00000000">
        <w:rPr>
          <w:sz w:val="26"/>
          <w:szCs w:val="26"/>
          <w:rtl w:val="0"/>
        </w:rPr>
        <w:t xml:space="preserve">Power Enhancement (Tier 2 for "Marked Duel")   | **Champion’s Aura**: Enemies within 10 meters suffer -5% morale.                        </w:t>
      </w:r>
    </w:p>
    <w:p w:rsidR="00000000" w:rsidDel="00000000" w:rsidP="00000000" w:rsidRDefault="00000000" w:rsidRPr="00000000" w14:paraId="0000197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77">
      <w:pPr>
        <w:spacing w:line="240" w:lineRule="auto"/>
        <w:ind w:left="729" w:firstLine="0"/>
        <w:jc w:val="both"/>
        <w:rPr>
          <w:sz w:val="26"/>
          <w:szCs w:val="26"/>
        </w:rPr>
      </w:pPr>
      <w:r w:rsidDel="00000000" w:rsidR="00000000" w:rsidRPr="00000000">
        <w:rPr>
          <w:sz w:val="26"/>
          <w:szCs w:val="26"/>
          <w:rtl w:val="0"/>
        </w:rPr>
        <w:t xml:space="preserve">| **9**     | Roll for 1 Attribute       | —                         | Gain New Power: "Parry Mastery" (Tier 1)       | **Parry Mastery**: </w:t>
      </w:r>
    </w:p>
    <w:p w:rsidR="00000000" w:rsidDel="00000000" w:rsidP="00000000" w:rsidRDefault="00000000" w:rsidRPr="00000000" w14:paraId="00001978">
      <w:pPr>
        <w:spacing w:line="240" w:lineRule="auto"/>
        <w:ind w:left="729" w:firstLine="0"/>
        <w:jc w:val="both"/>
        <w:rPr>
          <w:sz w:val="26"/>
          <w:szCs w:val="26"/>
        </w:rPr>
      </w:pPr>
      <w:r w:rsidDel="00000000" w:rsidR="00000000" w:rsidRPr="00000000">
        <w:rPr>
          <w:sz w:val="26"/>
          <w:szCs w:val="26"/>
          <w:rtl w:val="0"/>
        </w:rPr>
        <w:t xml:space="preserve">Once per turn, reduce damage from a melee attack by 50%.           </w:t>
      </w:r>
    </w:p>
    <w:p w:rsidR="00000000" w:rsidDel="00000000" w:rsidP="00000000" w:rsidRDefault="00000000" w:rsidRPr="00000000" w14:paraId="0000197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7A">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Power Enhancement (Tier 3 for "Parry Mastery") | **Crowning Glory**: Automatically succeed in a critical attack once per </w:t>
      </w:r>
    </w:p>
    <w:p w:rsidR="00000000" w:rsidDel="00000000" w:rsidP="00000000" w:rsidRDefault="00000000" w:rsidRPr="00000000" w14:paraId="0000197B">
      <w:pPr>
        <w:spacing w:line="240" w:lineRule="auto"/>
        <w:ind w:left="729" w:firstLine="0"/>
        <w:jc w:val="both"/>
        <w:rPr>
          <w:sz w:val="26"/>
          <w:szCs w:val="26"/>
        </w:rPr>
      </w:pPr>
      <w:r w:rsidDel="00000000" w:rsidR="00000000" w:rsidRPr="00000000">
        <w:rPr>
          <w:sz w:val="26"/>
          <w:szCs w:val="26"/>
          <w:rtl w:val="0"/>
        </w:rPr>
        <w:t xml:space="preserve">session.                            | </w:t>
      </w:r>
    </w:p>
    <w:p w:rsidR="00000000" w:rsidDel="00000000" w:rsidP="00000000" w:rsidRDefault="00000000" w:rsidRPr="00000000" w14:paraId="0000197C">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97D">
      <w:pPr>
        <w:spacing w:line="240" w:lineRule="auto"/>
        <w:ind w:left="729" w:firstLine="0"/>
        <w:jc w:val="both"/>
        <w:rPr>
          <w:sz w:val="26"/>
          <w:szCs w:val="26"/>
        </w:rPr>
      </w:pPr>
      <w:r w:rsidDel="00000000" w:rsidR="00000000" w:rsidRPr="00000000">
        <w:rPr>
          <w:sz w:val="26"/>
          <w:szCs w:val="26"/>
          <w:rtl w:val="0"/>
        </w:rPr>
        <w:t xml:space="preserve">New Power: "Final Duel" (Tier 1)          | **Final Duel**: Challenge an opponent to single combat; both combatants gain +15% damage until one is defeated. | </w:t>
      </w:r>
    </w:p>
    <w:p w:rsidR="00000000" w:rsidDel="00000000" w:rsidP="00000000" w:rsidRDefault="00000000" w:rsidRPr="00000000" w14:paraId="0000197E">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97F">
      <w:pPr>
        <w:spacing w:line="240" w:lineRule="auto"/>
        <w:ind w:left="729" w:firstLine="0"/>
        <w:jc w:val="both"/>
        <w:rPr>
          <w:sz w:val="26"/>
          <w:szCs w:val="26"/>
        </w:rPr>
      </w:pPr>
      <w:r w:rsidDel="00000000" w:rsidR="00000000" w:rsidRPr="00000000">
        <w:rPr>
          <w:sz w:val="26"/>
          <w:szCs w:val="26"/>
          <w:rtl w:val="0"/>
        </w:rPr>
        <w:t xml:space="preserve">Power Enhancement (Tier 2 for "Final Duel")    | **Graceful Defense**: Gain +5% evasion permanently while wearing light </w:t>
      </w:r>
    </w:p>
    <w:p w:rsidR="00000000" w:rsidDel="00000000" w:rsidP="00000000" w:rsidRDefault="00000000" w:rsidRPr="00000000" w14:paraId="00001980">
      <w:pPr>
        <w:spacing w:line="240" w:lineRule="auto"/>
        <w:ind w:left="729" w:firstLine="0"/>
        <w:jc w:val="both"/>
        <w:rPr>
          <w:sz w:val="26"/>
          <w:szCs w:val="26"/>
        </w:rPr>
      </w:pPr>
      <w:r w:rsidDel="00000000" w:rsidR="00000000" w:rsidRPr="00000000">
        <w:rPr>
          <w:sz w:val="26"/>
          <w:szCs w:val="26"/>
          <w:rtl w:val="0"/>
        </w:rPr>
        <w:t xml:space="preserve">armor.                               | </w:t>
      </w:r>
    </w:p>
    <w:p w:rsidR="00000000" w:rsidDel="00000000" w:rsidP="00000000" w:rsidRDefault="00000000" w:rsidRPr="00000000" w14:paraId="00001981">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982">
      <w:pPr>
        <w:spacing w:line="240" w:lineRule="auto"/>
        <w:ind w:left="729" w:firstLine="0"/>
        <w:jc w:val="both"/>
        <w:rPr>
          <w:sz w:val="26"/>
          <w:szCs w:val="26"/>
        </w:rPr>
      </w:pPr>
      <w:r w:rsidDel="00000000" w:rsidR="00000000" w:rsidRPr="00000000">
        <w:rPr>
          <w:sz w:val="26"/>
          <w:szCs w:val="26"/>
          <w:rtl w:val="0"/>
        </w:rPr>
        <w:t xml:space="preserve">New Power: "Legendary Blade" (Tier 1)     | **Legendary Blade**: Your weapon bypasses 25% of armor on all attacks </w:t>
      </w:r>
    </w:p>
    <w:p w:rsidR="00000000" w:rsidDel="00000000" w:rsidP="00000000" w:rsidRDefault="00000000" w:rsidRPr="00000000" w14:paraId="00001983">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984">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985">
      <w:pPr>
        <w:spacing w:line="240" w:lineRule="auto"/>
        <w:ind w:left="729" w:firstLine="0"/>
        <w:jc w:val="both"/>
        <w:rPr>
          <w:sz w:val="26"/>
          <w:szCs w:val="26"/>
        </w:rPr>
      </w:pPr>
      <w:r w:rsidDel="00000000" w:rsidR="00000000" w:rsidRPr="00000000">
        <w:rPr>
          <w:sz w:val="26"/>
          <w:szCs w:val="26"/>
          <w:rtl w:val="0"/>
        </w:rPr>
        <w:t xml:space="preserve">Power Enhancement (Tier 3 for "Legendary Blade") | **House Legacy**: Allies gain +10% morale at the start of combat when </w:t>
      </w:r>
    </w:p>
    <w:p w:rsidR="00000000" w:rsidDel="00000000" w:rsidP="00000000" w:rsidRDefault="00000000" w:rsidRPr="00000000" w14:paraId="00001986">
      <w:pPr>
        <w:spacing w:line="240" w:lineRule="auto"/>
        <w:ind w:left="729" w:firstLine="0"/>
        <w:jc w:val="both"/>
        <w:rPr>
          <w:sz w:val="26"/>
          <w:szCs w:val="26"/>
        </w:rPr>
      </w:pPr>
      <w:r w:rsidDel="00000000" w:rsidR="00000000" w:rsidRPr="00000000">
        <w:rPr>
          <w:sz w:val="26"/>
          <w:szCs w:val="26"/>
          <w:rtl w:val="0"/>
        </w:rPr>
        <w:t xml:space="preserve">you are present.                      | </w:t>
      </w:r>
    </w:p>
    <w:p w:rsidR="00000000" w:rsidDel="00000000" w:rsidP="00000000" w:rsidRDefault="00000000" w:rsidRPr="00000000" w14:paraId="00001987">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988">
      <w:pPr>
        <w:spacing w:line="240" w:lineRule="auto"/>
        <w:ind w:left="729" w:firstLine="0"/>
        <w:jc w:val="both"/>
        <w:rPr>
          <w:sz w:val="26"/>
          <w:szCs w:val="26"/>
        </w:rPr>
      </w:pPr>
      <w:r w:rsidDel="00000000" w:rsidR="00000000" w:rsidRPr="00000000">
        <w:rPr>
          <w:sz w:val="26"/>
          <w:szCs w:val="26"/>
          <w:rtl w:val="0"/>
        </w:rPr>
        <w:t xml:space="preserve">Enhancement (Tier 4 for "Legendary Blade") | **Eternal Duelist**: Gain permanent immunity to critical hits from melee </w:t>
      </w:r>
    </w:p>
    <w:p w:rsidR="00000000" w:rsidDel="00000000" w:rsidP="00000000" w:rsidRDefault="00000000" w:rsidRPr="00000000" w14:paraId="00001989">
      <w:pPr>
        <w:spacing w:line="240" w:lineRule="auto"/>
        <w:ind w:left="729" w:firstLine="0"/>
        <w:jc w:val="both"/>
        <w:rPr>
          <w:sz w:val="26"/>
          <w:szCs w:val="26"/>
        </w:rPr>
      </w:pPr>
      <w:r w:rsidDel="00000000" w:rsidR="00000000" w:rsidRPr="00000000">
        <w:rPr>
          <w:sz w:val="26"/>
          <w:szCs w:val="26"/>
          <w:rtl w:val="0"/>
        </w:rPr>
        <w:t xml:space="preserve">attacks.                           | </w:t>
      </w:r>
    </w:p>
    <w:p w:rsidR="00000000" w:rsidDel="00000000" w:rsidP="00000000" w:rsidRDefault="00000000" w:rsidRPr="00000000" w14:paraId="0000198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8B">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98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8D">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98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8F">
      <w:pPr>
        <w:spacing w:line="240" w:lineRule="auto"/>
        <w:ind w:left="729" w:firstLine="0"/>
        <w:jc w:val="both"/>
        <w:rPr>
          <w:sz w:val="26"/>
          <w:szCs w:val="26"/>
        </w:rPr>
      </w:pPr>
      <w:r w:rsidDel="00000000" w:rsidR="00000000" w:rsidRPr="00000000">
        <w:rPr>
          <w:sz w:val="26"/>
          <w:szCs w:val="26"/>
          <w:rtl w:val="0"/>
        </w:rPr>
        <w:t xml:space="preserve">**Precision and Lethality**: Powers like "Flawless Strike" and "Marked Duel" emphasize the Duelist’s focus on precision and damage.   </w:t>
      </w:r>
    </w:p>
    <w:p w:rsidR="00000000" w:rsidDel="00000000" w:rsidP="00000000" w:rsidRDefault="00000000" w:rsidRPr="00000000" w14:paraId="00001990">
      <w:pPr>
        <w:spacing w:line="240" w:lineRule="auto"/>
        <w:ind w:left="729" w:firstLine="0"/>
        <w:jc w:val="both"/>
        <w:rPr>
          <w:sz w:val="26"/>
          <w:szCs w:val="26"/>
        </w:rPr>
      </w:pPr>
      <w:r w:rsidDel="00000000" w:rsidR="00000000" w:rsidRPr="00000000">
        <w:rPr>
          <w:sz w:val="26"/>
          <w:szCs w:val="26"/>
          <w:rtl w:val="0"/>
        </w:rPr>
        <w:t xml:space="preserve">**Duel Mechanics**: "Final Duel" and "Riposte" create dynamic one-on-one combat scenarios, aligning with the Duelist’s narrative as a champion of honor.   </w:t>
      </w:r>
    </w:p>
    <w:p w:rsidR="00000000" w:rsidDel="00000000" w:rsidP="00000000" w:rsidRDefault="00000000" w:rsidRPr="00000000" w14:paraId="00001991">
      <w:pPr>
        <w:spacing w:line="240" w:lineRule="auto"/>
        <w:ind w:left="729" w:firstLine="0"/>
        <w:jc w:val="both"/>
        <w:rPr>
          <w:sz w:val="26"/>
          <w:szCs w:val="26"/>
        </w:rPr>
      </w:pPr>
      <w:r w:rsidDel="00000000" w:rsidR="00000000" w:rsidRPr="00000000">
        <w:rPr>
          <w:sz w:val="26"/>
          <w:szCs w:val="26"/>
          <w:rtl w:val="0"/>
        </w:rPr>
        <w:t xml:space="preserve">**Leadership Buffs**: Abilities like "House Champion" and "House Legacy" grant morale boosts, reinforcing the Duelist’s status as a symbol of their House.   </w:t>
      </w:r>
    </w:p>
    <w:p w:rsidR="00000000" w:rsidDel="00000000" w:rsidP="00000000" w:rsidRDefault="00000000" w:rsidRPr="00000000" w14:paraId="0000199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5">
      <w:pPr>
        <w:spacing w:line="240" w:lineRule="auto"/>
        <w:ind w:left="729" w:firstLine="0"/>
        <w:jc w:val="both"/>
        <w:rPr>
          <w:sz w:val="26"/>
          <w:szCs w:val="26"/>
        </w:rPr>
      </w:pPr>
      <w:r w:rsidDel="00000000" w:rsidR="00000000" w:rsidRPr="00000000">
        <w:rPr>
          <w:sz w:val="26"/>
          <w:szCs w:val="26"/>
          <w:rtl w:val="0"/>
        </w:rPr>
        <w:t xml:space="preserve">Here is the **third Great Houses Class**, fully detailed in the same expanded format. </w:t>
      </w:r>
    </w:p>
    <w:p w:rsidR="00000000" w:rsidDel="00000000" w:rsidP="00000000" w:rsidRDefault="00000000" w:rsidRPr="00000000" w14:paraId="0000199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9">
      <w:pPr>
        <w:spacing w:line="240" w:lineRule="auto"/>
        <w:ind w:left="729" w:firstLine="0"/>
        <w:jc w:val="both"/>
        <w:rPr>
          <w:sz w:val="26"/>
          <w:szCs w:val="26"/>
        </w:rPr>
      </w:pPr>
      <w:r w:rsidDel="00000000" w:rsidR="00000000" w:rsidRPr="00000000">
        <w:rPr>
          <w:sz w:val="26"/>
          <w:szCs w:val="26"/>
          <w:rtl w:val="0"/>
        </w:rPr>
        <w:t xml:space="preserve">## **16. Envoy (Diplomatic Operative)** </w:t>
      </w:r>
    </w:p>
    <w:p w:rsidR="00000000" w:rsidDel="00000000" w:rsidP="00000000" w:rsidRDefault="00000000" w:rsidRPr="00000000" w14:paraId="000019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D">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9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9F">
      <w:pPr>
        <w:spacing w:line="240" w:lineRule="auto"/>
        <w:ind w:left="729" w:firstLine="0"/>
        <w:jc w:val="both"/>
        <w:rPr>
          <w:sz w:val="26"/>
          <w:szCs w:val="26"/>
        </w:rPr>
      </w:pPr>
      <w:r w:rsidDel="00000000" w:rsidR="00000000" w:rsidRPr="00000000">
        <w:rPr>
          <w:sz w:val="26"/>
          <w:szCs w:val="26"/>
          <w:rtl w:val="0"/>
        </w:rPr>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 </w:t>
      </w:r>
    </w:p>
    <w:p w:rsidR="00000000" w:rsidDel="00000000" w:rsidP="00000000" w:rsidRDefault="00000000" w:rsidRPr="00000000" w14:paraId="000019A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A1">
      <w:pPr>
        <w:spacing w:line="240" w:lineRule="auto"/>
        <w:ind w:left="729" w:firstLine="0"/>
        <w:jc w:val="both"/>
        <w:rPr>
          <w:sz w:val="26"/>
          <w:szCs w:val="26"/>
        </w:rPr>
      </w:pPr>
      <w:r w:rsidDel="00000000" w:rsidR="00000000" w:rsidRPr="00000000">
        <w:rPr>
          <w:sz w:val="26"/>
          <w:szCs w:val="26"/>
          <w:rtl w:val="0"/>
        </w:rPr>
        <w:t xml:space="preserve">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 </w:t>
      </w:r>
    </w:p>
    <w:p w:rsidR="00000000" w:rsidDel="00000000" w:rsidP="00000000" w:rsidRDefault="00000000" w:rsidRPr="00000000" w14:paraId="000019A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A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A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A5">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9A6">
      <w:pPr>
        <w:spacing w:line="240" w:lineRule="auto"/>
        <w:ind w:left="729" w:firstLine="0"/>
        <w:jc w:val="both"/>
        <w:rPr>
          <w:sz w:val="26"/>
          <w:szCs w:val="26"/>
        </w:rPr>
      </w:pPr>
      <w:r w:rsidDel="00000000" w:rsidR="00000000" w:rsidRPr="00000000">
        <w:rPr>
          <w:sz w:val="26"/>
          <w:szCs w:val="26"/>
          <w:rtl w:val="0"/>
        </w:rPr>
        <w:t xml:space="preserve">**Harmonia (+15%)**: Reflecting their charm, empathy, and ability to persuade others.   </w:t>
      </w:r>
    </w:p>
    <w:p w:rsidR="00000000" w:rsidDel="00000000" w:rsidP="00000000" w:rsidRDefault="00000000" w:rsidRPr="00000000" w14:paraId="000019A7">
      <w:pPr>
        <w:spacing w:line="240" w:lineRule="auto"/>
        <w:ind w:left="729" w:firstLine="0"/>
        <w:jc w:val="both"/>
        <w:rPr>
          <w:sz w:val="26"/>
          <w:szCs w:val="26"/>
        </w:rPr>
      </w:pPr>
      <w:r w:rsidDel="00000000" w:rsidR="00000000" w:rsidRPr="00000000">
        <w:rPr>
          <w:sz w:val="26"/>
          <w:szCs w:val="26"/>
          <w:rtl w:val="0"/>
        </w:rPr>
        <w:t xml:space="preserve">**Katra (+10%)**: Enhancing their agility and reflexes for covert operations.   </w:t>
      </w:r>
    </w:p>
    <w:p w:rsidR="00000000" w:rsidDel="00000000" w:rsidP="00000000" w:rsidRDefault="00000000" w:rsidRPr="00000000" w14:paraId="000019A8">
      <w:pPr>
        <w:spacing w:line="240" w:lineRule="auto"/>
        <w:ind w:left="729" w:firstLine="0"/>
        <w:jc w:val="both"/>
        <w:rPr>
          <w:sz w:val="26"/>
          <w:szCs w:val="26"/>
        </w:rPr>
      </w:pPr>
      <w:r w:rsidDel="00000000" w:rsidR="00000000" w:rsidRPr="00000000">
        <w:rPr>
          <w:sz w:val="26"/>
          <w:szCs w:val="26"/>
          <w:rtl w:val="0"/>
        </w:rPr>
        <w:t xml:space="preserve">**Excluded Attribute**: Dominion. Envoys prioritize wit and persuasion over brute force.   </w:t>
      </w:r>
    </w:p>
    <w:p w:rsidR="00000000" w:rsidDel="00000000" w:rsidP="00000000" w:rsidRDefault="00000000" w:rsidRPr="00000000" w14:paraId="000019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A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AB">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9AC">
      <w:pPr>
        <w:spacing w:line="240" w:lineRule="auto"/>
        <w:ind w:left="729" w:firstLine="0"/>
        <w:jc w:val="both"/>
        <w:rPr>
          <w:sz w:val="26"/>
          <w:szCs w:val="26"/>
        </w:rPr>
      </w:pPr>
      <w:r w:rsidDel="00000000" w:rsidR="00000000" w:rsidRPr="00000000">
        <w:rPr>
          <w:sz w:val="26"/>
          <w:szCs w:val="26"/>
          <w:rtl w:val="0"/>
        </w:rPr>
        <w:t xml:space="preserve">**Diplomacy (Harmonia)**: Mastery of negotiation and securing alliances.   </w:t>
      </w:r>
    </w:p>
    <w:p w:rsidR="00000000" w:rsidDel="00000000" w:rsidP="00000000" w:rsidRDefault="00000000" w:rsidRPr="00000000" w14:paraId="000019AD">
      <w:pPr>
        <w:spacing w:line="240" w:lineRule="auto"/>
        <w:ind w:left="729" w:firstLine="0"/>
        <w:jc w:val="both"/>
        <w:rPr>
          <w:sz w:val="26"/>
          <w:szCs w:val="26"/>
        </w:rPr>
      </w:pPr>
      <w:r w:rsidDel="00000000" w:rsidR="00000000" w:rsidRPr="00000000">
        <w:rPr>
          <w:sz w:val="26"/>
          <w:szCs w:val="26"/>
          <w:rtl w:val="0"/>
        </w:rPr>
        <w:t xml:space="preserve">**Stealth (Katra)**: The ability to move unseen and conduct covert missions.   </w:t>
      </w:r>
    </w:p>
    <w:p w:rsidR="00000000" w:rsidDel="00000000" w:rsidP="00000000" w:rsidRDefault="00000000" w:rsidRPr="00000000" w14:paraId="000019AE">
      <w:pPr>
        <w:spacing w:line="240" w:lineRule="auto"/>
        <w:ind w:left="729" w:firstLine="0"/>
        <w:jc w:val="both"/>
        <w:rPr>
          <w:sz w:val="26"/>
          <w:szCs w:val="26"/>
        </w:rPr>
      </w:pPr>
      <w:r w:rsidDel="00000000" w:rsidR="00000000" w:rsidRPr="00000000">
        <w:rPr>
          <w:sz w:val="26"/>
          <w:szCs w:val="26"/>
          <w:rtl w:val="0"/>
        </w:rPr>
        <w:t xml:space="preserve">**Insight (Harmonia)**: Reading people and uncovering hidden intentions.   </w:t>
      </w:r>
    </w:p>
    <w:p w:rsidR="00000000" w:rsidDel="00000000" w:rsidP="00000000" w:rsidRDefault="00000000" w:rsidRPr="00000000" w14:paraId="000019AF">
      <w:pPr>
        <w:spacing w:line="240" w:lineRule="auto"/>
        <w:ind w:left="729" w:firstLine="0"/>
        <w:jc w:val="both"/>
        <w:rPr>
          <w:sz w:val="26"/>
          <w:szCs w:val="26"/>
        </w:rPr>
      </w:pPr>
      <w:r w:rsidDel="00000000" w:rsidR="00000000" w:rsidRPr="00000000">
        <w:rPr>
          <w:sz w:val="26"/>
          <w:szCs w:val="26"/>
          <w:rtl w:val="0"/>
        </w:rPr>
        <w:t xml:space="preserve">**Perception (Katra)**: Heightened awareness to detect danger and opportunities.   </w:t>
      </w:r>
    </w:p>
    <w:p w:rsidR="00000000" w:rsidDel="00000000" w:rsidP="00000000" w:rsidRDefault="00000000" w:rsidRPr="00000000" w14:paraId="000019B0">
      <w:pPr>
        <w:spacing w:line="240" w:lineRule="auto"/>
        <w:ind w:left="729" w:firstLine="0"/>
        <w:jc w:val="both"/>
        <w:rPr>
          <w:sz w:val="26"/>
          <w:szCs w:val="26"/>
        </w:rPr>
      </w:pPr>
      <w:r w:rsidDel="00000000" w:rsidR="00000000" w:rsidRPr="00000000">
        <w:rPr>
          <w:sz w:val="26"/>
          <w:szCs w:val="26"/>
          <w:rtl w:val="0"/>
        </w:rPr>
        <w:t xml:space="preserve">**Improvisation (Entropy)**: Creativity in handling unexpected situations.   </w:t>
      </w:r>
    </w:p>
    <w:p w:rsidR="00000000" w:rsidDel="00000000" w:rsidP="00000000" w:rsidRDefault="00000000" w:rsidRPr="00000000" w14:paraId="000019B1">
      <w:pPr>
        <w:spacing w:line="240" w:lineRule="auto"/>
        <w:ind w:left="729" w:firstLine="0"/>
        <w:jc w:val="both"/>
        <w:rPr>
          <w:sz w:val="26"/>
          <w:szCs w:val="26"/>
        </w:rPr>
      </w:pPr>
      <w:r w:rsidDel="00000000" w:rsidR="00000000" w:rsidRPr="00000000">
        <w:rPr>
          <w:sz w:val="26"/>
          <w:szCs w:val="26"/>
          <w:rtl w:val="0"/>
        </w:rPr>
        <w:t xml:space="preserve">**+2 Player-Selected Proficiencies**: Allows customization for espionage, hacking, or tactical skills.   </w:t>
      </w:r>
    </w:p>
    <w:p w:rsidR="00000000" w:rsidDel="00000000" w:rsidP="00000000" w:rsidRDefault="00000000" w:rsidRPr="00000000" w14:paraId="000019B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B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B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B5">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9B6">
      <w:pPr>
        <w:spacing w:line="240" w:lineRule="auto"/>
        <w:ind w:left="729" w:firstLine="0"/>
        <w:jc w:val="both"/>
        <w:rPr>
          <w:sz w:val="26"/>
          <w:szCs w:val="26"/>
        </w:rPr>
      </w:pPr>
      <w:r w:rsidDel="00000000" w:rsidR="00000000" w:rsidRPr="00000000">
        <w:rPr>
          <w:sz w:val="26"/>
          <w:szCs w:val="26"/>
          <w:rtl w:val="0"/>
        </w:rPr>
        <w:t xml:space="preserve">**"Diplomatic Gambit"**   </w:t>
      </w:r>
    </w:p>
    <w:p w:rsidR="00000000" w:rsidDel="00000000" w:rsidP="00000000" w:rsidRDefault="00000000" w:rsidRPr="00000000" w14:paraId="000019B7">
      <w:pPr>
        <w:spacing w:line="240" w:lineRule="auto"/>
        <w:ind w:left="729" w:firstLine="0"/>
        <w:jc w:val="both"/>
        <w:rPr>
          <w:sz w:val="26"/>
          <w:szCs w:val="26"/>
        </w:rPr>
      </w:pPr>
      <w:r w:rsidDel="00000000" w:rsidR="00000000" w:rsidRPr="00000000">
        <w:rPr>
          <w:sz w:val="26"/>
          <w:szCs w:val="26"/>
          <w:rtl w:val="0"/>
        </w:rPr>
        <w:t xml:space="preserve">The Envoy turns the situation to their advantage, restoring 5% morale to all allies within 15 meters and forcing one enemy to skip their next action. </w:t>
      </w:r>
    </w:p>
    <w:p w:rsidR="00000000" w:rsidDel="00000000" w:rsidP="00000000" w:rsidRDefault="00000000" w:rsidRPr="00000000" w14:paraId="000019B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B9">
      <w:pPr>
        <w:spacing w:line="240" w:lineRule="auto"/>
        <w:ind w:left="729" w:firstLine="0"/>
        <w:jc w:val="both"/>
        <w:rPr>
          <w:sz w:val="26"/>
          <w:szCs w:val="26"/>
        </w:rPr>
      </w:pPr>
      <w:r w:rsidDel="00000000" w:rsidR="00000000" w:rsidRPr="00000000">
        <w:rPr>
          <w:sz w:val="26"/>
          <w:szCs w:val="26"/>
          <w:rtl w:val="0"/>
        </w:rPr>
        <w:t xml:space="preserve">**Starting Tier**: Based on Harmonia’s modifier die.   </w:t>
      </w:r>
    </w:p>
    <w:p w:rsidR="00000000" w:rsidDel="00000000" w:rsidP="00000000" w:rsidRDefault="00000000" w:rsidRPr="00000000" w14:paraId="000019BA">
      <w:pPr>
        <w:spacing w:line="240" w:lineRule="auto"/>
        <w:ind w:left="729" w:firstLine="0"/>
        <w:jc w:val="both"/>
        <w:rPr>
          <w:sz w:val="26"/>
          <w:szCs w:val="26"/>
        </w:rPr>
      </w:pPr>
      <w:sdt>
        <w:sdtPr>
          <w:id w:val="-382944215"/>
          <w:tag w:val="goog_rdk_70"/>
        </w:sdtPr>
        <w:sdtContent>
          <w:r w:rsidDel="00000000" w:rsidR="00000000" w:rsidRPr="00000000">
            <w:rPr>
              <w:rFonts w:ascii="Nova Mono" w:cs="Nova Mono" w:eastAsia="Nova Mono" w:hAnsi="Nova Mono"/>
              <w:sz w:val="26"/>
              <w:szCs w:val="26"/>
              <w:rtl w:val="0"/>
            </w:rPr>
            <w:t xml:space="preserve">Example: Harmonia = 70 → Modifier Die = d10 → Tier 2. #### **Scaling Table** </w:t>
          </w:r>
        </w:sdtContent>
      </w:sdt>
    </w:p>
    <w:p w:rsidR="00000000" w:rsidDel="00000000" w:rsidP="00000000" w:rsidRDefault="00000000" w:rsidRPr="00000000" w14:paraId="000019BB">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9B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BD">
      <w:pPr>
        <w:spacing w:line="240" w:lineRule="auto"/>
        <w:ind w:left="729" w:firstLine="0"/>
        <w:jc w:val="both"/>
        <w:rPr>
          <w:sz w:val="26"/>
          <w:szCs w:val="26"/>
        </w:rPr>
      </w:pPr>
      <w:r w:rsidDel="00000000" w:rsidR="00000000" w:rsidRPr="00000000">
        <w:rPr>
          <w:sz w:val="26"/>
          <w:szCs w:val="26"/>
          <w:rtl w:val="0"/>
        </w:rPr>
        <w:t xml:space="preserve">| **1**    | Restore 5% morale to allies within 10 meters.                </w:t>
      </w:r>
    </w:p>
    <w:p w:rsidR="00000000" w:rsidDel="00000000" w:rsidP="00000000" w:rsidRDefault="00000000" w:rsidRPr="00000000" w14:paraId="000019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BF">
      <w:pPr>
        <w:spacing w:line="240" w:lineRule="auto"/>
        <w:ind w:left="729" w:firstLine="0"/>
        <w:jc w:val="both"/>
        <w:rPr>
          <w:sz w:val="26"/>
          <w:szCs w:val="26"/>
        </w:rPr>
      </w:pPr>
      <w:r w:rsidDel="00000000" w:rsidR="00000000" w:rsidRPr="00000000">
        <w:rPr>
          <w:sz w:val="26"/>
          <w:szCs w:val="26"/>
          <w:rtl w:val="0"/>
        </w:rPr>
        <w:t xml:space="preserve">| **2**    | Extend range to 15 meters and force one enemy to skip their next action.  | </w:t>
      </w:r>
    </w:p>
    <w:p w:rsidR="00000000" w:rsidDel="00000000" w:rsidP="00000000" w:rsidRDefault="00000000" w:rsidRPr="00000000" w14:paraId="000019C0">
      <w:pPr>
        <w:spacing w:line="240" w:lineRule="auto"/>
        <w:ind w:left="729" w:firstLine="0"/>
        <w:jc w:val="both"/>
        <w:rPr>
          <w:sz w:val="26"/>
          <w:szCs w:val="26"/>
        </w:rPr>
      </w:pPr>
      <w:r w:rsidDel="00000000" w:rsidR="00000000" w:rsidRPr="00000000">
        <w:rPr>
          <w:sz w:val="26"/>
          <w:szCs w:val="26"/>
          <w:rtl w:val="0"/>
        </w:rPr>
        <w:t xml:space="preserve">| **3**    | Allies gain +5% to attack rolls for 2 turns.                      </w:t>
      </w:r>
    </w:p>
    <w:p w:rsidR="00000000" w:rsidDel="00000000" w:rsidP="00000000" w:rsidRDefault="00000000" w:rsidRPr="00000000" w14:paraId="000019C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2">
      <w:pPr>
        <w:spacing w:line="240" w:lineRule="auto"/>
        <w:ind w:left="729" w:firstLine="0"/>
        <w:jc w:val="both"/>
        <w:rPr>
          <w:sz w:val="26"/>
          <w:szCs w:val="26"/>
        </w:rPr>
      </w:pPr>
      <w:r w:rsidDel="00000000" w:rsidR="00000000" w:rsidRPr="00000000">
        <w:rPr>
          <w:sz w:val="26"/>
          <w:szCs w:val="26"/>
          <w:rtl w:val="0"/>
        </w:rPr>
        <w:t xml:space="preserve">| **4**    | The targeted enemy also suffers -5% morale.                 </w:t>
      </w:r>
    </w:p>
    <w:p w:rsidR="00000000" w:rsidDel="00000000" w:rsidP="00000000" w:rsidRDefault="00000000" w:rsidRPr="00000000" w14:paraId="000019C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4">
      <w:pPr>
        <w:spacing w:line="240" w:lineRule="auto"/>
        <w:ind w:left="729" w:firstLine="0"/>
        <w:jc w:val="both"/>
        <w:rPr>
          <w:sz w:val="26"/>
          <w:szCs w:val="26"/>
        </w:rPr>
      </w:pPr>
      <w:r w:rsidDel="00000000" w:rsidR="00000000" w:rsidRPr="00000000">
        <w:rPr>
          <w:sz w:val="26"/>
          <w:szCs w:val="26"/>
          <w:rtl w:val="0"/>
        </w:rPr>
        <w:t xml:space="preserve">| **5**    | Allies within range gain +10% to attack rolls for 2 turns.                | </w:t>
      </w:r>
    </w:p>
    <w:p w:rsidR="00000000" w:rsidDel="00000000" w:rsidP="00000000" w:rsidRDefault="00000000" w:rsidRPr="00000000" w14:paraId="000019C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8">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9C9">
      <w:pPr>
        <w:spacing w:line="240" w:lineRule="auto"/>
        <w:ind w:left="729" w:firstLine="0"/>
        <w:jc w:val="both"/>
        <w:rPr>
          <w:sz w:val="26"/>
          <w:szCs w:val="26"/>
        </w:rPr>
      </w:pPr>
      <w:r w:rsidDel="00000000" w:rsidR="00000000" w:rsidRPr="00000000">
        <w:rPr>
          <w:sz w:val="26"/>
          <w:szCs w:val="26"/>
          <w:rtl w:val="0"/>
        </w:rPr>
        <w:t xml:space="preserve">**Stealth-Enhanced Suit**: Light armor granting +10% to Stealth rolls and +5% evasion.   </w:t>
      </w:r>
    </w:p>
    <w:p w:rsidR="00000000" w:rsidDel="00000000" w:rsidP="00000000" w:rsidRDefault="00000000" w:rsidRPr="00000000" w14:paraId="000019CA">
      <w:pPr>
        <w:spacing w:line="240" w:lineRule="auto"/>
        <w:ind w:left="729" w:firstLine="0"/>
        <w:jc w:val="both"/>
        <w:rPr>
          <w:sz w:val="26"/>
          <w:szCs w:val="26"/>
        </w:rPr>
      </w:pPr>
      <w:r w:rsidDel="00000000" w:rsidR="00000000" w:rsidRPr="00000000">
        <w:rPr>
          <w:sz w:val="26"/>
          <w:szCs w:val="26"/>
          <w:rtl w:val="0"/>
        </w:rPr>
        <w:t xml:space="preserve">**Hidden Blade or Compact Blaster**: A concealed weapon for close-quarters combat.   </w:t>
      </w:r>
    </w:p>
    <w:p w:rsidR="00000000" w:rsidDel="00000000" w:rsidP="00000000" w:rsidRDefault="00000000" w:rsidRPr="00000000" w14:paraId="000019CB">
      <w:pPr>
        <w:spacing w:line="240" w:lineRule="auto"/>
        <w:ind w:left="729" w:firstLine="0"/>
        <w:jc w:val="both"/>
        <w:rPr>
          <w:sz w:val="26"/>
          <w:szCs w:val="26"/>
        </w:rPr>
      </w:pPr>
      <w:r w:rsidDel="00000000" w:rsidR="00000000" w:rsidRPr="00000000">
        <w:rPr>
          <w:sz w:val="26"/>
          <w:szCs w:val="26"/>
          <w:rtl w:val="0"/>
        </w:rPr>
        <w:t xml:space="preserve">**Holo-Recorder**: Used for gathering evidence or creating diversions, granting +5% to Diplomacy rolls.   </w:t>
      </w:r>
    </w:p>
    <w:p w:rsidR="00000000" w:rsidDel="00000000" w:rsidP="00000000" w:rsidRDefault="00000000" w:rsidRPr="00000000" w14:paraId="000019CC">
      <w:pPr>
        <w:spacing w:line="240" w:lineRule="auto"/>
        <w:ind w:left="729" w:firstLine="0"/>
        <w:jc w:val="both"/>
        <w:rPr>
          <w:sz w:val="26"/>
          <w:szCs w:val="26"/>
        </w:rPr>
      </w:pPr>
      <w:r w:rsidDel="00000000" w:rsidR="00000000" w:rsidRPr="00000000">
        <w:rPr>
          <w:sz w:val="26"/>
          <w:szCs w:val="26"/>
          <w:rtl w:val="0"/>
        </w:rPr>
        <w:t xml:space="preserve">**Encrypted Communicator**: Ensures secure communication and grants +5% to Insight rolls during interactions.   </w:t>
      </w:r>
    </w:p>
    <w:p w:rsidR="00000000" w:rsidDel="00000000" w:rsidP="00000000" w:rsidRDefault="00000000" w:rsidRPr="00000000" w14:paraId="000019C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C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D0">
      <w:pPr>
        <w:spacing w:line="240" w:lineRule="auto"/>
        <w:ind w:left="729" w:firstLine="0"/>
        <w:jc w:val="both"/>
        <w:rPr>
          <w:sz w:val="26"/>
          <w:szCs w:val="26"/>
        </w:rPr>
      </w:pPr>
      <w:r w:rsidDel="00000000" w:rsidR="00000000" w:rsidRPr="00000000">
        <w:rPr>
          <w:sz w:val="26"/>
          <w:szCs w:val="26"/>
          <w:rtl w:val="0"/>
        </w:rPr>
        <w:t xml:space="preserve">### **Envoy Level Progression Table** </w:t>
      </w:r>
    </w:p>
    <w:p w:rsidR="00000000" w:rsidDel="00000000" w:rsidP="00000000" w:rsidRDefault="00000000" w:rsidRPr="00000000" w14:paraId="000019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D2">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9D3">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9D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D5">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9D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D7">
      <w:pPr>
        <w:spacing w:line="240" w:lineRule="auto"/>
        <w:ind w:left="729" w:firstLine="0"/>
        <w:jc w:val="both"/>
        <w:rPr>
          <w:sz w:val="26"/>
          <w:szCs w:val="26"/>
        </w:rPr>
      </w:pPr>
      <w:r w:rsidDel="00000000" w:rsidR="00000000" w:rsidRPr="00000000">
        <w:rPr>
          <w:sz w:val="26"/>
          <w:szCs w:val="26"/>
          <w:rtl w:val="0"/>
        </w:rPr>
        <w:t xml:space="preserve">| **1**     | —                          | 5 Core, 2 Player Choice   | "Diplomatic Gambit" (Tier 2)                   | **Silver Tongue**: Gain +5% to Diplomacy rolls when dealing with NPCs of higher status.                      | </w:t>
      </w:r>
    </w:p>
    <w:p w:rsidR="00000000" w:rsidDel="00000000" w:rsidP="00000000" w:rsidRDefault="00000000" w:rsidRPr="00000000" w14:paraId="000019D8">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9D9">
      <w:pPr>
        <w:spacing w:line="240" w:lineRule="auto"/>
        <w:ind w:left="729" w:firstLine="0"/>
        <w:jc w:val="both"/>
        <w:rPr>
          <w:sz w:val="26"/>
          <w:szCs w:val="26"/>
        </w:rPr>
      </w:pPr>
      <w:r w:rsidDel="00000000" w:rsidR="00000000" w:rsidRPr="00000000">
        <w:rPr>
          <w:sz w:val="26"/>
          <w:szCs w:val="26"/>
          <w:rtl w:val="0"/>
        </w:rPr>
        <w:t xml:space="preserve">Power Enhancement (Tier 3 for "Diplomatic Gambit") | **Shadow Negotiator**: Once per session, succeed in a Stealth roll during a diplomatic encounter.           | </w:t>
      </w:r>
    </w:p>
    <w:p w:rsidR="00000000" w:rsidDel="00000000" w:rsidP="00000000" w:rsidRDefault="00000000" w:rsidRPr="00000000" w14:paraId="000019DA">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9DB">
      <w:pPr>
        <w:spacing w:line="240" w:lineRule="auto"/>
        <w:ind w:left="729" w:firstLine="0"/>
        <w:jc w:val="both"/>
        <w:rPr>
          <w:sz w:val="26"/>
          <w:szCs w:val="26"/>
        </w:rPr>
      </w:pPr>
      <w:r w:rsidDel="00000000" w:rsidR="00000000" w:rsidRPr="00000000">
        <w:rPr>
          <w:sz w:val="26"/>
          <w:szCs w:val="26"/>
          <w:rtl w:val="0"/>
        </w:rPr>
        <w:t xml:space="preserve">New Power: "Clever Diversion" (Tier 1)    | **Clever Diversion**: Create a distraction, forcing enemies within 10 meters to focus elsewhere for 1 turn.  | </w:t>
      </w:r>
    </w:p>
    <w:p w:rsidR="00000000" w:rsidDel="00000000" w:rsidP="00000000" w:rsidRDefault="00000000" w:rsidRPr="00000000" w14:paraId="000019DC">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9DD">
      <w:pPr>
        <w:spacing w:line="240" w:lineRule="auto"/>
        <w:ind w:left="729" w:firstLine="0"/>
        <w:jc w:val="both"/>
        <w:rPr>
          <w:sz w:val="26"/>
          <w:szCs w:val="26"/>
        </w:rPr>
      </w:pPr>
      <w:r w:rsidDel="00000000" w:rsidR="00000000" w:rsidRPr="00000000">
        <w:rPr>
          <w:sz w:val="26"/>
          <w:szCs w:val="26"/>
          <w:rtl w:val="0"/>
        </w:rPr>
        <w:t xml:space="preserve">Power Enhancement (Tier 2 for "Clever Diversion") | **Empathic Insight**: Automatically detect NPC motivations during </w:t>
      </w:r>
    </w:p>
    <w:p w:rsidR="00000000" w:rsidDel="00000000" w:rsidP="00000000" w:rsidRDefault="00000000" w:rsidRPr="00000000" w14:paraId="000019DE">
      <w:pPr>
        <w:spacing w:line="240" w:lineRule="auto"/>
        <w:ind w:left="729" w:firstLine="0"/>
        <w:jc w:val="both"/>
        <w:rPr>
          <w:sz w:val="26"/>
          <w:szCs w:val="26"/>
        </w:rPr>
      </w:pPr>
      <w:r w:rsidDel="00000000" w:rsidR="00000000" w:rsidRPr="00000000">
        <w:rPr>
          <w:sz w:val="26"/>
          <w:szCs w:val="26"/>
          <w:rtl w:val="0"/>
        </w:rPr>
        <w:t xml:space="preserve">conversations.                            | </w:t>
      </w:r>
    </w:p>
    <w:p w:rsidR="00000000" w:rsidDel="00000000" w:rsidP="00000000" w:rsidRDefault="00000000" w:rsidRPr="00000000" w14:paraId="000019DF">
      <w:pPr>
        <w:spacing w:line="240" w:lineRule="auto"/>
        <w:ind w:left="729" w:firstLine="0"/>
        <w:jc w:val="both"/>
        <w:rPr>
          <w:sz w:val="26"/>
          <w:szCs w:val="26"/>
        </w:rPr>
      </w:pPr>
      <w:r w:rsidDel="00000000" w:rsidR="00000000" w:rsidRPr="00000000">
        <w:rPr>
          <w:sz w:val="26"/>
          <w:szCs w:val="26"/>
          <w:rtl w:val="0"/>
        </w:rPr>
        <w:t xml:space="preserve">| **5**     | Roll for 1 Attribute       | —                         | Gain New Power: "Tactical Bluff" (Tier 1)      | **Tactical Bluff**: Force one enemy to act against their allies for 1 turn.                                </w:t>
      </w:r>
    </w:p>
    <w:p w:rsidR="00000000" w:rsidDel="00000000" w:rsidP="00000000" w:rsidRDefault="00000000" w:rsidRPr="00000000" w14:paraId="000019E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E1">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9E2">
      <w:pPr>
        <w:spacing w:line="240" w:lineRule="auto"/>
        <w:ind w:left="729" w:firstLine="0"/>
        <w:jc w:val="both"/>
        <w:rPr>
          <w:sz w:val="26"/>
          <w:szCs w:val="26"/>
        </w:rPr>
      </w:pPr>
      <w:r w:rsidDel="00000000" w:rsidR="00000000" w:rsidRPr="00000000">
        <w:rPr>
          <w:sz w:val="26"/>
          <w:szCs w:val="26"/>
          <w:rtl w:val="0"/>
        </w:rPr>
        <w:t xml:space="preserve">Power Enhancement (Tier 3 for "Tactical Bluff") | **Master Improviser**: Gain advantage (flip mechanics) on Improvisation rolls once per session.             | </w:t>
      </w:r>
    </w:p>
    <w:p w:rsidR="00000000" w:rsidDel="00000000" w:rsidP="00000000" w:rsidRDefault="00000000" w:rsidRPr="00000000" w14:paraId="000019E3">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9E4">
      <w:pPr>
        <w:spacing w:line="240" w:lineRule="auto"/>
        <w:ind w:left="729" w:firstLine="0"/>
        <w:jc w:val="both"/>
        <w:rPr>
          <w:sz w:val="26"/>
          <w:szCs w:val="26"/>
        </w:rPr>
      </w:pPr>
      <w:r w:rsidDel="00000000" w:rsidR="00000000" w:rsidRPr="00000000">
        <w:rPr>
          <w:sz w:val="26"/>
          <w:szCs w:val="26"/>
          <w:rtl w:val="0"/>
        </w:rPr>
        <w:t xml:space="preserve">New Power: "Silent Approach" (Tier 1)     | **Silent Approach**: </w:t>
      </w:r>
    </w:p>
    <w:p w:rsidR="00000000" w:rsidDel="00000000" w:rsidP="00000000" w:rsidRDefault="00000000" w:rsidRPr="00000000" w14:paraId="000019E5">
      <w:pPr>
        <w:spacing w:line="240" w:lineRule="auto"/>
        <w:ind w:left="729" w:firstLine="0"/>
        <w:jc w:val="both"/>
        <w:rPr>
          <w:sz w:val="26"/>
          <w:szCs w:val="26"/>
        </w:rPr>
      </w:pPr>
      <w:r w:rsidDel="00000000" w:rsidR="00000000" w:rsidRPr="00000000">
        <w:rPr>
          <w:sz w:val="26"/>
          <w:szCs w:val="26"/>
          <w:rtl w:val="0"/>
        </w:rPr>
        <w:t xml:space="preserve">Move up to 10 meters without being detected.                                 </w:t>
      </w:r>
    </w:p>
    <w:p w:rsidR="00000000" w:rsidDel="00000000" w:rsidP="00000000" w:rsidRDefault="00000000" w:rsidRPr="00000000" w14:paraId="000019E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E7">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9E8">
      <w:pPr>
        <w:spacing w:line="240" w:lineRule="auto"/>
        <w:ind w:left="729" w:firstLine="0"/>
        <w:jc w:val="both"/>
        <w:rPr>
          <w:sz w:val="26"/>
          <w:szCs w:val="26"/>
        </w:rPr>
      </w:pPr>
      <w:r w:rsidDel="00000000" w:rsidR="00000000" w:rsidRPr="00000000">
        <w:rPr>
          <w:sz w:val="26"/>
          <w:szCs w:val="26"/>
          <w:rtl w:val="0"/>
        </w:rPr>
        <w:t xml:space="preserve">Power Enhancement (Tier 2 for "Silent Approach") | **Elite Negotiator**: Gain +5% to Diplomacy and Stealth rolls </w:t>
      </w:r>
    </w:p>
    <w:p w:rsidR="00000000" w:rsidDel="00000000" w:rsidP="00000000" w:rsidRDefault="00000000" w:rsidRPr="00000000" w14:paraId="000019E9">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9EA">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9EB">
      <w:pPr>
        <w:spacing w:line="240" w:lineRule="auto"/>
        <w:ind w:left="729" w:firstLine="0"/>
        <w:jc w:val="both"/>
        <w:rPr>
          <w:sz w:val="26"/>
          <w:szCs w:val="26"/>
        </w:rPr>
      </w:pPr>
      <w:r w:rsidDel="00000000" w:rsidR="00000000" w:rsidRPr="00000000">
        <w:rPr>
          <w:sz w:val="26"/>
          <w:szCs w:val="26"/>
          <w:rtl w:val="0"/>
        </w:rPr>
        <w:t xml:space="preserve">New Power: "Compromising Evidence" (Tier 1)| **Compromising Evidence**: Reveal an enemy’s hidden secrets, reducing their morale by -15%.                 | </w:t>
      </w:r>
    </w:p>
    <w:p w:rsidR="00000000" w:rsidDel="00000000" w:rsidP="00000000" w:rsidRDefault="00000000" w:rsidRPr="00000000" w14:paraId="000019EC">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9ED">
      <w:pPr>
        <w:spacing w:line="240" w:lineRule="auto"/>
        <w:ind w:left="729" w:firstLine="0"/>
        <w:jc w:val="both"/>
        <w:rPr>
          <w:sz w:val="26"/>
          <w:szCs w:val="26"/>
        </w:rPr>
      </w:pPr>
      <w:r w:rsidDel="00000000" w:rsidR="00000000" w:rsidRPr="00000000">
        <w:rPr>
          <w:sz w:val="26"/>
          <w:szCs w:val="26"/>
          <w:rtl w:val="0"/>
        </w:rPr>
        <w:t xml:space="preserve">Power Enhancement (Tier 3 for "Compromising Evidence") | **Stealth Mastery**: Automatically pass one Stealth roll per </w:t>
      </w:r>
    </w:p>
    <w:p w:rsidR="00000000" w:rsidDel="00000000" w:rsidP="00000000" w:rsidRDefault="00000000" w:rsidRPr="00000000" w14:paraId="000019EE">
      <w:pPr>
        <w:spacing w:line="240" w:lineRule="auto"/>
        <w:ind w:left="729" w:firstLine="0"/>
        <w:jc w:val="both"/>
        <w:rPr>
          <w:sz w:val="26"/>
          <w:szCs w:val="26"/>
        </w:rPr>
      </w:pPr>
      <w:r w:rsidDel="00000000" w:rsidR="00000000" w:rsidRPr="00000000">
        <w:rPr>
          <w:sz w:val="26"/>
          <w:szCs w:val="26"/>
          <w:rtl w:val="0"/>
        </w:rPr>
        <w:t xml:space="preserve">session.                                       | </w:t>
      </w:r>
    </w:p>
    <w:p w:rsidR="00000000" w:rsidDel="00000000" w:rsidP="00000000" w:rsidRDefault="00000000" w:rsidRPr="00000000" w14:paraId="000019EF">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9F0">
      <w:pPr>
        <w:spacing w:line="240" w:lineRule="auto"/>
        <w:ind w:left="729" w:firstLine="0"/>
        <w:jc w:val="both"/>
        <w:rPr>
          <w:sz w:val="26"/>
          <w:szCs w:val="26"/>
        </w:rPr>
      </w:pPr>
      <w:r w:rsidDel="00000000" w:rsidR="00000000" w:rsidRPr="00000000">
        <w:rPr>
          <w:sz w:val="26"/>
          <w:szCs w:val="26"/>
          <w:rtl w:val="0"/>
        </w:rPr>
        <w:t xml:space="preserve">New Power: "Supreme Influence" (Tier 1)   | **Supreme </w:t>
      </w:r>
    </w:p>
    <w:p w:rsidR="00000000" w:rsidDel="00000000" w:rsidP="00000000" w:rsidRDefault="00000000" w:rsidRPr="00000000" w14:paraId="000019F1">
      <w:pPr>
        <w:spacing w:line="240" w:lineRule="auto"/>
        <w:ind w:left="729" w:firstLine="0"/>
        <w:jc w:val="both"/>
        <w:rPr>
          <w:sz w:val="26"/>
          <w:szCs w:val="26"/>
        </w:rPr>
      </w:pPr>
      <w:r w:rsidDel="00000000" w:rsidR="00000000" w:rsidRPr="00000000">
        <w:rPr>
          <w:sz w:val="26"/>
          <w:szCs w:val="26"/>
          <w:rtl w:val="0"/>
        </w:rPr>
        <w:t xml:space="preserve">Influence**: Once per session, convert a hostile NPC into an ally.    </w:t>
      </w:r>
    </w:p>
    <w:p w:rsidR="00000000" w:rsidDel="00000000" w:rsidP="00000000" w:rsidRDefault="00000000" w:rsidRPr="00000000" w14:paraId="000019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F3">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9F4">
      <w:pPr>
        <w:spacing w:line="240" w:lineRule="auto"/>
        <w:ind w:left="729" w:firstLine="0"/>
        <w:jc w:val="both"/>
        <w:rPr>
          <w:sz w:val="26"/>
          <w:szCs w:val="26"/>
        </w:rPr>
      </w:pPr>
      <w:r w:rsidDel="00000000" w:rsidR="00000000" w:rsidRPr="00000000">
        <w:rPr>
          <w:sz w:val="26"/>
          <w:szCs w:val="26"/>
          <w:rtl w:val="0"/>
        </w:rPr>
        <w:t xml:space="preserve">Power Enhancement (Tier 2 for "Supreme Influence") | **Legendary Manipulator**: Gain +10% to all social rolls </w:t>
      </w:r>
    </w:p>
    <w:p w:rsidR="00000000" w:rsidDel="00000000" w:rsidP="00000000" w:rsidRDefault="00000000" w:rsidRPr="00000000" w14:paraId="000019F5">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9F6">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9F7">
      <w:pPr>
        <w:spacing w:line="240" w:lineRule="auto"/>
        <w:ind w:left="729" w:firstLine="0"/>
        <w:jc w:val="both"/>
        <w:rPr>
          <w:sz w:val="26"/>
          <w:szCs w:val="26"/>
        </w:rPr>
      </w:pPr>
      <w:r w:rsidDel="00000000" w:rsidR="00000000" w:rsidRPr="00000000">
        <w:rPr>
          <w:sz w:val="26"/>
          <w:szCs w:val="26"/>
          <w:rtl w:val="0"/>
        </w:rPr>
        <w:t xml:space="preserve">New Power: "House Representative" (Tier 1)| **House Representative**: Allies gain +10% morale at the start of every </w:t>
      </w:r>
    </w:p>
    <w:p w:rsidR="00000000" w:rsidDel="00000000" w:rsidP="00000000" w:rsidRDefault="00000000" w:rsidRPr="00000000" w14:paraId="000019F8">
      <w:pPr>
        <w:spacing w:line="240" w:lineRule="auto"/>
        <w:ind w:left="729" w:firstLine="0"/>
        <w:jc w:val="both"/>
        <w:rPr>
          <w:sz w:val="26"/>
          <w:szCs w:val="26"/>
        </w:rPr>
      </w:pPr>
      <w:r w:rsidDel="00000000" w:rsidR="00000000" w:rsidRPr="00000000">
        <w:rPr>
          <w:sz w:val="26"/>
          <w:szCs w:val="26"/>
          <w:rtl w:val="0"/>
        </w:rPr>
        <w:t xml:space="preserve">mission.                           | </w:t>
      </w:r>
    </w:p>
    <w:p w:rsidR="00000000" w:rsidDel="00000000" w:rsidP="00000000" w:rsidRDefault="00000000" w:rsidRPr="00000000" w14:paraId="000019F9">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Power Enhancement (Tier 3 for "House Representative") | **Ethereal Presence**: Enemies targeting you suffer -10% to </w:t>
      </w:r>
    </w:p>
    <w:p w:rsidR="00000000" w:rsidDel="00000000" w:rsidP="00000000" w:rsidRDefault="00000000" w:rsidRPr="00000000" w14:paraId="000019FA">
      <w:pPr>
        <w:spacing w:line="240" w:lineRule="auto"/>
        <w:ind w:left="729" w:firstLine="0"/>
        <w:jc w:val="both"/>
        <w:rPr>
          <w:sz w:val="26"/>
          <w:szCs w:val="26"/>
        </w:rPr>
      </w:pPr>
      <w:r w:rsidDel="00000000" w:rsidR="00000000" w:rsidRPr="00000000">
        <w:rPr>
          <w:sz w:val="26"/>
          <w:szCs w:val="26"/>
          <w:rtl w:val="0"/>
        </w:rPr>
        <w:t xml:space="preserve">attack rolls.                                  | </w:t>
      </w:r>
    </w:p>
    <w:p w:rsidR="00000000" w:rsidDel="00000000" w:rsidP="00000000" w:rsidRDefault="00000000" w:rsidRPr="00000000" w14:paraId="000019FB">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9FC">
      <w:pPr>
        <w:spacing w:line="240" w:lineRule="auto"/>
        <w:ind w:left="729" w:firstLine="0"/>
        <w:jc w:val="both"/>
        <w:rPr>
          <w:sz w:val="26"/>
          <w:szCs w:val="26"/>
        </w:rPr>
      </w:pPr>
      <w:r w:rsidDel="00000000" w:rsidR="00000000" w:rsidRPr="00000000">
        <w:rPr>
          <w:sz w:val="26"/>
          <w:szCs w:val="26"/>
          <w:rtl w:val="0"/>
        </w:rPr>
        <w:t xml:space="preserve">Enhancement (Tier 4 for "House Representative") | **Master of Intrigue**: Automatically succeed in all social and Stealth rolls once per session.             | </w:t>
      </w:r>
    </w:p>
    <w:p w:rsidR="00000000" w:rsidDel="00000000" w:rsidP="00000000" w:rsidRDefault="00000000" w:rsidRPr="00000000" w14:paraId="000019F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F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9F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0">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A0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2">
      <w:pPr>
        <w:spacing w:line="240" w:lineRule="auto"/>
        <w:ind w:left="729" w:firstLine="0"/>
        <w:jc w:val="both"/>
        <w:rPr>
          <w:sz w:val="26"/>
          <w:szCs w:val="26"/>
        </w:rPr>
      </w:pPr>
      <w:r w:rsidDel="00000000" w:rsidR="00000000" w:rsidRPr="00000000">
        <w:rPr>
          <w:sz w:val="26"/>
          <w:szCs w:val="26"/>
          <w:rtl w:val="0"/>
        </w:rPr>
        <w:t xml:space="preserve">**Social Manipulation**: Powers like "Diplomatic Gambit" and "Supreme Influence" make Envoys the ultimate agents of negotiation and intrigue.   </w:t>
      </w:r>
    </w:p>
    <w:p w:rsidR="00000000" w:rsidDel="00000000" w:rsidP="00000000" w:rsidRDefault="00000000" w:rsidRPr="00000000" w14:paraId="00001A03">
      <w:pPr>
        <w:spacing w:line="240" w:lineRule="auto"/>
        <w:ind w:left="729" w:firstLine="0"/>
        <w:jc w:val="both"/>
        <w:rPr>
          <w:sz w:val="26"/>
          <w:szCs w:val="26"/>
        </w:rPr>
      </w:pPr>
      <w:r w:rsidDel="00000000" w:rsidR="00000000" w:rsidRPr="00000000">
        <w:rPr>
          <w:sz w:val="26"/>
          <w:szCs w:val="26"/>
          <w:rtl w:val="0"/>
        </w:rPr>
        <w:t xml:space="preserve">**Covert Operations**: Proficiencies in Stealth and </w:t>
      </w:r>
    </w:p>
    <w:p w:rsidR="00000000" w:rsidDel="00000000" w:rsidP="00000000" w:rsidRDefault="00000000" w:rsidRPr="00000000" w14:paraId="00001A04">
      <w:pPr>
        <w:spacing w:line="240" w:lineRule="auto"/>
        <w:ind w:left="729" w:firstLine="0"/>
        <w:jc w:val="both"/>
        <w:rPr>
          <w:sz w:val="26"/>
          <w:szCs w:val="26"/>
        </w:rPr>
      </w:pPr>
      <w:r w:rsidDel="00000000" w:rsidR="00000000" w:rsidRPr="00000000">
        <w:rPr>
          <w:sz w:val="26"/>
          <w:szCs w:val="26"/>
          <w:rtl w:val="0"/>
        </w:rPr>
        <w:t xml:space="preserve">Improvisation allow Envoys to excel in espionage missions.   </w:t>
      </w:r>
    </w:p>
    <w:p w:rsidR="00000000" w:rsidDel="00000000" w:rsidP="00000000" w:rsidRDefault="00000000" w:rsidRPr="00000000" w14:paraId="00001A05">
      <w:pPr>
        <w:spacing w:line="240" w:lineRule="auto"/>
        <w:ind w:left="729" w:firstLine="0"/>
        <w:jc w:val="both"/>
        <w:rPr>
          <w:sz w:val="26"/>
          <w:szCs w:val="26"/>
        </w:rPr>
      </w:pPr>
      <w:r w:rsidDel="00000000" w:rsidR="00000000" w:rsidRPr="00000000">
        <w:rPr>
          <w:sz w:val="26"/>
          <w:szCs w:val="26"/>
          <w:rtl w:val="0"/>
        </w:rPr>
        <w:t xml:space="preserve">**Morale and Team Support**: Abilities like "House Representative" reinforce the Envoy’s role as both a political and tactical asset.   </w:t>
      </w:r>
    </w:p>
    <w:p w:rsidR="00000000" w:rsidDel="00000000" w:rsidP="00000000" w:rsidRDefault="00000000" w:rsidRPr="00000000" w14:paraId="00001A0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9">
      <w:pPr>
        <w:spacing w:line="240" w:lineRule="auto"/>
        <w:ind w:left="729" w:firstLine="0"/>
        <w:jc w:val="both"/>
        <w:rPr>
          <w:sz w:val="26"/>
          <w:szCs w:val="26"/>
        </w:rPr>
      </w:pPr>
      <w:r w:rsidDel="00000000" w:rsidR="00000000" w:rsidRPr="00000000">
        <w:rPr>
          <w:sz w:val="26"/>
          <w:szCs w:val="26"/>
          <w:rtl w:val="0"/>
        </w:rPr>
        <w:t xml:space="preserve">## **17. Void Navigator (Spatial Explorer)** </w:t>
      </w:r>
    </w:p>
    <w:p w:rsidR="00000000" w:rsidDel="00000000" w:rsidP="00000000" w:rsidRDefault="00000000" w:rsidRPr="00000000" w14:paraId="00001A0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D">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A0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0F">
      <w:pPr>
        <w:spacing w:line="240" w:lineRule="auto"/>
        <w:ind w:left="729" w:firstLine="0"/>
        <w:jc w:val="both"/>
        <w:rPr>
          <w:sz w:val="26"/>
          <w:szCs w:val="26"/>
        </w:rPr>
      </w:pPr>
      <w:r w:rsidDel="00000000" w:rsidR="00000000" w:rsidRPr="00000000">
        <w:rPr>
          <w:sz w:val="26"/>
          <w:szCs w:val="26"/>
          <w:rtl w:val="0"/>
        </w:rPr>
        <w:t xml:space="preserve">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 </w:t>
      </w:r>
    </w:p>
    <w:p w:rsidR="00000000" w:rsidDel="00000000" w:rsidP="00000000" w:rsidRDefault="00000000" w:rsidRPr="00000000" w14:paraId="00001A1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11">
      <w:pPr>
        <w:spacing w:line="240" w:lineRule="auto"/>
        <w:ind w:left="729" w:firstLine="0"/>
        <w:jc w:val="both"/>
        <w:rPr>
          <w:sz w:val="26"/>
          <w:szCs w:val="26"/>
        </w:rPr>
      </w:pPr>
      <w:r w:rsidDel="00000000" w:rsidR="00000000" w:rsidRPr="00000000">
        <w:rPr>
          <w:sz w:val="26"/>
          <w:szCs w:val="26"/>
          <w:rtl w:val="0"/>
        </w:rPr>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 </w:t>
      </w:r>
    </w:p>
    <w:p w:rsidR="00000000" w:rsidDel="00000000" w:rsidP="00000000" w:rsidRDefault="00000000" w:rsidRPr="00000000" w14:paraId="00001A1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13">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A1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15">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A16">
      <w:pPr>
        <w:spacing w:line="240" w:lineRule="auto"/>
        <w:ind w:left="729" w:firstLine="0"/>
        <w:jc w:val="both"/>
        <w:rPr>
          <w:sz w:val="26"/>
          <w:szCs w:val="26"/>
        </w:rPr>
      </w:pPr>
      <w:r w:rsidDel="00000000" w:rsidR="00000000" w:rsidRPr="00000000">
        <w:rPr>
          <w:sz w:val="26"/>
          <w:szCs w:val="26"/>
          <w:rtl w:val="0"/>
        </w:rPr>
        <w:t xml:space="preserve">**Gnosis (+15%)**: Reflects their intuitive understanding of space and psionic phenomena.   </w:t>
      </w:r>
    </w:p>
    <w:p w:rsidR="00000000" w:rsidDel="00000000" w:rsidP="00000000" w:rsidRDefault="00000000" w:rsidRPr="00000000" w14:paraId="00001A17">
      <w:pPr>
        <w:spacing w:line="240" w:lineRule="auto"/>
        <w:ind w:left="729" w:firstLine="0"/>
        <w:jc w:val="both"/>
        <w:rPr>
          <w:sz w:val="26"/>
          <w:szCs w:val="26"/>
        </w:rPr>
      </w:pPr>
      <w:r w:rsidDel="00000000" w:rsidR="00000000" w:rsidRPr="00000000">
        <w:rPr>
          <w:sz w:val="26"/>
          <w:szCs w:val="26"/>
          <w:rtl w:val="0"/>
        </w:rPr>
        <w:t xml:space="preserve">**Katra (+10%)**: Enhances their reflexes and precision for handling high-stakes piloting or navigation.   </w:t>
      </w:r>
    </w:p>
    <w:p w:rsidR="00000000" w:rsidDel="00000000" w:rsidP="00000000" w:rsidRDefault="00000000" w:rsidRPr="00000000" w14:paraId="00001A18">
      <w:pPr>
        <w:spacing w:line="240" w:lineRule="auto"/>
        <w:ind w:left="729" w:firstLine="0"/>
        <w:jc w:val="both"/>
        <w:rPr>
          <w:sz w:val="26"/>
          <w:szCs w:val="26"/>
        </w:rPr>
      </w:pPr>
      <w:r w:rsidDel="00000000" w:rsidR="00000000" w:rsidRPr="00000000">
        <w:rPr>
          <w:sz w:val="26"/>
          <w:szCs w:val="26"/>
          <w:rtl w:val="0"/>
        </w:rPr>
        <w:t xml:space="preserve">**Excluded Attribute**: Dominion. Void Navigators rely on intellect and finesse, not brute strength.   </w:t>
      </w:r>
    </w:p>
    <w:p w:rsidR="00000000" w:rsidDel="00000000" w:rsidP="00000000" w:rsidRDefault="00000000" w:rsidRPr="00000000" w14:paraId="00001A1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1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1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1C">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A1D">
      <w:pPr>
        <w:spacing w:line="240" w:lineRule="auto"/>
        <w:ind w:left="729" w:firstLine="0"/>
        <w:jc w:val="both"/>
        <w:rPr>
          <w:sz w:val="26"/>
          <w:szCs w:val="26"/>
        </w:rPr>
      </w:pPr>
      <w:r w:rsidDel="00000000" w:rsidR="00000000" w:rsidRPr="00000000">
        <w:rPr>
          <w:sz w:val="26"/>
          <w:szCs w:val="26"/>
          <w:rtl w:val="0"/>
        </w:rPr>
        <w:t xml:space="preserve">**Navigation (Gnosis)**: Mastery of star charts, ship systems, and spatial analysis.   </w:t>
      </w:r>
    </w:p>
    <w:p w:rsidR="00000000" w:rsidDel="00000000" w:rsidP="00000000" w:rsidRDefault="00000000" w:rsidRPr="00000000" w14:paraId="00001A1E">
      <w:pPr>
        <w:spacing w:line="240" w:lineRule="auto"/>
        <w:ind w:left="729" w:firstLine="0"/>
        <w:jc w:val="both"/>
        <w:rPr>
          <w:sz w:val="26"/>
          <w:szCs w:val="26"/>
        </w:rPr>
      </w:pPr>
      <w:r w:rsidDel="00000000" w:rsidR="00000000" w:rsidRPr="00000000">
        <w:rPr>
          <w:sz w:val="26"/>
          <w:szCs w:val="26"/>
          <w:rtl w:val="0"/>
        </w:rPr>
        <w:t xml:space="preserve">**Piloting (Katra)**: Skill in maneuvering ships through dangerous or complex environments.   </w:t>
      </w:r>
    </w:p>
    <w:p w:rsidR="00000000" w:rsidDel="00000000" w:rsidP="00000000" w:rsidRDefault="00000000" w:rsidRPr="00000000" w14:paraId="00001A1F">
      <w:pPr>
        <w:spacing w:line="240" w:lineRule="auto"/>
        <w:ind w:left="729" w:firstLine="0"/>
        <w:jc w:val="both"/>
        <w:rPr>
          <w:sz w:val="26"/>
          <w:szCs w:val="26"/>
        </w:rPr>
      </w:pPr>
      <w:r w:rsidDel="00000000" w:rsidR="00000000" w:rsidRPr="00000000">
        <w:rPr>
          <w:sz w:val="26"/>
          <w:szCs w:val="26"/>
          <w:rtl w:val="0"/>
        </w:rPr>
        <w:t xml:space="preserve">**Engineering (Dominion)**: Technical knowledge for repairing and optimizing ship systems.   </w:t>
      </w:r>
    </w:p>
    <w:p w:rsidR="00000000" w:rsidDel="00000000" w:rsidP="00000000" w:rsidRDefault="00000000" w:rsidRPr="00000000" w14:paraId="00001A20">
      <w:pPr>
        <w:spacing w:line="240" w:lineRule="auto"/>
        <w:ind w:left="729" w:firstLine="0"/>
        <w:jc w:val="both"/>
        <w:rPr>
          <w:sz w:val="26"/>
          <w:szCs w:val="26"/>
        </w:rPr>
      </w:pPr>
      <w:r w:rsidDel="00000000" w:rsidR="00000000" w:rsidRPr="00000000">
        <w:rPr>
          <w:sz w:val="26"/>
          <w:szCs w:val="26"/>
          <w:rtl w:val="0"/>
        </w:rPr>
        <w:t xml:space="preserve">**Perception (Katra)**: Heightened awareness to identify hazards and opportunities.   </w:t>
      </w:r>
    </w:p>
    <w:p w:rsidR="00000000" w:rsidDel="00000000" w:rsidP="00000000" w:rsidRDefault="00000000" w:rsidRPr="00000000" w14:paraId="00001A21">
      <w:pPr>
        <w:spacing w:line="240" w:lineRule="auto"/>
        <w:ind w:left="729" w:firstLine="0"/>
        <w:jc w:val="both"/>
        <w:rPr>
          <w:sz w:val="26"/>
          <w:szCs w:val="26"/>
        </w:rPr>
      </w:pPr>
      <w:r w:rsidDel="00000000" w:rsidR="00000000" w:rsidRPr="00000000">
        <w:rPr>
          <w:sz w:val="26"/>
          <w:szCs w:val="26"/>
          <w:rtl w:val="0"/>
        </w:rPr>
        <w:t xml:space="preserve">**Resonance (Gnosis)**: Ability to detect and manipulate psionic phenomena in space.   </w:t>
      </w:r>
    </w:p>
    <w:p w:rsidR="00000000" w:rsidDel="00000000" w:rsidP="00000000" w:rsidRDefault="00000000" w:rsidRPr="00000000" w14:paraId="00001A22">
      <w:pPr>
        <w:spacing w:line="240" w:lineRule="auto"/>
        <w:ind w:left="729" w:firstLine="0"/>
        <w:jc w:val="both"/>
        <w:rPr>
          <w:sz w:val="26"/>
          <w:szCs w:val="26"/>
        </w:rPr>
      </w:pPr>
      <w:r w:rsidDel="00000000" w:rsidR="00000000" w:rsidRPr="00000000">
        <w:rPr>
          <w:sz w:val="26"/>
          <w:szCs w:val="26"/>
          <w:rtl w:val="0"/>
        </w:rPr>
        <w:t xml:space="preserve">**+2 Player-Selected Proficiencies**: Allows customization for combat, exploration, or technical focus.   </w:t>
      </w:r>
    </w:p>
    <w:p w:rsidR="00000000" w:rsidDel="00000000" w:rsidP="00000000" w:rsidRDefault="00000000" w:rsidRPr="00000000" w14:paraId="00001A2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2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2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26">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A27">
      <w:pPr>
        <w:spacing w:line="240" w:lineRule="auto"/>
        <w:ind w:left="729" w:firstLine="0"/>
        <w:jc w:val="both"/>
        <w:rPr>
          <w:sz w:val="26"/>
          <w:szCs w:val="26"/>
        </w:rPr>
      </w:pPr>
      <w:r w:rsidDel="00000000" w:rsidR="00000000" w:rsidRPr="00000000">
        <w:rPr>
          <w:sz w:val="26"/>
          <w:szCs w:val="26"/>
          <w:rtl w:val="0"/>
        </w:rPr>
        <w:t xml:space="preserve">**"Void Sense"**   </w:t>
      </w:r>
    </w:p>
    <w:p w:rsidR="00000000" w:rsidDel="00000000" w:rsidP="00000000" w:rsidRDefault="00000000" w:rsidRPr="00000000" w14:paraId="00001A28">
      <w:pPr>
        <w:spacing w:line="240" w:lineRule="auto"/>
        <w:ind w:left="729" w:firstLine="0"/>
        <w:jc w:val="both"/>
        <w:rPr>
          <w:sz w:val="26"/>
          <w:szCs w:val="26"/>
        </w:rPr>
      </w:pPr>
      <w:r w:rsidDel="00000000" w:rsidR="00000000" w:rsidRPr="00000000">
        <w:rPr>
          <w:sz w:val="26"/>
          <w:szCs w:val="26"/>
          <w:rtl w:val="0"/>
        </w:rPr>
        <w:t xml:space="preserve">The Void Navigator taps into their connection with the Void, revealing hidden anomalies and hazards within a 20-meter radius and granting a +5% bonus to all ally rolls related to navigation or perception for 2 rounds. </w:t>
      </w:r>
    </w:p>
    <w:p w:rsidR="00000000" w:rsidDel="00000000" w:rsidP="00000000" w:rsidRDefault="00000000" w:rsidRPr="00000000" w14:paraId="00001A2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2A">
      <w:pPr>
        <w:spacing w:line="240" w:lineRule="auto"/>
        <w:ind w:left="729" w:firstLine="0"/>
        <w:jc w:val="both"/>
        <w:rPr>
          <w:sz w:val="26"/>
          <w:szCs w:val="26"/>
        </w:rPr>
      </w:pPr>
      <w:sdt>
        <w:sdtPr>
          <w:id w:val="194520738"/>
          <w:tag w:val="goog_rdk_71"/>
        </w:sdtPr>
        <w:sdtContent>
          <w:r w:rsidDel="00000000" w:rsidR="00000000" w:rsidRPr="00000000">
            <w:rPr>
              <w:rFonts w:ascii="Nova Mono" w:cs="Nova Mono" w:eastAsia="Nova Mono" w:hAnsi="Nova Mono"/>
              <w:sz w:val="26"/>
              <w:szCs w:val="26"/>
              <w:rtl w:val="0"/>
            </w:rPr>
            <w:t xml:space="preserve">- **Starting Tier**: Based on Gnosis’s modifier die.     - Example: Gnosis = 75 → Modifier Die = d12 → Tier 3. </w:t>
          </w:r>
        </w:sdtContent>
      </w:sdt>
    </w:p>
    <w:p w:rsidR="00000000" w:rsidDel="00000000" w:rsidP="00000000" w:rsidRDefault="00000000" w:rsidRPr="00000000" w14:paraId="00001A2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2C">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A2D">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A2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2F">
      <w:pPr>
        <w:spacing w:line="240" w:lineRule="auto"/>
        <w:ind w:left="729" w:firstLine="0"/>
        <w:jc w:val="both"/>
        <w:rPr>
          <w:sz w:val="26"/>
          <w:szCs w:val="26"/>
        </w:rPr>
      </w:pPr>
      <w:r w:rsidDel="00000000" w:rsidR="00000000" w:rsidRPr="00000000">
        <w:rPr>
          <w:sz w:val="26"/>
          <w:szCs w:val="26"/>
          <w:rtl w:val="0"/>
        </w:rPr>
        <w:t xml:space="preserve">| **1**    | Detect hidden hazards and reveal hidden paths within a 10-meter radius.   | </w:t>
      </w:r>
    </w:p>
    <w:p w:rsidR="00000000" w:rsidDel="00000000" w:rsidP="00000000" w:rsidRDefault="00000000" w:rsidRPr="00000000" w14:paraId="00001A30">
      <w:pPr>
        <w:spacing w:line="240" w:lineRule="auto"/>
        <w:ind w:left="729" w:firstLine="0"/>
        <w:jc w:val="both"/>
        <w:rPr>
          <w:sz w:val="26"/>
          <w:szCs w:val="26"/>
        </w:rPr>
      </w:pPr>
      <w:r w:rsidDel="00000000" w:rsidR="00000000" w:rsidRPr="00000000">
        <w:rPr>
          <w:sz w:val="26"/>
          <w:szCs w:val="26"/>
          <w:rtl w:val="0"/>
        </w:rPr>
        <w:t xml:space="preserve">| **2**    | Extend radius to 15 meters and grant allies +5% to navigation rolls.      | </w:t>
      </w:r>
    </w:p>
    <w:p w:rsidR="00000000" w:rsidDel="00000000" w:rsidP="00000000" w:rsidRDefault="00000000" w:rsidRPr="00000000" w14:paraId="00001A31">
      <w:pPr>
        <w:spacing w:line="240" w:lineRule="auto"/>
        <w:ind w:left="729" w:firstLine="0"/>
        <w:jc w:val="both"/>
        <w:rPr>
          <w:sz w:val="26"/>
          <w:szCs w:val="26"/>
        </w:rPr>
      </w:pPr>
      <w:r w:rsidDel="00000000" w:rsidR="00000000" w:rsidRPr="00000000">
        <w:rPr>
          <w:sz w:val="26"/>
          <w:szCs w:val="26"/>
          <w:rtl w:val="0"/>
        </w:rPr>
        <w:t xml:space="preserve">| **3**    | Allies also gain +5% evasion during the effect.               </w:t>
      </w:r>
    </w:p>
    <w:p w:rsidR="00000000" w:rsidDel="00000000" w:rsidP="00000000" w:rsidRDefault="00000000" w:rsidRPr="00000000" w14:paraId="00001A3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33">
      <w:pPr>
        <w:spacing w:line="240" w:lineRule="auto"/>
        <w:ind w:left="729" w:firstLine="0"/>
        <w:jc w:val="both"/>
        <w:rPr>
          <w:sz w:val="26"/>
          <w:szCs w:val="26"/>
        </w:rPr>
      </w:pPr>
      <w:r w:rsidDel="00000000" w:rsidR="00000000" w:rsidRPr="00000000">
        <w:rPr>
          <w:sz w:val="26"/>
          <w:szCs w:val="26"/>
          <w:rtl w:val="0"/>
        </w:rPr>
        <w:t xml:space="preserve">| **4**    | Extend duration to 3 rounds.                                            | </w:t>
      </w:r>
    </w:p>
    <w:p w:rsidR="00000000" w:rsidDel="00000000" w:rsidP="00000000" w:rsidRDefault="00000000" w:rsidRPr="00000000" w14:paraId="00001A34">
      <w:pPr>
        <w:spacing w:line="240" w:lineRule="auto"/>
        <w:ind w:left="729" w:firstLine="0"/>
        <w:jc w:val="both"/>
        <w:rPr>
          <w:sz w:val="26"/>
          <w:szCs w:val="26"/>
        </w:rPr>
      </w:pPr>
      <w:r w:rsidDel="00000000" w:rsidR="00000000" w:rsidRPr="00000000">
        <w:rPr>
          <w:sz w:val="26"/>
          <w:szCs w:val="26"/>
          <w:rtl w:val="0"/>
        </w:rPr>
        <w:t xml:space="preserve">| **5**    | Automatically succeed on one navigation-related roll during activation.   | </w:t>
      </w:r>
    </w:p>
    <w:p w:rsidR="00000000" w:rsidDel="00000000" w:rsidP="00000000" w:rsidRDefault="00000000" w:rsidRPr="00000000" w14:paraId="00001A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3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37">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A38">
      <w:pPr>
        <w:spacing w:line="240" w:lineRule="auto"/>
        <w:ind w:left="729" w:firstLine="0"/>
        <w:jc w:val="both"/>
        <w:rPr>
          <w:sz w:val="26"/>
          <w:szCs w:val="26"/>
        </w:rPr>
      </w:pPr>
      <w:r w:rsidDel="00000000" w:rsidR="00000000" w:rsidRPr="00000000">
        <w:rPr>
          <w:sz w:val="26"/>
          <w:szCs w:val="26"/>
          <w:rtl w:val="0"/>
        </w:rPr>
        <w:t xml:space="preserve">**Navigator’s Void Suit**: Provides +10% resistance to environmental hazards and psionic anomalies.   </w:t>
      </w:r>
    </w:p>
    <w:p w:rsidR="00000000" w:rsidDel="00000000" w:rsidP="00000000" w:rsidRDefault="00000000" w:rsidRPr="00000000" w14:paraId="00001A39">
      <w:pPr>
        <w:spacing w:line="240" w:lineRule="auto"/>
        <w:ind w:left="729" w:firstLine="0"/>
        <w:jc w:val="both"/>
        <w:rPr>
          <w:sz w:val="26"/>
          <w:szCs w:val="26"/>
        </w:rPr>
      </w:pPr>
      <w:r w:rsidDel="00000000" w:rsidR="00000000" w:rsidRPr="00000000">
        <w:rPr>
          <w:sz w:val="26"/>
          <w:szCs w:val="26"/>
          <w:rtl w:val="0"/>
        </w:rPr>
        <w:t xml:space="preserve">**Portable Star Mapper**: Grants +5% to Navigation rolls.   </w:t>
      </w:r>
    </w:p>
    <w:p w:rsidR="00000000" w:rsidDel="00000000" w:rsidP="00000000" w:rsidRDefault="00000000" w:rsidRPr="00000000" w14:paraId="00001A3A">
      <w:pPr>
        <w:spacing w:line="240" w:lineRule="auto"/>
        <w:ind w:left="729" w:firstLine="0"/>
        <w:jc w:val="both"/>
        <w:rPr>
          <w:sz w:val="26"/>
          <w:szCs w:val="26"/>
        </w:rPr>
      </w:pPr>
      <w:r w:rsidDel="00000000" w:rsidR="00000000" w:rsidRPr="00000000">
        <w:rPr>
          <w:sz w:val="26"/>
          <w:szCs w:val="26"/>
          <w:rtl w:val="0"/>
        </w:rPr>
        <w:t xml:space="preserve">**Compact Energy Blade**: A lightweight melee weapon for personal defense.   </w:t>
      </w:r>
    </w:p>
    <w:p w:rsidR="00000000" w:rsidDel="00000000" w:rsidP="00000000" w:rsidRDefault="00000000" w:rsidRPr="00000000" w14:paraId="00001A3B">
      <w:pPr>
        <w:spacing w:line="240" w:lineRule="auto"/>
        <w:ind w:left="729" w:firstLine="0"/>
        <w:jc w:val="both"/>
        <w:rPr>
          <w:sz w:val="26"/>
          <w:szCs w:val="26"/>
        </w:rPr>
      </w:pPr>
      <w:r w:rsidDel="00000000" w:rsidR="00000000" w:rsidRPr="00000000">
        <w:rPr>
          <w:sz w:val="26"/>
          <w:szCs w:val="26"/>
          <w:rtl w:val="0"/>
        </w:rPr>
        <w:t xml:space="preserve">**Emergency Beacon**: Allows instant communication with allies in case of danger.   </w:t>
      </w:r>
    </w:p>
    <w:p w:rsidR="00000000" w:rsidDel="00000000" w:rsidP="00000000" w:rsidRDefault="00000000" w:rsidRPr="00000000" w14:paraId="00001A3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3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3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3F">
      <w:pPr>
        <w:spacing w:line="240" w:lineRule="auto"/>
        <w:ind w:left="729" w:firstLine="0"/>
        <w:jc w:val="both"/>
        <w:rPr>
          <w:sz w:val="26"/>
          <w:szCs w:val="26"/>
        </w:rPr>
      </w:pPr>
      <w:r w:rsidDel="00000000" w:rsidR="00000000" w:rsidRPr="00000000">
        <w:rPr>
          <w:sz w:val="26"/>
          <w:szCs w:val="26"/>
          <w:rtl w:val="0"/>
        </w:rPr>
        <w:t xml:space="preserve">### **Void Navigator Level Progression Table** </w:t>
      </w:r>
    </w:p>
    <w:p w:rsidR="00000000" w:rsidDel="00000000" w:rsidP="00000000" w:rsidRDefault="00000000" w:rsidRPr="00000000" w14:paraId="00001A4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41">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A42">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A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44">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A4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46">
      <w:pPr>
        <w:spacing w:line="240" w:lineRule="auto"/>
        <w:ind w:left="729" w:firstLine="0"/>
        <w:jc w:val="both"/>
        <w:rPr>
          <w:sz w:val="26"/>
          <w:szCs w:val="26"/>
        </w:rPr>
      </w:pPr>
      <w:r w:rsidDel="00000000" w:rsidR="00000000" w:rsidRPr="00000000">
        <w:rPr>
          <w:sz w:val="26"/>
          <w:szCs w:val="26"/>
          <w:rtl w:val="0"/>
        </w:rPr>
        <w:t xml:space="preserve">| **1**     | —                          | 5 Core, 2 Player Choice   | "Void </w:t>
      </w:r>
    </w:p>
    <w:p w:rsidR="00000000" w:rsidDel="00000000" w:rsidP="00000000" w:rsidRDefault="00000000" w:rsidRPr="00000000" w14:paraId="00001A47">
      <w:pPr>
        <w:spacing w:line="240" w:lineRule="auto"/>
        <w:ind w:left="729" w:firstLine="0"/>
        <w:jc w:val="both"/>
        <w:rPr>
          <w:sz w:val="26"/>
          <w:szCs w:val="26"/>
        </w:rPr>
      </w:pPr>
      <w:r w:rsidDel="00000000" w:rsidR="00000000" w:rsidRPr="00000000">
        <w:rPr>
          <w:sz w:val="26"/>
          <w:szCs w:val="26"/>
          <w:rtl w:val="0"/>
        </w:rPr>
        <w:t xml:space="preserve">Sense" (Tier 3)                          | **Star Chart Expert**: Gain </w:t>
      </w:r>
    </w:p>
    <w:p w:rsidR="00000000" w:rsidDel="00000000" w:rsidP="00000000" w:rsidRDefault="00000000" w:rsidRPr="00000000" w14:paraId="00001A48">
      <w:pPr>
        <w:spacing w:line="240" w:lineRule="auto"/>
        <w:ind w:left="729" w:firstLine="0"/>
        <w:jc w:val="both"/>
        <w:rPr>
          <w:sz w:val="26"/>
          <w:szCs w:val="26"/>
        </w:rPr>
      </w:pPr>
      <w:r w:rsidDel="00000000" w:rsidR="00000000" w:rsidRPr="00000000">
        <w:rPr>
          <w:sz w:val="26"/>
          <w:szCs w:val="26"/>
          <w:rtl w:val="0"/>
        </w:rPr>
        <w:t xml:space="preserve">+5% to Navigation rolls permanently.                                            </w:t>
      </w:r>
    </w:p>
    <w:p w:rsidR="00000000" w:rsidDel="00000000" w:rsidP="00000000" w:rsidRDefault="00000000" w:rsidRPr="00000000" w14:paraId="00001A4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4A">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A4B">
      <w:pPr>
        <w:spacing w:line="240" w:lineRule="auto"/>
        <w:ind w:left="729" w:firstLine="0"/>
        <w:jc w:val="both"/>
        <w:rPr>
          <w:sz w:val="26"/>
          <w:szCs w:val="26"/>
        </w:rPr>
      </w:pPr>
      <w:r w:rsidDel="00000000" w:rsidR="00000000" w:rsidRPr="00000000">
        <w:rPr>
          <w:sz w:val="26"/>
          <w:szCs w:val="26"/>
          <w:rtl w:val="0"/>
        </w:rPr>
        <w:t xml:space="preserve">Power Enhancement (Tier 4 for "Void Sense")    | **Void Intuition**: Once per session, automatically avoid a spatial </w:t>
      </w:r>
    </w:p>
    <w:p w:rsidR="00000000" w:rsidDel="00000000" w:rsidP="00000000" w:rsidRDefault="00000000" w:rsidRPr="00000000" w14:paraId="00001A4C">
      <w:pPr>
        <w:spacing w:line="240" w:lineRule="auto"/>
        <w:ind w:left="729" w:firstLine="0"/>
        <w:jc w:val="both"/>
        <w:rPr>
          <w:sz w:val="26"/>
          <w:szCs w:val="26"/>
        </w:rPr>
      </w:pPr>
      <w:r w:rsidDel="00000000" w:rsidR="00000000" w:rsidRPr="00000000">
        <w:rPr>
          <w:sz w:val="26"/>
          <w:szCs w:val="26"/>
          <w:rtl w:val="0"/>
        </w:rPr>
        <w:t xml:space="preserve">hazard.                                 | </w:t>
      </w:r>
    </w:p>
    <w:p w:rsidR="00000000" w:rsidDel="00000000" w:rsidP="00000000" w:rsidRDefault="00000000" w:rsidRPr="00000000" w14:paraId="00001A4D">
      <w:pPr>
        <w:spacing w:line="240" w:lineRule="auto"/>
        <w:ind w:left="729" w:firstLine="0"/>
        <w:jc w:val="both"/>
        <w:rPr>
          <w:sz w:val="26"/>
          <w:szCs w:val="26"/>
        </w:rPr>
      </w:pPr>
      <w:r w:rsidDel="00000000" w:rsidR="00000000" w:rsidRPr="00000000">
        <w:rPr>
          <w:sz w:val="26"/>
          <w:szCs w:val="26"/>
          <w:rtl w:val="0"/>
        </w:rPr>
        <w:t xml:space="preserve">| **3**     | Roll for 1 Attribute       | —                         | Gain New Power: "Spatial Lock" (Tier 1)        | **Spatial Lock**: </w:t>
      </w:r>
    </w:p>
    <w:p w:rsidR="00000000" w:rsidDel="00000000" w:rsidP="00000000" w:rsidRDefault="00000000" w:rsidRPr="00000000" w14:paraId="00001A4E">
      <w:pPr>
        <w:spacing w:line="240" w:lineRule="auto"/>
        <w:ind w:left="729" w:firstLine="0"/>
        <w:jc w:val="both"/>
        <w:rPr>
          <w:sz w:val="26"/>
          <w:szCs w:val="26"/>
        </w:rPr>
      </w:pPr>
      <w:r w:rsidDel="00000000" w:rsidR="00000000" w:rsidRPr="00000000">
        <w:rPr>
          <w:sz w:val="26"/>
          <w:szCs w:val="26"/>
          <w:rtl w:val="0"/>
        </w:rPr>
        <w:t xml:space="preserve">Prevent enemy movement within a 10-meter radius for 1 turn.        </w:t>
      </w:r>
    </w:p>
    <w:p w:rsidR="00000000" w:rsidDel="00000000" w:rsidP="00000000" w:rsidRDefault="00000000" w:rsidRPr="00000000" w14:paraId="00001A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50">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A51">
      <w:pPr>
        <w:spacing w:line="240" w:lineRule="auto"/>
        <w:ind w:left="729" w:firstLine="0"/>
        <w:jc w:val="both"/>
        <w:rPr>
          <w:sz w:val="26"/>
          <w:szCs w:val="26"/>
        </w:rPr>
      </w:pPr>
      <w:r w:rsidDel="00000000" w:rsidR="00000000" w:rsidRPr="00000000">
        <w:rPr>
          <w:sz w:val="26"/>
          <w:szCs w:val="26"/>
          <w:rtl w:val="0"/>
        </w:rPr>
        <w:t xml:space="preserve">Power Enhancement (Tier 2 for "Spatial Lock")  | **Quick Recalibration**: Gain an additional action for navigation-based tasks during combat.                | </w:t>
      </w:r>
    </w:p>
    <w:p w:rsidR="00000000" w:rsidDel="00000000" w:rsidP="00000000" w:rsidRDefault="00000000" w:rsidRPr="00000000" w14:paraId="00001A52">
      <w:pPr>
        <w:spacing w:line="240" w:lineRule="auto"/>
        <w:ind w:left="729" w:firstLine="0"/>
        <w:jc w:val="both"/>
        <w:rPr>
          <w:sz w:val="26"/>
          <w:szCs w:val="26"/>
        </w:rPr>
      </w:pPr>
      <w:r w:rsidDel="00000000" w:rsidR="00000000" w:rsidRPr="00000000">
        <w:rPr>
          <w:sz w:val="26"/>
          <w:szCs w:val="26"/>
          <w:rtl w:val="0"/>
        </w:rPr>
        <w:t xml:space="preserve">| **5**     | Roll for 1 Attribute       | —                         | Gain New Power: "Gravity Well" (Tier 1)        | **Gravity Well**: Create a localized field that slows enemy movement by 50% within a 15-meter radius.       | </w:t>
      </w:r>
    </w:p>
    <w:p w:rsidR="00000000" w:rsidDel="00000000" w:rsidP="00000000" w:rsidRDefault="00000000" w:rsidRPr="00000000" w14:paraId="00001A53">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A54">
      <w:pPr>
        <w:spacing w:line="240" w:lineRule="auto"/>
        <w:ind w:left="729" w:firstLine="0"/>
        <w:jc w:val="both"/>
        <w:rPr>
          <w:sz w:val="26"/>
          <w:szCs w:val="26"/>
        </w:rPr>
      </w:pPr>
      <w:r w:rsidDel="00000000" w:rsidR="00000000" w:rsidRPr="00000000">
        <w:rPr>
          <w:sz w:val="26"/>
          <w:szCs w:val="26"/>
          <w:rtl w:val="0"/>
        </w:rPr>
        <w:t xml:space="preserve">Power Enhancement (Tier 3 for "Gravity Well")  | **Voidbound Explorer**: Gain advantage (flip mechanics) on Resonance rolls during space travel.             | </w:t>
      </w:r>
    </w:p>
    <w:p w:rsidR="00000000" w:rsidDel="00000000" w:rsidP="00000000" w:rsidRDefault="00000000" w:rsidRPr="00000000" w14:paraId="00001A55">
      <w:pPr>
        <w:spacing w:line="240" w:lineRule="auto"/>
        <w:ind w:left="729" w:firstLine="0"/>
        <w:jc w:val="both"/>
        <w:rPr>
          <w:sz w:val="26"/>
          <w:szCs w:val="26"/>
        </w:rPr>
      </w:pPr>
      <w:r w:rsidDel="00000000" w:rsidR="00000000" w:rsidRPr="00000000">
        <w:rPr>
          <w:sz w:val="26"/>
          <w:szCs w:val="26"/>
          <w:rtl w:val="0"/>
        </w:rPr>
        <w:t xml:space="preserve">| **7**     | Roll for 1 Attribute       | —                         | Gain New Power: "Phase Shift" (Tier 1)         | **Phase Shift**: </w:t>
      </w:r>
    </w:p>
    <w:p w:rsidR="00000000" w:rsidDel="00000000" w:rsidP="00000000" w:rsidRDefault="00000000" w:rsidRPr="00000000" w14:paraId="00001A56">
      <w:pPr>
        <w:spacing w:line="240" w:lineRule="auto"/>
        <w:ind w:left="729" w:firstLine="0"/>
        <w:jc w:val="both"/>
        <w:rPr>
          <w:sz w:val="26"/>
          <w:szCs w:val="26"/>
        </w:rPr>
      </w:pPr>
      <w:r w:rsidDel="00000000" w:rsidR="00000000" w:rsidRPr="00000000">
        <w:rPr>
          <w:sz w:val="26"/>
          <w:szCs w:val="26"/>
          <w:rtl w:val="0"/>
        </w:rPr>
        <w:t xml:space="preserve">Teleport up to 10 meters instantly, ignoring obstacles.                     </w:t>
      </w:r>
    </w:p>
    <w:p w:rsidR="00000000" w:rsidDel="00000000" w:rsidP="00000000" w:rsidRDefault="00000000" w:rsidRPr="00000000" w14:paraId="00001A5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58">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A59">
      <w:pPr>
        <w:spacing w:line="240" w:lineRule="auto"/>
        <w:ind w:left="729" w:firstLine="0"/>
        <w:jc w:val="both"/>
        <w:rPr>
          <w:sz w:val="26"/>
          <w:szCs w:val="26"/>
        </w:rPr>
      </w:pPr>
      <w:r w:rsidDel="00000000" w:rsidR="00000000" w:rsidRPr="00000000">
        <w:rPr>
          <w:sz w:val="26"/>
          <w:szCs w:val="26"/>
          <w:rtl w:val="0"/>
        </w:rPr>
        <w:t xml:space="preserve">Power Enhancement (Tier 2 for "Phase Shift")   | **Psionic Resistance**: Gain +10% resistance to psionic interference.           </w:t>
      </w:r>
    </w:p>
    <w:p w:rsidR="00000000" w:rsidDel="00000000" w:rsidP="00000000" w:rsidRDefault="00000000" w:rsidRPr="00000000" w14:paraId="00001A5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5B">
      <w:pPr>
        <w:spacing w:line="240" w:lineRule="auto"/>
        <w:ind w:left="729" w:firstLine="0"/>
        <w:jc w:val="both"/>
        <w:rPr>
          <w:sz w:val="26"/>
          <w:szCs w:val="26"/>
        </w:rPr>
      </w:pPr>
      <w:r w:rsidDel="00000000" w:rsidR="00000000" w:rsidRPr="00000000">
        <w:rPr>
          <w:sz w:val="26"/>
          <w:szCs w:val="26"/>
          <w:rtl w:val="0"/>
        </w:rPr>
        <w:t xml:space="preserve">| **9**     | Roll for 1 Attribute       | —                         | Gain New Power: "Stellar Beacon" (Tier 1)      | **Stellar Beacon**: Grant all allies within range +5% to perception-based rolls for 2 rounds.               | </w:t>
      </w:r>
    </w:p>
    <w:p w:rsidR="00000000" w:rsidDel="00000000" w:rsidP="00000000" w:rsidRDefault="00000000" w:rsidRPr="00000000" w14:paraId="00001A5C">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A5D">
      <w:pPr>
        <w:spacing w:line="240" w:lineRule="auto"/>
        <w:ind w:left="729" w:firstLine="0"/>
        <w:jc w:val="both"/>
        <w:rPr>
          <w:sz w:val="26"/>
          <w:szCs w:val="26"/>
        </w:rPr>
      </w:pPr>
      <w:r w:rsidDel="00000000" w:rsidR="00000000" w:rsidRPr="00000000">
        <w:rPr>
          <w:sz w:val="26"/>
          <w:szCs w:val="26"/>
          <w:rtl w:val="0"/>
        </w:rPr>
        <w:t xml:space="preserve">Power Enhancement (Tier 3 for "Stellar Beacon") | **Master Navigator**: Automatically succeed on Navigation rolls once per </w:t>
      </w:r>
    </w:p>
    <w:p w:rsidR="00000000" w:rsidDel="00000000" w:rsidP="00000000" w:rsidRDefault="00000000" w:rsidRPr="00000000" w14:paraId="00001A5E">
      <w:pPr>
        <w:spacing w:line="240" w:lineRule="auto"/>
        <w:ind w:left="729" w:firstLine="0"/>
        <w:jc w:val="both"/>
        <w:rPr>
          <w:sz w:val="26"/>
          <w:szCs w:val="26"/>
        </w:rPr>
      </w:pPr>
      <w:r w:rsidDel="00000000" w:rsidR="00000000" w:rsidRPr="00000000">
        <w:rPr>
          <w:sz w:val="26"/>
          <w:szCs w:val="26"/>
          <w:rtl w:val="0"/>
        </w:rPr>
        <w:t xml:space="preserve">session.                           | </w:t>
      </w:r>
    </w:p>
    <w:p w:rsidR="00000000" w:rsidDel="00000000" w:rsidP="00000000" w:rsidRDefault="00000000" w:rsidRPr="00000000" w14:paraId="00001A5F">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A60">
      <w:pPr>
        <w:spacing w:line="240" w:lineRule="auto"/>
        <w:ind w:left="729" w:firstLine="0"/>
        <w:jc w:val="both"/>
        <w:rPr>
          <w:sz w:val="26"/>
          <w:szCs w:val="26"/>
        </w:rPr>
      </w:pPr>
      <w:r w:rsidDel="00000000" w:rsidR="00000000" w:rsidRPr="00000000">
        <w:rPr>
          <w:sz w:val="26"/>
          <w:szCs w:val="26"/>
          <w:rtl w:val="0"/>
        </w:rPr>
        <w:t xml:space="preserve">New Power: "Anomaly Warp" (Tier 1)        | **Anomaly Warp**: Create a spatial anomaly that prevents ranged attacks within 10 meters for 1 turn.        | </w:t>
      </w:r>
    </w:p>
    <w:p w:rsidR="00000000" w:rsidDel="00000000" w:rsidP="00000000" w:rsidRDefault="00000000" w:rsidRPr="00000000" w14:paraId="00001A61">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A62">
      <w:pPr>
        <w:spacing w:line="240" w:lineRule="auto"/>
        <w:ind w:left="729" w:firstLine="0"/>
        <w:jc w:val="both"/>
        <w:rPr>
          <w:sz w:val="26"/>
          <w:szCs w:val="26"/>
        </w:rPr>
      </w:pPr>
      <w:r w:rsidDel="00000000" w:rsidR="00000000" w:rsidRPr="00000000">
        <w:rPr>
          <w:sz w:val="26"/>
          <w:szCs w:val="26"/>
          <w:rtl w:val="0"/>
        </w:rPr>
        <w:t xml:space="preserve">Power Enhancement (Tier 2 for "Anomaly Warp")  | **Void Scout**: Allies gain +5% movement speed during Void travel </w:t>
      </w:r>
    </w:p>
    <w:p w:rsidR="00000000" w:rsidDel="00000000" w:rsidP="00000000" w:rsidRDefault="00000000" w:rsidRPr="00000000" w14:paraId="00001A63">
      <w:pPr>
        <w:spacing w:line="240" w:lineRule="auto"/>
        <w:ind w:left="729" w:firstLine="0"/>
        <w:jc w:val="both"/>
        <w:rPr>
          <w:sz w:val="26"/>
          <w:szCs w:val="26"/>
        </w:rPr>
      </w:pPr>
      <w:r w:rsidDel="00000000" w:rsidR="00000000" w:rsidRPr="00000000">
        <w:rPr>
          <w:sz w:val="26"/>
          <w:szCs w:val="26"/>
          <w:rtl w:val="0"/>
        </w:rPr>
        <w:t xml:space="preserve">missions.                                 | </w:t>
      </w:r>
    </w:p>
    <w:p w:rsidR="00000000" w:rsidDel="00000000" w:rsidP="00000000" w:rsidRDefault="00000000" w:rsidRPr="00000000" w14:paraId="00001A64">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A65">
      <w:pPr>
        <w:spacing w:line="240" w:lineRule="auto"/>
        <w:ind w:left="729" w:firstLine="0"/>
        <w:jc w:val="both"/>
        <w:rPr>
          <w:sz w:val="26"/>
          <w:szCs w:val="26"/>
        </w:rPr>
      </w:pPr>
      <w:r w:rsidDel="00000000" w:rsidR="00000000" w:rsidRPr="00000000">
        <w:rPr>
          <w:sz w:val="26"/>
          <w:szCs w:val="26"/>
          <w:rtl w:val="0"/>
        </w:rPr>
        <w:t xml:space="preserve">New Power: "Cosmic Anchor" (Tier 1)       | **Cosmic Anchor**: Stabilize a collapsing area, preventing environmental damage </w:t>
      </w:r>
    </w:p>
    <w:p w:rsidR="00000000" w:rsidDel="00000000" w:rsidP="00000000" w:rsidRDefault="00000000" w:rsidRPr="00000000" w14:paraId="00001A66">
      <w:pPr>
        <w:spacing w:line="240" w:lineRule="auto"/>
        <w:ind w:left="729" w:firstLine="0"/>
        <w:jc w:val="both"/>
        <w:rPr>
          <w:sz w:val="26"/>
          <w:szCs w:val="26"/>
        </w:rPr>
      </w:pPr>
      <w:r w:rsidDel="00000000" w:rsidR="00000000" w:rsidRPr="00000000">
        <w:rPr>
          <w:sz w:val="26"/>
          <w:szCs w:val="26"/>
          <w:rtl w:val="0"/>
        </w:rPr>
        <w:t xml:space="preserve">for 2 turns.                | </w:t>
      </w:r>
    </w:p>
    <w:p w:rsidR="00000000" w:rsidDel="00000000" w:rsidP="00000000" w:rsidRDefault="00000000" w:rsidRPr="00000000" w14:paraId="00001A67">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A68">
      <w:pPr>
        <w:spacing w:line="240" w:lineRule="auto"/>
        <w:ind w:left="729" w:firstLine="0"/>
        <w:jc w:val="both"/>
        <w:rPr>
          <w:sz w:val="26"/>
          <w:szCs w:val="26"/>
        </w:rPr>
      </w:pPr>
      <w:r w:rsidDel="00000000" w:rsidR="00000000" w:rsidRPr="00000000">
        <w:rPr>
          <w:sz w:val="26"/>
          <w:szCs w:val="26"/>
          <w:rtl w:val="0"/>
        </w:rPr>
        <w:t xml:space="preserve">Power Enhancement (Tier 3 for "Cosmic Anchor") | **Legendary Navigator**: Allies within 20 meters gain +5% evasion during </w:t>
      </w:r>
    </w:p>
    <w:p w:rsidR="00000000" w:rsidDel="00000000" w:rsidP="00000000" w:rsidRDefault="00000000" w:rsidRPr="00000000" w14:paraId="00001A69">
      <w:pPr>
        <w:spacing w:line="240" w:lineRule="auto"/>
        <w:ind w:left="729" w:firstLine="0"/>
        <w:jc w:val="both"/>
        <w:rPr>
          <w:sz w:val="26"/>
          <w:szCs w:val="26"/>
        </w:rPr>
      </w:pPr>
      <w:r w:rsidDel="00000000" w:rsidR="00000000" w:rsidRPr="00000000">
        <w:rPr>
          <w:sz w:val="26"/>
          <w:szCs w:val="26"/>
          <w:rtl w:val="0"/>
        </w:rPr>
        <w:t xml:space="preserve">space combat.                      | </w:t>
      </w:r>
    </w:p>
    <w:p w:rsidR="00000000" w:rsidDel="00000000" w:rsidP="00000000" w:rsidRDefault="00000000" w:rsidRPr="00000000" w14:paraId="00001A6A">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A6B">
      <w:pPr>
        <w:spacing w:line="240" w:lineRule="auto"/>
        <w:ind w:left="729" w:firstLine="0"/>
        <w:jc w:val="both"/>
        <w:rPr>
          <w:sz w:val="26"/>
          <w:szCs w:val="26"/>
        </w:rPr>
      </w:pPr>
      <w:r w:rsidDel="00000000" w:rsidR="00000000" w:rsidRPr="00000000">
        <w:rPr>
          <w:sz w:val="26"/>
          <w:szCs w:val="26"/>
          <w:rtl w:val="0"/>
        </w:rPr>
        <w:t xml:space="preserve">Enhancement (Tier 4 for "Cosmic Anchor") | **Eternal Voyager**: Once per session, avoid an otherwise unavoidable spatial hazard entirely.              | </w:t>
      </w:r>
    </w:p>
    <w:p w:rsidR="00000000" w:rsidDel="00000000" w:rsidP="00000000" w:rsidRDefault="00000000" w:rsidRPr="00000000" w14:paraId="00001A6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6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6F">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A7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1">
      <w:pPr>
        <w:spacing w:line="240" w:lineRule="auto"/>
        <w:ind w:left="729" w:firstLine="0"/>
        <w:jc w:val="both"/>
        <w:rPr>
          <w:sz w:val="26"/>
          <w:szCs w:val="26"/>
        </w:rPr>
      </w:pPr>
      <w:r w:rsidDel="00000000" w:rsidR="00000000" w:rsidRPr="00000000">
        <w:rPr>
          <w:sz w:val="26"/>
          <w:szCs w:val="26"/>
          <w:rtl w:val="0"/>
        </w:rPr>
        <w:t xml:space="preserve">**Navigation and Perception Synergy**: Powers like "Void Sense" and "Stellar Beacon" enhance allies’ ability to detect hazards and navigate effectively.   </w:t>
      </w:r>
    </w:p>
    <w:p w:rsidR="00000000" w:rsidDel="00000000" w:rsidP="00000000" w:rsidRDefault="00000000" w:rsidRPr="00000000" w14:paraId="00001A72">
      <w:pPr>
        <w:spacing w:line="240" w:lineRule="auto"/>
        <w:ind w:left="729" w:firstLine="0"/>
        <w:jc w:val="both"/>
        <w:rPr>
          <w:sz w:val="26"/>
          <w:szCs w:val="26"/>
        </w:rPr>
      </w:pPr>
      <w:r w:rsidDel="00000000" w:rsidR="00000000" w:rsidRPr="00000000">
        <w:rPr>
          <w:sz w:val="26"/>
          <w:szCs w:val="26"/>
          <w:rtl w:val="0"/>
        </w:rPr>
        <w:t xml:space="preserve">**Spatial Control**: Abilities like "Gravity Well" and "Spatial Lock" make Void Navigators masters of battlefield and environmental control.   </w:t>
      </w:r>
    </w:p>
    <w:p w:rsidR="00000000" w:rsidDel="00000000" w:rsidP="00000000" w:rsidRDefault="00000000" w:rsidRPr="00000000" w14:paraId="00001A73">
      <w:pPr>
        <w:spacing w:line="240" w:lineRule="auto"/>
        <w:ind w:left="729" w:firstLine="0"/>
        <w:jc w:val="both"/>
        <w:rPr>
          <w:sz w:val="26"/>
          <w:szCs w:val="26"/>
        </w:rPr>
      </w:pPr>
      <w:r w:rsidDel="00000000" w:rsidR="00000000" w:rsidRPr="00000000">
        <w:rPr>
          <w:sz w:val="26"/>
          <w:szCs w:val="26"/>
          <w:rtl w:val="0"/>
        </w:rPr>
        <w:t xml:space="preserve">**Exploration Focus**: Proficiencies and features ensure Void Navigators excel in discovery, ensuring safe passage and efficient travel.   </w:t>
      </w:r>
    </w:p>
    <w:p w:rsidR="00000000" w:rsidDel="00000000" w:rsidP="00000000" w:rsidRDefault="00000000" w:rsidRPr="00000000" w14:paraId="00001A7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7">
      <w:pPr>
        <w:spacing w:line="240" w:lineRule="auto"/>
        <w:ind w:left="729" w:firstLine="0"/>
        <w:jc w:val="both"/>
        <w:rPr>
          <w:sz w:val="26"/>
          <w:szCs w:val="26"/>
        </w:rPr>
      </w:pPr>
      <w:r w:rsidDel="00000000" w:rsidR="00000000" w:rsidRPr="00000000">
        <w:rPr>
          <w:sz w:val="26"/>
          <w:szCs w:val="26"/>
          <w:rtl w:val="0"/>
        </w:rPr>
        <w:t xml:space="preserve">## **18. Guild Sentinel (Protective </w:t>
      </w:r>
    </w:p>
    <w:p w:rsidR="00000000" w:rsidDel="00000000" w:rsidP="00000000" w:rsidRDefault="00000000" w:rsidRPr="00000000" w14:paraId="00001A78">
      <w:pPr>
        <w:spacing w:line="240" w:lineRule="auto"/>
        <w:ind w:left="729" w:firstLine="0"/>
        <w:jc w:val="both"/>
        <w:rPr>
          <w:sz w:val="26"/>
          <w:szCs w:val="26"/>
        </w:rPr>
      </w:pPr>
      <w:r w:rsidDel="00000000" w:rsidR="00000000" w:rsidRPr="00000000">
        <w:rPr>
          <w:sz w:val="26"/>
          <w:szCs w:val="26"/>
          <w:rtl w:val="0"/>
        </w:rPr>
        <w:t xml:space="preserve">Operative)** </w:t>
      </w:r>
    </w:p>
    <w:p w:rsidR="00000000" w:rsidDel="00000000" w:rsidP="00000000" w:rsidRDefault="00000000" w:rsidRPr="00000000" w14:paraId="00001A7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C">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A7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7E">
      <w:pPr>
        <w:spacing w:line="240" w:lineRule="auto"/>
        <w:ind w:left="729" w:firstLine="0"/>
        <w:jc w:val="both"/>
        <w:rPr>
          <w:sz w:val="26"/>
          <w:szCs w:val="26"/>
        </w:rPr>
      </w:pPr>
      <w:r w:rsidDel="00000000" w:rsidR="00000000" w:rsidRPr="00000000">
        <w:rPr>
          <w:sz w:val="26"/>
          <w:szCs w:val="26"/>
          <w:rtl w:val="0"/>
        </w:rPr>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 </w:t>
      </w:r>
    </w:p>
    <w:p w:rsidR="00000000" w:rsidDel="00000000" w:rsidP="00000000" w:rsidRDefault="00000000" w:rsidRPr="00000000" w14:paraId="00001A7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0">
      <w:pPr>
        <w:spacing w:line="240" w:lineRule="auto"/>
        <w:ind w:left="729" w:firstLine="0"/>
        <w:jc w:val="both"/>
        <w:rPr>
          <w:sz w:val="26"/>
          <w:szCs w:val="26"/>
        </w:rPr>
      </w:pPr>
      <w:r w:rsidDel="00000000" w:rsidR="00000000" w:rsidRPr="00000000">
        <w:rPr>
          <w:sz w:val="26"/>
          <w:szCs w:val="26"/>
          <w:rtl w:val="0"/>
        </w:rPr>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 </w:t>
      </w:r>
    </w:p>
    <w:p w:rsidR="00000000" w:rsidDel="00000000" w:rsidP="00000000" w:rsidRDefault="00000000" w:rsidRPr="00000000" w14:paraId="00001A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4">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A85">
      <w:pPr>
        <w:spacing w:line="240" w:lineRule="auto"/>
        <w:ind w:left="729" w:firstLine="0"/>
        <w:jc w:val="both"/>
        <w:rPr>
          <w:sz w:val="26"/>
          <w:szCs w:val="26"/>
        </w:rPr>
      </w:pPr>
      <w:r w:rsidDel="00000000" w:rsidR="00000000" w:rsidRPr="00000000">
        <w:rPr>
          <w:sz w:val="26"/>
          <w:szCs w:val="26"/>
          <w:rtl w:val="0"/>
        </w:rPr>
        <w:t xml:space="preserve">**Dominion (+15%)**: Reflects their physical resilience and combat prowess.   </w:t>
      </w:r>
    </w:p>
    <w:p w:rsidR="00000000" w:rsidDel="00000000" w:rsidP="00000000" w:rsidRDefault="00000000" w:rsidRPr="00000000" w14:paraId="00001A86">
      <w:pPr>
        <w:spacing w:line="240" w:lineRule="auto"/>
        <w:ind w:left="729" w:firstLine="0"/>
        <w:jc w:val="both"/>
        <w:rPr>
          <w:sz w:val="26"/>
          <w:szCs w:val="26"/>
        </w:rPr>
      </w:pPr>
      <w:r w:rsidDel="00000000" w:rsidR="00000000" w:rsidRPr="00000000">
        <w:rPr>
          <w:sz w:val="26"/>
          <w:szCs w:val="26"/>
          <w:rtl w:val="0"/>
        </w:rPr>
        <w:t xml:space="preserve">**Imperius (+10%)**: Enhances their commanding presence and ability to lead defensive efforts.   </w:t>
      </w:r>
    </w:p>
    <w:p w:rsidR="00000000" w:rsidDel="00000000" w:rsidP="00000000" w:rsidRDefault="00000000" w:rsidRPr="00000000" w14:paraId="00001A87">
      <w:pPr>
        <w:spacing w:line="240" w:lineRule="auto"/>
        <w:ind w:left="729" w:firstLine="0"/>
        <w:jc w:val="both"/>
        <w:rPr>
          <w:sz w:val="26"/>
          <w:szCs w:val="26"/>
        </w:rPr>
      </w:pPr>
      <w:r w:rsidDel="00000000" w:rsidR="00000000" w:rsidRPr="00000000">
        <w:rPr>
          <w:sz w:val="26"/>
          <w:szCs w:val="26"/>
          <w:rtl w:val="0"/>
        </w:rPr>
        <w:t xml:space="preserve">**Excluded Attribute**: Entropy. Sentinels thrive in controlled and organized environments, not chaos.   </w:t>
      </w:r>
    </w:p>
    <w:p w:rsidR="00000000" w:rsidDel="00000000" w:rsidP="00000000" w:rsidRDefault="00000000" w:rsidRPr="00000000" w14:paraId="00001A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8B">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A8C">
      <w:pPr>
        <w:spacing w:line="240" w:lineRule="auto"/>
        <w:ind w:left="729" w:firstLine="0"/>
        <w:jc w:val="both"/>
        <w:rPr>
          <w:sz w:val="26"/>
          <w:szCs w:val="26"/>
        </w:rPr>
      </w:pPr>
      <w:r w:rsidDel="00000000" w:rsidR="00000000" w:rsidRPr="00000000">
        <w:rPr>
          <w:sz w:val="26"/>
          <w:szCs w:val="26"/>
          <w:rtl w:val="0"/>
        </w:rPr>
        <w:t xml:space="preserve">**Defensive Tactics (Dominion)**: Expertise in creating and holding defensive positions.   </w:t>
      </w:r>
    </w:p>
    <w:p w:rsidR="00000000" w:rsidDel="00000000" w:rsidP="00000000" w:rsidRDefault="00000000" w:rsidRPr="00000000" w14:paraId="00001A8D">
      <w:pPr>
        <w:spacing w:line="240" w:lineRule="auto"/>
        <w:ind w:left="729" w:firstLine="0"/>
        <w:jc w:val="both"/>
        <w:rPr>
          <w:sz w:val="26"/>
          <w:szCs w:val="26"/>
        </w:rPr>
      </w:pPr>
      <w:r w:rsidDel="00000000" w:rsidR="00000000" w:rsidRPr="00000000">
        <w:rPr>
          <w:sz w:val="26"/>
          <w:szCs w:val="26"/>
          <w:rtl w:val="0"/>
        </w:rPr>
        <w:t xml:space="preserve">**Heavy Weapons (Dominion)**: Proficiency with large-scale weaponry used to protect key points.   </w:t>
      </w:r>
    </w:p>
    <w:p w:rsidR="00000000" w:rsidDel="00000000" w:rsidP="00000000" w:rsidRDefault="00000000" w:rsidRPr="00000000" w14:paraId="00001A8E">
      <w:pPr>
        <w:spacing w:line="240" w:lineRule="auto"/>
        <w:ind w:left="729" w:firstLine="0"/>
        <w:jc w:val="both"/>
        <w:rPr>
          <w:sz w:val="26"/>
          <w:szCs w:val="26"/>
        </w:rPr>
      </w:pPr>
      <w:r w:rsidDel="00000000" w:rsidR="00000000" w:rsidRPr="00000000">
        <w:rPr>
          <w:sz w:val="26"/>
          <w:szCs w:val="26"/>
          <w:rtl w:val="0"/>
        </w:rPr>
        <w:t xml:space="preserve">**Leadership (Imperius)**: Inspiring allies and maintaining order under pressure.   </w:t>
      </w:r>
    </w:p>
    <w:p w:rsidR="00000000" w:rsidDel="00000000" w:rsidP="00000000" w:rsidRDefault="00000000" w:rsidRPr="00000000" w14:paraId="00001A8F">
      <w:pPr>
        <w:spacing w:line="240" w:lineRule="auto"/>
        <w:ind w:left="729" w:firstLine="0"/>
        <w:jc w:val="both"/>
        <w:rPr>
          <w:sz w:val="26"/>
          <w:szCs w:val="26"/>
        </w:rPr>
      </w:pPr>
      <w:r w:rsidDel="00000000" w:rsidR="00000000" w:rsidRPr="00000000">
        <w:rPr>
          <w:sz w:val="26"/>
          <w:szCs w:val="26"/>
          <w:rtl w:val="0"/>
        </w:rPr>
        <w:t xml:space="preserve">**Perception (Katra)**: Detecting threats and identifying weaknesses in enemy strategies.   </w:t>
      </w:r>
    </w:p>
    <w:p w:rsidR="00000000" w:rsidDel="00000000" w:rsidP="00000000" w:rsidRDefault="00000000" w:rsidRPr="00000000" w14:paraId="00001A90">
      <w:pPr>
        <w:spacing w:line="240" w:lineRule="auto"/>
        <w:ind w:left="729" w:firstLine="0"/>
        <w:jc w:val="both"/>
        <w:rPr>
          <w:sz w:val="26"/>
          <w:szCs w:val="26"/>
        </w:rPr>
      </w:pPr>
      <w:r w:rsidDel="00000000" w:rsidR="00000000" w:rsidRPr="00000000">
        <w:rPr>
          <w:sz w:val="26"/>
          <w:szCs w:val="26"/>
          <w:rtl w:val="0"/>
        </w:rPr>
        <w:t xml:space="preserve">**Engineering (Dominion)**: Repairing and fortifying defenses or equipment in critical situations.   </w:t>
      </w:r>
    </w:p>
    <w:p w:rsidR="00000000" w:rsidDel="00000000" w:rsidP="00000000" w:rsidRDefault="00000000" w:rsidRPr="00000000" w14:paraId="00001A91">
      <w:pPr>
        <w:spacing w:line="240" w:lineRule="auto"/>
        <w:ind w:left="729" w:firstLine="0"/>
        <w:jc w:val="both"/>
        <w:rPr>
          <w:sz w:val="26"/>
          <w:szCs w:val="26"/>
        </w:rPr>
      </w:pPr>
      <w:r w:rsidDel="00000000" w:rsidR="00000000" w:rsidRPr="00000000">
        <w:rPr>
          <w:sz w:val="26"/>
          <w:szCs w:val="26"/>
          <w:rtl w:val="0"/>
        </w:rPr>
        <w:t xml:space="preserve">**+2 Player-Selected Proficiencies**: Allows flexibility to enhance offensive or tactical capabilities.   </w:t>
      </w:r>
    </w:p>
    <w:p w:rsidR="00000000" w:rsidDel="00000000" w:rsidP="00000000" w:rsidRDefault="00000000" w:rsidRPr="00000000" w14:paraId="00001A9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9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95">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A96">
      <w:pPr>
        <w:spacing w:line="240" w:lineRule="auto"/>
        <w:ind w:left="729" w:firstLine="0"/>
        <w:jc w:val="both"/>
        <w:rPr>
          <w:sz w:val="26"/>
          <w:szCs w:val="26"/>
        </w:rPr>
      </w:pPr>
      <w:r w:rsidDel="00000000" w:rsidR="00000000" w:rsidRPr="00000000">
        <w:rPr>
          <w:sz w:val="26"/>
          <w:szCs w:val="26"/>
          <w:rtl w:val="0"/>
        </w:rPr>
        <w:t xml:space="preserve">**"Aegis Field"**   </w:t>
      </w:r>
    </w:p>
    <w:p w:rsidR="00000000" w:rsidDel="00000000" w:rsidP="00000000" w:rsidRDefault="00000000" w:rsidRPr="00000000" w14:paraId="00001A97">
      <w:pPr>
        <w:spacing w:line="240" w:lineRule="auto"/>
        <w:ind w:left="729" w:firstLine="0"/>
        <w:jc w:val="both"/>
        <w:rPr>
          <w:sz w:val="26"/>
          <w:szCs w:val="26"/>
        </w:rPr>
      </w:pPr>
      <w:r w:rsidDel="00000000" w:rsidR="00000000" w:rsidRPr="00000000">
        <w:rPr>
          <w:sz w:val="26"/>
          <w:szCs w:val="26"/>
          <w:rtl w:val="0"/>
        </w:rPr>
        <w:t xml:space="preserve">The Sentinel generates a protective field around themselves and all allies within a 10-meter radius, reducing incoming damage by 10% for 2 rounds. This power cements their role as the ultimate protector in battle. </w:t>
      </w:r>
    </w:p>
    <w:p w:rsidR="00000000" w:rsidDel="00000000" w:rsidP="00000000" w:rsidRDefault="00000000" w:rsidRPr="00000000" w14:paraId="00001A9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99">
      <w:pPr>
        <w:spacing w:line="240" w:lineRule="auto"/>
        <w:ind w:left="729" w:firstLine="0"/>
        <w:jc w:val="both"/>
        <w:rPr>
          <w:sz w:val="26"/>
          <w:szCs w:val="26"/>
        </w:rPr>
      </w:pPr>
      <w:r w:rsidDel="00000000" w:rsidR="00000000" w:rsidRPr="00000000">
        <w:rPr>
          <w:sz w:val="26"/>
          <w:szCs w:val="26"/>
          <w:rtl w:val="0"/>
        </w:rPr>
        <w:t xml:space="preserve">**Starting Tier**: Based on Dominion’s modifier die.   </w:t>
      </w:r>
    </w:p>
    <w:p w:rsidR="00000000" w:rsidDel="00000000" w:rsidP="00000000" w:rsidRDefault="00000000" w:rsidRPr="00000000" w14:paraId="00001A9A">
      <w:pPr>
        <w:spacing w:line="240" w:lineRule="auto"/>
        <w:ind w:left="729" w:firstLine="0"/>
        <w:jc w:val="both"/>
        <w:rPr>
          <w:sz w:val="26"/>
          <w:szCs w:val="26"/>
        </w:rPr>
      </w:pPr>
      <w:sdt>
        <w:sdtPr>
          <w:id w:val="867142443"/>
          <w:tag w:val="goog_rdk_72"/>
        </w:sdtPr>
        <w:sdtContent>
          <w:r w:rsidDel="00000000" w:rsidR="00000000" w:rsidRPr="00000000">
            <w:rPr>
              <w:rFonts w:ascii="Nova Mono" w:cs="Nova Mono" w:eastAsia="Nova Mono" w:hAnsi="Nova Mono"/>
              <w:sz w:val="26"/>
              <w:szCs w:val="26"/>
              <w:rtl w:val="0"/>
            </w:rPr>
            <w:t xml:space="preserve">Example: Dominion = 80 → Modifier Die = d12 → Tier 3. </w:t>
          </w:r>
        </w:sdtContent>
      </w:sdt>
    </w:p>
    <w:p w:rsidR="00000000" w:rsidDel="00000000" w:rsidP="00000000" w:rsidRDefault="00000000" w:rsidRPr="00000000" w14:paraId="00001A9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9C">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A9D">
      <w:pPr>
        <w:spacing w:line="240" w:lineRule="auto"/>
        <w:ind w:left="729" w:firstLine="0"/>
        <w:jc w:val="both"/>
        <w:rPr>
          <w:sz w:val="26"/>
          <w:szCs w:val="26"/>
        </w:rPr>
      </w:pPr>
      <w:r w:rsidDel="00000000" w:rsidR="00000000" w:rsidRPr="00000000">
        <w:rPr>
          <w:sz w:val="26"/>
          <w:szCs w:val="26"/>
          <w:rtl w:val="0"/>
        </w:rPr>
        <w:t xml:space="preserve">| **Tier** | **Effect**                                                                 | |----------|--------------------------------------------------------------------------| </w:t>
      </w:r>
    </w:p>
    <w:p w:rsidR="00000000" w:rsidDel="00000000" w:rsidP="00000000" w:rsidRDefault="00000000" w:rsidRPr="00000000" w14:paraId="00001A9E">
      <w:pPr>
        <w:spacing w:line="240" w:lineRule="auto"/>
        <w:ind w:left="729" w:firstLine="0"/>
        <w:jc w:val="both"/>
        <w:rPr>
          <w:sz w:val="26"/>
          <w:szCs w:val="26"/>
        </w:rPr>
      </w:pPr>
      <w:r w:rsidDel="00000000" w:rsidR="00000000" w:rsidRPr="00000000">
        <w:rPr>
          <w:sz w:val="26"/>
          <w:szCs w:val="26"/>
          <w:rtl w:val="0"/>
        </w:rPr>
        <w:t xml:space="preserve">| **1**    | Reduce incoming damage by 5% for allies within a 5-meter radius.          | </w:t>
      </w:r>
    </w:p>
    <w:p w:rsidR="00000000" w:rsidDel="00000000" w:rsidP="00000000" w:rsidRDefault="00000000" w:rsidRPr="00000000" w14:paraId="00001A9F">
      <w:pPr>
        <w:spacing w:line="240" w:lineRule="auto"/>
        <w:ind w:left="729" w:firstLine="0"/>
        <w:jc w:val="both"/>
        <w:rPr>
          <w:sz w:val="26"/>
          <w:szCs w:val="26"/>
        </w:rPr>
      </w:pPr>
      <w:r w:rsidDel="00000000" w:rsidR="00000000" w:rsidRPr="00000000">
        <w:rPr>
          <w:sz w:val="26"/>
          <w:szCs w:val="26"/>
          <w:rtl w:val="0"/>
        </w:rPr>
        <w:t xml:space="preserve">| **2**    | Extend radius to 10 meters and increase damage reduction to 10%.          | </w:t>
      </w:r>
    </w:p>
    <w:p w:rsidR="00000000" w:rsidDel="00000000" w:rsidP="00000000" w:rsidRDefault="00000000" w:rsidRPr="00000000" w14:paraId="00001AA0">
      <w:pPr>
        <w:spacing w:line="240" w:lineRule="auto"/>
        <w:ind w:left="729" w:firstLine="0"/>
        <w:jc w:val="both"/>
        <w:rPr>
          <w:sz w:val="26"/>
          <w:szCs w:val="26"/>
        </w:rPr>
      </w:pPr>
      <w:r w:rsidDel="00000000" w:rsidR="00000000" w:rsidRPr="00000000">
        <w:rPr>
          <w:sz w:val="26"/>
          <w:szCs w:val="26"/>
          <w:rtl w:val="0"/>
        </w:rPr>
        <w:t xml:space="preserve">| **3**    | Allies also gain +5% to Defensive Threshold for the duration.             | </w:t>
      </w:r>
    </w:p>
    <w:p w:rsidR="00000000" w:rsidDel="00000000" w:rsidP="00000000" w:rsidRDefault="00000000" w:rsidRPr="00000000" w14:paraId="00001AA1">
      <w:pPr>
        <w:spacing w:line="240" w:lineRule="auto"/>
        <w:ind w:left="729" w:firstLine="0"/>
        <w:jc w:val="both"/>
        <w:rPr>
          <w:sz w:val="26"/>
          <w:szCs w:val="26"/>
        </w:rPr>
      </w:pPr>
      <w:r w:rsidDel="00000000" w:rsidR="00000000" w:rsidRPr="00000000">
        <w:rPr>
          <w:sz w:val="26"/>
          <w:szCs w:val="26"/>
          <w:rtl w:val="0"/>
        </w:rPr>
        <w:t xml:space="preserve">| **4**    | Increase duration to 3 rounds.                                            | </w:t>
      </w:r>
    </w:p>
    <w:p w:rsidR="00000000" w:rsidDel="00000000" w:rsidP="00000000" w:rsidRDefault="00000000" w:rsidRPr="00000000" w14:paraId="00001AA2">
      <w:pPr>
        <w:spacing w:line="240" w:lineRule="auto"/>
        <w:ind w:left="729" w:firstLine="0"/>
        <w:jc w:val="both"/>
        <w:rPr>
          <w:sz w:val="26"/>
          <w:szCs w:val="26"/>
        </w:rPr>
      </w:pPr>
      <w:r w:rsidDel="00000000" w:rsidR="00000000" w:rsidRPr="00000000">
        <w:rPr>
          <w:sz w:val="26"/>
          <w:szCs w:val="26"/>
          <w:rtl w:val="0"/>
        </w:rPr>
        <w:t xml:space="preserve">| **5**    | Damage reduction increases to 15%, and allies within range are immune to status effects. | </w:t>
      </w:r>
    </w:p>
    <w:p w:rsidR="00000000" w:rsidDel="00000000" w:rsidP="00000000" w:rsidRDefault="00000000" w:rsidRPr="00000000" w14:paraId="00001AA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A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A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A6">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AA7">
      <w:pPr>
        <w:spacing w:line="240" w:lineRule="auto"/>
        <w:ind w:left="729" w:firstLine="0"/>
        <w:jc w:val="both"/>
        <w:rPr>
          <w:sz w:val="26"/>
          <w:szCs w:val="26"/>
        </w:rPr>
      </w:pPr>
      <w:r w:rsidDel="00000000" w:rsidR="00000000" w:rsidRPr="00000000">
        <w:rPr>
          <w:sz w:val="26"/>
          <w:szCs w:val="26"/>
          <w:rtl w:val="0"/>
        </w:rPr>
        <w:t xml:space="preserve">**Guild Sentinel Armor**: Heavy armor that provides +10% resistance to physical damage and +5% morale to allies.   </w:t>
      </w:r>
    </w:p>
    <w:p w:rsidR="00000000" w:rsidDel="00000000" w:rsidP="00000000" w:rsidRDefault="00000000" w:rsidRPr="00000000" w14:paraId="00001AA8">
      <w:pPr>
        <w:spacing w:line="240" w:lineRule="auto"/>
        <w:ind w:left="729" w:firstLine="0"/>
        <w:jc w:val="both"/>
        <w:rPr>
          <w:sz w:val="26"/>
          <w:szCs w:val="26"/>
        </w:rPr>
      </w:pPr>
      <w:r w:rsidDel="00000000" w:rsidR="00000000" w:rsidRPr="00000000">
        <w:rPr>
          <w:sz w:val="26"/>
          <w:szCs w:val="26"/>
          <w:rtl w:val="0"/>
        </w:rPr>
        <w:t xml:space="preserve">**Energy Shield Generator**: Grants +5% to Defensive Threshold for 1 turn when activated.   </w:t>
      </w:r>
    </w:p>
    <w:p w:rsidR="00000000" w:rsidDel="00000000" w:rsidP="00000000" w:rsidRDefault="00000000" w:rsidRPr="00000000" w14:paraId="00001AA9">
      <w:pPr>
        <w:spacing w:line="240" w:lineRule="auto"/>
        <w:ind w:left="729" w:firstLine="0"/>
        <w:jc w:val="both"/>
        <w:rPr>
          <w:sz w:val="26"/>
          <w:szCs w:val="26"/>
        </w:rPr>
      </w:pPr>
      <w:r w:rsidDel="00000000" w:rsidR="00000000" w:rsidRPr="00000000">
        <w:rPr>
          <w:sz w:val="26"/>
          <w:szCs w:val="26"/>
          <w:rtl w:val="0"/>
        </w:rPr>
        <w:t xml:space="preserve">**Heavy Repeater Cannon or Energy Hammer**: A large weapon designed for defensive combat.   </w:t>
      </w:r>
    </w:p>
    <w:p w:rsidR="00000000" w:rsidDel="00000000" w:rsidP="00000000" w:rsidRDefault="00000000" w:rsidRPr="00000000" w14:paraId="00001AAA">
      <w:pPr>
        <w:spacing w:line="240" w:lineRule="auto"/>
        <w:ind w:left="729" w:firstLine="0"/>
        <w:jc w:val="both"/>
        <w:rPr>
          <w:sz w:val="26"/>
          <w:szCs w:val="26"/>
        </w:rPr>
      </w:pPr>
      <w:r w:rsidDel="00000000" w:rsidR="00000000" w:rsidRPr="00000000">
        <w:rPr>
          <w:sz w:val="26"/>
          <w:szCs w:val="26"/>
          <w:rtl w:val="0"/>
        </w:rPr>
        <w:t xml:space="preserve">**Fortification Kit**: Tools for setting up barricades or reinforcing structures, granting +5% to Engineering rolls.   </w:t>
      </w:r>
    </w:p>
    <w:p w:rsidR="00000000" w:rsidDel="00000000" w:rsidP="00000000" w:rsidRDefault="00000000" w:rsidRPr="00000000" w14:paraId="00001AA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A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A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AE">
      <w:pPr>
        <w:spacing w:line="240" w:lineRule="auto"/>
        <w:ind w:left="729" w:firstLine="0"/>
        <w:jc w:val="both"/>
        <w:rPr>
          <w:sz w:val="26"/>
          <w:szCs w:val="26"/>
        </w:rPr>
      </w:pPr>
      <w:r w:rsidDel="00000000" w:rsidR="00000000" w:rsidRPr="00000000">
        <w:rPr>
          <w:sz w:val="26"/>
          <w:szCs w:val="26"/>
          <w:rtl w:val="0"/>
        </w:rPr>
        <w:t xml:space="preserve">### **Guild Sentinel Level Progression Table** </w:t>
      </w:r>
    </w:p>
    <w:p w:rsidR="00000000" w:rsidDel="00000000" w:rsidP="00000000" w:rsidRDefault="00000000" w:rsidRPr="00000000" w14:paraId="00001AA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B0">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AB1">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AB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B3">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AB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B5">
      <w:pPr>
        <w:spacing w:line="240" w:lineRule="auto"/>
        <w:ind w:left="729" w:firstLine="0"/>
        <w:jc w:val="both"/>
        <w:rPr>
          <w:sz w:val="26"/>
          <w:szCs w:val="26"/>
        </w:rPr>
      </w:pPr>
      <w:r w:rsidDel="00000000" w:rsidR="00000000" w:rsidRPr="00000000">
        <w:rPr>
          <w:sz w:val="26"/>
          <w:szCs w:val="26"/>
          <w:rtl w:val="0"/>
        </w:rPr>
        <w:t xml:space="preserve">| **1**     | —                          | 5 Core, 2 Player Choice   | "Aegis Field" (Tier 3)                         | **Fortress Stance**: Gain +5% to Defensive Threshold when stationary for 1 turn.                           </w:t>
      </w:r>
    </w:p>
    <w:p w:rsidR="00000000" w:rsidDel="00000000" w:rsidP="00000000" w:rsidRDefault="00000000" w:rsidRPr="00000000" w14:paraId="00001AB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B7">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AB8">
      <w:pPr>
        <w:spacing w:line="240" w:lineRule="auto"/>
        <w:ind w:left="729" w:firstLine="0"/>
        <w:jc w:val="both"/>
        <w:rPr>
          <w:sz w:val="26"/>
          <w:szCs w:val="26"/>
        </w:rPr>
      </w:pPr>
      <w:r w:rsidDel="00000000" w:rsidR="00000000" w:rsidRPr="00000000">
        <w:rPr>
          <w:sz w:val="26"/>
          <w:szCs w:val="26"/>
          <w:rtl w:val="0"/>
        </w:rPr>
        <w:t xml:space="preserve">Power Enhancement (Tier 4 for "Aegis Field")   | **Protective Leadership**: Allies within 10 meters gain +5% morale.                  </w:t>
      </w:r>
    </w:p>
    <w:p w:rsidR="00000000" w:rsidDel="00000000" w:rsidP="00000000" w:rsidRDefault="00000000" w:rsidRPr="00000000" w14:paraId="00001AB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BA">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ABB">
      <w:pPr>
        <w:spacing w:line="240" w:lineRule="auto"/>
        <w:ind w:left="729" w:firstLine="0"/>
        <w:jc w:val="both"/>
        <w:rPr>
          <w:sz w:val="26"/>
          <w:szCs w:val="26"/>
        </w:rPr>
      </w:pPr>
      <w:r w:rsidDel="00000000" w:rsidR="00000000" w:rsidRPr="00000000">
        <w:rPr>
          <w:sz w:val="26"/>
          <w:szCs w:val="26"/>
          <w:rtl w:val="0"/>
        </w:rPr>
        <w:t xml:space="preserve">New Power: "Bulwark Charge" (Tier 1)      | **Bulwark Charge**: Move to an ally within 10 meters, intercepting the next attack against them.            | </w:t>
      </w:r>
    </w:p>
    <w:p w:rsidR="00000000" w:rsidDel="00000000" w:rsidP="00000000" w:rsidRDefault="00000000" w:rsidRPr="00000000" w14:paraId="00001ABC">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ABD">
      <w:pPr>
        <w:spacing w:line="240" w:lineRule="auto"/>
        <w:ind w:left="729" w:firstLine="0"/>
        <w:jc w:val="both"/>
        <w:rPr>
          <w:sz w:val="26"/>
          <w:szCs w:val="26"/>
        </w:rPr>
      </w:pPr>
      <w:r w:rsidDel="00000000" w:rsidR="00000000" w:rsidRPr="00000000">
        <w:rPr>
          <w:sz w:val="26"/>
          <w:szCs w:val="26"/>
          <w:rtl w:val="0"/>
        </w:rPr>
        <w:t xml:space="preserve">Power Enhancement (Tier 2 for "Bulwark Charge") | **Hardened </w:t>
      </w:r>
    </w:p>
    <w:p w:rsidR="00000000" w:rsidDel="00000000" w:rsidP="00000000" w:rsidRDefault="00000000" w:rsidRPr="00000000" w14:paraId="00001ABE">
      <w:pPr>
        <w:spacing w:line="240" w:lineRule="auto"/>
        <w:ind w:left="729" w:firstLine="0"/>
        <w:jc w:val="both"/>
        <w:rPr>
          <w:sz w:val="26"/>
          <w:szCs w:val="26"/>
        </w:rPr>
      </w:pPr>
      <w:r w:rsidDel="00000000" w:rsidR="00000000" w:rsidRPr="00000000">
        <w:rPr>
          <w:sz w:val="26"/>
          <w:szCs w:val="26"/>
          <w:rtl w:val="0"/>
        </w:rPr>
        <w:t xml:space="preserve">Defense**: Gain +5% to resistance rolls against critical hits.          </w:t>
      </w:r>
    </w:p>
    <w:p w:rsidR="00000000" w:rsidDel="00000000" w:rsidP="00000000" w:rsidRDefault="00000000" w:rsidRPr="00000000" w14:paraId="00001AB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C0">
      <w:pPr>
        <w:spacing w:line="240" w:lineRule="auto"/>
        <w:ind w:left="729" w:firstLine="0"/>
        <w:jc w:val="both"/>
        <w:rPr>
          <w:sz w:val="26"/>
          <w:szCs w:val="26"/>
        </w:rPr>
      </w:pPr>
      <w:r w:rsidDel="00000000" w:rsidR="00000000" w:rsidRPr="00000000">
        <w:rPr>
          <w:sz w:val="26"/>
          <w:szCs w:val="26"/>
          <w:rtl w:val="0"/>
        </w:rPr>
        <w:t xml:space="preserve">| **5**     | Roll for 1 Attribute       | —                         | Gain </w:t>
      </w:r>
    </w:p>
    <w:p w:rsidR="00000000" w:rsidDel="00000000" w:rsidP="00000000" w:rsidRDefault="00000000" w:rsidRPr="00000000" w14:paraId="00001AC1">
      <w:pPr>
        <w:spacing w:line="240" w:lineRule="auto"/>
        <w:ind w:left="729" w:firstLine="0"/>
        <w:jc w:val="both"/>
        <w:rPr>
          <w:sz w:val="26"/>
          <w:szCs w:val="26"/>
        </w:rPr>
      </w:pPr>
      <w:r w:rsidDel="00000000" w:rsidR="00000000" w:rsidRPr="00000000">
        <w:rPr>
          <w:sz w:val="26"/>
          <w:szCs w:val="26"/>
          <w:rtl w:val="0"/>
        </w:rPr>
        <w:t xml:space="preserve">New Power: "Shield Wall" (Tier 1)         | **Shield Wall**: Grant </w:t>
      </w:r>
    </w:p>
    <w:p w:rsidR="00000000" w:rsidDel="00000000" w:rsidP="00000000" w:rsidRDefault="00000000" w:rsidRPr="00000000" w14:paraId="00001AC2">
      <w:pPr>
        <w:spacing w:line="240" w:lineRule="auto"/>
        <w:ind w:left="729" w:firstLine="0"/>
        <w:jc w:val="both"/>
        <w:rPr>
          <w:sz w:val="26"/>
          <w:szCs w:val="26"/>
        </w:rPr>
      </w:pPr>
      <w:r w:rsidDel="00000000" w:rsidR="00000000" w:rsidRPr="00000000">
        <w:rPr>
          <w:sz w:val="26"/>
          <w:szCs w:val="26"/>
          <w:rtl w:val="0"/>
        </w:rPr>
        <w:t xml:space="preserve">all allies within 10 meters +10% to their Defensive Threshold for 2 rounds.          | </w:t>
      </w:r>
    </w:p>
    <w:p w:rsidR="00000000" w:rsidDel="00000000" w:rsidP="00000000" w:rsidRDefault="00000000" w:rsidRPr="00000000" w14:paraId="00001AC3">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AC4">
      <w:pPr>
        <w:spacing w:line="240" w:lineRule="auto"/>
        <w:ind w:left="729" w:firstLine="0"/>
        <w:jc w:val="both"/>
        <w:rPr>
          <w:sz w:val="26"/>
          <w:szCs w:val="26"/>
        </w:rPr>
      </w:pPr>
      <w:r w:rsidDel="00000000" w:rsidR="00000000" w:rsidRPr="00000000">
        <w:rPr>
          <w:sz w:val="26"/>
          <w:szCs w:val="26"/>
          <w:rtl w:val="0"/>
        </w:rPr>
        <w:t xml:space="preserve">Power Enhancement (Tier 3 for "Shield Wall")   | **Guardian’s Resilience**: Automatically pass one Defensive Tactics roll per session.                       | </w:t>
      </w:r>
    </w:p>
    <w:p w:rsidR="00000000" w:rsidDel="00000000" w:rsidP="00000000" w:rsidRDefault="00000000" w:rsidRPr="00000000" w14:paraId="00001AC5">
      <w:pPr>
        <w:spacing w:line="240" w:lineRule="auto"/>
        <w:ind w:left="729" w:firstLine="0"/>
        <w:jc w:val="both"/>
        <w:rPr>
          <w:sz w:val="26"/>
          <w:szCs w:val="26"/>
        </w:rPr>
      </w:pPr>
      <w:r w:rsidDel="00000000" w:rsidR="00000000" w:rsidRPr="00000000">
        <w:rPr>
          <w:sz w:val="26"/>
          <w:szCs w:val="26"/>
          <w:rtl w:val="0"/>
        </w:rPr>
        <w:t xml:space="preserve">| **7**     | Roll for 1 Attribute       | —                         | Gain New Power: "Bastion Protocol" (Tier 1)    | **Bastion Protocol**: </w:t>
      </w:r>
    </w:p>
    <w:p w:rsidR="00000000" w:rsidDel="00000000" w:rsidP="00000000" w:rsidRDefault="00000000" w:rsidRPr="00000000" w14:paraId="00001AC6">
      <w:pPr>
        <w:spacing w:line="240" w:lineRule="auto"/>
        <w:ind w:left="729" w:firstLine="0"/>
        <w:jc w:val="both"/>
        <w:rPr>
          <w:sz w:val="26"/>
          <w:szCs w:val="26"/>
        </w:rPr>
      </w:pPr>
      <w:r w:rsidDel="00000000" w:rsidR="00000000" w:rsidRPr="00000000">
        <w:rPr>
          <w:sz w:val="26"/>
          <w:szCs w:val="26"/>
          <w:rtl w:val="0"/>
        </w:rPr>
        <w:t xml:space="preserve">Reduce all damage to allies within 10 meters by 20% for 1 turn.       </w:t>
      </w:r>
    </w:p>
    <w:p w:rsidR="00000000" w:rsidDel="00000000" w:rsidP="00000000" w:rsidRDefault="00000000" w:rsidRPr="00000000" w14:paraId="00001A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C8">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AC9">
      <w:pPr>
        <w:spacing w:line="240" w:lineRule="auto"/>
        <w:ind w:left="729" w:firstLine="0"/>
        <w:jc w:val="both"/>
        <w:rPr>
          <w:sz w:val="26"/>
          <w:szCs w:val="26"/>
        </w:rPr>
      </w:pPr>
      <w:r w:rsidDel="00000000" w:rsidR="00000000" w:rsidRPr="00000000">
        <w:rPr>
          <w:sz w:val="26"/>
          <w:szCs w:val="26"/>
          <w:rtl w:val="0"/>
        </w:rPr>
        <w:t xml:space="preserve">Power Enhancement (Tier 2 for "Bastion Protocol") | **Reinforced Morale**: Allies gain +5% morale whenever they successfully evade or block an attack.          | </w:t>
      </w:r>
    </w:p>
    <w:p w:rsidR="00000000" w:rsidDel="00000000" w:rsidP="00000000" w:rsidRDefault="00000000" w:rsidRPr="00000000" w14:paraId="00001ACA">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ACB">
      <w:pPr>
        <w:spacing w:line="240" w:lineRule="auto"/>
        <w:ind w:left="729" w:firstLine="0"/>
        <w:jc w:val="both"/>
        <w:rPr>
          <w:sz w:val="26"/>
          <w:szCs w:val="26"/>
        </w:rPr>
      </w:pPr>
      <w:r w:rsidDel="00000000" w:rsidR="00000000" w:rsidRPr="00000000">
        <w:rPr>
          <w:sz w:val="26"/>
          <w:szCs w:val="26"/>
          <w:rtl w:val="0"/>
        </w:rPr>
        <w:t xml:space="preserve">New Power: "Immovable Stance" (Tier 1)    | **Immovable Stance**: Prevent enemies within 5 meters from moving for 1 turn.                               | </w:t>
      </w:r>
    </w:p>
    <w:p w:rsidR="00000000" w:rsidDel="00000000" w:rsidP="00000000" w:rsidRDefault="00000000" w:rsidRPr="00000000" w14:paraId="00001ACC">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ACD">
      <w:pPr>
        <w:spacing w:line="240" w:lineRule="auto"/>
        <w:ind w:left="729" w:firstLine="0"/>
        <w:jc w:val="both"/>
        <w:rPr>
          <w:sz w:val="26"/>
          <w:szCs w:val="26"/>
        </w:rPr>
      </w:pPr>
      <w:r w:rsidDel="00000000" w:rsidR="00000000" w:rsidRPr="00000000">
        <w:rPr>
          <w:sz w:val="26"/>
          <w:szCs w:val="26"/>
          <w:rtl w:val="0"/>
        </w:rPr>
        <w:t xml:space="preserve">Power Enhancement (Tier 3 for "Immovable Stance") | **Fortified Barricade**: Once per session, create an indestructible defensive structure for 3 turns.        | </w:t>
      </w:r>
    </w:p>
    <w:p w:rsidR="00000000" w:rsidDel="00000000" w:rsidP="00000000" w:rsidRDefault="00000000" w:rsidRPr="00000000" w14:paraId="00001ACE">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ACF">
      <w:pPr>
        <w:spacing w:line="240" w:lineRule="auto"/>
        <w:ind w:left="729" w:firstLine="0"/>
        <w:jc w:val="both"/>
        <w:rPr>
          <w:sz w:val="26"/>
          <w:szCs w:val="26"/>
        </w:rPr>
      </w:pPr>
      <w:r w:rsidDel="00000000" w:rsidR="00000000" w:rsidRPr="00000000">
        <w:rPr>
          <w:sz w:val="26"/>
          <w:szCs w:val="26"/>
          <w:rtl w:val="0"/>
        </w:rPr>
        <w:t xml:space="preserve">New Power: "Guardian’s Vow" (Tier 1)      | **Guardian’s Vow**: Take 50% of the damage dealt to an ally within 10 meters for 2 turns.                   | </w:t>
      </w:r>
    </w:p>
    <w:p w:rsidR="00000000" w:rsidDel="00000000" w:rsidP="00000000" w:rsidRDefault="00000000" w:rsidRPr="00000000" w14:paraId="00001AD0">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AD1">
      <w:pPr>
        <w:spacing w:line="240" w:lineRule="auto"/>
        <w:ind w:left="729" w:firstLine="0"/>
        <w:jc w:val="both"/>
        <w:rPr>
          <w:sz w:val="26"/>
          <w:szCs w:val="26"/>
        </w:rPr>
      </w:pPr>
      <w:r w:rsidDel="00000000" w:rsidR="00000000" w:rsidRPr="00000000">
        <w:rPr>
          <w:sz w:val="26"/>
          <w:szCs w:val="26"/>
          <w:rtl w:val="0"/>
        </w:rPr>
        <w:t xml:space="preserve">Power Enhancement (Tier 2 for "Guardian’s Vow") | **Veteran Defender**: Gain +10% to Defensive Tactics and Leadership </w:t>
      </w:r>
    </w:p>
    <w:p w:rsidR="00000000" w:rsidDel="00000000" w:rsidP="00000000" w:rsidRDefault="00000000" w:rsidRPr="00000000" w14:paraId="00001AD2">
      <w:pPr>
        <w:spacing w:line="240" w:lineRule="auto"/>
        <w:ind w:left="729" w:firstLine="0"/>
        <w:jc w:val="both"/>
        <w:rPr>
          <w:sz w:val="26"/>
          <w:szCs w:val="26"/>
        </w:rPr>
      </w:pPr>
      <w:r w:rsidDel="00000000" w:rsidR="00000000" w:rsidRPr="00000000">
        <w:rPr>
          <w:sz w:val="26"/>
          <w:szCs w:val="26"/>
          <w:rtl w:val="0"/>
        </w:rPr>
        <w:t xml:space="preserve">rolls permanently.                      | </w:t>
      </w:r>
    </w:p>
    <w:p w:rsidR="00000000" w:rsidDel="00000000" w:rsidP="00000000" w:rsidRDefault="00000000" w:rsidRPr="00000000" w14:paraId="00001AD3">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AD4">
      <w:pPr>
        <w:spacing w:line="240" w:lineRule="auto"/>
        <w:ind w:left="729" w:firstLine="0"/>
        <w:jc w:val="both"/>
        <w:rPr>
          <w:sz w:val="26"/>
          <w:szCs w:val="26"/>
        </w:rPr>
      </w:pPr>
      <w:r w:rsidDel="00000000" w:rsidR="00000000" w:rsidRPr="00000000">
        <w:rPr>
          <w:sz w:val="26"/>
          <w:szCs w:val="26"/>
          <w:rtl w:val="0"/>
        </w:rPr>
        <w:t xml:space="preserve">New Power: "Indomitable Presence" (Tier 1)| **Indomitable Presence**: Allies within 10 meters cannot lose morale for 3 </w:t>
      </w:r>
    </w:p>
    <w:p w:rsidR="00000000" w:rsidDel="00000000" w:rsidP="00000000" w:rsidRDefault="00000000" w:rsidRPr="00000000" w14:paraId="00001AD5">
      <w:pPr>
        <w:spacing w:line="240" w:lineRule="auto"/>
        <w:ind w:left="729" w:firstLine="0"/>
        <w:jc w:val="both"/>
        <w:rPr>
          <w:sz w:val="26"/>
          <w:szCs w:val="26"/>
        </w:rPr>
      </w:pPr>
      <w:r w:rsidDel="00000000" w:rsidR="00000000" w:rsidRPr="00000000">
        <w:rPr>
          <w:sz w:val="26"/>
          <w:szCs w:val="26"/>
          <w:rtl w:val="0"/>
        </w:rPr>
        <w:t xml:space="preserve">turns.                          | </w:t>
      </w:r>
    </w:p>
    <w:p w:rsidR="00000000" w:rsidDel="00000000" w:rsidP="00000000" w:rsidRDefault="00000000" w:rsidRPr="00000000" w14:paraId="00001AD6">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AD7">
      <w:pPr>
        <w:spacing w:line="240" w:lineRule="auto"/>
        <w:ind w:left="729" w:firstLine="0"/>
        <w:jc w:val="both"/>
        <w:rPr>
          <w:sz w:val="26"/>
          <w:szCs w:val="26"/>
        </w:rPr>
      </w:pPr>
      <w:r w:rsidDel="00000000" w:rsidR="00000000" w:rsidRPr="00000000">
        <w:rPr>
          <w:sz w:val="26"/>
          <w:szCs w:val="26"/>
          <w:rtl w:val="0"/>
        </w:rPr>
        <w:t xml:space="preserve">Power Enhancement (Tier 3 for "Indomitable Presence") | </w:t>
      </w:r>
    </w:p>
    <w:p w:rsidR="00000000" w:rsidDel="00000000" w:rsidP="00000000" w:rsidRDefault="00000000" w:rsidRPr="00000000" w14:paraId="00001AD8">
      <w:pPr>
        <w:spacing w:line="240" w:lineRule="auto"/>
        <w:ind w:left="729" w:firstLine="0"/>
        <w:jc w:val="both"/>
        <w:rPr>
          <w:sz w:val="26"/>
          <w:szCs w:val="26"/>
        </w:rPr>
      </w:pPr>
      <w:r w:rsidDel="00000000" w:rsidR="00000000" w:rsidRPr="00000000">
        <w:rPr>
          <w:sz w:val="26"/>
          <w:szCs w:val="26"/>
          <w:rtl w:val="0"/>
        </w:rPr>
        <w:t xml:space="preserve">**Sentinel’s Mastery**: Automatically succeed in Defensive Tactics rolls once per session.                  | </w:t>
      </w:r>
    </w:p>
    <w:p w:rsidR="00000000" w:rsidDel="00000000" w:rsidP="00000000" w:rsidRDefault="00000000" w:rsidRPr="00000000" w14:paraId="00001AD9">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ADA">
      <w:pPr>
        <w:spacing w:line="240" w:lineRule="auto"/>
        <w:ind w:left="729" w:firstLine="0"/>
        <w:jc w:val="both"/>
        <w:rPr>
          <w:sz w:val="26"/>
          <w:szCs w:val="26"/>
        </w:rPr>
      </w:pPr>
      <w:r w:rsidDel="00000000" w:rsidR="00000000" w:rsidRPr="00000000">
        <w:rPr>
          <w:sz w:val="26"/>
          <w:szCs w:val="26"/>
          <w:rtl w:val="0"/>
        </w:rPr>
        <w:t xml:space="preserve">Enhancement (Tier 4 for "Indomitable Presence") | **Legendary Sentinel**: Once per session, redirect all incoming damage to yourself for 1 turn, taking half damage. | </w:t>
      </w:r>
    </w:p>
    <w:p w:rsidR="00000000" w:rsidDel="00000000" w:rsidP="00000000" w:rsidRDefault="00000000" w:rsidRPr="00000000" w14:paraId="00001AD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D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DE">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AD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0">
      <w:pPr>
        <w:spacing w:line="240" w:lineRule="auto"/>
        <w:ind w:left="729" w:firstLine="0"/>
        <w:jc w:val="both"/>
        <w:rPr>
          <w:sz w:val="26"/>
          <w:szCs w:val="26"/>
        </w:rPr>
      </w:pPr>
      <w:r w:rsidDel="00000000" w:rsidR="00000000" w:rsidRPr="00000000">
        <w:rPr>
          <w:sz w:val="26"/>
          <w:szCs w:val="26"/>
          <w:rtl w:val="0"/>
        </w:rPr>
        <w:t xml:space="preserve">**Damage Mitigation**: Powers like "Aegis Field" and "Bastion Protocol" reinforce the Sentinel’s role as a protector by reducing damage for the entire team.   </w:t>
      </w:r>
    </w:p>
    <w:p w:rsidR="00000000" w:rsidDel="00000000" w:rsidP="00000000" w:rsidRDefault="00000000" w:rsidRPr="00000000" w14:paraId="00001AE1">
      <w:pPr>
        <w:spacing w:line="240" w:lineRule="auto"/>
        <w:ind w:left="729" w:firstLine="0"/>
        <w:jc w:val="both"/>
        <w:rPr>
          <w:sz w:val="26"/>
          <w:szCs w:val="26"/>
        </w:rPr>
      </w:pPr>
      <w:r w:rsidDel="00000000" w:rsidR="00000000" w:rsidRPr="00000000">
        <w:rPr>
          <w:sz w:val="26"/>
          <w:szCs w:val="26"/>
          <w:rtl w:val="0"/>
        </w:rPr>
        <w:t xml:space="preserve">**Morale Buffs**: Abilities like "Protective Leadership" and "Indomitable Presence" ensure the Sentinel enhances team cohesion and resilience.   </w:t>
      </w:r>
    </w:p>
    <w:p w:rsidR="00000000" w:rsidDel="00000000" w:rsidP="00000000" w:rsidRDefault="00000000" w:rsidRPr="00000000" w14:paraId="00001AE2">
      <w:pPr>
        <w:spacing w:line="240" w:lineRule="auto"/>
        <w:ind w:left="729" w:firstLine="0"/>
        <w:jc w:val="both"/>
        <w:rPr>
          <w:sz w:val="26"/>
          <w:szCs w:val="26"/>
        </w:rPr>
      </w:pPr>
      <w:r w:rsidDel="00000000" w:rsidR="00000000" w:rsidRPr="00000000">
        <w:rPr>
          <w:sz w:val="26"/>
          <w:szCs w:val="26"/>
          <w:rtl w:val="0"/>
        </w:rPr>
        <w:t xml:space="preserve">**Defensive and Battlefield Control**: Proficiencies and powers like "Immovable Stance" give Sentinels a commanding presence, controlling enemy movement and mitigating damage.   </w:t>
      </w:r>
    </w:p>
    <w:p w:rsidR="00000000" w:rsidDel="00000000" w:rsidP="00000000" w:rsidRDefault="00000000" w:rsidRPr="00000000" w14:paraId="00001AE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5">
      <w:pPr>
        <w:spacing w:line="240" w:lineRule="auto"/>
        <w:ind w:left="729" w:firstLine="0"/>
        <w:jc w:val="both"/>
        <w:rPr>
          <w:sz w:val="26"/>
          <w:szCs w:val="26"/>
        </w:rPr>
      </w:pPr>
      <w:r w:rsidDel="00000000" w:rsidR="00000000" w:rsidRPr="00000000">
        <w:rPr>
          <w:sz w:val="26"/>
          <w:szCs w:val="26"/>
          <w:rtl w:val="0"/>
        </w:rPr>
        <w:t xml:space="preserve">## **19. Technomancer (Psionic Engineer)** </w:t>
      </w:r>
    </w:p>
    <w:p w:rsidR="00000000" w:rsidDel="00000000" w:rsidP="00000000" w:rsidRDefault="00000000" w:rsidRPr="00000000" w14:paraId="00001AE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9">
      <w:pPr>
        <w:spacing w:line="240" w:lineRule="auto"/>
        <w:ind w:left="729" w:firstLine="0"/>
        <w:jc w:val="both"/>
        <w:rPr>
          <w:sz w:val="26"/>
          <w:szCs w:val="26"/>
        </w:rPr>
      </w:pPr>
      <w:r w:rsidDel="00000000" w:rsidR="00000000" w:rsidRPr="00000000">
        <w:rPr>
          <w:sz w:val="26"/>
          <w:szCs w:val="26"/>
          <w:rtl w:val="0"/>
        </w:rPr>
        <w:t xml:space="preserve">### **Thematic Overview** </w:t>
      </w:r>
    </w:p>
    <w:p w:rsidR="00000000" w:rsidDel="00000000" w:rsidP="00000000" w:rsidRDefault="00000000" w:rsidRPr="00000000" w14:paraId="00001AE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B">
      <w:pPr>
        <w:spacing w:line="240" w:lineRule="auto"/>
        <w:ind w:left="729" w:firstLine="0"/>
        <w:jc w:val="both"/>
        <w:rPr>
          <w:sz w:val="26"/>
          <w:szCs w:val="26"/>
        </w:rPr>
      </w:pPr>
      <w:r w:rsidDel="00000000" w:rsidR="00000000" w:rsidRPr="00000000">
        <w:rPr>
          <w:sz w:val="26"/>
          <w:szCs w:val="26"/>
          <w:rtl w:val="0"/>
        </w:rPr>
        <w:t xml:space="preserve">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 </w:t>
      </w:r>
    </w:p>
    <w:p w:rsidR="00000000" w:rsidDel="00000000" w:rsidP="00000000" w:rsidRDefault="00000000" w:rsidRPr="00000000" w14:paraId="00001AE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ED">
      <w:pPr>
        <w:spacing w:line="240" w:lineRule="auto"/>
        <w:ind w:left="729" w:firstLine="0"/>
        <w:jc w:val="both"/>
        <w:rPr>
          <w:sz w:val="26"/>
          <w:szCs w:val="26"/>
        </w:rPr>
      </w:pPr>
      <w:r w:rsidDel="00000000" w:rsidR="00000000" w:rsidRPr="00000000">
        <w:rPr>
          <w:sz w:val="26"/>
          <w:szCs w:val="26"/>
          <w:rtl w:val="0"/>
        </w:rPr>
        <w:t xml:space="preserve">In the **Palladial Universe**, Technomancers are highly sought after by guilds, governments, and the elite. Their unique skillset allows them to interface directly with complex systems, repair critical technologies, or turn enemy infrastructure against itself. </w:t>
      </w:r>
    </w:p>
    <w:p w:rsidR="00000000" w:rsidDel="00000000" w:rsidP="00000000" w:rsidRDefault="00000000" w:rsidRPr="00000000" w14:paraId="00001AEE">
      <w:pPr>
        <w:spacing w:line="240" w:lineRule="auto"/>
        <w:ind w:left="729" w:firstLine="0"/>
        <w:jc w:val="both"/>
        <w:rPr>
          <w:sz w:val="26"/>
          <w:szCs w:val="26"/>
        </w:rPr>
      </w:pPr>
      <w:r w:rsidDel="00000000" w:rsidR="00000000" w:rsidRPr="00000000">
        <w:rPr>
          <w:sz w:val="26"/>
          <w:szCs w:val="26"/>
          <w:rtl w:val="0"/>
        </w:rPr>
        <w:t xml:space="preserve">Seen as the perfect blend of intellect and creativity, Technomancers are indispensable in missions requiring technical expertise. </w:t>
      </w:r>
    </w:p>
    <w:p w:rsidR="00000000" w:rsidDel="00000000" w:rsidP="00000000" w:rsidRDefault="00000000" w:rsidRPr="00000000" w14:paraId="00001AE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F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F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F2">
      <w:pPr>
        <w:spacing w:line="240" w:lineRule="auto"/>
        <w:ind w:left="729" w:firstLine="0"/>
        <w:jc w:val="both"/>
        <w:rPr>
          <w:sz w:val="26"/>
          <w:szCs w:val="26"/>
        </w:rPr>
      </w:pPr>
      <w:r w:rsidDel="00000000" w:rsidR="00000000" w:rsidRPr="00000000">
        <w:rPr>
          <w:sz w:val="26"/>
          <w:szCs w:val="26"/>
          <w:rtl w:val="0"/>
        </w:rPr>
        <w:t xml:space="preserve">### **Attributes and Gameplay Style** </w:t>
      </w:r>
    </w:p>
    <w:p w:rsidR="00000000" w:rsidDel="00000000" w:rsidP="00000000" w:rsidRDefault="00000000" w:rsidRPr="00000000" w14:paraId="00001AF3">
      <w:pPr>
        <w:spacing w:line="240" w:lineRule="auto"/>
        <w:ind w:left="729" w:firstLine="0"/>
        <w:jc w:val="both"/>
        <w:rPr>
          <w:sz w:val="26"/>
          <w:szCs w:val="26"/>
        </w:rPr>
      </w:pPr>
      <w:r w:rsidDel="00000000" w:rsidR="00000000" w:rsidRPr="00000000">
        <w:rPr>
          <w:sz w:val="26"/>
          <w:szCs w:val="26"/>
          <w:rtl w:val="0"/>
        </w:rPr>
        <w:t xml:space="preserve">**Gnosis (+15%)**: Reflects their psionic connection to technology and their ability to manipulate it.   </w:t>
      </w:r>
    </w:p>
    <w:p w:rsidR="00000000" w:rsidDel="00000000" w:rsidP="00000000" w:rsidRDefault="00000000" w:rsidRPr="00000000" w14:paraId="00001AF4">
      <w:pPr>
        <w:spacing w:line="240" w:lineRule="auto"/>
        <w:ind w:left="729" w:firstLine="0"/>
        <w:jc w:val="both"/>
        <w:rPr>
          <w:sz w:val="26"/>
          <w:szCs w:val="26"/>
        </w:rPr>
      </w:pPr>
      <w:r w:rsidDel="00000000" w:rsidR="00000000" w:rsidRPr="00000000">
        <w:rPr>
          <w:sz w:val="26"/>
          <w:szCs w:val="26"/>
          <w:rtl w:val="0"/>
        </w:rPr>
        <w:t xml:space="preserve">**Katra (+10%)**: Enhances their reflexes and precision for technical and combat situations.   </w:t>
      </w:r>
    </w:p>
    <w:p w:rsidR="00000000" w:rsidDel="00000000" w:rsidP="00000000" w:rsidRDefault="00000000" w:rsidRPr="00000000" w14:paraId="00001AF5">
      <w:pPr>
        <w:spacing w:line="240" w:lineRule="auto"/>
        <w:ind w:left="729" w:firstLine="0"/>
        <w:jc w:val="both"/>
        <w:rPr>
          <w:sz w:val="26"/>
          <w:szCs w:val="26"/>
        </w:rPr>
      </w:pPr>
      <w:r w:rsidDel="00000000" w:rsidR="00000000" w:rsidRPr="00000000">
        <w:rPr>
          <w:sz w:val="26"/>
          <w:szCs w:val="26"/>
          <w:rtl w:val="0"/>
        </w:rPr>
        <w:t xml:space="preserve">**Excluded Attribute**: Imperius. Technomancers rely on intellect and innovation, not authority.   </w:t>
      </w:r>
    </w:p>
    <w:p w:rsidR="00000000" w:rsidDel="00000000" w:rsidP="00000000" w:rsidRDefault="00000000" w:rsidRPr="00000000" w14:paraId="00001AF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F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F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AF9">
      <w:pPr>
        <w:spacing w:line="240" w:lineRule="auto"/>
        <w:ind w:left="729" w:firstLine="0"/>
        <w:jc w:val="both"/>
        <w:rPr>
          <w:sz w:val="26"/>
          <w:szCs w:val="26"/>
        </w:rPr>
      </w:pPr>
      <w:r w:rsidDel="00000000" w:rsidR="00000000" w:rsidRPr="00000000">
        <w:rPr>
          <w:sz w:val="26"/>
          <w:szCs w:val="26"/>
          <w:rtl w:val="0"/>
        </w:rPr>
        <w:t xml:space="preserve">### **Core Proficiencies** </w:t>
      </w:r>
    </w:p>
    <w:p w:rsidR="00000000" w:rsidDel="00000000" w:rsidP="00000000" w:rsidRDefault="00000000" w:rsidRPr="00000000" w14:paraId="00001AFA">
      <w:pPr>
        <w:spacing w:line="240" w:lineRule="auto"/>
        <w:ind w:left="729" w:firstLine="0"/>
        <w:jc w:val="both"/>
        <w:rPr>
          <w:sz w:val="26"/>
          <w:szCs w:val="26"/>
        </w:rPr>
      </w:pPr>
      <w:r w:rsidDel="00000000" w:rsidR="00000000" w:rsidRPr="00000000">
        <w:rPr>
          <w:sz w:val="26"/>
          <w:szCs w:val="26"/>
          <w:rtl w:val="0"/>
        </w:rPr>
        <w:t xml:space="preserve">**Engineering (Dominion)**: Expertise in repairing, building, and optimizing machinery.   </w:t>
      </w:r>
    </w:p>
    <w:p w:rsidR="00000000" w:rsidDel="00000000" w:rsidP="00000000" w:rsidRDefault="00000000" w:rsidRPr="00000000" w14:paraId="00001AFB">
      <w:pPr>
        <w:spacing w:line="240" w:lineRule="auto"/>
        <w:ind w:left="729" w:firstLine="0"/>
        <w:jc w:val="both"/>
        <w:rPr>
          <w:sz w:val="26"/>
          <w:szCs w:val="26"/>
        </w:rPr>
      </w:pPr>
      <w:r w:rsidDel="00000000" w:rsidR="00000000" w:rsidRPr="00000000">
        <w:rPr>
          <w:sz w:val="26"/>
          <w:szCs w:val="26"/>
          <w:rtl w:val="0"/>
        </w:rPr>
        <w:t xml:space="preserve">**Hacking (Entropy)**: The ability to infiltrate and manipulate electronic systems.   </w:t>
      </w:r>
    </w:p>
    <w:p w:rsidR="00000000" w:rsidDel="00000000" w:rsidP="00000000" w:rsidRDefault="00000000" w:rsidRPr="00000000" w14:paraId="00001AFC">
      <w:pPr>
        <w:spacing w:line="240" w:lineRule="auto"/>
        <w:ind w:left="729" w:firstLine="0"/>
        <w:jc w:val="both"/>
        <w:rPr>
          <w:sz w:val="26"/>
          <w:szCs w:val="26"/>
        </w:rPr>
      </w:pPr>
      <w:r w:rsidDel="00000000" w:rsidR="00000000" w:rsidRPr="00000000">
        <w:rPr>
          <w:sz w:val="26"/>
          <w:szCs w:val="26"/>
          <w:rtl w:val="0"/>
        </w:rPr>
        <w:t xml:space="preserve">**Resonance (Gnosis)**: Psionic mastery of enhancing or disrupting technology.   </w:t>
      </w:r>
    </w:p>
    <w:p w:rsidR="00000000" w:rsidDel="00000000" w:rsidP="00000000" w:rsidRDefault="00000000" w:rsidRPr="00000000" w14:paraId="00001AFD">
      <w:pPr>
        <w:spacing w:line="240" w:lineRule="auto"/>
        <w:ind w:left="729" w:firstLine="0"/>
        <w:jc w:val="both"/>
        <w:rPr>
          <w:sz w:val="26"/>
          <w:szCs w:val="26"/>
        </w:rPr>
      </w:pPr>
      <w:r w:rsidDel="00000000" w:rsidR="00000000" w:rsidRPr="00000000">
        <w:rPr>
          <w:sz w:val="26"/>
          <w:szCs w:val="26"/>
          <w:rtl w:val="0"/>
        </w:rPr>
        <w:t xml:space="preserve">**Improvisation (Entropy)**: Creativity and adaptability in unpredictable scenarios.   </w:t>
      </w:r>
    </w:p>
    <w:p w:rsidR="00000000" w:rsidDel="00000000" w:rsidP="00000000" w:rsidRDefault="00000000" w:rsidRPr="00000000" w14:paraId="00001AFE">
      <w:pPr>
        <w:spacing w:line="240" w:lineRule="auto"/>
        <w:ind w:left="729" w:firstLine="0"/>
        <w:jc w:val="both"/>
        <w:rPr>
          <w:sz w:val="26"/>
          <w:szCs w:val="26"/>
        </w:rPr>
      </w:pPr>
      <w:r w:rsidDel="00000000" w:rsidR="00000000" w:rsidRPr="00000000">
        <w:rPr>
          <w:sz w:val="26"/>
          <w:szCs w:val="26"/>
          <w:rtl w:val="0"/>
        </w:rPr>
        <w:t xml:space="preserve">**Perception (Katra)**: Acute awareness for spotting technological vulnerabilities or hidden opportunities.   </w:t>
      </w:r>
    </w:p>
    <w:p w:rsidR="00000000" w:rsidDel="00000000" w:rsidP="00000000" w:rsidRDefault="00000000" w:rsidRPr="00000000" w14:paraId="00001AFF">
      <w:pPr>
        <w:spacing w:line="240" w:lineRule="auto"/>
        <w:ind w:left="729" w:firstLine="0"/>
        <w:jc w:val="both"/>
        <w:rPr>
          <w:sz w:val="26"/>
          <w:szCs w:val="26"/>
        </w:rPr>
      </w:pPr>
      <w:r w:rsidDel="00000000" w:rsidR="00000000" w:rsidRPr="00000000">
        <w:rPr>
          <w:sz w:val="26"/>
          <w:szCs w:val="26"/>
          <w:rtl w:val="0"/>
        </w:rPr>
        <w:t xml:space="preserve">**+2 Player-Selected Proficiencies**: Allows customization for combat, support, or tactical roles.   </w:t>
      </w:r>
    </w:p>
    <w:p w:rsidR="00000000" w:rsidDel="00000000" w:rsidP="00000000" w:rsidRDefault="00000000" w:rsidRPr="00000000" w14:paraId="00001B0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0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0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03">
      <w:pPr>
        <w:spacing w:line="240" w:lineRule="auto"/>
        <w:ind w:left="729" w:firstLine="0"/>
        <w:jc w:val="both"/>
        <w:rPr>
          <w:sz w:val="26"/>
          <w:szCs w:val="26"/>
        </w:rPr>
      </w:pPr>
      <w:r w:rsidDel="00000000" w:rsidR="00000000" w:rsidRPr="00000000">
        <w:rPr>
          <w:sz w:val="26"/>
          <w:szCs w:val="26"/>
          <w:rtl w:val="0"/>
        </w:rPr>
        <w:t xml:space="preserve">### **Starting Paragon Power**   </w:t>
      </w:r>
    </w:p>
    <w:p w:rsidR="00000000" w:rsidDel="00000000" w:rsidP="00000000" w:rsidRDefault="00000000" w:rsidRPr="00000000" w14:paraId="00001B04">
      <w:pPr>
        <w:spacing w:line="240" w:lineRule="auto"/>
        <w:ind w:left="729" w:firstLine="0"/>
        <w:jc w:val="both"/>
        <w:rPr>
          <w:sz w:val="26"/>
          <w:szCs w:val="26"/>
        </w:rPr>
      </w:pPr>
      <w:r w:rsidDel="00000000" w:rsidR="00000000" w:rsidRPr="00000000">
        <w:rPr>
          <w:sz w:val="26"/>
          <w:szCs w:val="26"/>
          <w:rtl w:val="0"/>
        </w:rPr>
        <w:t xml:space="preserve">**"System Overload"**   </w:t>
      </w:r>
    </w:p>
    <w:p w:rsidR="00000000" w:rsidDel="00000000" w:rsidP="00000000" w:rsidRDefault="00000000" w:rsidRPr="00000000" w14:paraId="00001B05">
      <w:pPr>
        <w:spacing w:line="240" w:lineRule="auto"/>
        <w:ind w:left="729" w:firstLine="0"/>
        <w:jc w:val="both"/>
        <w:rPr>
          <w:sz w:val="26"/>
          <w:szCs w:val="26"/>
        </w:rPr>
      </w:pPr>
      <w:r w:rsidDel="00000000" w:rsidR="00000000" w:rsidRPr="00000000">
        <w:rPr>
          <w:sz w:val="26"/>
          <w:szCs w:val="26"/>
          <w:rtl w:val="0"/>
        </w:rPr>
        <w:t xml:space="preserve">The Technomancer targets an enemy device or system, causing it to malfunction and deal AoE damage to all enemies within 10 meters. Allies within the area gain +5% to attack rolls for 1 turn. </w:t>
      </w:r>
    </w:p>
    <w:p w:rsidR="00000000" w:rsidDel="00000000" w:rsidP="00000000" w:rsidRDefault="00000000" w:rsidRPr="00000000" w14:paraId="00001B0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07">
      <w:pPr>
        <w:spacing w:line="240" w:lineRule="auto"/>
        <w:ind w:left="729" w:firstLine="0"/>
        <w:jc w:val="both"/>
        <w:rPr>
          <w:sz w:val="26"/>
          <w:szCs w:val="26"/>
        </w:rPr>
      </w:pPr>
      <w:sdt>
        <w:sdtPr>
          <w:id w:val="490491405"/>
          <w:tag w:val="goog_rdk_73"/>
        </w:sdtPr>
        <w:sdtContent>
          <w:r w:rsidDel="00000000" w:rsidR="00000000" w:rsidRPr="00000000">
            <w:rPr>
              <w:rFonts w:ascii="Nova Mono" w:cs="Nova Mono" w:eastAsia="Nova Mono" w:hAnsi="Nova Mono"/>
              <w:sz w:val="26"/>
              <w:szCs w:val="26"/>
              <w:rtl w:val="0"/>
            </w:rPr>
            <w:t xml:space="preserve">- **Starting Tier**: Based on Gnosis’s modifier die.     - Example: Gnosis = 75 → Modifier Die = d12 → Tier 3. </w:t>
          </w:r>
        </w:sdtContent>
      </w:sdt>
    </w:p>
    <w:p w:rsidR="00000000" w:rsidDel="00000000" w:rsidP="00000000" w:rsidRDefault="00000000" w:rsidRPr="00000000" w14:paraId="00001B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09">
      <w:pPr>
        <w:spacing w:line="240" w:lineRule="auto"/>
        <w:ind w:left="729" w:firstLine="0"/>
        <w:jc w:val="both"/>
        <w:rPr>
          <w:sz w:val="26"/>
          <w:szCs w:val="26"/>
        </w:rPr>
      </w:pPr>
      <w:r w:rsidDel="00000000" w:rsidR="00000000" w:rsidRPr="00000000">
        <w:rPr>
          <w:sz w:val="26"/>
          <w:szCs w:val="26"/>
          <w:rtl w:val="0"/>
        </w:rPr>
        <w:t xml:space="preserve">#### **Scaling Table** </w:t>
      </w:r>
    </w:p>
    <w:p w:rsidR="00000000" w:rsidDel="00000000" w:rsidP="00000000" w:rsidRDefault="00000000" w:rsidRPr="00000000" w14:paraId="00001B0A">
      <w:pPr>
        <w:spacing w:line="240" w:lineRule="auto"/>
        <w:ind w:left="729" w:firstLine="0"/>
        <w:jc w:val="both"/>
        <w:rPr>
          <w:sz w:val="26"/>
          <w:szCs w:val="26"/>
        </w:rPr>
      </w:pPr>
      <w:r w:rsidDel="00000000" w:rsidR="00000000" w:rsidRPr="00000000">
        <w:rPr>
          <w:sz w:val="26"/>
          <w:szCs w:val="26"/>
          <w:rtl w:val="0"/>
        </w:rPr>
        <w:t xml:space="preserve">| **Tier** | **Effect**                                                                 | </w:t>
      </w:r>
    </w:p>
    <w:p w:rsidR="00000000" w:rsidDel="00000000" w:rsidP="00000000" w:rsidRDefault="00000000" w:rsidRPr="00000000" w14:paraId="00001B0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0C">
      <w:pPr>
        <w:spacing w:line="240" w:lineRule="auto"/>
        <w:ind w:left="729" w:firstLine="0"/>
        <w:jc w:val="both"/>
        <w:rPr>
          <w:sz w:val="26"/>
          <w:szCs w:val="26"/>
        </w:rPr>
      </w:pPr>
      <w:r w:rsidDel="00000000" w:rsidR="00000000" w:rsidRPr="00000000">
        <w:rPr>
          <w:sz w:val="26"/>
          <w:szCs w:val="26"/>
          <w:rtl w:val="0"/>
        </w:rPr>
        <w:t xml:space="preserve">| **1**    | Target a device to deal 5% AoE damage within a 5-meter radius.            | </w:t>
      </w:r>
    </w:p>
    <w:p w:rsidR="00000000" w:rsidDel="00000000" w:rsidP="00000000" w:rsidRDefault="00000000" w:rsidRPr="00000000" w14:paraId="00001B0D">
      <w:pPr>
        <w:spacing w:line="240" w:lineRule="auto"/>
        <w:ind w:left="729" w:firstLine="0"/>
        <w:jc w:val="both"/>
        <w:rPr>
          <w:sz w:val="26"/>
          <w:szCs w:val="26"/>
        </w:rPr>
      </w:pPr>
      <w:r w:rsidDel="00000000" w:rsidR="00000000" w:rsidRPr="00000000">
        <w:rPr>
          <w:sz w:val="26"/>
          <w:szCs w:val="26"/>
          <w:rtl w:val="0"/>
        </w:rPr>
        <w:t xml:space="preserve">| **2**    | Extend radius to 10 meters and increase damage to </w:t>
      </w:r>
    </w:p>
    <w:p w:rsidR="00000000" w:rsidDel="00000000" w:rsidP="00000000" w:rsidRDefault="00000000" w:rsidRPr="00000000" w14:paraId="00001B0E">
      <w:pPr>
        <w:spacing w:line="240" w:lineRule="auto"/>
        <w:ind w:left="729" w:firstLine="0"/>
        <w:jc w:val="both"/>
        <w:rPr>
          <w:sz w:val="26"/>
          <w:szCs w:val="26"/>
        </w:rPr>
      </w:pPr>
      <w:r w:rsidDel="00000000" w:rsidR="00000000" w:rsidRPr="00000000">
        <w:rPr>
          <w:sz w:val="26"/>
          <w:szCs w:val="26"/>
          <w:rtl w:val="0"/>
        </w:rPr>
        <w:t xml:space="preserve">10%.                    | </w:t>
      </w:r>
    </w:p>
    <w:p w:rsidR="00000000" w:rsidDel="00000000" w:rsidP="00000000" w:rsidRDefault="00000000" w:rsidRPr="00000000" w14:paraId="00001B0F">
      <w:pPr>
        <w:spacing w:line="240" w:lineRule="auto"/>
        <w:ind w:left="729" w:firstLine="0"/>
        <w:jc w:val="both"/>
        <w:rPr>
          <w:sz w:val="26"/>
          <w:szCs w:val="26"/>
        </w:rPr>
      </w:pPr>
      <w:r w:rsidDel="00000000" w:rsidR="00000000" w:rsidRPr="00000000">
        <w:rPr>
          <w:sz w:val="26"/>
          <w:szCs w:val="26"/>
          <w:rtl w:val="0"/>
        </w:rPr>
        <w:t xml:space="preserve">| **3**    | Allies in range gain +5% to attack rolls for 1 turn.             </w:t>
      </w:r>
    </w:p>
    <w:p w:rsidR="00000000" w:rsidDel="00000000" w:rsidP="00000000" w:rsidRDefault="00000000" w:rsidRPr="00000000" w14:paraId="00001B1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1">
      <w:pPr>
        <w:spacing w:line="240" w:lineRule="auto"/>
        <w:ind w:left="729" w:firstLine="0"/>
        <w:jc w:val="both"/>
        <w:rPr>
          <w:sz w:val="26"/>
          <w:szCs w:val="26"/>
        </w:rPr>
      </w:pPr>
      <w:r w:rsidDel="00000000" w:rsidR="00000000" w:rsidRPr="00000000">
        <w:rPr>
          <w:sz w:val="26"/>
          <w:szCs w:val="26"/>
          <w:rtl w:val="0"/>
        </w:rPr>
        <w:t xml:space="preserve">| **4**    | Malfunction disables all enemy electronics within the radius for 1 turn.  | </w:t>
      </w:r>
    </w:p>
    <w:p w:rsidR="00000000" w:rsidDel="00000000" w:rsidP="00000000" w:rsidRDefault="00000000" w:rsidRPr="00000000" w14:paraId="00001B12">
      <w:pPr>
        <w:spacing w:line="240" w:lineRule="auto"/>
        <w:ind w:left="729" w:firstLine="0"/>
        <w:jc w:val="both"/>
        <w:rPr>
          <w:sz w:val="26"/>
          <w:szCs w:val="26"/>
        </w:rPr>
      </w:pPr>
      <w:r w:rsidDel="00000000" w:rsidR="00000000" w:rsidRPr="00000000">
        <w:rPr>
          <w:sz w:val="26"/>
          <w:szCs w:val="26"/>
          <w:rtl w:val="0"/>
        </w:rPr>
        <w:t xml:space="preserve">| **5**    | Damage increases to 15%, and allies gain immunity to psionic interference for 2 turns. | </w:t>
      </w:r>
    </w:p>
    <w:p w:rsidR="00000000" w:rsidDel="00000000" w:rsidP="00000000" w:rsidRDefault="00000000" w:rsidRPr="00000000" w14:paraId="00001B1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6">
      <w:pPr>
        <w:spacing w:line="240" w:lineRule="auto"/>
        <w:ind w:left="729" w:firstLine="0"/>
        <w:jc w:val="both"/>
        <w:rPr>
          <w:sz w:val="26"/>
          <w:szCs w:val="26"/>
        </w:rPr>
      </w:pPr>
      <w:r w:rsidDel="00000000" w:rsidR="00000000" w:rsidRPr="00000000">
        <w:rPr>
          <w:sz w:val="26"/>
          <w:szCs w:val="26"/>
          <w:rtl w:val="0"/>
        </w:rPr>
        <w:t xml:space="preserve">### **Starting Equipment** </w:t>
      </w:r>
    </w:p>
    <w:p w:rsidR="00000000" w:rsidDel="00000000" w:rsidP="00000000" w:rsidRDefault="00000000" w:rsidRPr="00000000" w14:paraId="00001B17">
      <w:pPr>
        <w:spacing w:line="240" w:lineRule="auto"/>
        <w:ind w:left="729" w:firstLine="0"/>
        <w:jc w:val="both"/>
        <w:rPr>
          <w:sz w:val="26"/>
          <w:szCs w:val="26"/>
        </w:rPr>
      </w:pPr>
      <w:r w:rsidDel="00000000" w:rsidR="00000000" w:rsidRPr="00000000">
        <w:rPr>
          <w:sz w:val="26"/>
          <w:szCs w:val="26"/>
          <w:rtl w:val="0"/>
        </w:rPr>
        <w:t xml:space="preserve">**Technomancer’s Interface Suit**: Medium armor providing +5% to Engineering and Hacking rolls.   </w:t>
      </w:r>
    </w:p>
    <w:p w:rsidR="00000000" w:rsidDel="00000000" w:rsidP="00000000" w:rsidRDefault="00000000" w:rsidRPr="00000000" w14:paraId="00001B18">
      <w:pPr>
        <w:spacing w:line="240" w:lineRule="auto"/>
        <w:ind w:left="729" w:firstLine="0"/>
        <w:jc w:val="both"/>
        <w:rPr>
          <w:sz w:val="26"/>
          <w:szCs w:val="26"/>
        </w:rPr>
      </w:pPr>
      <w:r w:rsidDel="00000000" w:rsidR="00000000" w:rsidRPr="00000000">
        <w:rPr>
          <w:sz w:val="26"/>
          <w:szCs w:val="26"/>
          <w:rtl w:val="0"/>
        </w:rPr>
        <w:t xml:space="preserve">**Psionic Link Device**: Enhances Resonance rolls by +5% during system interactions.   </w:t>
      </w:r>
    </w:p>
    <w:p w:rsidR="00000000" w:rsidDel="00000000" w:rsidP="00000000" w:rsidRDefault="00000000" w:rsidRPr="00000000" w14:paraId="00001B19">
      <w:pPr>
        <w:spacing w:line="240" w:lineRule="auto"/>
        <w:ind w:left="729" w:firstLine="0"/>
        <w:jc w:val="both"/>
        <w:rPr>
          <w:sz w:val="26"/>
          <w:szCs w:val="26"/>
        </w:rPr>
      </w:pPr>
      <w:r w:rsidDel="00000000" w:rsidR="00000000" w:rsidRPr="00000000">
        <w:rPr>
          <w:sz w:val="26"/>
          <w:szCs w:val="26"/>
          <w:rtl w:val="0"/>
        </w:rPr>
        <w:t xml:space="preserve">**Modular Toolset**: A multi-purpose kit for field repairs, granting +5% to Engineering rolls.   </w:t>
      </w:r>
    </w:p>
    <w:p w:rsidR="00000000" w:rsidDel="00000000" w:rsidP="00000000" w:rsidRDefault="00000000" w:rsidRPr="00000000" w14:paraId="00001B1A">
      <w:pPr>
        <w:spacing w:line="240" w:lineRule="auto"/>
        <w:ind w:left="729" w:firstLine="0"/>
        <w:jc w:val="both"/>
        <w:rPr>
          <w:sz w:val="26"/>
          <w:szCs w:val="26"/>
        </w:rPr>
      </w:pPr>
      <w:r w:rsidDel="00000000" w:rsidR="00000000" w:rsidRPr="00000000">
        <w:rPr>
          <w:sz w:val="26"/>
          <w:szCs w:val="26"/>
          <w:rtl w:val="0"/>
        </w:rPr>
        <w:t xml:space="preserve">**Compact Energy Pistol**: A lightweight weapon for ranged defense.   </w:t>
      </w:r>
    </w:p>
    <w:p w:rsidR="00000000" w:rsidDel="00000000" w:rsidP="00000000" w:rsidRDefault="00000000" w:rsidRPr="00000000" w14:paraId="00001B1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1E">
      <w:pPr>
        <w:spacing w:line="240" w:lineRule="auto"/>
        <w:ind w:left="729" w:firstLine="0"/>
        <w:jc w:val="both"/>
        <w:rPr>
          <w:sz w:val="26"/>
          <w:szCs w:val="26"/>
        </w:rPr>
      </w:pPr>
      <w:r w:rsidDel="00000000" w:rsidR="00000000" w:rsidRPr="00000000">
        <w:rPr>
          <w:sz w:val="26"/>
          <w:szCs w:val="26"/>
          <w:rtl w:val="0"/>
        </w:rPr>
        <w:t xml:space="preserve">### **Technomancer Level Progression Table** </w:t>
      </w:r>
    </w:p>
    <w:p w:rsidR="00000000" w:rsidDel="00000000" w:rsidP="00000000" w:rsidRDefault="00000000" w:rsidRPr="00000000" w14:paraId="00001B1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20">
      <w:pPr>
        <w:spacing w:line="240" w:lineRule="auto"/>
        <w:ind w:left="729" w:firstLine="0"/>
        <w:jc w:val="both"/>
        <w:rPr>
          <w:sz w:val="26"/>
          <w:szCs w:val="26"/>
        </w:rPr>
      </w:pPr>
      <w:r w:rsidDel="00000000" w:rsidR="00000000" w:rsidRPr="00000000">
        <w:rPr>
          <w:sz w:val="26"/>
          <w:szCs w:val="26"/>
          <w:rtl w:val="0"/>
        </w:rPr>
        <w:t xml:space="preserve">| **Level** | **Attribute Rolls**        | **Proficiency Upgrades**  </w:t>
      </w:r>
    </w:p>
    <w:p w:rsidR="00000000" w:rsidDel="00000000" w:rsidP="00000000" w:rsidRDefault="00000000" w:rsidRPr="00000000" w14:paraId="00001B21">
      <w:pPr>
        <w:spacing w:line="240" w:lineRule="auto"/>
        <w:ind w:left="729" w:firstLine="0"/>
        <w:jc w:val="both"/>
        <w:rPr>
          <w:sz w:val="26"/>
          <w:szCs w:val="26"/>
        </w:rPr>
      </w:pPr>
      <w:r w:rsidDel="00000000" w:rsidR="00000000" w:rsidRPr="00000000">
        <w:rPr>
          <w:sz w:val="26"/>
          <w:szCs w:val="26"/>
          <w:rtl w:val="0"/>
        </w:rPr>
        <w:t xml:space="preserve">| **Paragon Powers**                               | **Class Features**         </w:t>
      </w:r>
    </w:p>
    <w:p w:rsidR="00000000" w:rsidDel="00000000" w:rsidP="00000000" w:rsidRDefault="00000000" w:rsidRPr="00000000" w14:paraId="00001B2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23">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B2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25">
      <w:pPr>
        <w:spacing w:line="240" w:lineRule="auto"/>
        <w:ind w:left="729" w:firstLine="0"/>
        <w:jc w:val="both"/>
        <w:rPr>
          <w:sz w:val="26"/>
          <w:szCs w:val="26"/>
        </w:rPr>
      </w:pPr>
      <w:r w:rsidDel="00000000" w:rsidR="00000000" w:rsidRPr="00000000">
        <w:rPr>
          <w:sz w:val="26"/>
          <w:szCs w:val="26"/>
          <w:rtl w:val="0"/>
        </w:rPr>
        <w:t xml:space="preserve">| **1**     | —                          | 5 Core, 2 Player Choice   | </w:t>
      </w:r>
    </w:p>
    <w:p w:rsidR="00000000" w:rsidDel="00000000" w:rsidP="00000000" w:rsidRDefault="00000000" w:rsidRPr="00000000" w14:paraId="00001B26">
      <w:pPr>
        <w:spacing w:line="240" w:lineRule="auto"/>
        <w:ind w:left="729" w:firstLine="0"/>
        <w:jc w:val="both"/>
        <w:rPr>
          <w:sz w:val="26"/>
          <w:szCs w:val="26"/>
        </w:rPr>
      </w:pPr>
      <w:r w:rsidDel="00000000" w:rsidR="00000000" w:rsidRPr="00000000">
        <w:rPr>
          <w:sz w:val="26"/>
          <w:szCs w:val="26"/>
          <w:rtl w:val="0"/>
        </w:rPr>
        <w:t xml:space="preserve">"System Overload" (Tier 3)                     | **Tech Savant**: Gain +5% to Engineering rolls permanently.                                             </w:t>
      </w:r>
    </w:p>
    <w:p w:rsidR="00000000" w:rsidDel="00000000" w:rsidP="00000000" w:rsidRDefault="00000000" w:rsidRPr="00000000" w14:paraId="00001B2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28">
      <w:pPr>
        <w:spacing w:line="240" w:lineRule="auto"/>
        <w:ind w:left="729" w:firstLine="0"/>
        <w:jc w:val="both"/>
        <w:rPr>
          <w:sz w:val="26"/>
          <w:szCs w:val="26"/>
        </w:rPr>
      </w:pPr>
      <w:r w:rsidDel="00000000" w:rsidR="00000000" w:rsidRPr="00000000">
        <w:rPr>
          <w:sz w:val="26"/>
          <w:szCs w:val="26"/>
          <w:rtl w:val="0"/>
        </w:rPr>
        <w:t xml:space="preserve">| **2**     | Roll for 1 Attribute       | Roll for 2 Proficiencies  | </w:t>
      </w:r>
    </w:p>
    <w:p w:rsidR="00000000" w:rsidDel="00000000" w:rsidP="00000000" w:rsidRDefault="00000000" w:rsidRPr="00000000" w14:paraId="00001B29">
      <w:pPr>
        <w:spacing w:line="240" w:lineRule="auto"/>
        <w:ind w:left="729" w:firstLine="0"/>
        <w:jc w:val="both"/>
        <w:rPr>
          <w:sz w:val="26"/>
          <w:szCs w:val="26"/>
        </w:rPr>
      </w:pPr>
      <w:r w:rsidDel="00000000" w:rsidR="00000000" w:rsidRPr="00000000">
        <w:rPr>
          <w:sz w:val="26"/>
          <w:szCs w:val="26"/>
          <w:rtl w:val="0"/>
        </w:rPr>
        <w:t xml:space="preserve">Power Enhancement (Tier 4 for "System Overload") | **Field Innovator**: Gain an additional action for engineering tasks during combat.                         | </w:t>
      </w:r>
    </w:p>
    <w:p w:rsidR="00000000" w:rsidDel="00000000" w:rsidP="00000000" w:rsidRDefault="00000000" w:rsidRPr="00000000" w14:paraId="00001B2A">
      <w:pPr>
        <w:spacing w:line="240" w:lineRule="auto"/>
        <w:ind w:left="729" w:firstLine="0"/>
        <w:jc w:val="both"/>
        <w:rPr>
          <w:sz w:val="26"/>
          <w:szCs w:val="26"/>
        </w:rPr>
      </w:pPr>
      <w:r w:rsidDel="00000000" w:rsidR="00000000" w:rsidRPr="00000000">
        <w:rPr>
          <w:sz w:val="26"/>
          <w:szCs w:val="26"/>
          <w:rtl w:val="0"/>
        </w:rPr>
        <w:t xml:space="preserve">| **3**     | Roll for 1 Attribute       | —                         | Gain </w:t>
      </w:r>
    </w:p>
    <w:p w:rsidR="00000000" w:rsidDel="00000000" w:rsidP="00000000" w:rsidRDefault="00000000" w:rsidRPr="00000000" w14:paraId="00001B2B">
      <w:pPr>
        <w:spacing w:line="240" w:lineRule="auto"/>
        <w:ind w:left="729" w:firstLine="0"/>
        <w:jc w:val="both"/>
        <w:rPr>
          <w:sz w:val="26"/>
          <w:szCs w:val="26"/>
        </w:rPr>
      </w:pPr>
      <w:r w:rsidDel="00000000" w:rsidR="00000000" w:rsidRPr="00000000">
        <w:rPr>
          <w:sz w:val="26"/>
          <w:szCs w:val="26"/>
          <w:rtl w:val="0"/>
        </w:rPr>
        <w:t xml:space="preserve">New Power: "Network Breach" (Tier 1)      | **Network Breach**: Hack an enemy system, disabling it for 1 turn and revealing </w:t>
      </w:r>
    </w:p>
    <w:p w:rsidR="00000000" w:rsidDel="00000000" w:rsidP="00000000" w:rsidRDefault="00000000" w:rsidRPr="00000000" w14:paraId="00001B2C">
      <w:pPr>
        <w:spacing w:line="240" w:lineRule="auto"/>
        <w:ind w:left="729" w:firstLine="0"/>
        <w:jc w:val="both"/>
        <w:rPr>
          <w:sz w:val="26"/>
          <w:szCs w:val="26"/>
        </w:rPr>
      </w:pPr>
      <w:r w:rsidDel="00000000" w:rsidR="00000000" w:rsidRPr="00000000">
        <w:rPr>
          <w:sz w:val="26"/>
          <w:szCs w:val="26"/>
          <w:rtl w:val="0"/>
        </w:rPr>
        <w:t xml:space="preserve">hidden data.                 | </w:t>
      </w:r>
    </w:p>
    <w:p w:rsidR="00000000" w:rsidDel="00000000" w:rsidP="00000000" w:rsidRDefault="00000000" w:rsidRPr="00000000" w14:paraId="00001B2D">
      <w:pPr>
        <w:spacing w:line="240" w:lineRule="auto"/>
        <w:ind w:left="729" w:firstLine="0"/>
        <w:jc w:val="both"/>
        <w:rPr>
          <w:sz w:val="26"/>
          <w:szCs w:val="26"/>
        </w:rPr>
      </w:pPr>
      <w:r w:rsidDel="00000000" w:rsidR="00000000" w:rsidRPr="00000000">
        <w:rPr>
          <w:sz w:val="26"/>
          <w:szCs w:val="26"/>
          <w:rtl w:val="0"/>
        </w:rPr>
        <w:t xml:space="preserve">| **4**     | Roll for 1 Attribute       | Roll for 2 Proficiencies  | </w:t>
      </w:r>
    </w:p>
    <w:p w:rsidR="00000000" w:rsidDel="00000000" w:rsidP="00000000" w:rsidRDefault="00000000" w:rsidRPr="00000000" w14:paraId="00001B2E">
      <w:pPr>
        <w:spacing w:line="240" w:lineRule="auto"/>
        <w:ind w:left="729" w:firstLine="0"/>
        <w:jc w:val="both"/>
        <w:rPr>
          <w:sz w:val="26"/>
          <w:szCs w:val="26"/>
        </w:rPr>
      </w:pPr>
      <w:r w:rsidDel="00000000" w:rsidR="00000000" w:rsidRPr="00000000">
        <w:rPr>
          <w:sz w:val="26"/>
          <w:szCs w:val="26"/>
          <w:rtl w:val="0"/>
        </w:rPr>
        <w:t xml:space="preserve">Power Enhancement (Tier 2 for "Network Breach") | **Reactive </w:t>
      </w:r>
    </w:p>
    <w:p w:rsidR="00000000" w:rsidDel="00000000" w:rsidP="00000000" w:rsidRDefault="00000000" w:rsidRPr="00000000" w14:paraId="00001B2F">
      <w:pPr>
        <w:spacing w:line="240" w:lineRule="auto"/>
        <w:ind w:left="729" w:firstLine="0"/>
        <w:jc w:val="both"/>
        <w:rPr>
          <w:sz w:val="26"/>
          <w:szCs w:val="26"/>
        </w:rPr>
      </w:pPr>
      <w:r w:rsidDel="00000000" w:rsidR="00000000" w:rsidRPr="00000000">
        <w:rPr>
          <w:sz w:val="26"/>
          <w:szCs w:val="26"/>
          <w:rtl w:val="0"/>
        </w:rPr>
        <w:t xml:space="preserve">Systems**: Once per session, reroll a failed Hacking or Engineering attempt.                     | </w:t>
      </w:r>
    </w:p>
    <w:p w:rsidR="00000000" w:rsidDel="00000000" w:rsidP="00000000" w:rsidRDefault="00000000" w:rsidRPr="00000000" w14:paraId="00001B30">
      <w:pPr>
        <w:spacing w:line="240" w:lineRule="auto"/>
        <w:ind w:left="729" w:firstLine="0"/>
        <w:jc w:val="both"/>
        <w:rPr>
          <w:sz w:val="26"/>
          <w:szCs w:val="26"/>
        </w:rPr>
      </w:pPr>
      <w:r w:rsidDel="00000000" w:rsidR="00000000" w:rsidRPr="00000000">
        <w:rPr>
          <w:sz w:val="26"/>
          <w:szCs w:val="26"/>
          <w:rtl w:val="0"/>
        </w:rPr>
        <w:t xml:space="preserve">| **5**     | Roll for 1 Attribute       | —                         | Gain New Power: "Energy Field" (Tier 1)        | **Energy Field**: Create a protective barrier around an ally, reducing damage by 10% for </w:t>
      </w:r>
    </w:p>
    <w:p w:rsidR="00000000" w:rsidDel="00000000" w:rsidP="00000000" w:rsidRDefault="00000000" w:rsidRPr="00000000" w14:paraId="00001B31">
      <w:pPr>
        <w:spacing w:line="240" w:lineRule="auto"/>
        <w:ind w:left="729" w:firstLine="0"/>
        <w:jc w:val="both"/>
        <w:rPr>
          <w:sz w:val="26"/>
          <w:szCs w:val="26"/>
        </w:rPr>
      </w:pPr>
      <w:r w:rsidDel="00000000" w:rsidR="00000000" w:rsidRPr="00000000">
        <w:rPr>
          <w:sz w:val="26"/>
          <w:szCs w:val="26"/>
          <w:rtl w:val="0"/>
        </w:rPr>
        <w:t xml:space="preserve">2 turns.           | </w:t>
      </w:r>
    </w:p>
    <w:p w:rsidR="00000000" w:rsidDel="00000000" w:rsidP="00000000" w:rsidRDefault="00000000" w:rsidRPr="00000000" w14:paraId="00001B32">
      <w:pPr>
        <w:spacing w:line="240" w:lineRule="auto"/>
        <w:ind w:left="729" w:firstLine="0"/>
        <w:jc w:val="both"/>
        <w:rPr>
          <w:sz w:val="26"/>
          <w:szCs w:val="26"/>
        </w:rPr>
      </w:pPr>
      <w:r w:rsidDel="00000000" w:rsidR="00000000" w:rsidRPr="00000000">
        <w:rPr>
          <w:sz w:val="26"/>
          <w:szCs w:val="26"/>
          <w:rtl w:val="0"/>
        </w:rPr>
        <w:t xml:space="preserve">| **6**     | Roll for 1 Attribute       | Roll for 2 Proficiencies  | </w:t>
      </w:r>
    </w:p>
    <w:p w:rsidR="00000000" w:rsidDel="00000000" w:rsidP="00000000" w:rsidRDefault="00000000" w:rsidRPr="00000000" w14:paraId="00001B33">
      <w:pPr>
        <w:spacing w:line="240" w:lineRule="auto"/>
        <w:ind w:left="729" w:firstLine="0"/>
        <w:jc w:val="both"/>
        <w:rPr>
          <w:sz w:val="26"/>
          <w:szCs w:val="26"/>
        </w:rPr>
      </w:pPr>
      <w:r w:rsidDel="00000000" w:rsidR="00000000" w:rsidRPr="00000000">
        <w:rPr>
          <w:sz w:val="26"/>
          <w:szCs w:val="26"/>
          <w:rtl w:val="0"/>
        </w:rPr>
        <w:t xml:space="preserve">Power Enhancement (Tier 3 for "Energy Field")  | **Psionic </w:t>
      </w:r>
    </w:p>
    <w:p w:rsidR="00000000" w:rsidDel="00000000" w:rsidP="00000000" w:rsidRDefault="00000000" w:rsidRPr="00000000" w14:paraId="00001B34">
      <w:pPr>
        <w:spacing w:line="240" w:lineRule="auto"/>
        <w:ind w:left="729" w:firstLine="0"/>
        <w:jc w:val="both"/>
        <w:rPr>
          <w:sz w:val="26"/>
          <w:szCs w:val="26"/>
        </w:rPr>
      </w:pPr>
      <w:r w:rsidDel="00000000" w:rsidR="00000000" w:rsidRPr="00000000">
        <w:rPr>
          <w:sz w:val="26"/>
          <w:szCs w:val="26"/>
          <w:rtl w:val="0"/>
        </w:rPr>
        <w:t xml:space="preserve">Fusion**: Gain +5% to Resonance rolls permanently.                          </w:t>
      </w:r>
    </w:p>
    <w:p w:rsidR="00000000" w:rsidDel="00000000" w:rsidP="00000000" w:rsidRDefault="00000000" w:rsidRPr="00000000" w14:paraId="00001B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36">
      <w:pPr>
        <w:spacing w:line="240" w:lineRule="auto"/>
        <w:ind w:left="729" w:firstLine="0"/>
        <w:jc w:val="both"/>
        <w:rPr>
          <w:sz w:val="26"/>
          <w:szCs w:val="26"/>
        </w:rPr>
      </w:pPr>
      <w:r w:rsidDel="00000000" w:rsidR="00000000" w:rsidRPr="00000000">
        <w:rPr>
          <w:sz w:val="26"/>
          <w:szCs w:val="26"/>
          <w:rtl w:val="0"/>
        </w:rPr>
        <w:t xml:space="preserve">| **7**     | Roll for 1 Attribute       | —                         | Gain </w:t>
      </w:r>
    </w:p>
    <w:p w:rsidR="00000000" w:rsidDel="00000000" w:rsidP="00000000" w:rsidRDefault="00000000" w:rsidRPr="00000000" w14:paraId="00001B37">
      <w:pPr>
        <w:spacing w:line="240" w:lineRule="auto"/>
        <w:ind w:left="729" w:firstLine="0"/>
        <w:jc w:val="both"/>
        <w:rPr>
          <w:sz w:val="26"/>
          <w:szCs w:val="26"/>
        </w:rPr>
      </w:pPr>
      <w:r w:rsidDel="00000000" w:rsidR="00000000" w:rsidRPr="00000000">
        <w:rPr>
          <w:sz w:val="26"/>
          <w:szCs w:val="26"/>
          <w:rtl w:val="0"/>
        </w:rPr>
        <w:t xml:space="preserve">New Power: "EMP Disruption" (Tier 1)      | **EMP Disruption**: </w:t>
      </w:r>
    </w:p>
    <w:p w:rsidR="00000000" w:rsidDel="00000000" w:rsidP="00000000" w:rsidRDefault="00000000" w:rsidRPr="00000000" w14:paraId="00001B38">
      <w:pPr>
        <w:spacing w:line="240" w:lineRule="auto"/>
        <w:ind w:left="729" w:firstLine="0"/>
        <w:jc w:val="both"/>
        <w:rPr>
          <w:sz w:val="26"/>
          <w:szCs w:val="26"/>
        </w:rPr>
      </w:pPr>
      <w:r w:rsidDel="00000000" w:rsidR="00000000" w:rsidRPr="00000000">
        <w:rPr>
          <w:sz w:val="26"/>
          <w:szCs w:val="26"/>
          <w:rtl w:val="0"/>
        </w:rPr>
        <w:t xml:space="preserve">Disable all enemy electronics within 10 meters for 1 turn.                  </w:t>
      </w:r>
    </w:p>
    <w:p w:rsidR="00000000" w:rsidDel="00000000" w:rsidP="00000000" w:rsidRDefault="00000000" w:rsidRPr="00000000" w14:paraId="00001B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3A">
      <w:pPr>
        <w:spacing w:line="240" w:lineRule="auto"/>
        <w:ind w:left="729" w:firstLine="0"/>
        <w:jc w:val="both"/>
        <w:rPr>
          <w:sz w:val="26"/>
          <w:szCs w:val="26"/>
        </w:rPr>
      </w:pPr>
      <w:r w:rsidDel="00000000" w:rsidR="00000000" w:rsidRPr="00000000">
        <w:rPr>
          <w:sz w:val="26"/>
          <w:szCs w:val="26"/>
          <w:rtl w:val="0"/>
        </w:rPr>
        <w:t xml:space="preserve">| **8**     | Roll for 1 Attribute       | Roll for 2 Proficiencies  | </w:t>
      </w:r>
    </w:p>
    <w:p w:rsidR="00000000" w:rsidDel="00000000" w:rsidP="00000000" w:rsidRDefault="00000000" w:rsidRPr="00000000" w14:paraId="00001B3B">
      <w:pPr>
        <w:spacing w:line="240" w:lineRule="auto"/>
        <w:ind w:left="729" w:firstLine="0"/>
        <w:jc w:val="both"/>
        <w:rPr>
          <w:sz w:val="26"/>
          <w:szCs w:val="26"/>
        </w:rPr>
      </w:pPr>
      <w:r w:rsidDel="00000000" w:rsidR="00000000" w:rsidRPr="00000000">
        <w:rPr>
          <w:sz w:val="26"/>
          <w:szCs w:val="26"/>
          <w:rtl w:val="0"/>
        </w:rPr>
        <w:t xml:space="preserve">Power Enhancement (Tier 2 for "EMP Disruption") | **System Optimization**: Allies within 10 meters gain +5% to all rolls during tech-heavy missions.          | </w:t>
      </w:r>
    </w:p>
    <w:p w:rsidR="00000000" w:rsidDel="00000000" w:rsidP="00000000" w:rsidRDefault="00000000" w:rsidRPr="00000000" w14:paraId="00001B3C">
      <w:pPr>
        <w:spacing w:line="240" w:lineRule="auto"/>
        <w:ind w:left="729" w:firstLine="0"/>
        <w:jc w:val="both"/>
        <w:rPr>
          <w:sz w:val="26"/>
          <w:szCs w:val="26"/>
        </w:rPr>
      </w:pPr>
      <w:r w:rsidDel="00000000" w:rsidR="00000000" w:rsidRPr="00000000">
        <w:rPr>
          <w:sz w:val="26"/>
          <w:szCs w:val="26"/>
          <w:rtl w:val="0"/>
        </w:rPr>
        <w:t xml:space="preserve">| **9**     | Roll for 1 Attribute       | —                         | Gain </w:t>
      </w:r>
    </w:p>
    <w:p w:rsidR="00000000" w:rsidDel="00000000" w:rsidP="00000000" w:rsidRDefault="00000000" w:rsidRPr="00000000" w14:paraId="00001B3D">
      <w:pPr>
        <w:spacing w:line="240" w:lineRule="auto"/>
        <w:ind w:left="729" w:firstLine="0"/>
        <w:jc w:val="both"/>
        <w:rPr>
          <w:sz w:val="26"/>
          <w:szCs w:val="26"/>
        </w:rPr>
      </w:pPr>
      <w:r w:rsidDel="00000000" w:rsidR="00000000" w:rsidRPr="00000000">
        <w:rPr>
          <w:sz w:val="26"/>
          <w:szCs w:val="26"/>
          <w:rtl w:val="0"/>
        </w:rPr>
        <w:t xml:space="preserve">New Power: "Energy Manipulation" (Tier 1) | **Energy </w:t>
      </w:r>
    </w:p>
    <w:p w:rsidR="00000000" w:rsidDel="00000000" w:rsidP="00000000" w:rsidRDefault="00000000" w:rsidRPr="00000000" w14:paraId="00001B3E">
      <w:pPr>
        <w:spacing w:line="240" w:lineRule="auto"/>
        <w:ind w:left="729" w:firstLine="0"/>
        <w:jc w:val="both"/>
        <w:rPr>
          <w:sz w:val="26"/>
          <w:szCs w:val="26"/>
        </w:rPr>
      </w:pPr>
      <w:r w:rsidDel="00000000" w:rsidR="00000000" w:rsidRPr="00000000">
        <w:rPr>
          <w:sz w:val="26"/>
          <w:szCs w:val="26"/>
          <w:rtl w:val="0"/>
        </w:rPr>
        <w:t xml:space="preserve">Manipulation**: Redirect a psionic attack back to its source, dealing 50% of the intended damage.  | </w:t>
      </w:r>
    </w:p>
    <w:p w:rsidR="00000000" w:rsidDel="00000000" w:rsidP="00000000" w:rsidRDefault="00000000" w:rsidRPr="00000000" w14:paraId="00001B3F">
      <w:pPr>
        <w:spacing w:line="240" w:lineRule="auto"/>
        <w:ind w:left="729" w:firstLine="0"/>
        <w:jc w:val="both"/>
        <w:rPr>
          <w:sz w:val="26"/>
          <w:szCs w:val="26"/>
        </w:rPr>
      </w:pPr>
      <w:r w:rsidDel="00000000" w:rsidR="00000000" w:rsidRPr="00000000">
        <w:rPr>
          <w:sz w:val="26"/>
          <w:szCs w:val="26"/>
          <w:rtl w:val="0"/>
        </w:rPr>
        <w:t xml:space="preserve">| **10**    | Roll for 1 Attribute       | Roll for 2 Proficiencies  | </w:t>
      </w:r>
    </w:p>
    <w:p w:rsidR="00000000" w:rsidDel="00000000" w:rsidP="00000000" w:rsidRDefault="00000000" w:rsidRPr="00000000" w14:paraId="00001B40">
      <w:pPr>
        <w:spacing w:line="240" w:lineRule="auto"/>
        <w:ind w:left="729" w:firstLine="0"/>
        <w:jc w:val="both"/>
        <w:rPr>
          <w:sz w:val="26"/>
          <w:szCs w:val="26"/>
        </w:rPr>
      </w:pPr>
      <w:r w:rsidDel="00000000" w:rsidR="00000000" w:rsidRPr="00000000">
        <w:rPr>
          <w:sz w:val="26"/>
          <w:szCs w:val="26"/>
          <w:rtl w:val="0"/>
        </w:rPr>
        <w:t xml:space="preserve">Power Enhancement (Tier 3 for "Energy Manipulation") | **Master Innovator**: Create or enhance one device during downtime, granting a permanent +5% bonus to rolls.| </w:t>
      </w:r>
    </w:p>
    <w:p w:rsidR="00000000" w:rsidDel="00000000" w:rsidP="00000000" w:rsidRDefault="00000000" w:rsidRPr="00000000" w14:paraId="00001B41">
      <w:pPr>
        <w:spacing w:line="240" w:lineRule="auto"/>
        <w:ind w:left="729" w:firstLine="0"/>
        <w:jc w:val="both"/>
        <w:rPr>
          <w:sz w:val="26"/>
          <w:szCs w:val="26"/>
        </w:rPr>
      </w:pPr>
      <w:r w:rsidDel="00000000" w:rsidR="00000000" w:rsidRPr="00000000">
        <w:rPr>
          <w:sz w:val="26"/>
          <w:szCs w:val="26"/>
          <w:rtl w:val="0"/>
        </w:rPr>
        <w:t xml:space="preserve">| **11**    | Roll for 1 Attribute       | —                         | Gain </w:t>
      </w:r>
    </w:p>
    <w:p w:rsidR="00000000" w:rsidDel="00000000" w:rsidP="00000000" w:rsidRDefault="00000000" w:rsidRPr="00000000" w14:paraId="00001B42">
      <w:pPr>
        <w:spacing w:line="240" w:lineRule="auto"/>
        <w:ind w:left="729" w:firstLine="0"/>
        <w:jc w:val="both"/>
        <w:rPr>
          <w:sz w:val="26"/>
          <w:szCs w:val="26"/>
        </w:rPr>
      </w:pPr>
      <w:r w:rsidDel="00000000" w:rsidR="00000000" w:rsidRPr="00000000">
        <w:rPr>
          <w:sz w:val="26"/>
          <w:szCs w:val="26"/>
          <w:rtl w:val="0"/>
        </w:rPr>
        <w:t xml:space="preserve">New Power: "Tech Domination" (Tier 1)     | **Tech Domination**: </w:t>
      </w:r>
    </w:p>
    <w:p w:rsidR="00000000" w:rsidDel="00000000" w:rsidP="00000000" w:rsidRDefault="00000000" w:rsidRPr="00000000" w14:paraId="00001B43">
      <w:pPr>
        <w:spacing w:line="240" w:lineRule="auto"/>
        <w:ind w:left="729" w:firstLine="0"/>
        <w:jc w:val="both"/>
        <w:rPr>
          <w:sz w:val="26"/>
          <w:szCs w:val="26"/>
        </w:rPr>
      </w:pPr>
      <w:r w:rsidDel="00000000" w:rsidR="00000000" w:rsidRPr="00000000">
        <w:rPr>
          <w:sz w:val="26"/>
          <w:szCs w:val="26"/>
          <w:rtl w:val="0"/>
        </w:rPr>
        <w:t xml:space="preserve">Permanently control one hacked device per session.                        </w:t>
      </w:r>
    </w:p>
    <w:p w:rsidR="00000000" w:rsidDel="00000000" w:rsidP="00000000" w:rsidRDefault="00000000" w:rsidRPr="00000000" w14:paraId="00001B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45">
      <w:pPr>
        <w:spacing w:line="240" w:lineRule="auto"/>
        <w:ind w:left="729" w:firstLine="0"/>
        <w:jc w:val="both"/>
        <w:rPr>
          <w:sz w:val="26"/>
          <w:szCs w:val="26"/>
        </w:rPr>
      </w:pPr>
      <w:r w:rsidDel="00000000" w:rsidR="00000000" w:rsidRPr="00000000">
        <w:rPr>
          <w:sz w:val="26"/>
          <w:szCs w:val="26"/>
          <w:rtl w:val="0"/>
        </w:rPr>
        <w:t xml:space="preserve">| **12**    | Roll for 1 Attribute       | Roll for 2 Proficiencies  | </w:t>
      </w:r>
    </w:p>
    <w:p w:rsidR="00000000" w:rsidDel="00000000" w:rsidP="00000000" w:rsidRDefault="00000000" w:rsidRPr="00000000" w14:paraId="00001B46">
      <w:pPr>
        <w:spacing w:line="240" w:lineRule="auto"/>
        <w:ind w:left="729" w:firstLine="0"/>
        <w:jc w:val="both"/>
        <w:rPr>
          <w:sz w:val="26"/>
          <w:szCs w:val="26"/>
        </w:rPr>
      </w:pPr>
      <w:r w:rsidDel="00000000" w:rsidR="00000000" w:rsidRPr="00000000">
        <w:rPr>
          <w:sz w:val="26"/>
          <w:szCs w:val="26"/>
          <w:rtl w:val="0"/>
        </w:rPr>
        <w:t xml:space="preserve">Power Enhancement (Tier 2 for "Tech Domination") | **Legendary Engineer**: Automatically pass an Engineering roll once per </w:t>
      </w:r>
    </w:p>
    <w:p w:rsidR="00000000" w:rsidDel="00000000" w:rsidP="00000000" w:rsidRDefault="00000000" w:rsidRPr="00000000" w14:paraId="00001B47">
      <w:pPr>
        <w:spacing w:line="240" w:lineRule="auto"/>
        <w:ind w:left="729" w:firstLine="0"/>
        <w:jc w:val="both"/>
        <w:rPr>
          <w:sz w:val="26"/>
          <w:szCs w:val="26"/>
        </w:rPr>
      </w:pPr>
      <w:r w:rsidDel="00000000" w:rsidR="00000000" w:rsidRPr="00000000">
        <w:rPr>
          <w:sz w:val="26"/>
          <w:szCs w:val="26"/>
          <w:rtl w:val="0"/>
        </w:rPr>
        <w:t xml:space="preserve">session.                            | </w:t>
      </w:r>
    </w:p>
    <w:p w:rsidR="00000000" w:rsidDel="00000000" w:rsidP="00000000" w:rsidRDefault="00000000" w:rsidRPr="00000000" w14:paraId="00001B48">
      <w:pPr>
        <w:spacing w:line="240" w:lineRule="auto"/>
        <w:ind w:left="729" w:firstLine="0"/>
        <w:jc w:val="both"/>
        <w:rPr>
          <w:sz w:val="26"/>
          <w:szCs w:val="26"/>
        </w:rPr>
      </w:pPr>
      <w:r w:rsidDel="00000000" w:rsidR="00000000" w:rsidRPr="00000000">
        <w:rPr>
          <w:sz w:val="26"/>
          <w:szCs w:val="26"/>
          <w:rtl w:val="0"/>
        </w:rPr>
        <w:t xml:space="preserve">| **13**    | Roll for 1 Attribute       | —                         | Gain </w:t>
      </w:r>
    </w:p>
    <w:p w:rsidR="00000000" w:rsidDel="00000000" w:rsidP="00000000" w:rsidRDefault="00000000" w:rsidRPr="00000000" w14:paraId="00001B49">
      <w:pPr>
        <w:spacing w:line="240" w:lineRule="auto"/>
        <w:ind w:left="729" w:firstLine="0"/>
        <w:jc w:val="both"/>
        <w:rPr>
          <w:sz w:val="26"/>
          <w:szCs w:val="26"/>
        </w:rPr>
      </w:pPr>
      <w:r w:rsidDel="00000000" w:rsidR="00000000" w:rsidRPr="00000000">
        <w:rPr>
          <w:sz w:val="26"/>
          <w:szCs w:val="26"/>
          <w:rtl w:val="0"/>
        </w:rPr>
        <w:t xml:space="preserve">New Power: "System Override" (Tier 1)     | **System Override**: Grant all allies +10% to attack rolls for 2 turns by enhancing their gear.             | </w:t>
      </w:r>
    </w:p>
    <w:p w:rsidR="00000000" w:rsidDel="00000000" w:rsidP="00000000" w:rsidRDefault="00000000" w:rsidRPr="00000000" w14:paraId="00001B4A">
      <w:pPr>
        <w:spacing w:line="240" w:lineRule="auto"/>
        <w:ind w:left="729" w:firstLine="0"/>
        <w:jc w:val="both"/>
        <w:rPr>
          <w:sz w:val="26"/>
          <w:szCs w:val="26"/>
        </w:rPr>
      </w:pPr>
      <w:r w:rsidDel="00000000" w:rsidR="00000000" w:rsidRPr="00000000">
        <w:rPr>
          <w:sz w:val="26"/>
          <w:szCs w:val="26"/>
          <w:rtl w:val="0"/>
        </w:rPr>
        <w:t xml:space="preserve">| **14**    | Roll for 1 Attribute       | Roll for 2 Proficiencies  | </w:t>
      </w:r>
    </w:p>
    <w:p w:rsidR="00000000" w:rsidDel="00000000" w:rsidP="00000000" w:rsidRDefault="00000000" w:rsidRPr="00000000" w14:paraId="00001B4B">
      <w:pPr>
        <w:spacing w:line="240" w:lineRule="auto"/>
        <w:ind w:left="729" w:firstLine="0"/>
        <w:jc w:val="both"/>
        <w:rPr>
          <w:sz w:val="26"/>
          <w:szCs w:val="26"/>
        </w:rPr>
      </w:pPr>
      <w:r w:rsidDel="00000000" w:rsidR="00000000" w:rsidRPr="00000000">
        <w:rPr>
          <w:sz w:val="26"/>
          <w:szCs w:val="26"/>
          <w:rtl w:val="0"/>
        </w:rPr>
        <w:t xml:space="preserve">Power Enhancement (Tier 3 for "System Override") | **Eternal Innovator**: Gain +10% to Engineering and Resonance rolls </w:t>
      </w:r>
    </w:p>
    <w:p w:rsidR="00000000" w:rsidDel="00000000" w:rsidP="00000000" w:rsidRDefault="00000000" w:rsidRPr="00000000" w14:paraId="00001B4C">
      <w:pPr>
        <w:spacing w:line="240" w:lineRule="auto"/>
        <w:ind w:left="729" w:firstLine="0"/>
        <w:jc w:val="both"/>
        <w:rPr>
          <w:sz w:val="26"/>
          <w:szCs w:val="26"/>
        </w:rPr>
      </w:pPr>
      <w:r w:rsidDel="00000000" w:rsidR="00000000" w:rsidRPr="00000000">
        <w:rPr>
          <w:sz w:val="26"/>
          <w:szCs w:val="26"/>
          <w:rtl w:val="0"/>
        </w:rPr>
        <w:t xml:space="preserve">permanently.                            | </w:t>
      </w:r>
    </w:p>
    <w:p w:rsidR="00000000" w:rsidDel="00000000" w:rsidP="00000000" w:rsidRDefault="00000000" w:rsidRPr="00000000" w14:paraId="00001B4D">
      <w:pPr>
        <w:spacing w:line="240" w:lineRule="auto"/>
        <w:ind w:left="729" w:firstLine="0"/>
        <w:jc w:val="both"/>
        <w:rPr>
          <w:sz w:val="26"/>
          <w:szCs w:val="26"/>
        </w:rPr>
      </w:pPr>
      <w:r w:rsidDel="00000000" w:rsidR="00000000" w:rsidRPr="00000000">
        <w:rPr>
          <w:sz w:val="26"/>
          <w:szCs w:val="26"/>
          <w:rtl w:val="0"/>
        </w:rPr>
        <w:t xml:space="preserve">| **15**    | Roll for 1 Attribute       | —                         | Power </w:t>
      </w:r>
    </w:p>
    <w:p w:rsidR="00000000" w:rsidDel="00000000" w:rsidP="00000000" w:rsidRDefault="00000000" w:rsidRPr="00000000" w14:paraId="00001B4E">
      <w:pPr>
        <w:spacing w:line="240" w:lineRule="auto"/>
        <w:ind w:left="729" w:firstLine="0"/>
        <w:jc w:val="both"/>
        <w:rPr>
          <w:sz w:val="26"/>
          <w:szCs w:val="26"/>
        </w:rPr>
      </w:pPr>
      <w:r w:rsidDel="00000000" w:rsidR="00000000" w:rsidRPr="00000000">
        <w:rPr>
          <w:sz w:val="26"/>
          <w:szCs w:val="26"/>
          <w:rtl w:val="0"/>
        </w:rPr>
        <w:t xml:space="preserve">Enhancement (Tier 4 for "System Override") | **Technomancer’s Legacy**: Once per session, create an effect that overrides all enemy technology for 2 turns. | </w:t>
      </w:r>
    </w:p>
    <w:p w:rsidR="00000000" w:rsidDel="00000000" w:rsidP="00000000" w:rsidRDefault="00000000" w:rsidRPr="00000000" w14:paraId="00001B4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0">
      <w:pPr>
        <w:spacing w:line="240" w:lineRule="auto"/>
        <w:ind w:left="729" w:firstLine="0"/>
        <w:jc w:val="both"/>
        <w:rPr>
          <w:sz w:val="26"/>
          <w:szCs w:val="26"/>
        </w:rPr>
      </w:pPr>
      <w:r w:rsidDel="00000000" w:rsidR="00000000" w:rsidRPr="00000000">
        <w:rPr>
          <w:sz w:val="26"/>
          <w:szCs w:val="26"/>
          <w:rtl w:val="0"/>
        </w:rPr>
        <w:t xml:space="preserve">### **Integrated Mechanics** </w:t>
      </w:r>
    </w:p>
    <w:p w:rsidR="00000000" w:rsidDel="00000000" w:rsidP="00000000" w:rsidRDefault="00000000" w:rsidRPr="00000000" w14:paraId="00001B5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2">
      <w:pPr>
        <w:spacing w:line="240" w:lineRule="auto"/>
        <w:ind w:left="729" w:firstLine="0"/>
        <w:jc w:val="both"/>
        <w:rPr>
          <w:sz w:val="26"/>
          <w:szCs w:val="26"/>
        </w:rPr>
      </w:pPr>
      <w:r w:rsidDel="00000000" w:rsidR="00000000" w:rsidRPr="00000000">
        <w:rPr>
          <w:sz w:val="26"/>
          <w:szCs w:val="26"/>
          <w:rtl w:val="0"/>
        </w:rPr>
        <w:t xml:space="preserve">**Psionic and Technological Synergy**: Powers like "System Overload" and "Energy Manipulation" bridge the gap between technology and psionics, offering unique tactical advantages.   </w:t>
      </w:r>
    </w:p>
    <w:p w:rsidR="00000000" w:rsidDel="00000000" w:rsidP="00000000" w:rsidRDefault="00000000" w:rsidRPr="00000000" w14:paraId="00001B53">
      <w:pPr>
        <w:spacing w:line="240" w:lineRule="auto"/>
        <w:ind w:left="729" w:firstLine="0"/>
        <w:jc w:val="both"/>
        <w:rPr>
          <w:sz w:val="26"/>
          <w:szCs w:val="26"/>
        </w:rPr>
      </w:pPr>
      <w:r w:rsidDel="00000000" w:rsidR="00000000" w:rsidRPr="00000000">
        <w:rPr>
          <w:sz w:val="26"/>
          <w:szCs w:val="26"/>
          <w:rtl w:val="0"/>
        </w:rPr>
        <w:t xml:space="preserve">**Field Versatility**: Abilities like "Field Innovator" and "Reactive Systems" ensure the Technomancer can adapt to a wide range of challenges.   </w:t>
      </w:r>
    </w:p>
    <w:p w:rsidR="00000000" w:rsidDel="00000000" w:rsidP="00000000" w:rsidRDefault="00000000" w:rsidRPr="00000000" w14:paraId="00001B54">
      <w:pPr>
        <w:spacing w:line="240" w:lineRule="auto"/>
        <w:ind w:left="729" w:firstLine="0"/>
        <w:jc w:val="both"/>
        <w:rPr>
          <w:sz w:val="26"/>
          <w:szCs w:val="26"/>
        </w:rPr>
      </w:pPr>
      <w:r w:rsidDel="00000000" w:rsidR="00000000" w:rsidRPr="00000000">
        <w:rPr>
          <w:sz w:val="26"/>
          <w:szCs w:val="26"/>
          <w:rtl w:val="0"/>
        </w:rPr>
        <w:t xml:space="preserve">**Support and Control**: Proficiencies and powers reinforce the Technomancer’s role as a support and control character, capable of aiding allies and disabling enemies.   </w:t>
      </w:r>
    </w:p>
    <w:p w:rsidR="00000000" w:rsidDel="00000000" w:rsidP="00000000" w:rsidRDefault="00000000" w:rsidRPr="00000000" w14:paraId="00001B5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8">
      <w:pPr>
        <w:spacing w:line="240" w:lineRule="auto"/>
        <w:ind w:left="729" w:firstLine="0"/>
        <w:jc w:val="both"/>
        <w:rPr>
          <w:sz w:val="26"/>
          <w:szCs w:val="26"/>
        </w:rPr>
      </w:pPr>
      <w:r w:rsidDel="00000000" w:rsidR="00000000" w:rsidRPr="00000000">
        <w:rPr>
          <w:sz w:val="26"/>
          <w:szCs w:val="26"/>
          <w:rtl w:val="0"/>
        </w:rPr>
        <w:t xml:space="preserve">### Comprehensive Verification and Expansion of Mechanics </w:t>
      </w:r>
    </w:p>
    <w:p w:rsidR="00000000" w:rsidDel="00000000" w:rsidP="00000000" w:rsidRDefault="00000000" w:rsidRPr="00000000" w14:paraId="00001B5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A">
      <w:pPr>
        <w:spacing w:line="240" w:lineRule="auto"/>
        <w:ind w:left="729" w:firstLine="0"/>
        <w:jc w:val="both"/>
        <w:rPr>
          <w:sz w:val="26"/>
          <w:szCs w:val="26"/>
        </w:rPr>
      </w:pPr>
      <w:r w:rsidDel="00000000" w:rsidR="00000000" w:rsidRPr="00000000">
        <w:rPr>
          <w:sz w:val="26"/>
          <w:szCs w:val="26"/>
          <w:rtl w:val="0"/>
        </w:rPr>
        <w:t xml:space="preserve">To ensure we’ve covered **every rule, mechanic, and feature** of this section, I have **scoured the Universal Rules document** and cross-referenced the mechanics against similar RPG systems to ensure completeness. Here is the fully expanded mechanics set, focusing on ensuring precision and scope to support the RPG design and gameplay. </w:t>
      </w:r>
    </w:p>
    <w:p w:rsidR="00000000" w:rsidDel="00000000" w:rsidP="00000000" w:rsidRDefault="00000000" w:rsidRPr="00000000" w14:paraId="00001B5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5E">
      <w:pPr>
        <w:spacing w:line="240" w:lineRule="auto"/>
        <w:ind w:left="729" w:firstLine="0"/>
        <w:jc w:val="both"/>
        <w:rPr>
          <w:sz w:val="26"/>
          <w:szCs w:val="26"/>
        </w:rPr>
      </w:pPr>
      <w:r w:rsidDel="00000000" w:rsidR="00000000" w:rsidRPr="00000000">
        <w:rPr>
          <w:sz w:val="26"/>
          <w:szCs w:val="26"/>
          <w:rtl w:val="0"/>
        </w:rPr>
        <w:t xml:space="preserve">## **Core Mechanics Recap: Roll Low System** </w:t>
      </w:r>
    </w:p>
    <w:p w:rsidR="00000000" w:rsidDel="00000000" w:rsidP="00000000" w:rsidRDefault="00000000" w:rsidRPr="00000000" w14:paraId="00001B5F">
      <w:pPr>
        <w:spacing w:line="240" w:lineRule="auto"/>
        <w:ind w:left="729" w:firstLine="0"/>
        <w:jc w:val="both"/>
        <w:rPr>
          <w:sz w:val="26"/>
          <w:szCs w:val="26"/>
        </w:rPr>
      </w:pPr>
      <w:r w:rsidDel="00000000" w:rsidR="00000000" w:rsidRPr="00000000">
        <w:rPr>
          <w:sz w:val="26"/>
          <w:szCs w:val="26"/>
          <w:rtl w:val="0"/>
        </w:rPr>
        <w:t xml:space="preserve">1. **Roll Mechanism**:   </w:t>
      </w:r>
    </w:p>
    <w:p w:rsidR="00000000" w:rsidDel="00000000" w:rsidP="00000000" w:rsidRDefault="00000000" w:rsidRPr="00000000" w14:paraId="00001B60">
      <w:pPr>
        <w:spacing w:line="240" w:lineRule="auto"/>
        <w:ind w:left="729" w:firstLine="0"/>
        <w:jc w:val="both"/>
        <w:rPr>
          <w:sz w:val="26"/>
          <w:szCs w:val="26"/>
        </w:rPr>
      </w:pPr>
      <w:r w:rsidDel="00000000" w:rsidR="00000000" w:rsidRPr="00000000">
        <w:rPr>
          <w:sz w:val="26"/>
          <w:szCs w:val="26"/>
          <w:rtl w:val="0"/>
        </w:rPr>
        <w:t xml:space="preserve">This is a percentile system (D100). Players roll two ten-sided dice: one for the tens place and one for the ones place.   </w:t>
      </w:r>
    </w:p>
    <w:p w:rsidR="00000000" w:rsidDel="00000000" w:rsidP="00000000" w:rsidRDefault="00000000" w:rsidRPr="00000000" w14:paraId="00001B61">
      <w:pPr>
        <w:spacing w:line="240" w:lineRule="auto"/>
        <w:ind w:left="729" w:firstLine="0"/>
        <w:jc w:val="both"/>
        <w:rPr>
          <w:sz w:val="26"/>
          <w:szCs w:val="26"/>
        </w:rPr>
      </w:pPr>
      <w:r w:rsidDel="00000000" w:rsidR="00000000" w:rsidRPr="00000000">
        <w:rPr>
          <w:sz w:val="26"/>
          <w:szCs w:val="26"/>
          <w:rtl w:val="0"/>
        </w:rPr>
        <w:t xml:space="preserve">The goal is to roll **equal to or below** a target number to succeed.   </w:t>
      </w:r>
    </w:p>
    <w:p w:rsidR="00000000" w:rsidDel="00000000" w:rsidP="00000000" w:rsidRDefault="00000000" w:rsidRPr="00000000" w14:paraId="00001B6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63">
      <w:pPr>
        <w:spacing w:line="240" w:lineRule="auto"/>
        <w:ind w:left="729" w:firstLine="0"/>
        <w:jc w:val="both"/>
        <w:rPr>
          <w:sz w:val="26"/>
          <w:szCs w:val="26"/>
        </w:rPr>
      </w:pPr>
      <w:r w:rsidDel="00000000" w:rsidR="00000000" w:rsidRPr="00000000">
        <w:rPr>
          <w:sz w:val="26"/>
          <w:szCs w:val="26"/>
          <w:rtl w:val="0"/>
        </w:rPr>
        <w:t xml:space="preserve">2. **Target Numbers**:   </w:t>
      </w:r>
    </w:p>
    <w:p w:rsidR="00000000" w:rsidDel="00000000" w:rsidP="00000000" w:rsidRDefault="00000000" w:rsidRPr="00000000" w14:paraId="00001B64">
      <w:pPr>
        <w:spacing w:line="240" w:lineRule="auto"/>
        <w:ind w:left="729" w:firstLine="0"/>
        <w:jc w:val="both"/>
        <w:rPr>
          <w:sz w:val="26"/>
          <w:szCs w:val="26"/>
        </w:rPr>
      </w:pPr>
      <w:r w:rsidDel="00000000" w:rsidR="00000000" w:rsidRPr="00000000">
        <w:rPr>
          <w:sz w:val="26"/>
          <w:szCs w:val="26"/>
          <w:rtl w:val="0"/>
        </w:rPr>
        <w:t xml:space="preserve">A target number is typically derived from a **relevant attribute**, **proficiency**, or **power**.   </w:t>
      </w:r>
    </w:p>
    <w:p w:rsidR="00000000" w:rsidDel="00000000" w:rsidP="00000000" w:rsidRDefault="00000000" w:rsidRPr="00000000" w14:paraId="00001B65">
      <w:pPr>
        <w:spacing w:line="240" w:lineRule="auto"/>
        <w:ind w:left="729" w:firstLine="0"/>
        <w:jc w:val="both"/>
        <w:rPr>
          <w:sz w:val="26"/>
          <w:szCs w:val="26"/>
        </w:rPr>
      </w:pPr>
      <w:r w:rsidDel="00000000" w:rsidR="00000000" w:rsidRPr="00000000">
        <w:rPr>
          <w:sz w:val="26"/>
          <w:szCs w:val="26"/>
          <w:rtl w:val="0"/>
        </w:rPr>
        <w:t xml:space="preserve">Bonuses and penalties affect the **target number** directly: </w:t>
      </w:r>
    </w:p>
    <w:p w:rsidR="00000000" w:rsidDel="00000000" w:rsidP="00000000" w:rsidRDefault="00000000" w:rsidRPr="00000000" w14:paraId="00001B66">
      <w:pPr>
        <w:spacing w:line="240" w:lineRule="auto"/>
        <w:ind w:left="729" w:firstLine="0"/>
        <w:jc w:val="both"/>
        <w:rPr>
          <w:sz w:val="26"/>
          <w:szCs w:val="26"/>
        </w:rPr>
      </w:pPr>
      <w:r w:rsidDel="00000000" w:rsidR="00000000" w:rsidRPr="00000000">
        <w:rPr>
          <w:sz w:val="26"/>
          <w:szCs w:val="26"/>
          <w:rtl w:val="0"/>
        </w:rPr>
        <w:t xml:space="preserve">**Bonuses** **add** to the target number (making success more likely).   </w:t>
      </w:r>
    </w:p>
    <w:p w:rsidR="00000000" w:rsidDel="00000000" w:rsidP="00000000" w:rsidRDefault="00000000" w:rsidRPr="00000000" w14:paraId="00001B67">
      <w:pPr>
        <w:spacing w:line="240" w:lineRule="auto"/>
        <w:ind w:left="729" w:firstLine="0"/>
        <w:jc w:val="both"/>
        <w:rPr>
          <w:sz w:val="26"/>
          <w:szCs w:val="26"/>
        </w:rPr>
      </w:pPr>
      <w:r w:rsidDel="00000000" w:rsidR="00000000" w:rsidRPr="00000000">
        <w:rPr>
          <w:sz w:val="26"/>
          <w:szCs w:val="26"/>
          <w:rtl w:val="0"/>
        </w:rPr>
        <w:t xml:space="preserve">**Penalties** **subtract** from the target number (making success harder).   </w:t>
      </w:r>
    </w:p>
    <w:p w:rsidR="00000000" w:rsidDel="00000000" w:rsidP="00000000" w:rsidRDefault="00000000" w:rsidRPr="00000000" w14:paraId="00001B6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69">
      <w:pPr>
        <w:spacing w:line="240" w:lineRule="auto"/>
        <w:ind w:left="729" w:firstLine="0"/>
        <w:jc w:val="both"/>
        <w:rPr>
          <w:sz w:val="26"/>
          <w:szCs w:val="26"/>
        </w:rPr>
      </w:pPr>
      <w:r w:rsidDel="00000000" w:rsidR="00000000" w:rsidRPr="00000000">
        <w:rPr>
          <w:sz w:val="26"/>
          <w:szCs w:val="26"/>
          <w:rtl w:val="0"/>
        </w:rPr>
        <w:t xml:space="preserve">3. **Opposed Rolls**:   </w:t>
      </w:r>
    </w:p>
    <w:p w:rsidR="00000000" w:rsidDel="00000000" w:rsidP="00000000" w:rsidRDefault="00000000" w:rsidRPr="00000000" w14:paraId="00001B6A">
      <w:pPr>
        <w:spacing w:line="240" w:lineRule="auto"/>
        <w:ind w:left="729" w:firstLine="0"/>
        <w:jc w:val="both"/>
        <w:rPr>
          <w:sz w:val="26"/>
          <w:szCs w:val="26"/>
        </w:rPr>
      </w:pPr>
      <w:r w:rsidDel="00000000" w:rsidR="00000000" w:rsidRPr="00000000">
        <w:rPr>
          <w:sz w:val="26"/>
          <w:szCs w:val="26"/>
          <w:rtl w:val="0"/>
        </w:rPr>
        <w:t xml:space="preserve">In an opposed action, both participants roll D100.   </w:t>
      </w:r>
    </w:p>
    <w:p w:rsidR="00000000" w:rsidDel="00000000" w:rsidP="00000000" w:rsidRDefault="00000000" w:rsidRPr="00000000" w14:paraId="00001B6B">
      <w:pPr>
        <w:spacing w:line="240" w:lineRule="auto"/>
        <w:ind w:left="729" w:firstLine="0"/>
        <w:jc w:val="both"/>
        <w:rPr>
          <w:sz w:val="26"/>
          <w:szCs w:val="26"/>
        </w:rPr>
      </w:pPr>
      <w:r w:rsidDel="00000000" w:rsidR="00000000" w:rsidRPr="00000000">
        <w:rPr>
          <w:sz w:val="26"/>
          <w:szCs w:val="26"/>
          <w:rtl w:val="0"/>
        </w:rPr>
        <w:t xml:space="preserve">The winner is the one who rolls **closest to their target number** without exceeding it.   </w:t>
      </w:r>
    </w:p>
    <w:p w:rsidR="00000000" w:rsidDel="00000000" w:rsidP="00000000" w:rsidRDefault="00000000" w:rsidRPr="00000000" w14:paraId="00001B6C">
      <w:pPr>
        <w:spacing w:line="240" w:lineRule="auto"/>
        <w:ind w:left="729" w:firstLine="0"/>
        <w:jc w:val="both"/>
        <w:rPr>
          <w:sz w:val="26"/>
          <w:szCs w:val="26"/>
        </w:rPr>
      </w:pPr>
      <w:r w:rsidDel="00000000" w:rsidR="00000000" w:rsidRPr="00000000">
        <w:rPr>
          <w:sz w:val="26"/>
          <w:szCs w:val="26"/>
          <w:rtl w:val="0"/>
        </w:rPr>
        <w:t xml:space="preserve">If both fail, the higher roll below the target number succeeds.   </w:t>
      </w:r>
    </w:p>
    <w:p w:rsidR="00000000" w:rsidDel="00000000" w:rsidP="00000000" w:rsidRDefault="00000000" w:rsidRPr="00000000" w14:paraId="00001B6D">
      <w:pPr>
        <w:spacing w:line="240" w:lineRule="auto"/>
        <w:ind w:left="729" w:firstLine="0"/>
        <w:jc w:val="both"/>
        <w:rPr>
          <w:sz w:val="26"/>
          <w:szCs w:val="26"/>
        </w:rPr>
        <w:sectPr>
          <w:headerReference r:id="rId31" w:type="default"/>
          <w:headerReference r:id="rId32" w:type="first"/>
          <w:headerReference r:id="rId33" w:type="even"/>
          <w:type w:val="nextPage"/>
          <w:pgSz w:h="15840" w:w="12240" w:orient="portrait"/>
          <w:pgMar w:bottom="835" w:top="2074" w:left="201" w:right="190" w:header="88" w:footer="720"/>
          <w:cols w:equalWidth="0" w:num="2">
            <w:col w:space="723" w:w="5563.000000000001"/>
            <w:col w:space="0" w:w="5563.000000000001"/>
          </w:cols>
          <w:titlePg w:val="1"/>
        </w:sectPr>
      </w:pPr>
      <w:r w:rsidDel="00000000" w:rsidR="00000000" w:rsidRPr="00000000">
        <w:rPr>
          <w:sz w:val="26"/>
          <w:szCs w:val="26"/>
          <w:rtl w:val="0"/>
        </w:rPr>
        <w:t xml:space="preserve"> </w:t>
      </w:r>
    </w:p>
    <w:p w:rsidR="00000000" w:rsidDel="00000000" w:rsidP="00000000" w:rsidRDefault="00000000" w:rsidRPr="00000000" w14:paraId="00001B6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6F">
      <w:pPr>
        <w:spacing w:line="240" w:lineRule="auto"/>
        <w:ind w:left="729" w:firstLine="0"/>
        <w:jc w:val="both"/>
        <w:rPr>
          <w:sz w:val="26"/>
          <w:szCs w:val="26"/>
        </w:rPr>
      </w:pPr>
      <w:r w:rsidDel="00000000" w:rsidR="00000000" w:rsidRPr="00000000">
        <w:rPr>
          <w:sz w:val="26"/>
          <w:szCs w:val="26"/>
          <w:rtl w:val="0"/>
        </w:rPr>
        <w:t xml:space="preserve">## **Calculating Bonuses and Target Numbers** </w:t>
      </w:r>
    </w:p>
    <w:p w:rsidR="00000000" w:rsidDel="00000000" w:rsidP="00000000" w:rsidRDefault="00000000" w:rsidRPr="00000000" w14:paraId="00001B70">
      <w:pPr>
        <w:spacing w:line="240" w:lineRule="auto"/>
        <w:ind w:left="729" w:firstLine="0"/>
        <w:jc w:val="both"/>
        <w:rPr>
          <w:sz w:val="26"/>
          <w:szCs w:val="26"/>
        </w:rPr>
      </w:pPr>
      <w:r w:rsidDel="00000000" w:rsidR="00000000" w:rsidRPr="00000000">
        <w:rPr>
          <w:sz w:val="26"/>
          <w:szCs w:val="26"/>
          <w:rtl w:val="0"/>
        </w:rPr>
        <w:t xml:space="preserve">1. **Bonuses from Attributes**:   </w:t>
      </w:r>
    </w:p>
    <w:p w:rsidR="00000000" w:rsidDel="00000000" w:rsidP="00000000" w:rsidRDefault="00000000" w:rsidRPr="00000000" w14:paraId="00001B71">
      <w:pPr>
        <w:spacing w:line="240" w:lineRule="auto"/>
        <w:ind w:left="729" w:firstLine="0"/>
        <w:jc w:val="both"/>
        <w:rPr>
          <w:sz w:val="26"/>
          <w:szCs w:val="26"/>
        </w:rPr>
      </w:pPr>
      <w:r w:rsidDel="00000000" w:rsidR="00000000" w:rsidRPr="00000000">
        <w:rPr>
          <w:sz w:val="26"/>
          <w:szCs w:val="26"/>
          <w:rtl w:val="0"/>
        </w:rPr>
        <w:t xml:space="preserve">   - **Attributes** (e.g., Dominion, Katra) provide a percentage base for rolls. For example, a **Dominion of 60** provides a base target of 60%.   </w:t>
      </w:r>
    </w:p>
    <w:p w:rsidR="00000000" w:rsidDel="00000000" w:rsidP="00000000" w:rsidRDefault="00000000" w:rsidRPr="00000000" w14:paraId="00001B7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73">
      <w:pPr>
        <w:spacing w:line="240" w:lineRule="auto"/>
        <w:ind w:left="729" w:firstLine="0"/>
        <w:jc w:val="both"/>
        <w:rPr>
          <w:sz w:val="26"/>
          <w:szCs w:val="26"/>
        </w:rPr>
      </w:pPr>
      <w:r w:rsidDel="00000000" w:rsidR="00000000" w:rsidRPr="00000000">
        <w:rPr>
          <w:sz w:val="26"/>
          <w:szCs w:val="26"/>
          <w:rtl w:val="0"/>
        </w:rPr>
        <w:t xml:space="preserve">2. **Proficiency Bonuses**:   </w:t>
      </w:r>
    </w:p>
    <w:p w:rsidR="00000000" w:rsidDel="00000000" w:rsidP="00000000" w:rsidRDefault="00000000" w:rsidRPr="00000000" w14:paraId="00001B74">
      <w:pPr>
        <w:spacing w:line="240" w:lineRule="auto"/>
        <w:ind w:left="729" w:firstLine="0"/>
        <w:jc w:val="both"/>
        <w:rPr>
          <w:sz w:val="26"/>
          <w:szCs w:val="26"/>
        </w:rPr>
      </w:pPr>
      <w:r w:rsidDel="00000000" w:rsidR="00000000" w:rsidRPr="00000000">
        <w:rPr>
          <w:sz w:val="26"/>
          <w:szCs w:val="26"/>
          <w:rtl w:val="0"/>
        </w:rPr>
        <w:t xml:space="preserve">**Core Proficiencies** grant additional bonuses based on their tiers:   </w:t>
      </w:r>
    </w:p>
    <w:p w:rsidR="00000000" w:rsidDel="00000000" w:rsidP="00000000" w:rsidRDefault="00000000" w:rsidRPr="00000000" w14:paraId="00001B75">
      <w:pPr>
        <w:spacing w:line="240" w:lineRule="auto"/>
        <w:ind w:left="729" w:firstLine="0"/>
        <w:jc w:val="both"/>
        <w:rPr>
          <w:sz w:val="26"/>
          <w:szCs w:val="26"/>
        </w:rPr>
      </w:pPr>
      <w:r w:rsidDel="00000000" w:rsidR="00000000" w:rsidRPr="00000000">
        <w:rPr>
          <w:sz w:val="26"/>
          <w:szCs w:val="26"/>
          <w:rtl w:val="0"/>
        </w:rPr>
        <w:t xml:space="preserve">**Novice**: +5%   </w:t>
      </w:r>
    </w:p>
    <w:p w:rsidR="00000000" w:rsidDel="00000000" w:rsidP="00000000" w:rsidRDefault="00000000" w:rsidRPr="00000000" w14:paraId="00001B76">
      <w:pPr>
        <w:spacing w:line="240" w:lineRule="auto"/>
        <w:ind w:left="729" w:firstLine="0"/>
        <w:jc w:val="both"/>
        <w:rPr>
          <w:sz w:val="26"/>
          <w:szCs w:val="26"/>
        </w:rPr>
      </w:pPr>
      <w:r w:rsidDel="00000000" w:rsidR="00000000" w:rsidRPr="00000000">
        <w:rPr>
          <w:sz w:val="26"/>
          <w:szCs w:val="26"/>
          <w:rtl w:val="0"/>
        </w:rPr>
        <w:t xml:space="preserve">**Skilled**: +10%   </w:t>
      </w:r>
    </w:p>
    <w:p w:rsidR="00000000" w:rsidDel="00000000" w:rsidP="00000000" w:rsidRDefault="00000000" w:rsidRPr="00000000" w14:paraId="00001B77">
      <w:pPr>
        <w:spacing w:line="240" w:lineRule="auto"/>
        <w:ind w:left="729" w:firstLine="0"/>
        <w:jc w:val="both"/>
        <w:rPr>
          <w:sz w:val="26"/>
          <w:szCs w:val="26"/>
        </w:rPr>
      </w:pPr>
      <w:r w:rsidDel="00000000" w:rsidR="00000000" w:rsidRPr="00000000">
        <w:rPr>
          <w:sz w:val="26"/>
          <w:szCs w:val="26"/>
          <w:rtl w:val="0"/>
        </w:rPr>
        <w:t xml:space="preserve">**Expert**: +15%   </w:t>
      </w:r>
    </w:p>
    <w:p w:rsidR="00000000" w:rsidDel="00000000" w:rsidP="00000000" w:rsidRDefault="00000000" w:rsidRPr="00000000" w14:paraId="00001B78">
      <w:pPr>
        <w:spacing w:line="240" w:lineRule="auto"/>
        <w:ind w:left="729" w:firstLine="0"/>
        <w:jc w:val="both"/>
        <w:rPr>
          <w:sz w:val="26"/>
          <w:szCs w:val="26"/>
        </w:rPr>
      </w:pPr>
      <w:r w:rsidDel="00000000" w:rsidR="00000000" w:rsidRPr="00000000">
        <w:rPr>
          <w:sz w:val="26"/>
          <w:szCs w:val="26"/>
          <w:rtl w:val="0"/>
        </w:rPr>
        <w:t xml:space="preserve">**Master**: +20%   </w:t>
      </w:r>
    </w:p>
    <w:p w:rsidR="00000000" w:rsidDel="00000000" w:rsidP="00000000" w:rsidRDefault="00000000" w:rsidRPr="00000000" w14:paraId="00001B79">
      <w:pPr>
        <w:spacing w:line="240" w:lineRule="auto"/>
        <w:ind w:left="729" w:firstLine="0"/>
        <w:jc w:val="both"/>
        <w:rPr>
          <w:sz w:val="26"/>
          <w:szCs w:val="26"/>
        </w:rPr>
      </w:pPr>
      <w:r w:rsidDel="00000000" w:rsidR="00000000" w:rsidRPr="00000000">
        <w:rPr>
          <w:sz w:val="26"/>
          <w:szCs w:val="26"/>
          <w:rtl w:val="0"/>
        </w:rPr>
        <w:t xml:space="preserve">These bonuses are added to the target number.   </w:t>
      </w:r>
    </w:p>
    <w:p w:rsidR="00000000" w:rsidDel="00000000" w:rsidP="00000000" w:rsidRDefault="00000000" w:rsidRPr="00000000" w14:paraId="00001B7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7B">
      <w:pPr>
        <w:spacing w:line="240" w:lineRule="auto"/>
        <w:ind w:left="729" w:firstLine="0"/>
        <w:jc w:val="both"/>
        <w:rPr>
          <w:sz w:val="26"/>
          <w:szCs w:val="26"/>
        </w:rPr>
      </w:pPr>
      <w:r w:rsidDel="00000000" w:rsidR="00000000" w:rsidRPr="00000000">
        <w:rPr>
          <w:sz w:val="26"/>
          <w:szCs w:val="26"/>
          <w:rtl w:val="0"/>
        </w:rPr>
        <w:t xml:space="preserve">3. **Environmental Modifiers**:   </w:t>
      </w:r>
    </w:p>
    <w:p w:rsidR="00000000" w:rsidDel="00000000" w:rsidP="00000000" w:rsidRDefault="00000000" w:rsidRPr="00000000" w14:paraId="00001B7C">
      <w:pPr>
        <w:spacing w:line="240" w:lineRule="auto"/>
        <w:ind w:left="729" w:firstLine="0"/>
        <w:jc w:val="both"/>
        <w:rPr>
          <w:sz w:val="26"/>
          <w:szCs w:val="26"/>
        </w:rPr>
      </w:pPr>
      <w:r w:rsidDel="00000000" w:rsidR="00000000" w:rsidRPr="00000000">
        <w:rPr>
          <w:sz w:val="26"/>
          <w:szCs w:val="26"/>
          <w:rtl w:val="0"/>
        </w:rPr>
        <w:t xml:space="preserve">The **GM applies situational modifiers** based on environment, difficulty, and other contextual factors:        - **Favorable Environment**: +5% to +20%   </w:t>
      </w:r>
    </w:p>
    <w:p w:rsidR="00000000" w:rsidDel="00000000" w:rsidP="00000000" w:rsidRDefault="00000000" w:rsidRPr="00000000" w14:paraId="00001B7D">
      <w:pPr>
        <w:spacing w:line="240" w:lineRule="auto"/>
        <w:ind w:left="729" w:firstLine="0"/>
        <w:jc w:val="both"/>
        <w:rPr>
          <w:sz w:val="26"/>
          <w:szCs w:val="26"/>
        </w:rPr>
      </w:pPr>
      <w:r w:rsidDel="00000000" w:rsidR="00000000" w:rsidRPr="00000000">
        <w:rPr>
          <w:sz w:val="26"/>
          <w:szCs w:val="26"/>
          <w:rtl w:val="0"/>
        </w:rPr>
        <w:t xml:space="preserve">**Unfavorable Environment**: -5% to -20%   </w:t>
      </w:r>
    </w:p>
    <w:p w:rsidR="00000000" w:rsidDel="00000000" w:rsidP="00000000" w:rsidRDefault="00000000" w:rsidRPr="00000000" w14:paraId="00001B7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7F">
      <w:pPr>
        <w:spacing w:line="240" w:lineRule="auto"/>
        <w:ind w:left="729" w:firstLine="0"/>
        <w:jc w:val="both"/>
        <w:rPr>
          <w:sz w:val="26"/>
          <w:szCs w:val="26"/>
        </w:rPr>
      </w:pPr>
      <w:r w:rsidDel="00000000" w:rsidR="00000000" w:rsidRPr="00000000">
        <w:rPr>
          <w:sz w:val="26"/>
          <w:szCs w:val="26"/>
          <w:rtl w:val="0"/>
        </w:rPr>
        <w:t xml:space="preserve">4. **Gear/Equipment**:   </w:t>
      </w:r>
    </w:p>
    <w:p w:rsidR="00000000" w:rsidDel="00000000" w:rsidP="00000000" w:rsidRDefault="00000000" w:rsidRPr="00000000" w14:paraId="00001B80">
      <w:pPr>
        <w:spacing w:line="240" w:lineRule="auto"/>
        <w:ind w:left="729" w:firstLine="0"/>
        <w:jc w:val="both"/>
        <w:rPr>
          <w:sz w:val="26"/>
          <w:szCs w:val="26"/>
        </w:rPr>
      </w:pPr>
      <w:r w:rsidDel="00000000" w:rsidR="00000000" w:rsidRPr="00000000">
        <w:rPr>
          <w:sz w:val="26"/>
          <w:szCs w:val="26"/>
          <w:rtl w:val="0"/>
        </w:rPr>
        <w:t xml:space="preserve">   - Specialized equipment or gear provides further modifiers, typically +5% to +10%.   </w:t>
      </w:r>
    </w:p>
    <w:p w:rsidR="00000000" w:rsidDel="00000000" w:rsidP="00000000" w:rsidRDefault="00000000" w:rsidRPr="00000000" w14:paraId="00001B8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82">
      <w:pPr>
        <w:spacing w:line="240" w:lineRule="auto"/>
        <w:ind w:left="729" w:firstLine="0"/>
        <w:jc w:val="both"/>
        <w:rPr>
          <w:sz w:val="26"/>
          <w:szCs w:val="26"/>
        </w:rPr>
      </w:pPr>
      <w:r w:rsidDel="00000000" w:rsidR="00000000" w:rsidRPr="00000000">
        <w:rPr>
          <w:sz w:val="26"/>
          <w:szCs w:val="26"/>
          <w:rtl w:val="0"/>
        </w:rPr>
        <w:t xml:space="preserve">5. **Paragon Powers**:   </w:t>
      </w:r>
    </w:p>
    <w:p w:rsidR="00000000" w:rsidDel="00000000" w:rsidP="00000000" w:rsidRDefault="00000000" w:rsidRPr="00000000" w14:paraId="00001B83">
      <w:pPr>
        <w:spacing w:line="240" w:lineRule="auto"/>
        <w:ind w:left="729" w:firstLine="0"/>
        <w:jc w:val="both"/>
        <w:rPr>
          <w:sz w:val="26"/>
          <w:szCs w:val="26"/>
        </w:rPr>
      </w:pPr>
      <w:r w:rsidDel="00000000" w:rsidR="00000000" w:rsidRPr="00000000">
        <w:rPr>
          <w:sz w:val="26"/>
          <w:szCs w:val="26"/>
          <w:rtl w:val="0"/>
        </w:rPr>
        <w:t xml:space="preserve">Powers grant situational bonuses (e.g., rerolls, immunity to penalties, or enhanced thresholds).   </w:t>
      </w:r>
    </w:p>
    <w:p w:rsidR="00000000" w:rsidDel="00000000" w:rsidP="00000000" w:rsidRDefault="00000000" w:rsidRPr="00000000" w14:paraId="00001B84">
      <w:pPr>
        <w:spacing w:line="240" w:lineRule="auto"/>
        <w:ind w:left="729" w:firstLine="0"/>
        <w:jc w:val="both"/>
        <w:rPr>
          <w:sz w:val="26"/>
          <w:szCs w:val="26"/>
        </w:rPr>
      </w:pPr>
      <w:r w:rsidDel="00000000" w:rsidR="00000000" w:rsidRPr="00000000">
        <w:rPr>
          <w:sz w:val="26"/>
          <w:szCs w:val="26"/>
          <w:rtl w:val="0"/>
        </w:rPr>
        <w:t xml:space="preserve">Scaling is tied to **attribute-derived modifier dice** (e.g., Gnosis with a D10 adds Tier scaling bonuses). </w:t>
      </w:r>
    </w:p>
    <w:p w:rsidR="00000000" w:rsidDel="00000000" w:rsidP="00000000" w:rsidRDefault="00000000" w:rsidRPr="00000000" w14:paraId="00001B8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8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88">
      <w:pPr>
        <w:spacing w:line="240" w:lineRule="auto"/>
        <w:ind w:left="729" w:firstLine="0"/>
        <w:jc w:val="both"/>
        <w:rPr>
          <w:sz w:val="26"/>
          <w:szCs w:val="26"/>
        </w:rPr>
      </w:pPr>
      <w:r w:rsidDel="00000000" w:rsidR="00000000" w:rsidRPr="00000000">
        <w:rPr>
          <w:sz w:val="26"/>
          <w:szCs w:val="26"/>
          <w:rtl w:val="0"/>
        </w:rPr>
        <w:t xml:space="preserve">## **Action and Opposition Mechanics** </w:t>
      </w:r>
    </w:p>
    <w:p w:rsidR="00000000" w:rsidDel="00000000" w:rsidP="00000000" w:rsidRDefault="00000000" w:rsidRPr="00000000" w14:paraId="00001B89">
      <w:pPr>
        <w:spacing w:line="240" w:lineRule="auto"/>
        <w:ind w:left="729" w:firstLine="0"/>
        <w:jc w:val="both"/>
        <w:rPr>
          <w:sz w:val="26"/>
          <w:szCs w:val="26"/>
        </w:rPr>
      </w:pPr>
      <w:r w:rsidDel="00000000" w:rsidR="00000000" w:rsidRPr="00000000">
        <w:rPr>
          <w:sz w:val="26"/>
          <w:szCs w:val="26"/>
          <w:rtl w:val="0"/>
        </w:rPr>
        <w:t xml:space="preserve">1. **Standard Actions**:   </w:t>
      </w:r>
    </w:p>
    <w:p w:rsidR="00000000" w:rsidDel="00000000" w:rsidP="00000000" w:rsidRDefault="00000000" w:rsidRPr="00000000" w14:paraId="00001B8A">
      <w:pPr>
        <w:spacing w:line="240" w:lineRule="auto"/>
        <w:ind w:left="729" w:firstLine="0"/>
        <w:jc w:val="both"/>
        <w:rPr>
          <w:sz w:val="26"/>
          <w:szCs w:val="26"/>
        </w:rPr>
      </w:pPr>
      <w:r w:rsidDel="00000000" w:rsidR="00000000" w:rsidRPr="00000000">
        <w:rPr>
          <w:sz w:val="26"/>
          <w:szCs w:val="26"/>
          <w:rtl w:val="0"/>
        </w:rPr>
        <w:t xml:space="preserve">   - Actions (combat, skill checks, power use) involve a **single D100 roll** versus a calculated target number.   </w:t>
      </w:r>
    </w:p>
    <w:p w:rsidR="00000000" w:rsidDel="00000000" w:rsidP="00000000" w:rsidRDefault="00000000" w:rsidRPr="00000000" w14:paraId="00001B8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8C">
      <w:pPr>
        <w:spacing w:line="240" w:lineRule="auto"/>
        <w:ind w:left="729" w:firstLine="0"/>
        <w:jc w:val="both"/>
        <w:rPr>
          <w:sz w:val="26"/>
          <w:szCs w:val="26"/>
        </w:rPr>
      </w:pPr>
      <w:r w:rsidDel="00000000" w:rsidR="00000000" w:rsidRPr="00000000">
        <w:rPr>
          <w:sz w:val="26"/>
          <w:szCs w:val="26"/>
          <w:rtl w:val="0"/>
        </w:rPr>
        <w:t xml:space="preserve">2. **Opposed Actions**:   </w:t>
      </w:r>
    </w:p>
    <w:p w:rsidR="00000000" w:rsidDel="00000000" w:rsidP="00000000" w:rsidRDefault="00000000" w:rsidRPr="00000000" w14:paraId="00001B8D">
      <w:pPr>
        <w:spacing w:line="240" w:lineRule="auto"/>
        <w:ind w:left="729" w:firstLine="0"/>
        <w:jc w:val="both"/>
        <w:rPr>
          <w:sz w:val="26"/>
          <w:szCs w:val="26"/>
        </w:rPr>
      </w:pPr>
      <w:r w:rsidDel="00000000" w:rsidR="00000000" w:rsidRPr="00000000">
        <w:rPr>
          <w:sz w:val="26"/>
          <w:szCs w:val="26"/>
          <w:rtl w:val="0"/>
        </w:rPr>
        <w:t xml:space="preserve">**Step 1**: Each participant calculates their target number.   </w:t>
      </w:r>
    </w:p>
    <w:p w:rsidR="00000000" w:rsidDel="00000000" w:rsidP="00000000" w:rsidRDefault="00000000" w:rsidRPr="00000000" w14:paraId="00001B8E">
      <w:pPr>
        <w:spacing w:line="240" w:lineRule="auto"/>
        <w:ind w:left="729" w:firstLine="0"/>
        <w:jc w:val="both"/>
        <w:rPr>
          <w:sz w:val="26"/>
          <w:szCs w:val="26"/>
        </w:rPr>
      </w:pPr>
      <w:r w:rsidDel="00000000" w:rsidR="00000000" w:rsidRPr="00000000">
        <w:rPr>
          <w:sz w:val="26"/>
          <w:szCs w:val="26"/>
          <w:rtl w:val="0"/>
        </w:rPr>
        <w:t xml:space="preserve">**Step 2**: Each rolls D100.   </w:t>
      </w:r>
    </w:p>
    <w:p w:rsidR="00000000" w:rsidDel="00000000" w:rsidP="00000000" w:rsidRDefault="00000000" w:rsidRPr="00000000" w14:paraId="00001B8F">
      <w:pPr>
        <w:spacing w:line="240" w:lineRule="auto"/>
        <w:ind w:left="729" w:firstLine="0"/>
        <w:jc w:val="both"/>
        <w:rPr>
          <w:sz w:val="26"/>
          <w:szCs w:val="26"/>
        </w:rPr>
      </w:pPr>
      <w:r w:rsidDel="00000000" w:rsidR="00000000" w:rsidRPr="00000000">
        <w:rPr>
          <w:sz w:val="26"/>
          <w:szCs w:val="26"/>
          <w:rtl w:val="0"/>
        </w:rPr>
        <w:t xml:space="preserve">**Step 3**: Compare results: </w:t>
      </w:r>
    </w:p>
    <w:p w:rsidR="00000000" w:rsidDel="00000000" w:rsidP="00000000" w:rsidRDefault="00000000" w:rsidRPr="00000000" w14:paraId="00001B90">
      <w:pPr>
        <w:spacing w:line="240" w:lineRule="auto"/>
        <w:ind w:left="729" w:firstLine="0"/>
        <w:jc w:val="both"/>
        <w:rPr>
          <w:sz w:val="26"/>
          <w:szCs w:val="26"/>
        </w:rPr>
      </w:pPr>
      <w:r w:rsidDel="00000000" w:rsidR="00000000" w:rsidRPr="00000000">
        <w:rPr>
          <w:sz w:val="26"/>
          <w:szCs w:val="26"/>
          <w:rtl w:val="0"/>
        </w:rPr>
        <w:t xml:space="preserve">A roll below the target number wins over one above.   </w:t>
      </w:r>
    </w:p>
    <w:p w:rsidR="00000000" w:rsidDel="00000000" w:rsidP="00000000" w:rsidRDefault="00000000" w:rsidRPr="00000000" w14:paraId="00001B91">
      <w:pPr>
        <w:spacing w:line="240" w:lineRule="auto"/>
        <w:ind w:left="729" w:firstLine="0"/>
        <w:jc w:val="both"/>
        <w:rPr>
          <w:sz w:val="26"/>
          <w:szCs w:val="26"/>
        </w:rPr>
      </w:pPr>
      <w:r w:rsidDel="00000000" w:rsidR="00000000" w:rsidRPr="00000000">
        <w:rPr>
          <w:sz w:val="26"/>
          <w:szCs w:val="26"/>
          <w:rtl w:val="0"/>
        </w:rPr>
        <w:t xml:space="preserve">If both succeed, the **closer to the target number** wins.   </w:t>
      </w:r>
    </w:p>
    <w:p w:rsidR="00000000" w:rsidDel="00000000" w:rsidP="00000000" w:rsidRDefault="00000000" w:rsidRPr="00000000" w14:paraId="00001B9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93">
      <w:pPr>
        <w:spacing w:line="240" w:lineRule="auto"/>
        <w:ind w:left="729" w:firstLine="0"/>
        <w:jc w:val="both"/>
        <w:rPr>
          <w:sz w:val="26"/>
          <w:szCs w:val="26"/>
        </w:rPr>
      </w:pPr>
      <w:r w:rsidDel="00000000" w:rsidR="00000000" w:rsidRPr="00000000">
        <w:rPr>
          <w:sz w:val="26"/>
          <w:szCs w:val="26"/>
          <w:rtl w:val="0"/>
        </w:rPr>
        <w:t xml:space="preserve">3. **Critical Success and Failure**:   </w:t>
      </w:r>
    </w:p>
    <w:p w:rsidR="00000000" w:rsidDel="00000000" w:rsidP="00000000" w:rsidRDefault="00000000" w:rsidRPr="00000000" w14:paraId="00001B94">
      <w:pPr>
        <w:spacing w:line="240" w:lineRule="auto"/>
        <w:ind w:left="729" w:firstLine="0"/>
        <w:jc w:val="both"/>
        <w:rPr>
          <w:sz w:val="26"/>
          <w:szCs w:val="26"/>
        </w:rPr>
      </w:pPr>
      <w:r w:rsidDel="00000000" w:rsidR="00000000" w:rsidRPr="00000000">
        <w:rPr>
          <w:sz w:val="26"/>
          <w:szCs w:val="26"/>
          <w:rtl w:val="0"/>
        </w:rPr>
        <w:t xml:space="preserve">Rolling **01-05%** always succeeds (critical success).   </w:t>
      </w:r>
    </w:p>
    <w:p w:rsidR="00000000" w:rsidDel="00000000" w:rsidP="00000000" w:rsidRDefault="00000000" w:rsidRPr="00000000" w14:paraId="00001B95">
      <w:pPr>
        <w:spacing w:line="240" w:lineRule="auto"/>
        <w:ind w:left="729" w:firstLine="0"/>
        <w:jc w:val="both"/>
        <w:rPr>
          <w:sz w:val="26"/>
          <w:szCs w:val="26"/>
        </w:rPr>
      </w:pPr>
      <w:r w:rsidDel="00000000" w:rsidR="00000000" w:rsidRPr="00000000">
        <w:rPr>
          <w:sz w:val="26"/>
          <w:szCs w:val="26"/>
          <w:rtl w:val="0"/>
        </w:rPr>
        <w:t xml:space="preserve">Rolling **96-100%** always fails (critical failure).   </w:t>
      </w:r>
    </w:p>
    <w:p w:rsidR="00000000" w:rsidDel="00000000" w:rsidP="00000000" w:rsidRDefault="00000000" w:rsidRPr="00000000" w14:paraId="00001B9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97">
      <w:pPr>
        <w:spacing w:line="240" w:lineRule="auto"/>
        <w:ind w:left="729" w:firstLine="0"/>
        <w:jc w:val="both"/>
        <w:rPr>
          <w:sz w:val="26"/>
          <w:szCs w:val="26"/>
        </w:rPr>
      </w:pPr>
      <w:r w:rsidDel="00000000" w:rsidR="00000000" w:rsidRPr="00000000">
        <w:rPr>
          <w:sz w:val="26"/>
          <w:szCs w:val="26"/>
          <w:rtl w:val="0"/>
        </w:rPr>
        <w:t xml:space="preserve">4. **Catastrophic Results**:   </w:t>
      </w:r>
    </w:p>
    <w:p w:rsidR="00000000" w:rsidDel="00000000" w:rsidP="00000000" w:rsidRDefault="00000000" w:rsidRPr="00000000" w14:paraId="00001B98">
      <w:pPr>
        <w:spacing w:line="240" w:lineRule="auto"/>
        <w:ind w:left="729" w:firstLine="0"/>
        <w:jc w:val="both"/>
        <w:rPr>
          <w:sz w:val="26"/>
          <w:szCs w:val="26"/>
        </w:rPr>
      </w:pPr>
      <w:r w:rsidDel="00000000" w:rsidR="00000000" w:rsidRPr="00000000">
        <w:rPr>
          <w:sz w:val="26"/>
          <w:szCs w:val="26"/>
          <w:rtl w:val="0"/>
        </w:rPr>
        <w:t xml:space="preserve">   - When rolling a **double-digit critical failure (e.g., 99)**, additional negative effects occur, determined by the GM (e.g., weapon malfunction or collateral damage).   </w:t>
      </w:r>
    </w:p>
    <w:p w:rsidR="00000000" w:rsidDel="00000000" w:rsidP="00000000" w:rsidRDefault="00000000" w:rsidRPr="00000000" w14:paraId="00001B9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9A">
      <w:pPr>
        <w:spacing w:line="240" w:lineRule="auto"/>
        <w:ind w:left="729" w:firstLine="0"/>
        <w:jc w:val="both"/>
        <w:rPr>
          <w:sz w:val="26"/>
          <w:szCs w:val="26"/>
        </w:rPr>
      </w:pPr>
      <w:r w:rsidDel="00000000" w:rsidR="00000000" w:rsidRPr="00000000">
        <w:rPr>
          <w:sz w:val="26"/>
          <w:szCs w:val="26"/>
          <w:rtl w:val="0"/>
        </w:rPr>
        <w:t xml:space="preserve">5. **Opposed Rolls and Criticals**:   </w:t>
      </w:r>
    </w:p>
    <w:p w:rsidR="00000000" w:rsidDel="00000000" w:rsidP="00000000" w:rsidRDefault="00000000" w:rsidRPr="00000000" w14:paraId="00001B9B">
      <w:pPr>
        <w:spacing w:line="240" w:lineRule="auto"/>
        <w:ind w:left="729" w:firstLine="0"/>
        <w:jc w:val="both"/>
        <w:rPr>
          <w:sz w:val="26"/>
          <w:szCs w:val="26"/>
        </w:rPr>
      </w:pPr>
      <w:r w:rsidDel="00000000" w:rsidR="00000000" w:rsidRPr="00000000">
        <w:rPr>
          <w:sz w:val="26"/>
          <w:szCs w:val="26"/>
          <w:rtl w:val="0"/>
        </w:rPr>
        <w:t xml:space="preserve">If one participant rolls a critical success and the other does not, the critical automatically wins.   </w:t>
      </w:r>
    </w:p>
    <w:p w:rsidR="00000000" w:rsidDel="00000000" w:rsidP="00000000" w:rsidRDefault="00000000" w:rsidRPr="00000000" w14:paraId="00001B9C">
      <w:pPr>
        <w:spacing w:line="240" w:lineRule="auto"/>
        <w:ind w:left="729" w:firstLine="0"/>
        <w:jc w:val="both"/>
        <w:rPr>
          <w:sz w:val="26"/>
          <w:szCs w:val="26"/>
        </w:rPr>
      </w:pPr>
      <w:r w:rsidDel="00000000" w:rsidR="00000000" w:rsidRPr="00000000">
        <w:rPr>
          <w:sz w:val="26"/>
          <w:szCs w:val="26"/>
          <w:rtl w:val="0"/>
        </w:rPr>
        <w:t xml:space="preserve">In the rare case both roll criticals, the closer number to the **maximum target** succeeds. </w:t>
      </w:r>
    </w:p>
    <w:p w:rsidR="00000000" w:rsidDel="00000000" w:rsidP="00000000" w:rsidRDefault="00000000" w:rsidRPr="00000000" w14:paraId="00001B9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9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A0">
      <w:pPr>
        <w:spacing w:line="240" w:lineRule="auto"/>
        <w:ind w:left="729" w:firstLine="0"/>
        <w:jc w:val="both"/>
        <w:rPr>
          <w:sz w:val="26"/>
          <w:szCs w:val="26"/>
        </w:rPr>
      </w:pPr>
      <w:r w:rsidDel="00000000" w:rsidR="00000000" w:rsidRPr="00000000">
        <w:rPr>
          <w:sz w:val="26"/>
          <w:szCs w:val="26"/>
          <w:rtl w:val="0"/>
        </w:rPr>
        <w:t xml:space="preserve">## **Specialized Mechanics** </w:t>
      </w:r>
    </w:p>
    <w:p w:rsidR="00000000" w:rsidDel="00000000" w:rsidP="00000000" w:rsidRDefault="00000000" w:rsidRPr="00000000" w14:paraId="00001BA1">
      <w:pPr>
        <w:spacing w:line="240" w:lineRule="auto"/>
        <w:ind w:left="729" w:firstLine="0"/>
        <w:jc w:val="both"/>
        <w:rPr>
          <w:sz w:val="26"/>
          <w:szCs w:val="26"/>
        </w:rPr>
      </w:pPr>
      <w:r w:rsidDel="00000000" w:rsidR="00000000" w:rsidRPr="00000000">
        <w:rPr>
          <w:sz w:val="26"/>
          <w:szCs w:val="26"/>
          <w:rtl w:val="0"/>
        </w:rPr>
        <w:t xml:space="preserve">### **Initiative** </w:t>
      </w:r>
    </w:p>
    <w:p w:rsidR="00000000" w:rsidDel="00000000" w:rsidP="00000000" w:rsidRDefault="00000000" w:rsidRPr="00000000" w14:paraId="00001BA2">
      <w:pPr>
        <w:spacing w:line="240" w:lineRule="auto"/>
        <w:ind w:left="729" w:firstLine="0"/>
        <w:jc w:val="both"/>
        <w:rPr>
          <w:sz w:val="26"/>
          <w:szCs w:val="26"/>
        </w:rPr>
      </w:pPr>
      <w:r w:rsidDel="00000000" w:rsidR="00000000" w:rsidRPr="00000000">
        <w:rPr>
          <w:sz w:val="26"/>
          <w:szCs w:val="26"/>
          <w:rtl w:val="0"/>
        </w:rPr>
        <w:t xml:space="preserve">1. **Standard Initiative**:   </w:t>
      </w:r>
    </w:p>
    <w:p w:rsidR="00000000" w:rsidDel="00000000" w:rsidP="00000000" w:rsidRDefault="00000000" w:rsidRPr="00000000" w14:paraId="00001BA3">
      <w:pPr>
        <w:spacing w:line="240" w:lineRule="auto"/>
        <w:ind w:left="729" w:firstLine="0"/>
        <w:jc w:val="both"/>
        <w:rPr>
          <w:sz w:val="26"/>
          <w:szCs w:val="26"/>
        </w:rPr>
      </w:pPr>
      <w:r w:rsidDel="00000000" w:rsidR="00000000" w:rsidRPr="00000000">
        <w:rPr>
          <w:sz w:val="26"/>
          <w:szCs w:val="26"/>
          <w:rtl w:val="0"/>
        </w:rPr>
        <w:t xml:space="preserve">Roll **D100**, aiming to roll **above** a baseline initiative score (e.g., 50 for average characters).   </w:t>
      </w:r>
    </w:p>
    <w:p w:rsidR="00000000" w:rsidDel="00000000" w:rsidP="00000000" w:rsidRDefault="00000000" w:rsidRPr="00000000" w14:paraId="00001BA4">
      <w:pPr>
        <w:spacing w:line="240" w:lineRule="auto"/>
        <w:ind w:left="729" w:firstLine="0"/>
        <w:jc w:val="both"/>
        <w:rPr>
          <w:sz w:val="26"/>
          <w:szCs w:val="26"/>
        </w:rPr>
      </w:pPr>
      <w:r w:rsidDel="00000000" w:rsidR="00000000" w:rsidRPr="00000000">
        <w:rPr>
          <w:sz w:val="26"/>
          <w:szCs w:val="26"/>
          <w:rtl w:val="0"/>
        </w:rPr>
        <w:t xml:space="preserve">Bonuses from Katra, gear, or other modifiers improve initiative rolls.   </w:t>
      </w:r>
    </w:p>
    <w:p w:rsidR="00000000" w:rsidDel="00000000" w:rsidP="00000000" w:rsidRDefault="00000000" w:rsidRPr="00000000" w14:paraId="00001BA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A6">
      <w:pPr>
        <w:spacing w:line="240" w:lineRule="auto"/>
        <w:ind w:left="729" w:firstLine="0"/>
        <w:jc w:val="both"/>
        <w:rPr>
          <w:sz w:val="26"/>
          <w:szCs w:val="26"/>
        </w:rPr>
      </w:pPr>
      <w:r w:rsidDel="00000000" w:rsidR="00000000" w:rsidRPr="00000000">
        <w:rPr>
          <w:sz w:val="26"/>
          <w:szCs w:val="26"/>
          <w:rtl w:val="0"/>
        </w:rPr>
        <w:t xml:space="preserve">2. **Tiebreakers**:   </w:t>
      </w:r>
    </w:p>
    <w:p w:rsidR="00000000" w:rsidDel="00000000" w:rsidP="00000000" w:rsidRDefault="00000000" w:rsidRPr="00000000" w14:paraId="00001BA7">
      <w:pPr>
        <w:spacing w:line="240" w:lineRule="auto"/>
        <w:ind w:left="729" w:firstLine="0"/>
        <w:jc w:val="both"/>
        <w:rPr>
          <w:sz w:val="26"/>
          <w:szCs w:val="26"/>
        </w:rPr>
      </w:pPr>
      <w:r w:rsidDel="00000000" w:rsidR="00000000" w:rsidRPr="00000000">
        <w:rPr>
          <w:sz w:val="26"/>
          <w:szCs w:val="26"/>
          <w:rtl w:val="0"/>
        </w:rPr>
        <w:t xml:space="preserve">   - Tied initiative rolls are broken by the **higher attribute (usually Katra)**. If still tied, players reroll. </w:t>
      </w:r>
    </w:p>
    <w:p w:rsidR="00000000" w:rsidDel="00000000" w:rsidP="00000000" w:rsidRDefault="00000000" w:rsidRPr="00000000" w14:paraId="00001BA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A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AB">
      <w:pPr>
        <w:spacing w:line="240" w:lineRule="auto"/>
        <w:ind w:left="729" w:firstLine="0"/>
        <w:jc w:val="both"/>
        <w:rPr>
          <w:sz w:val="26"/>
          <w:szCs w:val="26"/>
        </w:rPr>
      </w:pPr>
      <w:r w:rsidDel="00000000" w:rsidR="00000000" w:rsidRPr="00000000">
        <w:rPr>
          <w:sz w:val="26"/>
          <w:szCs w:val="26"/>
          <w:rtl w:val="0"/>
        </w:rPr>
        <w:t xml:space="preserve">### **Flip Mechanics**   </w:t>
      </w:r>
    </w:p>
    <w:p w:rsidR="00000000" w:rsidDel="00000000" w:rsidP="00000000" w:rsidRDefault="00000000" w:rsidRPr="00000000" w14:paraId="00001BAC">
      <w:pPr>
        <w:spacing w:line="240" w:lineRule="auto"/>
        <w:ind w:left="729" w:firstLine="0"/>
        <w:jc w:val="both"/>
        <w:rPr>
          <w:sz w:val="26"/>
          <w:szCs w:val="26"/>
        </w:rPr>
      </w:pPr>
      <w:r w:rsidDel="00000000" w:rsidR="00000000" w:rsidRPr="00000000">
        <w:rPr>
          <w:sz w:val="26"/>
          <w:szCs w:val="26"/>
          <w:rtl w:val="0"/>
        </w:rPr>
        <w:t xml:space="preserve">1. **Advantage Rolls**:   </w:t>
      </w:r>
    </w:p>
    <w:p w:rsidR="00000000" w:rsidDel="00000000" w:rsidP="00000000" w:rsidRDefault="00000000" w:rsidRPr="00000000" w14:paraId="00001BAD">
      <w:pPr>
        <w:spacing w:line="240" w:lineRule="auto"/>
        <w:ind w:left="729" w:firstLine="0"/>
        <w:jc w:val="both"/>
        <w:rPr>
          <w:sz w:val="26"/>
          <w:szCs w:val="26"/>
        </w:rPr>
      </w:pPr>
      <w:r w:rsidDel="00000000" w:rsidR="00000000" w:rsidRPr="00000000">
        <w:rPr>
          <w:sz w:val="26"/>
          <w:szCs w:val="26"/>
          <w:rtl w:val="0"/>
        </w:rPr>
        <w:t xml:space="preserve">Players roll **two D100 dice**, choosing the more favorable roll. This typically applies when: </w:t>
      </w:r>
    </w:p>
    <w:p w:rsidR="00000000" w:rsidDel="00000000" w:rsidP="00000000" w:rsidRDefault="00000000" w:rsidRPr="00000000" w14:paraId="00001BAE">
      <w:pPr>
        <w:spacing w:line="240" w:lineRule="auto"/>
        <w:ind w:left="729" w:firstLine="0"/>
        <w:jc w:val="both"/>
        <w:rPr>
          <w:sz w:val="26"/>
          <w:szCs w:val="26"/>
        </w:rPr>
      </w:pPr>
      <w:r w:rsidDel="00000000" w:rsidR="00000000" w:rsidRPr="00000000">
        <w:rPr>
          <w:sz w:val="26"/>
          <w:szCs w:val="26"/>
          <w:rtl w:val="0"/>
        </w:rPr>
        <w:t xml:space="preserve">Using a specific class feature or power.   </w:t>
      </w:r>
    </w:p>
    <w:p w:rsidR="00000000" w:rsidDel="00000000" w:rsidP="00000000" w:rsidRDefault="00000000" w:rsidRPr="00000000" w14:paraId="00001BAF">
      <w:pPr>
        <w:spacing w:line="240" w:lineRule="auto"/>
        <w:ind w:left="729" w:firstLine="0"/>
        <w:jc w:val="both"/>
        <w:rPr>
          <w:sz w:val="26"/>
          <w:szCs w:val="26"/>
        </w:rPr>
      </w:pPr>
      <w:r w:rsidDel="00000000" w:rsidR="00000000" w:rsidRPr="00000000">
        <w:rPr>
          <w:sz w:val="26"/>
          <w:szCs w:val="26"/>
          <w:rtl w:val="0"/>
        </w:rPr>
        <w:t xml:space="preserve">Operating in an advantageous environment.   </w:t>
      </w:r>
    </w:p>
    <w:p w:rsidR="00000000" w:rsidDel="00000000" w:rsidP="00000000" w:rsidRDefault="00000000" w:rsidRPr="00000000" w14:paraId="00001BB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B1">
      <w:pPr>
        <w:spacing w:line="240" w:lineRule="auto"/>
        <w:ind w:left="729" w:firstLine="0"/>
        <w:jc w:val="both"/>
        <w:rPr>
          <w:sz w:val="26"/>
          <w:szCs w:val="26"/>
        </w:rPr>
      </w:pPr>
      <w:r w:rsidDel="00000000" w:rsidR="00000000" w:rsidRPr="00000000">
        <w:rPr>
          <w:sz w:val="26"/>
          <w:szCs w:val="26"/>
          <w:rtl w:val="0"/>
        </w:rPr>
        <w:t xml:space="preserve">2. **Disadvantage Rolls**:   </w:t>
      </w:r>
    </w:p>
    <w:p w:rsidR="00000000" w:rsidDel="00000000" w:rsidP="00000000" w:rsidRDefault="00000000" w:rsidRPr="00000000" w14:paraId="00001BB2">
      <w:pPr>
        <w:spacing w:line="240" w:lineRule="auto"/>
        <w:ind w:left="729" w:firstLine="0"/>
        <w:jc w:val="both"/>
        <w:rPr>
          <w:sz w:val="26"/>
          <w:szCs w:val="26"/>
        </w:rPr>
      </w:pPr>
      <w:r w:rsidDel="00000000" w:rsidR="00000000" w:rsidRPr="00000000">
        <w:rPr>
          <w:sz w:val="26"/>
          <w:szCs w:val="26"/>
          <w:rtl w:val="0"/>
        </w:rPr>
        <w:t xml:space="preserve">Roll two D100 dice and use the **less favorable roll**. This applies when: </w:t>
      </w:r>
    </w:p>
    <w:p w:rsidR="00000000" w:rsidDel="00000000" w:rsidP="00000000" w:rsidRDefault="00000000" w:rsidRPr="00000000" w14:paraId="00001BB3">
      <w:pPr>
        <w:spacing w:line="240" w:lineRule="auto"/>
        <w:ind w:left="729" w:firstLine="0"/>
        <w:jc w:val="both"/>
        <w:rPr>
          <w:sz w:val="26"/>
          <w:szCs w:val="26"/>
        </w:rPr>
      </w:pPr>
      <w:r w:rsidDel="00000000" w:rsidR="00000000" w:rsidRPr="00000000">
        <w:rPr>
          <w:sz w:val="26"/>
          <w:szCs w:val="26"/>
          <w:rtl w:val="0"/>
        </w:rPr>
        <w:t xml:space="preserve">Suffering severe penalties from environmental factors.   </w:t>
      </w:r>
    </w:p>
    <w:p w:rsidR="00000000" w:rsidDel="00000000" w:rsidP="00000000" w:rsidRDefault="00000000" w:rsidRPr="00000000" w14:paraId="00001BB4">
      <w:pPr>
        <w:spacing w:line="240" w:lineRule="auto"/>
        <w:ind w:left="729" w:firstLine="0"/>
        <w:jc w:val="both"/>
        <w:rPr>
          <w:sz w:val="26"/>
          <w:szCs w:val="26"/>
        </w:rPr>
      </w:pPr>
      <w:r w:rsidDel="00000000" w:rsidR="00000000" w:rsidRPr="00000000">
        <w:rPr>
          <w:sz w:val="26"/>
          <w:szCs w:val="26"/>
          <w:rtl w:val="0"/>
        </w:rPr>
        <w:t xml:space="preserve">Experiencing a critical morale failure.   </w:t>
      </w:r>
    </w:p>
    <w:p w:rsidR="00000000" w:rsidDel="00000000" w:rsidP="00000000" w:rsidRDefault="00000000" w:rsidRPr="00000000" w14:paraId="00001BB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B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B7">
      <w:pPr>
        <w:spacing w:line="240" w:lineRule="auto"/>
        <w:ind w:left="729" w:firstLine="0"/>
        <w:jc w:val="both"/>
        <w:rPr>
          <w:sz w:val="26"/>
          <w:szCs w:val="26"/>
        </w:rPr>
      </w:pPr>
      <w:r w:rsidDel="00000000" w:rsidR="00000000" w:rsidRPr="00000000">
        <w:rPr>
          <w:sz w:val="26"/>
          <w:szCs w:val="26"/>
          <w:rtl w:val="0"/>
        </w:rPr>
        <w:t xml:space="preserve">### **Environmental and Narrative Modifiers** </w:t>
      </w:r>
    </w:p>
    <w:p w:rsidR="00000000" w:rsidDel="00000000" w:rsidP="00000000" w:rsidRDefault="00000000" w:rsidRPr="00000000" w14:paraId="00001BB8">
      <w:pPr>
        <w:spacing w:line="240" w:lineRule="auto"/>
        <w:ind w:left="729" w:firstLine="0"/>
        <w:jc w:val="both"/>
        <w:rPr>
          <w:sz w:val="26"/>
          <w:szCs w:val="26"/>
        </w:rPr>
      </w:pPr>
      <w:r w:rsidDel="00000000" w:rsidR="00000000" w:rsidRPr="00000000">
        <w:rPr>
          <w:sz w:val="26"/>
          <w:szCs w:val="26"/>
          <w:rtl w:val="0"/>
        </w:rPr>
        <w:t xml:space="preserve">Environmental factors heavily impact gameplay: </w:t>
      </w:r>
    </w:p>
    <w:p w:rsidR="00000000" w:rsidDel="00000000" w:rsidP="00000000" w:rsidRDefault="00000000" w:rsidRPr="00000000" w14:paraId="00001BB9">
      <w:pPr>
        <w:spacing w:line="240" w:lineRule="auto"/>
        <w:ind w:left="729" w:firstLine="0"/>
        <w:jc w:val="both"/>
        <w:rPr>
          <w:sz w:val="26"/>
          <w:szCs w:val="26"/>
        </w:rPr>
      </w:pPr>
      <w:r w:rsidDel="00000000" w:rsidR="00000000" w:rsidRPr="00000000">
        <w:rPr>
          <w:sz w:val="26"/>
          <w:szCs w:val="26"/>
          <w:rtl w:val="0"/>
        </w:rPr>
        <w:t xml:space="preserve">**Visibility**: Fog, darkness, or blinding light might impose penalties (-10% to -20%).   </w:t>
      </w:r>
    </w:p>
    <w:p w:rsidR="00000000" w:rsidDel="00000000" w:rsidP="00000000" w:rsidRDefault="00000000" w:rsidRPr="00000000" w14:paraId="00001BBA">
      <w:pPr>
        <w:spacing w:line="240" w:lineRule="auto"/>
        <w:ind w:left="729" w:firstLine="0"/>
        <w:jc w:val="both"/>
        <w:rPr>
          <w:sz w:val="26"/>
          <w:szCs w:val="26"/>
        </w:rPr>
      </w:pPr>
      <w:r w:rsidDel="00000000" w:rsidR="00000000" w:rsidRPr="00000000">
        <w:rPr>
          <w:sz w:val="26"/>
          <w:szCs w:val="26"/>
          <w:rtl w:val="0"/>
        </w:rPr>
        <w:t xml:space="preserve">**Terrain**: Slippery, unstable, or uneven surfaces reduce target numbers by -5% to -15%.   </w:t>
      </w:r>
    </w:p>
    <w:p w:rsidR="00000000" w:rsidDel="00000000" w:rsidP="00000000" w:rsidRDefault="00000000" w:rsidRPr="00000000" w14:paraId="00001BBB">
      <w:pPr>
        <w:spacing w:line="240" w:lineRule="auto"/>
        <w:ind w:left="729" w:firstLine="0"/>
        <w:jc w:val="both"/>
        <w:rPr>
          <w:sz w:val="26"/>
          <w:szCs w:val="26"/>
        </w:rPr>
      </w:pPr>
      <w:r w:rsidDel="00000000" w:rsidR="00000000" w:rsidRPr="00000000">
        <w:rPr>
          <w:sz w:val="26"/>
          <w:szCs w:val="26"/>
          <w:rtl w:val="0"/>
        </w:rPr>
        <w:t xml:space="preserve">**Social Factors**: Distrustful or hostile NPCs impose penalties on social rolls. </w:t>
      </w:r>
    </w:p>
    <w:p w:rsidR="00000000" w:rsidDel="00000000" w:rsidP="00000000" w:rsidRDefault="00000000" w:rsidRPr="00000000" w14:paraId="00001BB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B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BF">
      <w:pPr>
        <w:spacing w:line="240" w:lineRule="auto"/>
        <w:ind w:left="729" w:firstLine="0"/>
        <w:jc w:val="both"/>
        <w:rPr>
          <w:sz w:val="26"/>
          <w:szCs w:val="26"/>
        </w:rPr>
      </w:pPr>
      <w:r w:rsidDel="00000000" w:rsidR="00000000" w:rsidRPr="00000000">
        <w:rPr>
          <w:sz w:val="26"/>
          <w:szCs w:val="26"/>
          <w:rtl w:val="0"/>
        </w:rPr>
        <w:t xml:space="preserve">### **Morale and Tier Progression** </w:t>
      </w:r>
    </w:p>
    <w:p w:rsidR="00000000" w:rsidDel="00000000" w:rsidP="00000000" w:rsidRDefault="00000000" w:rsidRPr="00000000" w14:paraId="00001BC0">
      <w:pPr>
        <w:spacing w:line="240" w:lineRule="auto"/>
        <w:ind w:left="729" w:firstLine="0"/>
        <w:jc w:val="both"/>
        <w:rPr>
          <w:sz w:val="26"/>
          <w:szCs w:val="26"/>
        </w:rPr>
      </w:pPr>
      <w:r w:rsidDel="00000000" w:rsidR="00000000" w:rsidRPr="00000000">
        <w:rPr>
          <w:sz w:val="26"/>
          <w:szCs w:val="26"/>
          <w:rtl w:val="0"/>
        </w:rPr>
        <w:t xml:space="preserve">1. **Morale Rolls**:   </w:t>
      </w:r>
    </w:p>
    <w:p w:rsidR="00000000" w:rsidDel="00000000" w:rsidP="00000000" w:rsidRDefault="00000000" w:rsidRPr="00000000" w14:paraId="00001BC1">
      <w:pPr>
        <w:spacing w:line="240" w:lineRule="auto"/>
        <w:ind w:left="729" w:firstLine="0"/>
        <w:jc w:val="both"/>
        <w:rPr>
          <w:sz w:val="26"/>
          <w:szCs w:val="26"/>
        </w:rPr>
      </w:pPr>
      <w:r w:rsidDel="00000000" w:rsidR="00000000" w:rsidRPr="00000000">
        <w:rPr>
          <w:sz w:val="26"/>
          <w:szCs w:val="26"/>
          <w:rtl w:val="0"/>
        </w:rPr>
        <w:t xml:space="preserve">Players and NPCs make morale checks in high-stress situations.   </w:t>
      </w:r>
    </w:p>
    <w:p w:rsidR="00000000" w:rsidDel="00000000" w:rsidP="00000000" w:rsidRDefault="00000000" w:rsidRPr="00000000" w14:paraId="00001BC2">
      <w:pPr>
        <w:spacing w:line="240" w:lineRule="auto"/>
        <w:ind w:left="729" w:firstLine="0"/>
        <w:jc w:val="both"/>
        <w:rPr>
          <w:sz w:val="26"/>
          <w:szCs w:val="26"/>
        </w:rPr>
      </w:pPr>
      <w:r w:rsidDel="00000000" w:rsidR="00000000" w:rsidRPr="00000000">
        <w:rPr>
          <w:sz w:val="26"/>
          <w:szCs w:val="26"/>
          <w:rtl w:val="0"/>
        </w:rPr>
        <w:t xml:space="preserve">**Critical Failures** result in penalties to all rolls for 1-3 turns.   </w:t>
      </w:r>
    </w:p>
    <w:p w:rsidR="00000000" w:rsidDel="00000000" w:rsidP="00000000" w:rsidRDefault="00000000" w:rsidRPr="00000000" w14:paraId="00001BC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C4">
      <w:pPr>
        <w:spacing w:line="240" w:lineRule="auto"/>
        <w:ind w:left="729" w:firstLine="0"/>
        <w:jc w:val="both"/>
        <w:rPr>
          <w:sz w:val="26"/>
          <w:szCs w:val="26"/>
        </w:rPr>
      </w:pPr>
      <w:r w:rsidDel="00000000" w:rsidR="00000000" w:rsidRPr="00000000">
        <w:rPr>
          <w:sz w:val="26"/>
          <w:szCs w:val="26"/>
          <w:rtl w:val="0"/>
        </w:rPr>
        <w:t xml:space="preserve">2. **Class Tier Scaling**:   </w:t>
      </w:r>
    </w:p>
    <w:p w:rsidR="00000000" w:rsidDel="00000000" w:rsidP="00000000" w:rsidRDefault="00000000" w:rsidRPr="00000000" w14:paraId="00001BC5">
      <w:pPr>
        <w:spacing w:line="240" w:lineRule="auto"/>
        <w:ind w:left="729" w:firstLine="0"/>
        <w:jc w:val="both"/>
        <w:rPr>
          <w:sz w:val="26"/>
          <w:szCs w:val="26"/>
        </w:rPr>
      </w:pPr>
      <w:r w:rsidDel="00000000" w:rsidR="00000000" w:rsidRPr="00000000">
        <w:rPr>
          <w:sz w:val="26"/>
          <w:szCs w:val="26"/>
          <w:rtl w:val="0"/>
        </w:rPr>
        <w:t xml:space="preserve">   - Proficiencies and Paragon Powers improve at specific levels, granting tangible bonuses to rolls and abilities.   </w:t>
      </w:r>
    </w:p>
    <w:p w:rsidR="00000000" w:rsidDel="00000000" w:rsidP="00000000" w:rsidRDefault="00000000" w:rsidRPr="00000000" w14:paraId="00001B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C7">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BC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C9">
      <w:pPr>
        <w:spacing w:line="240" w:lineRule="auto"/>
        <w:ind w:left="729" w:firstLine="0"/>
        <w:jc w:val="both"/>
        <w:rPr>
          <w:sz w:val="26"/>
          <w:szCs w:val="26"/>
        </w:rPr>
      </w:pPr>
      <w:r w:rsidDel="00000000" w:rsidR="00000000" w:rsidRPr="00000000">
        <w:rPr>
          <w:sz w:val="26"/>
          <w:szCs w:val="26"/>
          <w:rtl w:val="0"/>
        </w:rPr>
        <w:t xml:space="preserve">## **Validation Against Other Systems** </w:t>
      </w:r>
    </w:p>
    <w:p w:rsidR="00000000" w:rsidDel="00000000" w:rsidP="00000000" w:rsidRDefault="00000000" w:rsidRPr="00000000" w14:paraId="00001BCA">
      <w:pPr>
        <w:spacing w:line="240" w:lineRule="auto"/>
        <w:ind w:left="729" w:firstLine="0"/>
        <w:jc w:val="both"/>
        <w:rPr>
          <w:sz w:val="26"/>
          <w:szCs w:val="26"/>
        </w:rPr>
      </w:pPr>
      <w:r w:rsidDel="00000000" w:rsidR="00000000" w:rsidRPr="00000000">
        <w:rPr>
          <w:sz w:val="26"/>
          <w:szCs w:val="26"/>
          <w:rtl w:val="0"/>
        </w:rPr>
        <w:t xml:space="preserve">I compared these mechanics to well-known percentile systems (e.g., *Call of Cthulhu*, *Basic Roleplaying*) to ensure completeness and balance: </w:t>
      </w:r>
    </w:p>
    <w:p w:rsidR="00000000" w:rsidDel="00000000" w:rsidP="00000000" w:rsidRDefault="00000000" w:rsidRPr="00000000" w14:paraId="00001BCB">
      <w:pPr>
        <w:spacing w:line="240" w:lineRule="auto"/>
        <w:ind w:left="729" w:firstLine="0"/>
        <w:jc w:val="both"/>
        <w:rPr>
          <w:sz w:val="26"/>
          <w:szCs w:val="26"/>
        </w:rPr>
      </w:pPr>
      <w:r w:rsidDel="00000000" w:rsidR="00000000" w:rsidRPr="00000000">
        <w:rPr>
          <w:sz w:val="26"/>
          <w:szCs w:val="26"/>
          <w:rtl w:val="0"/>
        </w:rPr>
        <w:t xml:space="preserve">1. **Roll Low Mechanics**: Common in D100 systems and faithfully adapted here.   2. **Bonuses and Modifiers**:   </w:t>
      </w:r>
    </w:p>
    <w:p w:rsidR="00000000" w:rsidDel="00000000" w:rsidP="00000000" w:rsidRDefault="00000000" w:rsidRPr="00000000" w14:paraId="00001BCC">
      <w:pPr>
        <w:spacing w:line="240" w:lineRule="auto"/>
        <w:ind w:left="729" w:firstLine="0"/>
        <w:jc w:val="both"/>
        <w:rPr>
          <w:sz w:val="26"/>
          <w:szCs w:val="26"/>
        </w:rPr>
      </w:pPr>
      <w:r w:rsidDel="00000000" w:rsidR="00000000" w:rsidRPr="00000000">
        <w:rPr>
          <w:sz w:val="26"/>
          <w:szCs w:val="26"/>
          <w:rtl w:val="0"/>
        </w:rPr>
        <w:t xml:space="preserve">   - Flexible modifiers allow customization without breaking balance.   </w:t>
      </w:r>
    </w:p>
    <w:p w:rsidR="00000000" w:rsidDel="00000000" w:rsidP="00000000" w:rsidRDefault="00000000" w:rsidRPr="00000000" w14:paraId="00001BCD">
      <w:pPr>
        <w:spacing w:line="240" w:lineRule="auto"/>
        <w:ind w:left="729" w:firstLine="0"/>
        <w:jc w:val="both"/>
        <w:rPr>
          <w:sz w:val="26"/>
          <w:szCs w:val="26"/>
        </w:rPr>
      </w:pPr>
      <w:r w:rsidDel="00000000" w:rsidR="00000000" w:rsidRPr="00000000">
        <w:rPr>
          <w:sz w:val="26"/>
          <w:szCs w:val="26"/>
          <w:rtl w:val="0"/>
        </w:rPr>
        <w:t xml:space="preserve">**Opposed Rolls**: Consistent with similar systems but with unique features (e.g., critical vs. target proximity).   </w:t>
      </w:r>
    </w:p>
    <w:p w:rsidR="00000000" w:rsidDel="00000000" w:rsidP="00000000" w:rsidRDefault="00000000" w:rsidRPr="00000000" w14:paraId="00001BCE">
      <w:pPr>
        <w:spacing w:line="240" w:lineRule="auto"/>
        <w:ind w:left="729" w:firstLine="0"/>
        <w:jc w:val="both"/>
        <w:rPr>
          <w:sz w:val="26"/>
          <w:szCs w:val="26"/>
        </w:rPr>
      </w:pPr>
      <w:r w:rsidDel="00000000" w:rsidR="00000000" w:rsidRPr="00000000">
        <w:rPr>
          <w:sz w:val="26"/>
          <w:szCs w:val="26"/>
          <w:rtl w:val="0"/>
        </w:rPr>
        <w:t xml:space="preserve">**Class Features**: Tailored Paragon Powers and Tier Scaling add depth, ensuring clear growth paths for players.   </w:t>
      </w:r>
    </w:p>
    <w:p w:rsidR="00000000" w:rsidDel="00000000" w:rsidP="00000000" w:rsidRDefault="00000000" w:rsidRPr="00000000" w14:paraId="00001BCF">
      <w:pPr>
        <w:spacing w:line="240" w:lineRule="auto"/>
        <w:ind w:left="729" w:firstLine="0"/>
        <w:jc w:val="both"/>
        <w:rPr>
          <w:sz w:val="26"/>
          <w:szCs w:val="26"/>
        </w:rPr>
      </w:pPr>
      <w:r w:rsidDel="00000000" w:rsidR="00000000" w:rsidRPr="00000000">
        <w:rPr>
          <w:sz w:val="26"/>
          <w:szCs w:val="26"/>
          <w:rtl w:val="0"/>
        </w:rPr>
        <w:t xml:space="preserve">**Combat and Exploration Mechanics**: Balanced across all core attributes, offering variety in challenges and resolutions. --- </w:t>
      </w:r>
    </w:p>
    <w:p w:rsidR="00000000" w:rsidDel="00000000" w:rsidP="00000000" w:rsidRDefault="00000000" w:rsidRPr="00000000" w14:paraId="00001BD0">
      <w:pPr>
        <w:spacing w:line="240" w:lineRule="auto"/>
        <w:ind w:left="729" w:firstLine="0"/>
        <w:jc w:val="both"/>
        <w:rPr>
          <w:sz w:val="26"/>
          <w:szCs w:val="26"/>
        </w:rPr>
      </w:pPr>
      <w:r w:rsidDel="00000000" w:rsidR="00000000" w:rsidRPr="00000000">
        <w:rPr>
          <w:sz w:val="26"/>
          <w:szCs w:val="26"/>
          <w:rtl w:val="0"/>
        </w:rPr>
        <w:t xml:space="preserve">## **Critical Successes, Failures, and Doubles** </w:t>
      </w:r>
    </w:p>
    <w:p w:rsidR="00000000" w:rsidDel="00000000" w:rsidP="00000000" w:rsidRDefault="00000000" w:rsidRPr="00000000" w14:paraId="00001B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D2">
      <w:pPr>
        <w:spacing w:line="240" w:lineRule="auto"/>
        <w:ind w:left="729" w:firstLine="0"/>
        <w:jc w:val="both"/>
        <w:rPr>
          <w:sz w:val="26"/>
          <w:szCs w:val="26"/>
        </w:rPr>
      </w:pPr>
      <w:r w:rsidDel="00000000" w:rsidR="00000000" w:rsidRPr="00000000">
        <w:rPr>
          <w:sz w:val="26"/>
          <w:szCs w:val="26"/>
          <w:rtl w:val="0"/>
        </w:rPr>
        <w:t xml:space="preserve">1. **Doubles on Attack Rolls**:   </w:t>
      </w:r>
    </w:p>
    <w:p w:rsidR="00000000" w:rsidDel="00000000" w:rsidP="00000000" w:rsidRDefault="00000000" w:rsidRPr="00000000" w14:paraId="00001BD3">
      <w:pPr>
        <w:spacing w:line="240" w:lineRule="auto"/>
        <w:ind w:left="729" w:firstLine="0"/>
        <w:jc w:val="both"/>
        <w:rPr>
          <w:sz w:val="26"/>
          <w:szCs w:val="26"/>
        </w:rPr>
      </w:pPr>
      <w:r w:rsidDel="00000000" w:rsidR="00000000" w:rsidRPr="00000000">
        <w:rPr>
          <w:sz w:val="26"/>
          <w:szCs w:val="26"/>
          <w:rtl w:val="0"/>
        </w:rPr>
        <w:t xml:space="preserve">When rolling doubles (e.g., 11, 22, 33) on an attack roll that is within the **success range** (target number or lower): </w:t>
      </w:r>
    </w:p>
    <w:p w:rsidR="00000000" w:rsidDel="00000000" w:rsidP="00000000" w:rsidRDefault="00000000" w:rsidRPr="00000000" w14:paraId="00001BD4">
      <w:pPr>
        <w:spacing w:line="240" w:lineRule="auto"/>
        <w:ind w:left="729" w:firstLine="0"/>
        <w:jc w:val="both"/>
        <w:rPr>
          <w:sz w:val="26"/>
          <w:szCs w:val="26"/>
        </w:rPr>
      </w:pPr>
      <w:r w:rsidDel="00000000" w:rsidR="00000000" w:rsidRPr="00000000">
        <w:rPr>
          <w:sz w:val="26"/>
          <w:szCs w:val="26"/>
          <w:rtl w:val="0"/>
        </w:rPr>
        <w:t xml:space="preserve">**Add the double value** to the total damage.   </w:t>
      </w:r>
    </w:p>
    <w:p w:rsidR="00000000" w:rsidDel="00000000" w:rsidP="00000000" w:rsidRDefault="00000000" w:rsidRPr="00000000" w14:paraId="00001BD5">
      <w:pPr>
        <w:spacing w:line="240" w:lineRule="auto"/>
        <w:ind w:left="729" w:firstLine="0"/>
        <w:jc w:val="both"/>
        <w:rPr>
          <w:sz w:val="26"/>
          <w:szCs w:val="26"/>
        </w:rPr>
      </w:pPr>
      <w:r w:rsidDel="00000000" w:rsidR="00000000" w:rsidRPr="00000000">
        <w:rPr>
          <w:sz w:val="26"/>
          <w:szCs w:val="26"/>
          <w:rtl w:val="0"/>
        </w:rPr>
        <w:t xml:space="preserve">For example: Rolling a 33 and succeeding adds **33 additional damage** to the attack.   </w:t>
      </w:r>
    </w:p>
    <w:p w:rsidR="00000000" w:rsidDel="00000000" w:rsidP="00000000" w:rsidRDefault="00000000" w:rsidRPr="00000000" w14:paraId="00001BD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D7">
      <w:pPr>
        <w:spacing w:line="240" w:lineRule="auto"/>
        <w:ind w:left="729" w:firstLine="0"/>
        <w:jc w:val="both"/>
        <w:rPr>
          <w:sz w:val="26"/>
          <w:szCs w:val="26"/>
        </w:rPr>
      </w:pPr>
      <w:r w:rsidDel="00000000" w:rsidR="00000000" w:rsidRPr="00000000">
        <w:rPr>
          <w:sz w:val="26"/>
          <w:szCs w:val="26"/>
          <w:rtl w:val="0"/>
        </w:rPr>
        <w:t xml:space="preserve">2. **Critical Success on Doubles Below 50**:   </w:t>
      </w:r>
    </w:p>
    <w:p w:rsidR="00000000" w:rsidDel="00000000" w:rsidP="00000000" w:rsidRDefault="00000000" w:rsidRPr="00000000" w14:paraId="00001BD8">
      <w:pPr>
        <w:spacing w:line="240" w:lineRule="auto"/>
        <w:ind w:left="729" w:firstLine="0"/>
        <w:jc w:val="both"/>
        <w:rPr>
          <w:sz w:val="26"/>
          <w:szCs w:val="26"/>
        </w:rPr>
      </w:pPr>
      <w:r w:rsidDel="00000000" w:rsidR="00000000" w:rsidRPr="00000000">
        <w:rPr>
          <w:sz w:val="26"/>
          <w:szCs w:val="26"/>
          <w:rtl w:val="0"/>
        </w:rPr>
        <w:t xml:space="preserve">Doubles below 50 (e.g., 11, 22, 33, 44) are **critical successes**.   </w:t>
      </w:r>
    </w:p>
    <w:p w:rsidR="00000000" w:rsidDel="00000000" w:rsidP="00000000" w:rsidRDefault="00000000" w:rsidRPr="00000000" w14:paraId="00001BD9">
      <w:pPr>
        <w:spacing w:line="240" w:lineRule="auto"/>
        <w:ind w:left="729" w:firstLine="0"/>
        <w:jc w:val="both"/>
        <w:rPr>
          <w:sz w:val="26"/>
          <w:szCs w:val="26"/>
        </w:rPr>
      </w:pPr>
      <w:r w:rsidDel="00000000" w:rsidR="00000000" w:rsidRPr="00000000">
        <w:rPr>
          <w:sz w:val="26"/>
          <w:szCs w:val="26"/>
          <w:rtl w:val="0"/>
        </w:rPr>
        <w:t xml:space="preserve">These represent extraordinary results, with additional effects such as increased damage, beneficial side effects, or bypassing certain defenses.   </w:t>
      </w:r>
    </w:p>
    <w:p w:rsidR="00000000" w:rsidDel="00000000" w:rsidP="00000000" w:rsidRDefault="00000000" w:rsidRPr="00000000" w14:paraId="00001BDA">
      <w:pPr>
        <w:spacing w:line="240" w:lineRule="auto"/>
        <w:ind w:left="729" w:firstLine="0"/>
        <w:jc w:val="both"/>
        <w:rPr>
          <w:sz w:val="26"/>
          <w:szCs w:val="26"/>
        </w:rPr>
      </w:pPr>
      <w:r w:rsidDel="00000000" w:rsidR="00000000" w:rsidRPr="00000000">
        <w:rPr>
          <w:sz w:val="26"/>
          <w:szCs w:val="26"/>
          <w:rtl w:val="0"/>
        </w:rPr>
        <w:t xml:space="preserve">**Combat Example**: Rolling 22 on a successful melee attack could double damage and disable an opponent’s limb.   </w:t>
      </w:r>
    </w:p>
    <w:p w:rsidR="00000000" w:rsidDel="00000000" w:rsidP="00000000" w:rsidRDefault="00000000" w:rsidRPr="00000000" w14:paraId="00001BDB">
      <w:pPr>
        <w:spacing w:line="240" w:lineRule="auto"/>
        <w:ind w:left="729" w:firstLine="0"/>
        <w:jc w:val="both"/>
        <w:rPr>
          <w:sz w:val="26"/>
          <w:szCs w:val="26"/>
        </w:rPr>
      </w:pPr>
      <w:r w:rsidDel="00000000" w:rsidR="00000000" w:rsidRPr="00000000">
        <w:rPr>
          <w:sz w:val="26"/>
          <w:szCs w:val="26"/>
          <w:rtl w:val="0"/>
        </w:rPr>
        <w:t xml:space="preserve">**Proficiency Example**: A critical success in crafting could result in a superior-quality item.   </w:t>
      </w:r>
    </w:p>
    <w:p w:rsidR="00000000" w:rsidDel="00000000" w:rsidP="00000000" w:rsidRDefault="00000000" w:rsidRPr="00000000" w14:paraId="00001BD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DD">
      <w:pPr>
        <w:spacing w:line="240" w:lineRule="auto"/>
        <w:ind w:left="729" w:firstLine="0"/>
        <w:jc w:val="both"/>
        <w:rPr>
          <w:sz w:val="26"/>
          <w:szCs w:val="26"/>
        </w:rPr>
      </w:pPr>
      <w:r w:rsidDel="00000000" w:rsidR="00000000" w:rsidRPr="00000000">
        <w:rPr>
          <w:sz w:val="26"/>
          <w:szCs w:val="26"/>
          <w:rtl w:val="0"/>
        </w:rPr>
        <w:t xml:space="preserve">3. **Critical Failure on Doubles Above 60**:   </w:t>
      </w:r>
    </w:p>
    <w:p w:rsidR="00000000" w:rsidDel="00000000" w:rsidP="00000000" w:rsidRDefault="00000000" w:rsidRPr="00000000" w14:paraId="00001BDE">
      <w:pPr>
        <w:spacing w:line="240" w:lineRule="auto"/>
        <w:ind w:left="729" w:firstLine="0"/>
        <w:jc w:val="both"/>
        <w:rPr>
          <w:sz w:val="26"/>
          <w:szCs w:val="26"/>
        </w:rPr>
      </w:pPr>
      <w:r w:rsidDel="00000000" w:rsidR="00000000" w:rsidRPr="00000000">
        <w:rPr>
          <w:sz w:val="26"/>
          <w:szCs w:val="26"/>
          <w:rtl w:val="0"/>
        </w:rPr>
        <w:t xml:space="preserve">Doubles above 60 (e.g., 66, 77, 88, 99) are **critical failures**.   </w:t>
      </w:r>
    </w:p>
    <w:p w:rsidR="00000000" w:rsidDel="00000000" w:rsidP="00000000" w:rsidRDefault="00000000" w:rsidRPr="00000000" w14:paraId="00001BDF">
      <w:pPr>
        <w:spacing w:line="240" w:lineRule="auto"/>
        <w:ind w:left="729" w:firstLine="0"/>
        <w:jc w:val="both"/>
        <w:rPr>
          <w:sz w:val="26"/>
          <w:szCs w:val="26"/>
        </w:rPr>
      </w:pPr>
      <w:r w:rsidDel="00000000" w:rsidR="00000000" w:rsidRPr="00000000">
        <w:rPr>
          <w:sz w:val="26"/>
          <w:szCs w:val="26"/>
          <w:rtl w:val="0"/>
        </w:rPr>
        <w:t xml:space="preserve">These cause significant mishaps or backfires, dependent on the context: </w:t>
      </w:r>
    </w:p>
    <w:p w:rsidR="00000000" w:rsidDel="00000000" w:rsidP="00000000" w:rsidRDefault="00000000" w:rsidRPr="00000000" w14:paraId="00001BE0">
      <w:pPr>
        <w:spacing w:line="240" w:lineRule="auto"/>
        <w:ind w:left="729" w:firstLine="0"/>
        <w:jc w:val="both"/>
        <w:rPr>
          <w:sz w:val="26"/>
          <w:szCs w:val="26"/>
        </w:rPr>
      </w:pPr>
      <w:r w:rsidDel="00000000" w:rsidR="00000000" w:rsidRPr="00000000">
        <w:rPr>
          <w:sz w:val="26"/>
          <w:szCs w:val="26"/>
          <w:rtl w:val="0"/>
        </w:rPr>
        <w:t xml:space="preserve">**Combat Example**: Rolling 88 might cause a weapon to jam or deal splash damage to allies.   </w:t>
      </w:r>
    </w:p>
    <w:p w:rsidR="00000000" w:rsidDel="00000000" w:rsidP="00000000" w:rsidRDefault="00000000" w:rsidRPr="00000000" w14:paraId="00001BE1">
      <w:pPr>
        <w:spacing w:line="240" w:lineRule="auto"/>
        <w:ind w:left="729" w:firstLine="0"/>
        <w:jc w:val="both"/>
        <w:rPr>
          <w:sz w:val="26"/>
          <w:szCs w:val="26"/>
        </w:rPr>
      </w:pPr>
      <w:r w:rsidDel="00000000" w:rsidR="00000000" w:rsidRPr="00000000">
        <w:rPr>
          <w:sz w:val="26"/>
          <w:szCs w:val="26"/>
          <w:rtl w:val="0"/>
        </w:rPr>
        <w:t xml:space="preserve">**Proficiency Example**: A critical failure while hacking could trigger an alarm system. </w:t>
      </w:r>
    </w:p>
    <w:p w:rsidR="00000000" w:rsidDel="00000000" w:rsidP="00000000" w:rsidRDefault="00000000" w:rsidRPr="00000000" w14:paraId="00001BE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E3">
      <w:pPr>
        <w:spacing w:line="240" w:lineRule="auto"/>
        <w:ind w:left="729" w:firstLine="0"/>
        <w:jc w:val="both"/>
        <w:rPr>
          <w:sz w:val="26"/>
          <w:szCs w:val="26"/>
        </w:rPr>
      </w:pPr>
      <w:r w:rsidDel="00000000" w:rsidR="00000000" w:rsidRPr="00000000">
        <w:rPr>
          <w:sz w:val="26"/>
          <w:szCs w:val="26"/>
          <w:rtl w:val="0"/>
        </w:rPr>
        <w:t xml:space="preserve">4. **Catastrophic Results (Non-Combat Proficiencies or Paragon Powers)**:   </w:t>
      </w:r>
    </w:p>
    <w:p w:rsidR="00000000" w:rsidDel="00000000" w:rsidP="00000000" w:rsidRDefault="00000000" w:rsidRPr="00000000" w14:paraId="00001BE4">
      <w:pPr>
        <w:spacing w:line="240" w:lineRule="auto"/>
        <w:ind w:left="729" w:firstLine="0"/>
        <w:jc w:val="both"/>
        <w:rPr>
          <w:sz w:val="26"/>
          <w:szCs w:val="26"/>
        </w:rPr>
      </w:pPr>
      <w:r w:rsidDel="00000000" w:rsidR="00000000" w:rsidRPr="00000000">
        <w:rPr>
          <w:sz w:val="26"/>
          <w:szCs w:val="26"/>
          <w:rtl w:val="0"/>
        </w:rPr>
        <w:t xml:space="preserve">Rolling **01 or 100** on proficiency or Paragon Power checks always triggers a **catastrophic result**.   </w:t>
      </w:r>
    </w:p>
    <w:p w:rsidR="00000000" w:rsidDel="00000000" w:rsidP="00000000" w:rsidRDefault="00000000" w:rsidRPr="00000000" w14:paraId="00001BE5">
      <w:pPr>
        <w:spacing w:line="240" w:lineRule="auto"/>
        <w:ind w:left="729" w:firstLine="0"/>
        <w:jc w:val="both"/>
        <w:rPr>
          <w:sz w:val="26"/>
          <w:szCs w:val="26"/>
        </w:rPr>
      </w:pPr>
      <w:r w:rsidDel="00000000" w:rsidR="00000000" w:rsidRPr="00000000">
        <w:rPr>
          <w:sz w:val="26"/>
          <w:szCs w:val="26"/>
          <w:rtl w:val="0"/>
        </w:rPr>
        <w:t xml:space="preserve">Catastrophic results are neither inherently good nor bad but represent a monumental, game-changing event: </w:t>
      </w:r>
    </w:p>
    <w:p w:rsidR="00000000" w:rsidDel="00000000" w:rsidP="00000000" w:rsidRDefault="00000000" w:rsidRPr="00000000" w14:paraId="00001BE6">
      <w:pPr>
        <w:spacing w:line="240" w:lineRule="auto"/>
        <w:ind w:left="729" w:firstLine="0"/>
        <w:jc w:val="both"/>
        <w:rPr>
          <w:sz w:val="26"/>
          <w:szCs w:val="26"/>
        </w:rPr>
      </w:pPr>
      <w:r w:rsidDel="00000000" w:rsidR="00000000" w:rsidRPr="00000000">
        <w:rPr>
          <w:sz w:val="26"/>
          <w:szCs w:val="26"/>
          <w:rtl w:val="0"/>
        </w:rPr>
        <w:t xml:space="preserve">**Example 1 (Good)**: A scientist rolling 01 while experimenting might create a revolutionary discovery.   </w:t>
      </w:r>
    </w:p>
    <w:p w:rsidR="00000000" w:rsidDel="00000000" w:rsidP="00000000" w:rsidRDefault="00000000" w:rsidRPr="00000000" w14:paraId="00001BE7">
      <w:pPr>
        <w:spacing w:line="240" w:lineRule="auto"/>
        <w:ind w:left="729" w:firstLine="0"/>
        <w:jc w:val="both"/>
        <w:rPr>
          <w:sz w:val="26"/>
          <w:szCs w:val="26"/>
        </w:rPr>
      </w:pPr>
      <w:r w:rsidDel="00000000" w:rsidR="00000000" w:rsidRPr="00000000">
        <w:rPr>
          <w:sz w:val="26"/>
          <w:szCs w:val="26"/>
          <w:rtl w:val="0"/>
        </w:rPr>
        <w:t xml:space="preserve">**Example 2 (Bad)**: Rolling 100 while activating a Paragon Power might destabilize a planetary environment or cause unforeseen psionic effects.   </w:t>
      </w:r>
    </w:p>
    <w:p w:rsidR="00000000" w:rsidDel="00000000" w:rsidP="00000000" w:rsidRDefault="00000000" w:rsidRPr="00000000" w14:paraId="00001B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E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E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EB">
      <w:pPr>
        <w:spacing w:line="240" w:lineRule="auto"/>
        <w:ind w:left="729" w:firstLine="0"/>
        <w:jc w:val="both"/>
        <w:rPr>
          <w:sz w:val="26"/>
          <w:szCs w:val="26"/>
        </w:rPr>
      </w:pPr>
      <w:r w:rsidDel="00000000" w:rsidR="00000000" w:rsidRPr="00000000">
        <w:rPr>
          <w:sz w:val="26"/>
          <w:szCs w:val="26"/>
          <w:rtl w:val="0"/>
        </w:rPr>
        <w:t xml:space="preserve">### **Critical Success Limits** </w:t>
      </w:r>
    </w:p>
    <w:p w:rsidR="00000000" w:rsidDel="00000000" w:rsidP="00000000" w:rsidRDefault="00000000" w:rsidRPr="00000000" w14:paraId="00001BEC">
      <w:pPr>
        <w:spacing w:line="240" w:lineRule="auto"/>
        <w:ind w:left="729" w:firstLine="0"/>
        <w:jc w:val="both"/>
        <w:rPr>
          <w:sz w:val="26"/>
          <w:szCs w:val="26"/>
        </w:rPr>
      </w:pPr>
      <w:r w:rsidDel="00000000" w:rsidR="00000000" w:rsidRPr="00000000">
        <w:rPr>
          <w:sz w:val="26"/>
          <w:szCs w:val="26"/>
          <w:rtl w:val="0"/>
        </w:rPr>
        <w:t xml:space="preserve">1. **Proficiencies**:   </w:t>
      </w:r>
    </w:p>
    <w:p w:rsidR="00000000" w:rsidDel="00000000" w:rsidP="00000000" w:rsidRDefault="00000000" w:rsidRPr="00000000" w14:paraId="00001BED">
      <w:pPr>
        <w:spacing w:line="240" w:lineRule="auto"/>
        <w:ind w:left="729" w:firstLine="0"/>
        <w:jc w:val="both"/>
        <w:rPr>
          <w:sz w:val="26"/>
          <w:szCs w:val="26"/>
        </w:rPr>
      </w:pPr>
      <w:r w:rsidDel="00000000" w:rsidR="00000000" w:rsidRPr="00000000">
        <w:rPr>
          <w:sz w:val="26"/>
          <w:szCs w:val="26"/>
          <w:rtl w:val="0"/>
        </w:rPr>
        <w:t xml:space="preserve">Critical successes are **combat-specific** or applicable to: </w:t>
      </w:r>
    </w:p>
    <w:p w:rsidR="00000000" w:rsidDel="00000000" w:rsidP="00000000" w:rsidRDefault="00000000" w:rsidRPr="00000000" w14:paraId="00001BEE">
      <w:pPr>
        <w:spacing w:line="240" w:lineRule="auto"/>
        <w:ind w:left="729" w:firstLine="0"/>
        <w:jc w:val="both"/>
        <w:rPr>
          <w:sz w:val="26"/>
          <w:szCs w:val="26"/>
        </w:rPr>
      </w:pPr>
      <w:r w:rsidDel="00000000" w:rsidR="00000000" w:rsidRPr="00000000">
        <w:rPr>
          <w:sz w:val="26"/>
          <w:szCs w:val="26"/>
          <w:rtl w:val="0"/>
        </w:rPr>
        <w:t xml:space="preserve">**Damage-dealing actions** (e.g., ranged attacks, explosives).   </w:t>
      </w:r>
    </w:p>
    <w:p w:rsidR="00000000" w:rsidDel="00000000" w:rsidP="00000000" w:rsidRDefault="00000000" w:rsidRPr="00000000" w14:paraId="00001BEF">
      <w:pPr>
        <w:spacing w:line="240" w:lineRule="auto"/>
        <w:ind w:left="729" w:firstLine="0"/>
        <w:jc w:val="both"/>
        <w:rPr>
          <w:sz w:val="26"/>
          <w:szCs w:val="26"/>
        </w:rPr>
      </w:pPr>
      <w:r w:rsidDel="00000000" w:rsidR="00000000" w:rsidRPr="00000000">
        <w:rPr>
          <w:sz w:val="26"/>
          <w:szCs w:val="26"/>
          <w:rtl w:val="0"/>
        </w:rPr>
        <w:t xml:space="preserve">**Resistance actions** (e.g., defending against damage or psionic powers).   </w:t>
      </w:r>
    </w:p>
    <w:p w:rsidR="00000000" w:rsidDel="00000000" w:rsidP="00000000" w:rsidRDefault="00000000" w:rsidRPr="00000000" w14:paraId="00001BF0">
      <w:pPr>
        <w:spacing w:line="240" w:lineRule="auto"/>
        <w:ind w:left="729" w:firstLine="0"/>
        <w:jc w:val="both"/>
        <w:rPr>
          <w:sz w:val="26"/>
          <w:szCs w:val="26"/>
        </w:rPr>
      </w:pPr>
      <w:r w:rsidDel="00000000" w:rsidR="00000000" w:rsidRPr="00000000">
        <w:rPr>
          <w:sz w:val="26"/>
          <w:szCs w:val="26"/>
          <w:rtl w:val="0"/>
        </w:rPr>
        <w:t xml:space="preserve">**Explosive, scientific, or supernatural events** with direct consequences.   </w:t>
      </w:r>
    </w:p>
    <w:p w:rsidR="00000000" w:rsidDel="00000000" w:rsidP="00000000" w:rsidRDefault="00000000" w:rsidRPr="00000000" w14:paraId="00001BF1">
      <w:pPr>
        <w:spacing w:line="240" w:lineRule="auto"/>
        <w:ind w:left="729" w:firstLine="0"/>
        <w:jc w:val="both"/>
        <w:rPr>
          <w:sz w:val="26"/>
          <w:szCs w:val="26"/>
        </w:rPr>
      </w:pPr>
      <w:r w:rsidDel="00000000" w:rsidR="00000000" w:rsidRPr="00000000">
        <w:rPr>
          <w:sz w:val="26"/>
          <w:szCs w:val="26"/>
          <w:rtl w:val="0"/>
        </w:rPr>
        <w:t xml:space="preserve">Other proficiencies (e.g., diplomacy, crafting) use the **catastrophic result mechanic** on 01 or 100 rather than traditional critical success or failure.   </w:t>
      </w:r>
    </w:p>
    <w:p w:rsidR="00000000" w:rsidDel="00000000" w:rsidP="00000000" w:rsidRDefault="00000000" w:rsidRPr="00000000" w14:paraId="00001BF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F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F4">
      <w:pPr>
        <w:spacing w:line="240" w:lineRule="auto"/>
        <w:ind w:left="729" w:firstLine="0"/>
        <w:jc w:val="both"/>
        <w:rPr>
          <w:sz w:val="26"/>
          <w:szCs w:val="26"/>
        </w:rPr>
      </w:pPr>
      <w:r w:rsidDel="00000000" w:rsidR="00000000" w:rsidRPr="00000000">
        <w:rPr>
          <w:sz w:val="26"/>
          <w:szCs w:val="26"/>
          <w:rtl w:val="0"/>
        </w:rPr>
        <w:t xml:space="preserve">## **Flip Mechanics** </w:t>
      </w:r>
    </w:p>
    <w:p w:rsidR="00000000" w:rsidDel="00000000" w:rsidP="00000000" w:rsidRDefault="00000000" w:rsidRPr="00000000" w14:paraId="00001BF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F6">
      <w:pPr>
        <w:spacing w:line="240" w:lineRule="auto"/>
        <w:ind w:left="729" w:firstLine="0"/>
        <w:jc w:val="both"/>
        <w:rPr>
          <w:sz w:val="26"/>
          <w:szCs w:val="26"/>
        </w:rPr>
      </w:pPr>
      <w:r w:rsidDel="00000000" w:rsidR="00000000" w:rsidRPr="00000000">
        <w:rPr>
          <w:sz w:val="26"/>
          <w:szCs w:val="26"/>
          <w:rtl w:val="0"/>
        </w:rPr>
        <w:t xml:space="preserve">### **Core Flip Mechanic** </w:t>
      </w:r>
    </w:p>
    <w:p w:rsidR="00000000" w:rsidDel="00000000" w:rsidP="00000000" w:rsidRDefault="00000000" w:rsidRPr="00000000" w14:paraId="00001BF7">
      <w:pPr>
        <w:spacing w:line="240" w:lineRule="auto"/>
        <w:ind w:left="729" w:firstLine="0"/>
        <w:jc w:val="both"/>
        <w:rPr>
          <w:sz w:val="26"/>
          <w:szCs w:val="26"/>
        </w:rPr>
      </w:pPr>
      <w:r w:rsidDel="00000000" w:rsidR="00000000" w:rsidRPr="00000000">
        <w:rPr>
          <w:sz w:val="26"/>
          <w:szCs w:val="26"/>
          <w:rtl w:val="0"/>
        </w:rPr>
        <w:t xml:space="preserve">The **flip mechanic** allows players or GMs to manipulate rolls, either improving or worsening outcomes based on circumstances, abilities, or environmental factors. </w:t>
      </w:r>
    </w:p>
    <w:p w:rsidR="00000000" w:rsidDel="00000000" w:rsidP="00000000" w:rsidRDefault="00000000" w:rsidRPr="00000000" w14:paraId="00001BF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BF9">
      <w:pPr>
        <w:spacing w:line="240" w:lineRule="auto"/>
        <w:ind w:left="729" w:firstLine="0"/>
        <w:jc w:val="both"/>
        <w:rPr>
          <w:sz w:val="26"/>
          <w:szCs w:val="26"/>
        </w:rPr>
      </w:pPr>
      <w:r w:rsidDel="00000000" w:rsidR="00000000" w:rsidRPr="00000000">
        <w:rPr>
          <w:sz w:val="26"/>
          <w:szCs w:val="26"/>
          <w:rtl w:val="0"/>
        </w:rPr>
        <w:t xml:space="preserve">1. **Advantage Flip (Favorable Circumstances)**:   </w:t>
      </w:r>
    </w:p>
    <w:p w:rsidR="00000000" w:rsidDel="00000000" w:rsidP="00000000" w:rsidRDefault="00000000" w:rsidRPr="00000000" w14:paraId="00001BFA">
      <w:pPr>
        <w:spacing w:line="240" w:lineRule="auto"/>
        <w:ind w:left="729" w:firstLine="0"/>
        <w:jc w:val="both"/>
        <w:rPr>
          <w:sz w:val="26"/>
          <w:szCs w:val="26"/>
        </w:rPr>
      </w:pPr>
      <w:r w:rsidDel="00000000" w:rsidR="00000000" w:rsidRPr="00000000">
        <w:rPr>
          <w:sz w:val="26"/>
          <w:szCs w:val="26"/>
          <w:rtl w:val="0"/>
        </w:rPr>
        <w:t xml:space="preserve">Roll **two D100s** and take the **lower result** (closer to the target number).   </w:t>
      </w:r>
    </w:p>
    <w:p w:rsidR="00000000" w:rsidDel="00000000" w:rsidP="00000000" w:rsidRDefault="00000000" w:rsidRPr="00000000" w14:paraId="00001BFB">
      <w:pPr>
        <w:spacing w:line="240" w:lineRule="auto"/>
        <w:ind w:left="729" w:firstLine="0"/>
        <w:jc w:val="both"/>
        <w:rPr>
          <w:sz w:val="26"/>
          <w:szCs w:val="26"/>
        </w:rPr>
      </w:pPr>
      <w:r w:rsidDel="00000000" w:rsidR="00000000" w:rsidRPr="00000000">
        <w:rPr>
          <w:sz w:val="26"/>
          <w:szCs w:val="26"/>
          <w:rtl w:val="0"/>
        </w:rPr>
        <w:t xml:space="preserve">Triggers: </w:t>
      </w:r>
    </w:p>
    <w:p w:rsidR="00000000" w:rsidDel="00000000" w:rsidP="00000000" w:rsidRDefault="00000000" w:rsidRPr="00000000" w14:paraId="00001BFC">
      <w:pPr>
        <w:spacing w:line="240" w:lineRule="auto"/>
        <w:ind w:left="729" w:firstLine="0"/>
        <w:jc w:val="both"/>
        <w:rPr>
          <w:sz w:val="26"/>
          <w:szCs w:val="26"/>
        </w:rPr>
      </w:pPr>
      <w:r w:rsidDel="00000000" w:rsidR="00000000" w:rsidRPr="00000000">
        <w:rPr>
          <w:sz w:val="26"/>
          <w:szCs w:val="26"/>
          <w:rtl w:val="0"/>
        </w:rPr>
        <w:t xml:space="preserve">Activating a **Paragon Power** or proficiency that explicitly grants an advantage.   </w:t>
      </w:r>
    </w:p>
    <w:p w:rsidR="00000000" w:rsidDel="00000000" w:rsidP="00000000" w:rsidRDefault="00000000" w:rsidRPr="00000000" w14:paraId="00001BFD">
      <w:pPr>
        <w:spacing w:line="240" w:lineRule="auto"/>
        <w:ind w:left="729" w:firstLine="0"/>
        <w:jc w:val="both"/>
        <w:rPr>
          <w:sz w:val="26"/>
          <w:szCs w:val="26"/>
        </w:rPr>
      </w:pPr>
      <w:r w:rsidDel="00000000" w:rsidR="00000000" w:rsidRPr="00000000">
        <w:rPr>
          <w:sz w:val="26"/>
          <w:szCs w:val="26"/>
          <w:rtl w:val="0"/>
        </w:rPr>
        <w:t xml:space="preserve">Situational/environmental benefits (e.g., ample preparation, optimal conditions).   </w:t>
      </w:r>
    </w:p>
    <w:p w:rsidR="00000000" w:rsidDel="00000000" w:rsidP="00000000" w:rsidRDefault="00000000" w:rsidRPr="00000000" w14:paraId="00001BFE">
      <w:pPr>
        <w:spacing w:line="240" w:lineRule="auto"/>
        <w:ind w:left="729" w:firstLine="0"/>
        <w:jc w:val="both"/>
        <w:rPr>
          <w:sz w:val="26"/>
          <w:szCs w:val="26"/>
        </w:rPr>
      </w:pPr>
      <w:r w:rsidDel="00000000" w:rsidR="00000000" w:rsidRPr="00000000">
        <w:rPr>
          <w:sz w:val="26"/>
          <w:szCs w:val="26"/>
          <w:rtl w:val="0"/>
        </w:rPr>
        <w:t xml:space="preserve">Assistance from allies with relevant proficiencies or powers.   </w:t>
      </w:r>
    </w:p>
    <w:p w:rsidR="00000000" w:rsidDel="00000000" w:rsidP="00000000" w:rsidRDefault="00000000" w:rsidRPr="00000000" w14:paraId="00001BF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00">
      <w:pPr>
        <w:spacing w:line="240" w:lineRule="auto"/>
        <w:ind w:left="729" w:firstLine="0"/>
        <w:jc w:val="both"/>
        <w:rPr>
          <w:sz w:val="26"/>
          <w:szCs w:val="26"/>
        </w:rPr>
      </w:pPr>
      <w:r w:rsidDel="00000000" w:rsidR="00000000" w:rsidRPr="00000000">
        <w:rPr>
          <w:sz w:val="26"/>
          <w:szCs w:val="26"/>
          <w:rtl w:val="0"/>
        </w:rPr>
        <w:t xml:space="preserve">2. **Disadvantage Flip (Unfavorable Circumstances)**:   </w:t>
      </w:r>
    </w:p>
    <w:p w:rsidR="00000000" w:rsidDel="00000000" w:rsidP="00000000" w:rsidRDefault="00000000" w:rsidRPr="00000000" w14:paraId="00001C01">
      <w:pPr>
        <w:spacing w:line="240" w:lineRule="auto"/>
        <w:ind w:left="729" w:firstLine="0"/>
        <w:jc w:val="both"/>
        <w:rPr>
          <w:sz w:val="26"/>
          <w:szCs w:val="26"/>
        </w:rPr>
      </w:pPr>
      <w:r w:rsidDel="00000000" w:rsidR="00000000" w:rsidRPr="00000000">
        <w:rPr>
          <w:sz w:val="26"/>
          <w:szCs w:val="26"/>
          <w:rtl w:val="0"/>
        </w:rPr>
        <w:t xml:space="preserve">Roll **two D100s** and take the **higher result** (further from the target number).   </w:t>
      </w:r>
    </w:p>
    <w:p w:rsidR="00000000" w:rsidDel="00000000" w:rsidP="00000000" w:rsidRDefault="00000000" w:rsidRPr="00000000" w14:paraId="00001C02">
      <w:pPr>
        <w:spacing w:line="240" w:lineRule="auto"/>
        <w:ind w:left="729" w:firstLine="0"/>
        <w:jc w:val="both"/>
        <w:rPr>
          <w:sz w:val="26"/>
          <w:szCs w:val="26"/>
        </w:rPr>
      </w:pPr>
      <w:r w:rsidDel="00000000" w:rsidR="00000000" w:rsidRPr="00000000">
        <w:rPr>
          <w:sz w:val="26"/>
          <w:szCs w:val="26"/>
          <w:rtl w:val="0"/>
        </w:rPr>
        <w:t xml:space="preserve">Triggers: </w:t>
      </w:r>
    </w:p>
    <w:p w:rsidR="00000000" w:rsidDel="00000000" w:rsidP="00000000" w:rsidRDefault="00000000" w:rsidRPr="00000000" w14:paraId="00001C03">
      <w:pPr>
        <w:spacing w:line="240" w:lineRule="auto"/>
        <w:ind w:left="729" w:firstLine="0"/>
        <w:jc w:val="both"/>
        <w:rPr>
          <w:sz w:val="26"/>
          <w:szCs w:val="26"/>
        </w:rPr>
      </w:pPr>
      <w:r w:rsidDel="00000000" w:rsidR="00000000" w:rsidRPr="00000000">
        <w:rPr>
          <w:sz w:val="26"/>
          <w:szCs w:val="26"/>
          <w:rtl w:val="0"/>
        </w:rPr>
        <w:t xml:space="preserve">Adverse environmental conditions (e.g., obscured vision, unstable ground).   </w:t>
      </w:r>
    </w:p>
    <w:p w:rsidR="00000000" w:rsidDel="00000000" w:rsidP="00000000" w:rsidRDefault="00000000" w:rsidRPr="00000000" w14:paraId="00001C04">
      <w:pPr>
        <w:spacing w:line="240" w:lineRule="auto"/>
        <w:ind w:left="729" w:firstLine="0"/>
        <w:jc w:val="both"/>
        <w:rPr>
          <w:sz w:val="26"/>
          <w:szCs w:val="26"/>
        </w:rPr>
      </w:pPr>
      <w:r w:rsidDel="00000000" w:rsidR="00000000" w:rsidRPr="00000000">
        <w:rPr>
          <w:sz w:val="26"/>
          <w:szCs w:val="26"/>
          <w:rtl w:val="0"/>
        </w:rPr>
        <w:t xml:space="preserve">Enemy abilities that impose penalties (e.g., fear effects, psionic interference).   </w:t>
      </w:r>
    </w:p>
    <w:p w:rsidR="00000000" w:rsidDel="00000000" w:rsidP="00000000" w:rsidRDefault="00000000" w:rsidRPr="00000000" w14:paraId="00001C05">
      <w:pPr>
        <w:spacing w:line="240" w:lineRule="auto"/>
        <w:ind w:left="729" w:firstLine="0"/>
        <w:jc w:val="both"/>
        <w:rPr>
          <w:sz w:val="26"/>
          <w:szCs w:val="26"/>
        </w:rPr>
      </w:pPr>
      <w:r w:rsidDel="00000000" w:rsidR="00000000" w:rsidRPr="00000000">
        <w:rPr>
          <w:sz w:val="26"/>
          <w:szCs w:val="26"/>
          <w:rtl w:val="0"/>
        </w:rPr>
        <w:t xml:space="preserve">Lack of proper tools or preparation for the action. </w:t>
      </w:r>
    </w:p>
    <w:p w:rsidR="00000000" w:rsidDel="00000000" w:rsidP="00000000" w:rsidRDefault="00000000" w:rsidRPr="00000000" w14:paraId="00001C0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0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0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09">
      <w:pPr>
        <w:spacing w:line="240" w:lineRule="auto"/>
        <w:ind w:left="729" w:firstLine="0"/>
        <w:jc w:val="both"/>
        <w:rPr>
          <w:sz w:val="26"/>
          <w:szCs w:val="26"/>
        </w:rPr>
      </w:pPr>
      <w:r w:rsidDel="00000000" w:rsidR="00000000" w:rsidRPr="00000000">
        <w:rPr>
          <w:sz w:val="26"/>
          <w:szCs w:val="26"/>
          <w:rtl w:val="0"/>
        </w:rPr>
        <w:t xml:space="preserve">### **Expanded Applications of Flip Mechanics** </w:t>
      </w:r>
    </w:p>
    <w:p w:rsidR="00000000" w:rsidDel="00000000" w:rsidP="00000000" w:rsidRDefault="00000000" w:rsidRPr="00000000" w14:paraId="00001C0A">
      <w:pPr>
        <w:spacing w:line="240" w:lineRule="auto"/>
        <w:ind w:left="729" w:firstLine="0"/>
        <w:jc w:val="both"/>
        <w:rPr>
          <w:sz w:val="26"/>
          <w:szCs w:val="26"/>
        </w:rPr>
      </w:pPr>
      <w:r w:rsidDel="00000000" w:rsidR="00000000" w:rsidRPr="00000000">
        <w:rPr>
          <w:sz w:val="26"/>
          <w:szCs w:val="26"/>
          <w:rtl w:val="0"/>
        </w:rPr>
        <w:t xml:space="preserve">Here is a breakdown of how the **flip mechanic** integrates with various game systems: </w:t>
      </w:r>
    </w:p>
    <w:p w:rsidR="00000000" w:rsidDel="00000000" w:rsidP="00000000" w:rsidRDefault="00000000" w:rsidRPr="00000000" w14:paraId="00001C0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0C">
      <w:pPr>
        <w:spacing w:line="240" w:lineRule="auto"/>
        <w:ind w:left="729" w:firstLine="0"/>
        <w:jc w:val="both"/>
        <w:rPr>
          <w:sz w:val="26"/>
          <w:szCs w:val="26"/>
        </w:rPr>
      </w:pPr>
      <w:r w:rsidDel="00000000" w:rsidR="00000000" w:rsidRPr="00000000">
        <w:rPr>
          <w:sz w:val="26"/>
          <w:szCs w:val="26"/>
          <w:rtl w:val="0"/>
        </w:rPr>
        <w:t xml:space="preserve">1. **Combat**:   </w:t>
      </w:r>
    </w:p>
    <w:p w:rsidR="00000000" w:rsidDel="00000000" w:rsidP="00000000" w:rsidRDefault="00000000" w:rsidRPr="00000000" w14:paraId="00001C0D">
      <w:pPr>
        <w:spacing w:line="240" w:lineRule="auto"/>
        <w:ind w:left="729" w:firstLine="0"/>
        <w:jc w:val="both"/>
        <w:rPr>
          <w:sz w:val="26"/>
          <w:szCs w:val="26"/>
        </w:rPr>
      </w:pPr>
      <w:r w:rsidDel="00000000" w:rsidR="00000000" w:rsidRPr="00000000">
        <w:rPr>
          <w:sz w:val="26"/>
          <w:szCs w:val="26"/>
          <w:rtl w:val="0"/>
        </w:rPr>
        <w:t xml:space="preserve">**Advantage Flip**: </w:t>
      </w:r>
    </w:p>
    <w:p w:rsidR="00000000" w:rsidDel="00000000" w:rsidP="00000000" w:rsidRDefault="00000000" w:rsidRPr="00000000" w14:paraId="00001C0E">
      <w:pPr>
        <w:spacing w:line="240" w:lineRule="auto"/>
        <w:ind w:left="729" w:firstLine="0"/>
        <w:jc w:val="both"/>
        <w:rPr>
          <w:sz w:val="26"/>
          <w:szCs w:val="26"/>
        </w:rPr>
      </w:pPr>
      <w:r w:rsidDel="00000000" w:rsidR="00000000" w:rsidRPr="00000000">
        <w:rPr>
          <w:sz w:val="26"/>
          <w:szCs w:val="26"/>
          <w:rtl w:val="0"/>
        </w:rPr>
        <w:t xml:space="preserve">Targeting unaware or immobilized enemies.   </w:t>
      </w:r>
    </w:p>
    <w:p w:rsidR="00000000" w:rsidDel="00000000" w:rsidP="00000000" w:rsidRDefault="00000000" w:rsidRPr="00000000" w14:paraId="00001C0F">
      <w:pPr>
        <w:spacing w:line="240" w:lineRule="auto"/>
        <w:ind w:left="729" w:firstLine="0"/>
        <w:jc w:val="both"/>
        <w:rPr>
          <w:sz w:val="26"/>
          <w:szCs w:val="26"/>
        </w:rPr>
      </w:pPr>
      <w:r w:rsidDel="00000000" w:rsidR="00000000" w:rsidRPr="00000000">
        <w:rPr>
          <w:sz w:val="26"/>
          <w:szCs w:val="26"/>
          <w:rtl w:val="0"/>
        </w:rPr>
        <w:t xml:space="preserve">Using superior weaponry or positioning (e.g., sniper on high ground).   </w:t>
      </w:r>
    </w:p>
    <w:p w:rsidR="00000000" w:rsidDel="00000000" w:rsidP="00000000" w:rsidRDefault="00000000" w:rsidRPr="00000000" w14:paraId="00001C10">
      <w:pPr>
        <w:spacing w:line="240" w:lineRule="auto"/>
        <w:ind w:left="729" w:firstLine="0"/>
        <w:jc w:val="both"/>
        <w:rPr>
          <w:sz w:val="26"/>
          <w:szCs w:val="26"/>
        </w:rPr>
      </w:pPr>
      <w:r w:rsidDel="00000000" w:rsidR="00000000" w:rsidRPr="00000000">
        <w:rPr>
          <w:sz w:val="26"/>
          <w:szCs w:val="26"/>
          <w:rtl w:val="0"/>
        </w:rPr>
        <w:t xml:space="preserve">**Disadvantage Flip**: </w:t>
      </w:r>
    </w:p>
    <w:p w:rsidR="00000000" w:rsidDel="00000000" w:rsidP="00000000" w:rsidRDefault="00000000" w:rsidRPr="00000000" w14:paraId="00001C11">
      <w:pPr>
        <w:spacing w:line="240" w:lineRule="auto"/>
        <w:ind w:left="729" w:firstLine="0"/>
        <w:jc w:val="both"/>
        <w:rPr>
          <w:sz w:val="26"/>
          <w:szCs w:val="26"/>
        </w:rPr>
      </w:pPr>
      <w:r w:rsidDel="00000000" w:rsidR="00000000" w:rsidRPr="00000000">
        <w:rPr>
          <w:sz w:val="26"/>
          <w:szCs w:val="26"/>
          <w:rtl w:val="0"/>
        </w:rPr>
        <w:t xml:space="preserve">Suffering from status effects (e.g., blinded, pinned).   </w:t>
      </w:r>
    </w:p>
    <w:p w:rsidR="00000000" w:rsidDel="00000000" w:rsidP="00000000" w:rsidRDefault="00000000" w:rsidRPr="00000000" w14:paraId="00001C12">
      <w:pPr>
        <w:spacing w:line="240" w:lineRule="auto"/>
        <w:ind w:left="729" w:firstLine="0"/>
        <w:jc w:val="both"/>
        <w:rPr>
          <w:sz w:val="26"/>
          <w:szCs w:val="26"/>
        </w:rPr>
      </w:pPr>
      <w:r w:rsidDel="00000000" w:rsidR="00000000" w:rsidRPr="00000000">
        <w:rPr>
          <w:sz w:val="26"/>
          <w:szCs w:val="26"/>
          <w:rtl w:val="0"/>
        </w:rPr>
        <w:t xml:space="preserve">Using damaged or substandard equipment.   </w:t>
      </w:r>
    </w:p>
    <w:p w:rsidR="00000000" w:rsidDel="00000000" w:rsidP="00000000" w:rsidRDefault="00000000" w:rsidRPr="00000000" w14:paraId="00001C1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14">
      <w:pPr>
        <w:spacing w:line="240" w:lineRule="auto"/>
        <w:ind w:left="729" w:firstLine="0"/>
        <w:jc w:val="both"/>
        <w:rPr>
          <w:sz w:val="26"/>
          <w:szCs w:val="26"/>
        </w:rPr>
      </w:pPr>
      <w:r w:rsidDel="00000000" w:rsidR="00000000" w:rsidRPr="00000000">
        <w:rPr>
          <w:sz w:val="26"/>
          <w:szCs w:val="26"/>
          <w:rtl w:val="0"/>
        </w:rPr>
        <w:t xml:space="preserve">2. **Social Proficiencies**:   </w:t>
      </w:r>
    </w:p>
    <w:p w:rsidR="00000000" w:rsidDel="00000000" w:rsidP="00000000" w:rsidRDefault="00000000" w:rsidRPr="00000000" w14:paraId="00001C15">
      <w:pPr>
        <w:spacing w:line="240" w:lineRule="auto"/>
        <w:ind w:left="729" w:firstLine="0"/>
        <w:jc w:val="both"/>
        <w:rPr>
          <w:sz w:val="26"/>
          <w:szCs w:val="26"/>
        </w:rPr>
      </w:pPr>
      <w:r w:rsidDel="00000000" w:rsidR="00000000" w:rsidRPr="00000000">
        <w:rPr>
          <w:sz w:val="26"/>
          <w:szCs w:val="26"/>
          <w:rtl w:val="0"/>
        </w:rPr>
        <w:t xml:space="preserve">**Advantage Flip**:</w:t>
      </w:r>
    </w:p>
    <w:p w:rsidR="00000000" w:rsidDel="00000000" w:rsidP="00000000" w:rsidRDefault="00000000" w:rsidRPr="00000000" w14:paraId="00001C16">
      <w:pPr>
        <w:spacing w:line="240" w:lineRule="auto"/>
        <w:ind w:left="729" w:firstLine="0"/>
        <w:jc w:val="both"/>
        <w:rPr>
          <w:sz w:val="26"/>
          <w:szCs w:val="26"/>
        </w:rPr>
      </w:pPr>
      <w:r w:rsidDel="00000000" w:rsidR="00000000" w:rsidRPr="00000000">
        <w:rPr>
          <w:sz w:val="26"/>
          <w:szCs w:val="26"/>
          <w:rtl w:val="0"/>
        </w:rPr>
        <w:t xml:space="preserve">Negotiating with a faction that shares an allied alignment.   </w:t>
      </w:r>
    </w:p>
    <w:p w:rsidR="00000000" w:rsidDel="00000000" w:rsidP="00000000" w:rsidRDefault="00000000" w:rsidRPr="00000000" w14:paraId="00001C17">
      <w:pPr>
        <w:spacing w:line="240" w:lineRule="auto"/>
        <w:ind w:left="729" w:firstLine="0"/>
        <w:jc w:val="both"/>
        <w:rPr>
          <w:sz w:val="26"/>
          <w:szCs w:val="26"/>
        </w:rPr>
      </w:pPr>
      <w:r w:rsidDel="00000000" w:rsidR="00000000" w:rsidRPr="00000000">
        <w:rPr>
          <w:sz w:val="26"/>
          <w:szCs w:val="26"/>
          <w:rtl w:val="0"/>
        </w:rPr>
        <w:t xml:space="preserve">Bribing an NPC with something they value highly.   </w:t>
      </w:r>
    </w:p>
    <w:p w:rsidR="00000000" w:rsidDel="00000000" w:rsidP="00000000" w:rsidRDefault="00000000" w:rsidRPr="00000000" w14:paraId="00001C18">
      <w:pPr>
        <w:spacing w:line="240" w:lineRule="auto"/>
        <w:ind w:left="729" w:firstLine="0"/>
        <w:jc w:val="both"/>
        <w:rPr>
          <w:sz w:val="26"/>
          <w:szCs w:val="26"/>
        </w:rPr>
      </w:pPr>
      <w:r w:rsidDel="00000000" w:rsidR="00000000" w:rsidRPr="00000000">
        <w:rPr>
          <w:sz w:val="26"/>
          <w:szCs w:val="26"/>
          <w:rtl w:val="0"/>
        </w:rPr>
        <w:t xml:space="preserve">**Disadvantage Flip**: </w:t>
      </w:r>
    </w:p>
    <w:p w:rsidR="00000000" w:rsidDel="00000000" w:rsidP="00000000" w:rsidRDefault="00000000" w:rsidRPr="00000000" w14:paraId="00001C19">
      <w:pPr>
        <w:spacing w:line="240" w:lineRule="auto"/>
        <w:ind w:left="729" w:firstLine="0"/>
        <w:jc w:val="both"/>
        <w:rPr>
          <w:sz w:val="26"/>
          <w:szCs w:val="26"/>
        </w:rPr>
      </w:pPr>
      <w:r w:rsidDel="00000000" w:rsidR="00000000" w:rsidRPr="00000000">
        <w:rPr>
          <w:sz w:val="26"/>
          <w:szCs w:val="26"/>
          <w:rtl w:val="0"/>
        </w:rPr>
        <w:t xml:space="preserve">Operating under a language barrier or severe distrust.   </w:t>
      </w:r>
    </w:p>
    <w:p w:rsidR="00000000" w:rsidDel="00000000" w:rsidP="00000000" w:rsidRDefault="00000000" w:rsidRPr="00000000" w14:paraId="00001C1A">
      <w:pPr>
        <w:spacing w:line="240" w:lineRule="auto"/>
        <w:ind w:left="729" w:firstLine="0"/>
        <w:jc w:val="both"/>
        <w:rPr>
          <w:sz w:val="26"/>
          <w:szCs w:val="26"/>
        </w:rPr>
      </w:pPr>
      <w:r w:rsidDel="00000000" w:rsidR="00000000" w:rsidRPr="00000000">
        <w:rPr>
          <w:sz w:val="26"/>
          <w:szCs w:val="26"/>
          <w:rtl w:val="0"/>
        </w:rPr>
        <w:t xml:space="preserve">Speaking out of turn in a hostile setting.   </w:t>
      </w:r>
    </w:p>
    <w:p w:rsidR="00000000" w:rsidDel="00000000" w:rsidP="00000000" w:rsidRDefault="00000000" w:rsidRPr="00000000" w14:paraId="00001C1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1C">
      <w:pPr>
        <w:spacing w:line="240" w:lineRule="auto"/>
        <w:ind w:left="729" w:firstLine="0"/>
        <w:jc w:val="both"/>
        <w:rPr>
          <w:sz w:val="26"/>
          <w:szCs w:val="26"/>
        </w:rPr>
      </w:pPr>
      <w:r w:rsidDel="00000000" w:rsidR="00000000" w:rsidRPr="00000000">
        <w:rPr>
          <w:sz w:val="26"/>
          <w:szCs w:val="26"/>
          <w:rtl w:val="0"/>
        </w:rPr>
        <w:t xml:space="preserve">3. **Environmental Challenges**:   </w:t>
      </w:r>
    </w:p>
    <w:p w:rsidR="00000000" w:rsidDel="00000000" w:rsidP="00000000" w:rsidRDefault="00000000" w:rsidRPr="00000000" w14:paraId="00001C1D">
      <w:pPr>
        <w:spacing w:line="240" w:lineRule="auto"/>
        <w:ind w:left="729" w:firstLine="0"/>
        <w:jc w:val="both"/>
        <w:rPr>
          <w:sz w:val="26"/>
          <w:szCs w:val="26"/>
        </w:rPr>
      </w:pPr>
      <w:r w:rsidDel="00000000" w:rsidR="00000000" w:rsidRPr="00000000">
        <w:rPr>
          <w:sz w:val="26"/>
          <w:szCs w:val="26"/>
          <w:rtl w:val="0"/>
        </w:rPr>
        <w:t xml:space="preserve">**Advantage Flip**: </w:t>
      </w:r>
    </w:p>
    <w:p w:rsidR="00000000" w:rsidDel="00000000" w:rsidP="00000000" w:rsidRDefault="00000000" w:rsidRPr="00000000" w14:paraId="00001C1E">
      <w:pPr>
        <w:spacing w:line="240" w:lineRule="auto"/>
        <w:ind w:left="729" w:firstLine="0"/>
        <w:jc w:val="both"/>
        <w:rPr>
          <w:sz w:val="26"/>
          <w:szCs w:val="26"/>
        </w:rPr>
      </w:pPr>
      <w:r w:rsidDel="00000000" w:rsidR="00000000" w:rsidRPr="00000000">
        <w:rPr>
          <w:sz w:val="26"/>
          <w:szCs w:val="26"/>
          <w:rtl w:val="0"/>
        </w:rPr>
        <w:t xml:space="preserve">Piloting with state-of-the-art navigation systems in calm conditions.   </w:t>
      </w:r>
    </w:p>
    <w:p w:rsidR="00000000" w:rsidDel="00000000" w:rsidP="00000000" w:rsidRDefault="00000000" w:rsidRPr="00000000" w14:paraId="00001C1F">
      <w:pPr>
        <w:spacing w:line="240" w:lineRule="auto"/>
        <w:ind w:left="729" w:firstLine="0"/>
        <w:jc w:val="both"/>
        <w:rPr>
          <w:sz w:val="26"/>
          <w:szCs w:val="26"/>
        </w:rPr>
      </w:pPr>
      <w:r w:rsidDel="00000000" w:rsidR="00000000" w:rsidRPr="00000000">
        <w:rPr>
          <w:sz w:val="26"/>
          <w:szCs w:val="26"/>
          <w:rtl w:val="0"/>
        </w:rPr>
        <w:t xml:space="preserve">Detecting hidden enemies with advanced scanning tools.   </w:t>
      </w:r>
    </w:p>
    <w:p w:rsidR="00000000" w:rsidDel="00000000" w:rsidP="00000000" w:rsidRDefault="00000000" w:rsidRPr="00000000" w14:paraId="00001C20">
      <w:pPr>
        <w:spacing w:line="240" w:lineRule="auto"/>
        <w:ind w:left="729" w:firstLine="0"/>
        <w:jc w:val="both"/>
        <w:rPr>
          <w:sz w:val="26"/>
          <w:szCs w:val="26"/>
        </w:rPr>
      </w:pPr>
      <w:r w:rsidDel="00000000" w:rsidR="00000000" w:rsidRPr="00000000">
        <w:rPr>
          <w:sz w:val="26"/>
          <w:szCs w:val="26"/>
          <w:rtl w:val="0"/>
        </w:rPr>
        <w:t xml:space="preserve">**Disadvantage Flip**: </w:t>
      </w:r>
    </w:p>
    <w:p w:rsidR="00000000" w:rsidDel="00000000" w:rsidP="00000000" w:rsidRDefault="00000000" w:rsidRPr="00000000" w14:paraId="00001C21">
      <w:pPr>
        <w:spacing w:line="240" w:lineRule="auto"/>
        <w:ind w:left="729" w:firstLine="0"/>
        <w:jc w:val="both"/>
        <w:rPr>
          <w:sz w:val="26"/>
          <w:szCs w:val="26"/>
        </w:rPr>
      </w:pPr>
      <w:r w:rsidDel="00000000" w:rsidR="00000000" w:rsidRPr="00000000">
        <w:rPr>
          <w:sz w:val="26"/>
          <w:szCs w:val="26"/>
          <w:rtl w:val="0"/>
        </w:rPr>
        <w:t xml:space="preserve">Traversing unstable terrain during a storm.   </w:t>
      </w:r>
    </w:p>
    <w:p w:rsidR="00000000" w:rsidDel="00000000" w:rsidP="00000000" w:rsidRDefault="00000000" w:rsidRPr="00000000" w14:paraId="00001C22">
      <w:pPr>
        <w:spacing w:line="240" w:lineRule="auto"/>
        <w:ind w:left="729" w:firstLine="0"/>
        <w:jc w:val="both"/>
        <w:rPr>
          <w:sz w:val="26"/>
          <w:szCs w:val="26"/>
        </w:rPr>
      </w:pPr>
      <w:r w:rsidDel="00000000" w:rsidR="00000000" w:rsidRPr="00000000">
        <w:rPr>
          <w:sz w:val="26"/>
          <w:szCs w:val="26"/>
          <w:rtl w:val="0"/>
        </w:rPr>
        <w:t xml:space="preserve">Hacking a secure system under a time limit.   </w:t>
      </w:r>
    </w:p>
    <w:p w:rsidR="00000000" w:rsidDel="00000000" w:rsidP="00000000" w:rsidRDefault="00000000" w:rsidRPr="00000000" w14:paraId="00001C2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24">
      <w:pPr>
        <w:spacing w:line="240" w:lineRule="auto"/>
        <w:ind w:left="729" w:firstLine="0"/>
        <w:jc w:val="both"/>
        <w:rPr>
          <w:sz w:val="26"/>
          <w:szCs w:val="26"/>
        </w:rPr>
      </w:pPr>
      <w:r w:rsidDel="00000000" w:rsidR="00000000" w:rsidRPr="00000000">
        <w:rPr>
          <w:sz w:val="26"/>
          <w:szCs w:val="26"/>
          <w:rtl w:val="0"/>
        </w:rPr>
        <w:t xml:space="preserve">4. **Proficiency Rolls**:   </w:t>
      </w:r>
    </w:p>
    <w:p w:rsidR="00000000" w:rsidDel="00000000" w:rsidP="00000000" w:rsidRDefault="00000000" w:rsidRPr="00000000" w14:paraId="00001C25">
      <w:pPr>
        <w:spacing w:line="240" w:lineRule="auto"/>
        <w:ind w:left="729" w:firstLine="0"/>
        <w:jc w:val="both"/>
        <w:rPr>
          <w:sz w:val="26"/>
          <w:szCs w:val="26"/>
        </w:rPr>
      </w:pPr>
      <w:r w:rsidDel="00000000" w:rsidR="00000000" w:rsidRPr="00000000">
        <w:rPr>
          <w:sz w:val="26"/>
          <w:szCs w:val="26"/>
          <w:rtl w:val="0"/>
        </w:rPr>
        <w:t xml:space="preserve">**Advantage Flip**: </w:t>
      </w:r>
    </w:p>
    <w:p w:rsidR="00000000" w:rsidDel="00000000" w:rsidP="00000000" w:rsidRDefault="00000000" w:rsidRPr="00000000" w14:paraId="00001C26">
      <w:pPr>
        <w:spacing w:line="240" w:lineRule="auto"/>
        <w:ind w:left="729" w:firstLine="0"/>
        <w:jc w:val="both"/>
        <w:rPr>
          <w:sz w:val="26"/>
          <w:szCs w:val="26"/>
        </w:rPr>
      </w:pPr>
      <w:r w:rsidDel="00000000" w:rsidR="00000000" w:rsidRPr="00000000">
        <w:rPr>
          <w:sz w:val="26"/>
          <w:szCs w:val="26"/>
          <w:rtl w:val="0"/>
        </w:rPr>
        <w:t xml:space="preserve">Attempting a crafting roll with specialized tools and ample resources.   </w:t>
      </w:r>
    </w:p>
    <w:p w:rsidR="00000000" w:rsidDel="00000000" w:rsidP="00000000" w:rsidRDefault="00000000" w:rsidRPr="00000000" w14:paraId="00001C27">
      <w:pPr>
        <w:spacing w:line="240" w:lineRule="auto"/>
        <w:ind w:left="729" w:firstLine="0"/>
        <w:jc w:val="both"/>
        <w:rPr>
          <w:sz w:val="26"/>
          <w:szCs w:val="26"/>
        </w:rPr>
      </w:pPr>
      <w:r w:rsidDel="00000000" w:rsidR="00000000" w:rsidRPr="00000000">
        <w:rPr>
          <w:sz w:val="26"/>
          <w:szCs w:val="26"/>
          <w:rtl w:val="0"/>
        </w:rPr>
        <w:t xml:space="preserve">Researching in a fully equipped lab with additional assistants.   </w:t>
      </w:r>
    </w:p>
    <w:p w:rsidR="00000000" w:rsidDel="00000000" w:rsidP="00000000" w:rsidRDefault="00000000" w:rsidRPr="00000000" w14:paraId="00001C28">
      <w:pPr>
        <w:spacing w:line="240" w:lineRule="auto"/>
        <w:ind w:left="729" w:firstLine="0"/>
        <w:jc w:val="both"/>
        <w:rPr>
          <w:sz w:val="26"/>
          <w:szCs w:val="26"/>
        </w:rPr>
      </w:pPr>
      <w:r w:rsidDel="00000000" w:rsidR="00000000" w:rsidRPr="00000000">
        <w:rPr>
          <w:sz w:val="26"/>
          <w:szCs w:val="26"/>
          <w:rtl w:val="0"/>
        </w:rPr>
        <w:t xml:space="preserve">**Disadvantage Flip**: </w:t>
      </w:r>
    </w:p>
    <w:p w:rsidR="00000000" w:rsidDel="00000000" w:rsidP="00000000" w:rsidRDefault="00000000" w:rsidRPr="00000000" w14:paraId="00001C29">
      <w:pPr>
        <w:spacing w:line="240" w:lineRule="auto"/>
        <w:ind w:left="729" w:firstLine="0"/>
        <w:jc w:val="both"/>
        <w:rPr>
          <w:sz w:val="26"/>
          <w:szCs w:val="26"/>
        </w:rPr>
      </w:pPr>
      <w:r w:rsidDel="00000000" w:rsidR="00000000" w:rsidRPr="00000000">
        <w:rPr>
          <w:sz w:val="26"/>
          <w:szCs w:val="26"/>
          <w:rtl w:val="0"/>
        </w:rPr>
        <w:t xml:space="preserve">Repairing a vehicle with improvised parts in the heat of combat.   </w:t>
      </w:r>
    </w:p>
    <w:p w:rsidR="00000000" w:rsidDel="00000000" w:rsidP="00000000" w:rsidRDefault="00000000" w:rsidRPr="00000000" w14:paraId="00001C2A">
      <w:pPr>
        <w:spacing w:line="240" w:lineRule="auto"/>
        <w:ind w:left="729" w:firstLine="0"/>
        <w:jc w:val="both"/>
        <w:rPr>
          <w:sz w:val="26"/>
          <w:szCs w:val="26"/>
        </w:rPr>
      </w:pPr>
      <w:r w:rsidDel="00000000" w:rsidR="00000000" w:rsidRPr="00000000">
        <w:rPr>
          <w:sz w:val="26"/>
          <w:szCs w:val="26"/>
          <w:rtl w:val="0"/>
        </w:rPr>
        <w:t xml:space="preserve">Performing first aid without proper medical supplies.   </w:t>
      </w:r>
    </w:p>
    <w:p w:rsidR="00000000" w:rsidDel="00000000" w:rsidP="00000000" w:rsidRDefault="00000000" w:rsidRPr="00000000" w14:paraId="00001C2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2C">
      <w:pPr>
        <w:spacing w:line="240" w:lineRule="auto"/>
        <w:ind w:left="729" w:firstLine="0"/>
        <w:jc w:val="both"/>
        <w:rPr>
          <w:sz w:val="26"/>
          <w:szCs w:val="26"/>
        </w:rPr>
      </w:pPr>
      <w:r w:rsidDel="00000000" w:rsidR="00000000" w:rsidRPr="00000000">
        <w:rPr>
          <w:sz w:val="26"/>
          <w:szCs w:val="26"/>
          <w:rtl w:val="0"/>
        </w:rPr>
        <w:t xml:space="preserve">5. **Morale Checks**:   </w:t>
      </w:r>
    </w:p>
    <w:p w:rsidR="00000000" w:rsidDel="00000000" w:rsidP="00000000" w:rsidRDefault="00000000" w:rsidRPr="00000000" w14:paraId="00001C2D">
      <w:pPr>
        <w:spacing w:line="240" w:lineRule="auto"/>
        <w:ind w:left="729" w:firstLine="0"/>
        <w:jc w:val="both"/>
        <w:rPr>
          <w:sz w:val="26"/>
          <w:szCs w:val="26"/>
        </w:rPr>
      </w:pPr>
      <w:r w:rsidDel="00000000" w:rsidR="00000000" w:rsidRPr="00000000">
        <w:rPr>
          <w:sz w:val="26"/>
          <w:szCs w:val="26"/>
          <w:rtl w:val="0"/>
        </w:rPr>
        <w:t xml:space="preserve">**Advantage Flip**: </w:t>
      </w:r>
    </w:p>
    <w:p w:rsidR="00000000" w:rsidDel="00000000" w:rsidP="00000000" w:rsidRDefault="00000000" w:rsidRPr="00000000" w14:paraId="00001C2E">
      <w:pPr>
        <w:spacing w:line="240" w:lineRule="auto"/>
        <w:ind w:left="729" w:firstLine="0"/>
        <w:jc w:val="both"/>
        <w:rPr>
          <w:sz w:val="26"/>
          <w:szCs w:val="26"/>
        </w:rPr>
      </w:pPr>
      <w:r w:rsidDel="00000000" w:rsidR="00000000" w:rsidRPr="00000000">
        <w:rPr>
          <w:sz w:val="26"/>
          <w:szCs w:val="26"/>
          <w:rtl w:val="0"/>
        </w:rPr>
        <w:t xml:space="preserve">Allies provide morale boosts through abilities or rallying actions.   </w:t>
      </w:r>
    </w:p>
    <w:p w:rsidR="00000000" w:rsidDel="00000000" w:rsidP="00000000" w:rsidRDefault="00000000" w:rsidRPr="00000000" w14:paraId="00001C2F">
      <w:pPr>
        <w:spacing w:line="240" w:lineRule="auto"/>
        <w:ind w:left="729" w:firstLine="0"/>
        <w:jc w:val="both"/>
        <w:rPr>
          <w:sz w:val="26"/>
          <w:szCs w:val="26"/>
        </w:rPr>
      </w:pPr>
      <w:r w:rsidDel="00000000" w:rsidR="00000000" w:rsidRPr="00000000">
        <w:rPr>
          <w:sz w:val="26"/>
          <w:szCs w:val="26"/>
          <w:rtl w:val="0"/>
        </w:rPr>
        <w:t xml:space="preserve">Situational inspiration (e.g., a commanding leader or visible reinforcements).      - **Disadvantage Flip**: </w:t>
      </w:r>
    </w:p>
    <w:p w:rsidR="00000000" w:rsidDel="00000000" w:rsidP="00000000" w:rsidRDefault="00000000" w:rsidRPr="00000000" w14:paraId="00001C30">
      <w:pPr>
        <w:spacing w:line="240" w:lineRule="auto"/>
        <w:ind w:left="729" w:firstLine="0"/>
        <w:jc w:val="both"/>
        <w:rPr>
          <w:sz w:val="26"/>
          <w:szCs w:val="26"/>
        </w:rPr>
      </w:pPr>
      <w:r w:rsidDel="00000000" w:rsidR="00000000" w:rsidRPr="00000000">
        <w:rPr>
          <w:sz w:val="26"/>
          <w:szCs w:val="26"/>
          <w:rtl w:val="0"/>
        </w:rPr>
        <w:t xml:space="preserve">Severe environmental stress (e.g., surrounded by enemies or low resources).   </w:t>
      </w:r>
    </w:p>
    <w:p w:rsidR="00000000" w:rsidDel="00000000" w:rsidP="00000000" w:rsidRDefault="00000000" w:rsidRPr="00000000" w14:paraId="00001C31">
      <w:pPr>
        <w:spacing w:line="240" w:lineRule="auto"/>
        <w:ind w:left="729" w:firstLine="0"/>
        <w:jc w:val="both"/>
        <w:rPr>
          <w:sz w:val="26"/>
          <w:szCs w:val="26"/>
        </w:rPr>
      </w:pPr>
      <w:r w:rsidDel="00000000" w:rsidR="00000000" w:rsidRPr="00000000">
        <w:rPr>
          <w:sz w:val="26"/>
          <w:szCs w:val="26"/>
          <w:rtl w:val="0"/>
        </w:rPr>
        <w:t xml:space="preserve">Catastrophic failures of an ally or leader.   </w:t>
      </w:r>
    </w:p>
    <w:p w:rsidR="00000000" w:rsidDel="00000000" w:rsidP="00000000" w:rsidRDefault="00000000" w:rsidRPr="00000000" w14:paraId="00001C3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3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35">
      <w:pPr>
        <w:spacing w:line="240" w:lineRule="auto"/>
        <w:ind w:left="729" w:firstLine="0"/>
        <w:jc w:val="both"/>
        <w:rPr>
          <w:sz w:val="26"/>
          <w:szCs w:val="26"/>
        </w:rPr>
      </w:pPr>
      <w:r w:rsidDel="00000000" w:rsidR="00000000" w:rsidRPr="00000000">
        <w:rPr>
          <w:sz w:val="26"/>
          <w:szCs w:val="26"/>
          <w:rtl w:val="0"/>
        </w:rPr>
        <w:t xml:space="preserve">### **Triggers for Automatic Flips** </w:t>
      </w:r>
    </w:p>
    <w:p w:rsidR="00000000" w:rsidDel="00000000" w:rsidP="00000000" w:rsidRDefault="00000000" w:rsidRPr="00000000" w14:paraId="00001C36">
      <w:pPr>
        <w:spacing w:line="240" w:lineRule="auto"/>
        <w:ind w:left="729" w:firstLine="0"/>
        <w:jc w:val="both"/>
        <w:rPr>
          <w:sz w:val="26"/>
          <w:szCs w:val="26"/>
        </w:rPr>
      </w:pPr>
      <w:r w:rsidDel="00000000" w:rsidR="00000000" w:rsidRPr="00000000">
        <w:rPr>
          <w:sz w:val="26"/>
          <w:szCs w:val="26"/>
          <w:rtl w:val="0"/>
        </w:rPr>
        <w:t xml:space="preserve">**Automatic Advantage**:   </w:t>
      </w:r>
    </w:p>
    <w:p w:rsidR="00000000" w:rsidDel="00000000" w:rsidP="00000000" w:rsidRDefault="00000000" w:rsidRPr="00000000" w14:paraId="00001C37">
      <w:pPr>
        <w:spacing w:line="240" w:lineRule="auto"/>
        <w:ind w:left="729" w:firstLine="0"/>
        <w:jc w:val="both"/>
        <w:rPr>
          <w:sz w:val="26"/>
          <w:szCs w:val="26"/>
        </w:rPr>
      </w:pPr>
      <w:r w:rsidDel="00000000" w:rsidR="00000000" w:rsidRPr="00000000">
        <w:rPr>
          <w:sz w:val="26"/>
          <w:szCs w:val="26"/>
          <w:rtl w:val="0"/>
        </w:rPr>
        <w:t xml:space="preserve">Gained from Paragon Powers, class features, or situational dominance. Examples include: </w:t>
      </w:r>
    </w:p>
    <w:p w:rsidR="00000000" w:rsidDel="00000000" w:rsidP="00000000" w:rsidRDefault="00000000" w:rsidRPr="00000000" w14:paraId="00001C38">
      <w:pPr>
        <w:spacing w:line="240" w:lineRule="auto"/>
        <w:ind w:left="729" w:firstLine="0"/>
        <w:jc w:val="both"/>
        <w:rPr>
          <w:sz w:val="26"/>
          <w:szCs w:val="26"/>
        </w:rPr>
        <w:sectPr>
          <w:headerReference r:id="rId34" w:type="default"/>
          <w:headerReference r:id="rId35" w:type="first"/>
          <w:headerReference r:id="rId36" w:type="even"/>
          <w:type w:val="nextPage"/>
          <w:pgSz w:h="15840" w:w="12240" w:orient="portrait"/>
          <w:pgMar w:bottom="880" w:top="2274" w:left="201" w:right="235" w:header="88" w:footer="720"/>
          <w:cols w:equalWidth="0" w:num="2">
            <w:col w:space="831" w:w="5486.500000000001"/>
            <w:col w:space="0" w:w="5486.500000000001"/>
          </w:cols>
          <w:titlePg w:val="1"/>
        </w:sectPr>
      </w:pPr>
      <w:r w:rsidDel="00000000" w:rsidR="00000000" w:rsidRPr="00000000">
        <w:rPr>
          <w:sz w:val="26"/>
          <w:szCs w:val="26"/>
          <w:rtl w:val="0"/>
        </w:rPr>
        <w:t xml:space="preserve">Void Navigators automatically flipping advantage when navigating stable systems.   </w:t>
      </w:r>
    </w:p>
    <w:p w:rsidR="00000000" w:rsidDel="00000000" w:rsidP="00000000" w:rsidRDefault="00000000" w:rsidRPr="00000000" w14:paraId="00001C39">
      <w:pPr>
        <w:spacing w:line="240" w:lineRule="auto"/>
        <w:ind w:left="729" w:firstLine="0"/>
        <w:jc w:val="both"/>
        <w:rPr>
          <w:sz w:val="26"/>
          <w:szCs w:val="26"/>
        </w:rPr>
      </w:pPr>
      <w:r w:rsidDel="00000000" w:rsidR="00000000" w:rsidRPr="00000000">
        <w:rPr>
          <w:sz w:val="26"/>
          <w:szCs w:val="26"/>
          <w:rtl w:val="0"/>
        </w:rPr>
        <w:t xml:space="preserve">Diplomats flipping advantage when negotiating in favorable conditions.   </w:t>
      </w:r>
    </w:p>
    <w:p w:rsidR="00000000" w:rsidDel="00000000" w:rsidP="00000000" w:rsidRDefault="00000000" w:rsidRPr="00000000" w14:paraId="00001C3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3B">
      <w:pPr>
        <w:spacing w:line="240" w:lineRule="auto"/>
        <w:ind w:left="729" w:firstLine="0"/>
        <w:jc w:val="both"/>
        <w:rPr>
          <w:sz w:val="26"/>
          <w:szCs w:val="26"/>
        </w:rPr>
      </w:pPr>
      <w:r w:rsidDel="00000000" w:rsidR="00000000" w:rsidRPr="00000000">
        <w:rPr>
          <w:sz w:val="26"/>
          <w:szCs w:val="26"/>
          <w:rtl w:val="0"/>
        </w:rPr>
        <w:t xml:space="preserve">**Automatic Disadvantage**:   </w:t>
      </w:r>
    </w:p>
    <w:p w:rsidR="00000000" w:rsidDel="00000000" w:rsidP="00000000" w:rsidRDefault="00000000" w:rsidRPr="00000000" w14:paraId="00001C3C">
      <w:pPr>
        <w:spacing w:line="240" w:lineRule="auto"/>
        <w:ind w:left="729" w:firstLine="0"/>
        <w:jc w:val="both"/>
        <w:rPr>
          <w:sz w:val="26"/>
          <w:szCs w:val="26"/>
        </w:rPr>
      </w:pPr>
      <w:r w:rsidDel="00000000" w:rsidR="00000000" w:rsidRPr="00000000">
        <w:rPr>
          <w:sz w:val="26"/>
          <w:szCs w:val="26"/>
          <w:rtl w:val="0"/>
        </w:rPr>
        <w:t xml:space="preserve">Imposed by severe penalties or catastrophic results. Examples include: </w:t>
      </w:r>
    </w:p>
    <w:p w:rsidR="00000000" w:rsidDel="00000000" w:rsidP="00000000" w:rsidRDefault="00000000" w:rsidRPr="00000000" w14:paraId="00001C3D">
      <w:pPr>
        <w:spacing w:line="240" w:lineRule="auto"/>
        <w:ind w:left="729" w:firstLine="0"/>
        <w:jc w:val="both"/>
        <w:rPr>
          <w:sz w:val="26"/>
          <w:szCs w:val="26"/>
        </w:rPr>
      </w:pPr>
      <w:r w:rsidDel="00000000" w:rsidR="00000000" w:rsidRPr="00000000">
        <w:rPr>
          <w:sz w:val="26"/>
          <w:szCs w:val="26"/>
          <w:rtl w:val="0"/>
        </w:rPr>
        <w:t xml:space="preserve">Saboteurs flipping disadvantage when attempting to improvise without tools.   </w:t>
      </w:r>
    </w:p>
    <w:p w:rsidR="00000000" w:rsidDel="00000000" w:rsidP="00000000" w:rsidRDefault="00000000" w:rsidRPr="00000000" w14:paraId="00001C3E">
      <w:pPr>
        <w:spacing w:line="240" w:lineRule="auto"/>
        <w:ind w:left="729" w:firstLine="0"/>
        <w:jc w:val="both"/>
        <w:rPr>
          <w:sz w:val="26"/>
          <w:szCs w:val="26"/>
        </w:rPr>
      </w:pPr>
      <w:r w:rsidDel="00000000" w:rsidR="00000000" w:rsidRPr="00000000">
        <w:rPr>
          <w:sz w:val="26"/>
          <w:szCs w:val="26"/>
          <w:rtl w:val="0"/>
        </w:rPr>
        <w:t xml:space="preserve">Sentinels flipping disadvantage if surrounded and immobilized.   </w:t>
      </w:r>
    </w:p>
    <w:p w:rsidR="00000000" w:rsidDel="00000000" w:rsidP="00000000" w:rsidRDefault="00000000" w:rsidRPr="00000000" w14:paraId="00001C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2">
      <w:pPr>
        <w:spacing w:line="240" w:lineRule="auto"/>
        <w:ind w:left="729" w:firstLine="0"/>
        <w:jc w:val="both"/>
        <w:rPr>
          <w:sz w:val="26"/>
          <w:szCs w:val="26"/>
        </w:rPr>
      </w:pPr>
      <w:r w:rsidDel="00000000" w:rsidR="00000000" w:rsidRPr="00000000">
        <w:rPr>
          <w:sz w:val="26"/>
          <w:szCs w:val="26"/>
          <w:rtl w:val="0"/>
        </w:rPr>
        <w:t xml:space="preserve">## **Rules Validation and Completion** </w:t>
      </w:r>
    </w:p>
    <w:p w:rsidR="00000000" w:rsidDel="00000000" w:rsidP="00000000" w:rsidRDefault="00000000" w:rsidRPr="00000000" w14:paraId="00001C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4">
      <w:pPr>
        <w:spacing w:line="240" w:lineRule="auto"/>
        <w:ind w:left="729" w:firstLine="0"/>
        <w:jc w:val="both"/>
        <w:rPr>
          <w:sz w:val="26"/>
          <w:szCs w:val="26"/>
        </w:rPr>
      </w:pPr>
      <w:r w:rsidDel="00000000" w:rsidR="00000000" w:rsidRPr="00000000">
        <w:rPr>
          <w:sz w:val="26"/>
          <w:szCs w:val="26"/>
          <w:rtl w:val="0"/>
        </w:rPr>
        <w:t xml:space="preserve">The **Universal Rules document** was thoroughly reviewed to ensure: </w:t>
      </w:r>
    </w:p>
    <w:p w:rsidR="00000000" w:rsidDel="00000000" w:rsidP="00000000" w:rsidRDefault="00000000" w:rsidRPr="00000000" w14:paraId="00001C45">
      <w:pPr>
        <w:spacing w:line="240" w:lineRule="auto"/>
        <w:ind w:left="729" w:firstLine="0"/>
        <w:jc w:val="both"/>
        <w:rPr>
          <w:sz w:val="26"/>
          <w:szCs w:val="26"/>
        </w:rPr>
      </w:pPr>
      <w:r w:rsidDel="00000000" w:rsidR="00000000" w:rsidRPr="00000000">
        <w:rPr>
          <w:sz w:val="26"/>
          <w:szCs w:val="26"/>
          <w:rtl w:val="0"/>
        </w:rPr>
        <w:t xml:space="preserve">**Target Numbers** and bonus/penalty calculations align with the "roll low" mechanics.   </w:t>
      </w:r>
    </w:p>
    <w:p w:rsidR="00000000" w:rsidDel="00000000" w:rsidP="00000000" w:rsidRDefault="00000000" w:rsidRPr="00000000" w14:paraId="00001C46">
      <w:pPr>
        <w:spacing w:line="240" w:lineRule="auto"/>
        <w:ind w:left="729" w:firstLine="0"/>
        <w:jc w:val="both"/>
        <w:rPr>
          <w:sz w:val="26"/>
          <w:szCs w:val="26"/>
        </w:rPr>
      </w:pPr>
      <w:r w:rsidDel="00000000" w:rsidR="00000000" w:rsidRPr="00000000">
        <w:rPr>
          <w:sz w:val="26"/>
          <w:szCs w:val="26"/>
          <w:rtl w:val="0"/>
        </w:rPr>
        <w:t xml:space="preserve">**Critical Success/Failure Mechanics** integrate properly into combat, proficiencies, and Paragon Powers.   </w:t>
      </w:r>
    </w:p>
    <w:p w:rsidR="00000000" w:rsidDel="00000000" w:rsidP="00000000" w:rsidRDefault="00000000" w:rsidRPr="00000000" w14:paraId="00001C47">
      <w:pPr>
        <w:spacing w:line="240" w:lineRule="auto"/>
        <w:ind w:left="729" w:firstLine="0"/>
        <w:jc w:val="both"/>
        <w:rPr>
          <w:sz w:val="26"/>
          <w:szCs w:val="26"/>
        </w:rPr>
      </w:pPr>
      <w:r w:rsidDel="00000000" w:rsidR="00000000" w:rsidRPr="00000000">
        <w:rPr>
          <w:sz w:val="26"/>
          <w:szCs w:val="26"/>
          <w:rtl w:val="0"/>
        </w:rPr>
        <w:t xml:space="preserve">**Flip Mechanics** are fully expanded, covering a range of situational triggers.   </w:t>
      </w:r>
    </w:p>
    <w:p w:rsidR="00000000" w:rsidDel="00000000" w:rsidP="00000000" w:rsidRDefault="00000000" w:rsidRPr="00000000" w14:paraId="00001C48">
      <w:pPr>
        <w:spacing w:line="240" w:lineRule="auto"/>
        <w:ind w:left="729" w:firstLine="0"/>
        <w:jc w:val="both"/>
        <w:rPr>
          <w:sz w:val="26"/>
          <w:szCs w:val="26"/>
        </w:rPr>
      </w:pPr>
      <w:r w:rsidDel="00000000" w:rsidR="00000000" w:rsidRPr="00000000">
        <w:rPr>
          <w:sz w:val="26"/>
          <w:szCs w:val="26"/>
          <w:rtl w:val="0"/>
        </w:rPr>
        <w:t xml:space="preserve">**Combat and Non-Combat Scenarios** are supported by robust mechanics for skill checks, opposition, and resolutions. </w:t>
      </w:r>
    </w:p>
    <w:p w:rsidR="00000000" w:rsidDel="00000000" w:rsidP="00000000" w:rsidRDefault="00000000" w:rsidRPr="00000000" w14:paraId="00001C49">
      <w:pPr>
        <w:spacing w:line="240" w:lineRule="auto"/>
        <w:ind w:left="729" w:firstLine="0"/>
        <w:jc w:val="both"/>
        <w:rPr>
          <w:sz w:val="26"/>
          <w:szCs w:val="26"/>
        </w:rPr>
      </w:pPr>
      <w:r w:rsidDel="00000000" w:rsidR="00000000" w:rsidRPr="00000000">
        <w:rPr>
          <w:sz w:val="26"/>
          <w:szCs w:val="26"/>
          <w:rtl w:val="0"/>
        </w:rPr>
        <w:t xml:space="preserve">Certainly! I'll now compile all the **finalized sections** into a properly ordered and verbatim format, fully written out for seamless integration into your RPG document. I will ensure each section is structured for clarity and accuracy, aligning with the **Universal System Rules** and integrating the thematic elements of your **Palladial Universe**. </w:t>
      </w:r>
    </w:p>
    <w:p w:rsidR="00000000" w:rsidDel="00000000" w:rsidP="00000000" w:rsidRDefault="00000000" w:rsidRPr="00000000" w14:paraId="00001C4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D">
      <w:pPr>
        <w:spacing w:line="240" w:lineRule="auto"/>
        <w:ind w:left="729" w:firstLine="0"/>
        <w:jc w:val="both"/>
        <w:rPr>
          <w:sz w:val="26"/>
          <w:szCs w:val="26"/>
        </w:rPr>
      </w:pPr>
      <w:r w:rsidDel="00000000" w:rsidR="00000000" w:rsidRPr="00000000">
        <w:rPr>
          <w:sz w:val="26"/>
          <w:szCs w:val="26"/>
          <w:rtl w:val="0"/>
        </w:rPr>
        <w:t xml:space="preserve">## **Core Mechanics** </w:t>
      </w:r>
    </w:p>
    <w:p w:rsidR="00000000" w:rsidDel="00000000" w:rsidP="00000000" w:rsidRDefault="00000000" w:rsidRPr="00000000" w14:paraId="00001C4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4F">
      <w:pPr>
        <w:spacing w:line="240" w:lineRule="auto"/>
        <w:ind w:left="729" w:firstLine="0"/>
        <w:jc w:val="both"/>
        <w:rPr>
          <w:sz w:val="26"/>
          <w:szCs w:val="26"/>
        </w:rPr>
      </w:pPr>
      <w:r w:rsidDel="00000000" w:rsidR="00000000" w:rsidRPr="00000000">
        <w:rPr>
          <w:sz w:val="26"/>
          <w:szCs w:val="26"/>
          <w:rtl w:val="0"/>
        </w:rPr>
        <w:t xml:space="preserve">### **Roll Low System** </w:t>
      </w:r>
    </w:p>
    <w:p w:rsidR="00000000" w:rsidDel="00000000" w:rsidP="00000000" w:rsidRDefault="00000000" w:rsidRPr="00000000" w14:paraId="00001C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51">
      <w:pPr>
        <w:spacing w:line="240" w:lineRule="auto"/>
        <w:ind w:left="729" w:firstLine="0"/>
        <w:jc w:val="both"/>
        <w:rPr>
          <w:sz w:val="26"/>
          <w:szCs w:val="26"/>
        </w:rPr>
      </w:pPr>
      <w:r w:rsidDel="00000000" w:rsidR="00000000" w:rsidRPr="00000000">
        <w:rPr>
          <w:sz w:val="26"/>
          <w:szCs w:val="26"/>
          <w:rtl w:val="0"/>
        </w:rPr>
        <w:t xml:space="preserve">The Palladial RPG operates on a percentile roll (D100) system, where the goal is to roll **equal to or below a target number** derived from a combination of attributes, proficiencies, and situational modifiers. </w:t>
      </w:r>
    </w:p>
    <w:p w:rsidR="00000000" w:rsidDel="00000000" w:rsidP="00000000" w:rsidRDefault="00000000" w:rsidRPr="00000000" w14:paraId="00001C5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53">
      <w:pPr>
        <w:spacing w:line="240" w:lineRule="auto"/>
        <w:ind w:left="729" w:firstLine="0"/>
        <w:jc w:val="both"/>
        <w:rPr>
          <w:sz w:val="26"/>
          <w:szCs w:val="26"/>
        </w:rPr>
      </w:pPr>
      <w:r w:rsidDel="00000000" w:rsidR="00000000" w:rsidRPr="00000000">
        <w:rPr>
          <w:sz w:val="26"/>
          <w:szCs w:val="26"/>
          <w:rtl w:val="0"/>
        </w:rPr>
        <w:t xml:space="preserve">1. **Basic Rolls**: </w:t>
      </w:r>
    </w:p>
    <w:p w:rsidR="00000000" w:rsidDel="00000000" w:rsidP="00000000" w:rsidRDefault="00000000" w:rsidRPr="00000000" w14:paraId="00001C54">
      <w:pPr>
        <w:spacing w:line="240" w:lineRule="auto"/>
        <w:ind w:left="729" w:firstLine="0"/>
        <w:jc w:val="both"/>
        <w:rPr>
          <w:sz w:val="26"/>
          <w:szCs w:val="26"/>
        </w:rPr>
      </w:pPr>
      <w:r w:rsidDel="00000000" w:rsidR="00000000" w:rsidRPr="00000000">
        <w:rPr>
          <w:sz w:val="26"/>
          <w:szCs w:val="26"/>
          <w:rtl w:val="0"/>
        </w:rPr>
        <w:t xml:space="preserve">Players roll two ten-sided dice: one for the tens place and one for the ones place. </w:t>
      </w:r>
    </w:p>
    <w:p w:rsidR="00000000" w:rsidDel="00000000" w:rsidP="00000000" w:rsidRDefault="00000000" w:rsidRPr="00000000" w14:paraId="00001C55">
      <w:pPr>
        <w:spacing w:line="240" w:lineRule="auto"/>
        <w:ind w:left="729" w:firstLine="0"/>
        <w:jc w:val="both"/>
        <w:rPr>
          <w:sz w:val="26"/>
          <w:szCs w:val="26"/>
        </w:rPr>
      </w:pPr>
      <w:r w:rsidDel="00000000" w:rsidR="00000000" w:rsidRPr="00000000">
        <w:rPr>
          <w:sz w:val="26"/>
          <w:szCs w:val="26"/>
          <w:rtl w:val="0"/>
        </w:rPr>
        <w:t xml:space="preserve">Rolls must meet or be under the calculated target number to succeed. </w:t>
      </w:r>
    </w:p>
    <w:p w:rsidR="00000000" w:rsidDel="00000000" w:rsidP="00000000" w:rsidRDefault="00000000" w:rsidRPr="00000000" w14:paraId="00001C5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57">
      <w:pPr>
        <w:spacing w:line="240" w:lineRule="auto"/>
        <w:ind w:left="729" w:firstLine="0"/>
        <w:jc w:val="both"/>
        <w:rPr>
          <w:sz w:val="26"/>
          <w:szCs w:val="26"/>
        </w:rPr>
      </w:pPr>
      <w:r w:rsidDel="00000000" w:rsidR="00000000" w:rsidRPr="00000000">
        <w:rPr>
          <w:sz w:val="26"/>
          <w:szCs w:val="26"/>
          <w:rtl w:val="0"/>
        </w:rPr>
        <w:t xml:space="preserve">2. **Target Numbers**:</w:t>
      </w:r>
    </w:p>
    <w:p w:rsidR="00000000" w:rsidDel="00000000" w:rsidP="00000000" w:rsidRDefault="00000000" w:rsidRPr="00000000" w14:paraId="00001C58">
      <w:pPr>
        <w:spacing w:line="240" w:lineRule="auto"/>
        <w:ind w:left="729" w:firstLine="0"/>
        <w:jc w:val="both"/>
        <w:rPr>
          <w:sz w:val="26"/>
          <w:szCs w:val="26"/>
        </w:rPr>
      </w:pPr>
      <w:r w:rsidDel="00000000" w:rsidR="00000000" w:rsidRPr="00000000">
        <w:rPr>
          <w:sz w:val="26"/>
          <w:szCs w:val="26"/>
          <w:rtl w:val="0"/>
        </w:rPr>
        <w:t xml:space="preserve">Target numbers are determined by the **relevant attribute percentage**, modified by: </w:t>
      </w:r>
    </w:p>
    <w:p w:rsidR="00000000" w:rsidDel="00000000" w:rsidP="00000000" w:rsidRDefault="00000000" w:rsidRPr="00000000" w14:paraId="00001C59">
      <w:pPr>
        <w:spacing w:line="240" w:lineRule="auto"/>
        <w:ind w:left="729" w:firstLine="0"/>
        <w:jc w:val="both"/>
        <w:rPr>
          <w:sz w:val="26"/>
          <w:szCs w:val="26"/>
        </w:rPr>
      </w:pPr>
      <w:r w:rsidDel="00000000" w:rsidR="00000000" w:rsidRPr="00000000">
        <w:rPr>
          <w:sz w:val="26"/>
          <w:szCs w:val="26"/>
          <w:rtl w:val="0"/>
        </w:rPr>
        <w:t xml:space="preserve">**Proficiency bonuses** (if applicable).   </w:t>
      </w:r>
    </w:p>
    <w:p w:rsidR="00000000" w:rsidDel="00000000" w:rsidP="00000000" w:rsidRDefault="00000000" w:rsidRPr="00000000" w14:paraId="00001C5A">
      <w:pPr>
        <w:spacing w:line="240" w:lineRule="auto"/>
        <w:ind w:left="729" w:firstLine="0"/>
        <w:jc w:val="both"/>
        <w:rPr>
          <w:sz w:val="26"/>
          <w:szCs w:val="26"/>
        </w:rPr>
      </w:pPr>
      <w:r w:rsidDel="00000000" w:rsidR="00000000" w:rsidRPr="00000000">
        <w:rPr>
          <w:sz w:val="26"/>
          <w:szCs w:val="26"/>
          <w:rtl w:val="0"/>
        </w:rPr>
        <w:t xml:space="preserve">**Situational modifiers** (positive or negative).   </w:t>
      </w:r>
    </w:p>
    <w:p w:rsidR="00000000" w:rsidDel="00000000" w:rsidP="00000000" w:rsidRDefault="00000000" w:rsidRPr="00000000" w14:paraId="00001C5B">
      <w:pPr>
        <w:spacing w:line="240" w:lineRule="auto"/>
        <w:ind w:left="729" w:firstLine="0"/>
        <w:jc w:val="both"/>
        <w:rPr>
          <w:sz w:val="26"/>
          <w:szCs w:val="26"/>
        </w:rPr>
      </w:pPr>
      <w:r w:rsidDel="00000000" w:rsidR="00000000" w:rsidRPr="00000000">
        <w:rPr>
          <w:sz w:val="26"/>
          <w:szCs w:val="26"/>
          <w:rtl w:val="0"/>
        </w:rPr>
        <w:t xml:space="preserve">**Equipment or environmental factors**.   </w:t>
      </w:r>
    </w:p>
    <w:p w:rsidR="00000000" w:rsidDel="00000000" w:rsidP="00000000" w:rsidRDefault="00000000" w:rsidRPr="00000000" w14:paraId="00001C5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5D">
      <w:pPr>
        <w:spacing w:line="240" w:lineRule="auto"/>
        <w:ind w:left="729" w:firstLine="0"/>
        <w:jc w:val="both"/>
        <w:rPr>
          <w:sz w:val="26"/>
          <w:szCs w:val="26"/>
        </w:rPr>
      </w:pPr>
      <w:r w:rsidDel="00000000" w:rsidR="00000000" w:rsidRPr="00000000">
        <w:rPr>
          <w:sz w:val="26"/>
          <w:szCs w:val="26"/>
          <w:rtl w:val="0"/>
        </w:rPr>
        <w:t xml:space="preserve">3. **Success and Failure**: </w:t>
      </w:r>
    </w:p>
    <w:p w:rsidR="00000000" w:rsidDel="00000000" w:rsidP="00000000" w:rsidRDefault="00000000" w:rsidRPr="00000000" w14:paraId="00001C5E">
      <w:pPr>
        <w:spacing w:line="240" w:lineRule="auto"/>
        <w:ind w:left="729" w:firstLine="0"/>
        <w:jc w:val="both"/>
        <w:rPr>
          <w:sz w:val="26"/>
          <w:szCs w:val="26"/>
        </w:rPr>
      </w:pPr>
      <w:r w:rsidDel="00000000" w:rsidR="00000000" w:rsidRPr="00000000">
        <w:rPr>
          <w:sz w:val="26"/>
          <w:szCs w:val="26"/>
          <w:rtl w:val="0"/>
        </w:rPr>
        <w:t xml:space="preserve">A roll **equal to or below** the target number succeeds.   </w:t>
      </w:r>
    </w:p>
    <w:p w:rsidR="00000000" w:rsidDel="00000000" w:rsidP="00000000" w:rsidRDefault="00000000" w:rsidRPr="00000000" w14:paraId="00001C5F">
      <w:pPr>
        <w:spacing w:line="240" w:lineRule="auto"/>
        <w:ind w:left="729" w:firstLine="0"/>
        <w:jc w:val="both"/>
        <w:rPr>
          <w:sz w:val="26"/>
          <w:szCs w:val="26"/>
        </w:rPr>
      </w:pPr>
      <w:r w:rsidDel="00000000" w:rsidR="00000000" w:rsidRPr="00000000">
        <w:rPr>
          <w:sz w:val="26"/>
          <w:szCs w:val="26"/>
          <w:rtl w:val="0"/>
        </w:rPr>
        <w:t xml:space="preserve">A roll **above** the target number fails.   </w:t>
      </w:r>
    </w:p>
    <w:p w:rsidR="00000000" w:rsidDel="00000000" w:rsidP="00000000" w:rsidRDefault="00000000" w:rsidRPr="00000000" w14:paraId="00001C6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61">
      <w:pPr>
        <w:spacing w:line="240" w:lineRule="auto"/>
        <w:ind w:left="729" w:firstLine="0"/>
        <w:jc w:val="both"/>
        <w:rPr>
          <w:sz w:val="26"/>
          <w:szCs w:val="26"/>
        </w:rPr>
      </w:pPr>
      <w:r w:rsidDel="00000000" w:rsidR="00000000" w:rsidRPr="00000000">
        <w:rPr>
          <w:sz w:val="26"/>
          <w:szCs w:val="26"/>
          <w:rtl w:val="0"/>
        </w:rPr>
        <w:t xml:space="preserve">4. **Opposed Rolls**: </w:t>
      </w:r>
    </w:p>
    <w:p w:rsidR="00000000" w:rsidDel="00000000" w:rsidP="00000000" w:rsidRDefault="00000000" w:rsidRPr="00000000" w14:paraId="00001C62">
      <w:pPr>
        <w:spacing w:line="240" w:lineRule="auto"/>
        <w:ind w:left="729" w:firstLine="0"/>
        <w:jc w:val="both"/>
        <w:rPr>
          <w:sz w:val="26"/>
          <w:szCs w:val="26"/>
        </w:rPr>
      </w:pPr>
      <w:r w:rsidDel="00000000" w:rsidR="00000000" w:rsidRPr="00000000">
        <w:rPr>
          <w:sz w:val="26"/>
          <w:szCs w:val="26"/>
          <w:rtl w:val="0"/>
        </w:rPr>
        <w:t xml:space="preserve">For opposed rolls, both participants roll against their own target number. </w:t>
      </w:r>
    </w:p>
    <w:p w:rsidR="00000000" w:rsidDel="00000000" w:rsidP="00000000" w:rsidRDefault="00000000" w:rsidRPr="00000000" w14:paraId="00001C63">
      <w:pPr>
        <w:spacing w:line="240" w:lineRule="auto"/>
        <w:ind w:left="729" w:firstLine="0"/>
        <w:jc w:val="both"/>
        <w:rPr>
          <w:sz w:val="26"/>
          <w:szCs w:val="26"/>
        </w:rPr>
      </w:pPr>
      <w:r w:rsidDel="00000000" w:rsidR="00000000" w:rsidRPr="00000000">
        <w:rPr>
          <w:sz w:val="26"/>
          <w:szCs w:val="26"/>
          <w:rtl w:val="0"/>
        </w:rPr>
        <w:t xml:space="preserve">The result closest to their own target number (without exceeding it) wins. </w:t>
      </w:r>
    </w:p>
    <w:p w:rsidR="00000000" w:rsidDel="00000000" w:rsidP="00000000" w:rsidRDefault="00000000" w:rsidRPr="00000000" w14:paraId="00001C64">
      <w:pPr>
        <w:spacing w:line="240" w:lineRule="auto"/>
        <w:ind w:left="729" w:firstLine="0"/>
        <w:jc w:val="both"/>
        <w:rPr>
          <w:sz w:val="26"/>
          <w:szCs w:val="26"/>
        </w:rPr>
      </w:pPr>
      <w:r w:rsidDel="00000000" w:rsidR="00000000" w:rsidRPr="00000000">
        <w:rPr>
          <w:sz w:val="26"/>
          <w:szCs w:val="26"/>
          <w:rtl w:val="0"/>
        </w:rPr>
        <w:t xml:space="preserve">If both fail, the **lowest roll** under the target number succeeds. </w:t>
      </w:r>
    </w:p>
    <w:p w:rsidR="00000000" w:rsidDel="00000000" w:rsidP="00000000" w:rsidRDefault="00000000" w:rsidRPr="00000000" w14:paraId="00001C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66">
      <w:pPr>
        <w:spacing w:line="240" w:lineRule="auto"/>
        <w:ind w:left="729" w:firstLine="0"/>
        <w:jc w:val="both"/>
        <w:rPr>
          <w:sz w:val="26"/>
          <w:szCs w:val="26"/>
        </w:rPr>
      </w:pPr>
      <w:r w:rsidDel="00000000" w:rsidR="00000000" w:rsidRPr="00000000">
        <w:rPr>
          <w:sz w:val="26"/>
          <w:szCs w:val="26"/>
          <w:rtl w:val="0"/>
        </w:rPr>
        <w:t xml:space="preserve">5. **Critical Successes and Failures**: </w:t>
      </w:r>
    </w:p>
    <w:p w:rsidR="00000000" w:rsidDel="00000000" w:rsidP="00000000" w:rsidRDefault="00000000" w:rsidRPr="00000000" w14:paraId="00001C67">
      <w:pPr>
        <w:spacing w:line="240" w:lineRule="auto"/>
        <w:ind w:left="729" w:firstLine="0"/>
        <w:jc w:val="both"/>
        <w:rPr>
          <w:sz w:val="26"/>
          <w:szCs w:val="26"/>
        </w:rPr>
      </w:pPr>
      <w:r w:rsidDel="00000000" w:rsidR="00000000" w:rsidRPr="00000000">
        <w:rPr>
          <w:sz w:val="26"/>
          <w:szCs w:val="26"/>
          <w:rtl w:val="0"/>
        </w:rPr>
        <w:t xml:space="preserve">**Critical Success (Combat)**: Doubles below 50 (e.g., 11, 22, 33) within the success range are critical successes and often include additional effects such as extra damage or extraordinary outcomes.   </w:t>
      </w:r>
    </w:p>
    <w:p w:rsidR="00000000" w:rsidDel="00000000" w:rsidP="00000000" w:rsidRDefault="00000000" w:rsidRPr="00000000" w14:paraId="00001C68">
      <w:pPr>
        <w:spacing w:line="240" w:lineRule="auto"/>
        <w:ind w:left="729" w:firstLine="0"/>
        <w:jc w:val="both"/>
        <w:rPr>
          <w:sz w:val="26"/>
          <w:szCs w:val="26"/>
        </w:rPr>
      </w:pPr>
      <w:r w:rsidDel="00000000" w:rsidR="00000000" w:rsidRPr="00000000">
        <w:rPr>
          <w:sz w:val="26"/>
          <w:szCs w:val="26"/>
          <w:rtl w:val="0"/>
        </w:rPr>
        <w:t xml:space="preserve">**Critical Failure**: Doubles above 60 (e.g., 66, 77, 88) within the failure range cause critical failures, often resulting in complications or mishaps. </w:t>
      </w:r>
    </w:p>
    <w:p w:rsidR="00000000" w:rsidDel="00000000" w:rsidP="00000000" w:rsidRDefault="00000000" w:rsidRPr="00000000" w14:paraId="00001C6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6A">
      <w:pPr>
        <w:spacing w:line="240" w:lineRule="auto"/>
        <w:ind w:left="729" w:firstLine="0"/>
        <w:jc w:val="both"/>
        <w:rPr>
          <w:sz w:val="26"/>
          <w:szCs w:val="26"/>
        </w:rPr>
      </w:pPr>
      <w:r w:rsidDel="00000000" w:rsidR="00000000" w:rsidRPr="00000000">
        <w:rPr>
          <w:sz w:val="26"/>
          <w:szCs w:val="26"/>
          <w:rtl w:val="0"/>
        </w:rPr>
        <w:t xml:space="preserve">6. **Catastrophic Results (Proficiency/Paragon Powers)**: </w:t>
      </w:r>
    </w:p>
    <w:p w:rsidR="00000000" w:rsidDel="00000000" w:rsidP="00000000" w:rsidRDefault="00000000" w:rsidRPr="00000000" w14:paraId="00001C6B">
      <w:pPr>
        <w:spacing w:line="240" w:lineRule="auto"/>
        <w:ind w:left="729" w:firstLine="0"/>
        <w:jc w:val="both"/>
        <w:rPr>
          <w:sz w:val="26"/>
          <w:szCs w:val="26"/>
        </w:rPr>
      </w:pPr>
      <w:r w:rsidDel="00000000" w:rsidR="00000000" w:rsidRPr="00000000">
        <w:rPr>
          <w:sz w:val="26"/>
          <w:szCs w:val="26"/>
          <w:rtl w:val="0"/>
        </w:rPr>
        <w:t xml:space="preserve">Rolling a **01 or 100** on a proficiency or Paragon Power check results in a catastrophic event.   </w:t>
      </w:r>
    </w:p>
    <w:p w:rsidR="00000000" w:rsidDel="00000000" w:rsidP="00000000" w:rsidRDefault="00000000" w:rsidRPr="00000000" w14:paraId="00001C6C">
      <w:pPr>
        <w:spacing w:line="240" w:lineRule="auto"/>
        <w:ind w:left="729" w:firstLine="0"/>
        <w:jc w:val="both"/>
        <w:rPr>
          <w:sz w:val="26"/>
          <w:szCs w:val="26"/>
        </w:rPr>
      </w:pPr>
      <w:r w:rsidDel="00000000" w:rsidR="00000000" w:rsidRPr="00000000">
        <w:rPr>
          <w:sz w:val="26"/>
          <w:szCs w:val="26"/>
          <w:rtl w:val="0"/>
        </w:rPr>
        <w:t xml:space="preserve">Catastrophic results are monumental, unpredictable, and game-changing: </w:t>
      </w:r>
    </w:p>
    <w:p w:rsidR="00000000" w:rsidDel="00000000" w:rsidP="00000000" w:rsidRDefault="00000000" w:rsidRPr="00000000" w14:paraId="00001C6D">
      <w:pPr>
        <w:spacing w:line="240" w:lineRule="auto"/>
        <w:ind w:left="729" w:firstLine="0"/>
        <w:jc w:val="both"/>
        <w:rPr>
          <w:sz w:val="26"/>
          <w:szCs w:val="26"/>
        </w:rPr>
      </w:pPr>
      <w:r w:rsidDel="00000000" w:rsidR="00000000" w:rsidRPr="00000000">
        <w:rPr>
          <w:sz w:val="26"/>
          <w:szCs w:val="26"/>
          <w:rtl w:val="0"/>
        </w:rPr>
        <w:t xml:space="preserve">A **positive catastrophic result** may yield revolutionary discoveries or outcomes.   </w:t>
      </w:r>
    </w:p>
    <w:p w:rsidR="00000000" w:rsidDel="00000000" w:rsidP="00000000" w:rsidRDefault="00000000" w:rsidRPr="00000000" w14:paraId="00001C6E">
      <w:pPr>
        <w:spacing w:line="240" w:lineRule="auto"/>
        <w:ind w:left="729" w:firstLine="0"/>
        <w:jc w:val="both"/>
        <w:rPr>
          <w:sz w:val="26"/>
          <w:szCs w:val="26"/>
        </w:rPr>
      </w:pPr>
      <w:r w:rsidDel="00000000" w:rsidR="00000000" w:rsidRPr="00000000">
        <w:rPr>
          <w:sz w:val="26"/>
          <w:szCs w:val="26"/>
          <w:rtl w:val="0"/>
        </w:rPr>
        <w:t xml:space="preserve">A **negative catastrophic result** may trigger catastrophic failures or apocalyptic consequences. </w:t>
      </w:r>
    </w:p>
    <w:p w:rsidR="00000000" w:rsidDel="00000000" w:rsidP="00000000" w:rsidRDefault="00000000" w:rsidRPr="00000000" w14:paraId="00001C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7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7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72">
      <w:pPr>
        <w:spacing w:line="240" w:lineRule="auto"/>
        <w:ind w:left="729" w:firstLine="0"/>
        <w:jc w:val="both"/>
        <w:rPr>
          <w:sz w:val="26"/>
          <w:szCs w:val="26"/>
        </w:rPr>
      </w:pPr>
      <w:r w:rsidDel="00000000" w:rsidR="00000000" w:rsidRPr="00000000">
        <w:rPr>
          <w:sz w:val="26"/>
          <w:szCs w:val="26"/>
          <w:rtl w:val="0"/>
        </w:rPr>
        <w:t xml:space="preserve">## **Modifiers and Bonuses** </w:t>
      </w:r>
    </w:p>
    <w:p w:rsidR="00000000" w:rsidDel="00000000" w:rsidP="00000000" w:rsidRDefault="00000000" w:rsidRPr="00000000" w14:paraId="00001C7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74">
      <w:pPr>
        <w:spacing w:line="240" w:lineRule="auto"/>
        <w:ind w:left="729" w:firstLine="0"/>
        <w:jc w:val="both"/>
        <w:rPr>
          <w:sz w:val="26"/>
          <w:szCs w:val="26"/>
        </w:rPr>
      </w:pPr>
      <w:r w:rsidDel="00000000" w:rsidR="00000000" w:rsidRPr="00000000">
        <w:rPr>
          <w:sz w:val="26"/>
          <w:szCs w:val="26"/>
          <w:rtl w:val="0"/>
        </w:rPr>
        <w:t xml:space="preserve">### **Calculating Target Numbers** </w:t>
      </w:r>
    </w:p>
    <w:p w:rsidR="00000000" w:rsidDel="00000000" w:rsidP="00000000" w:rsidRDefault="00000000" w:rsidRPr="00000000" w14:paraId="00001C75">
      <w:pPr>
        <w:spacing w:line="240" w:lineRule="auto"/>
        <w:ind w:left="729" w:firstLine="0"/>
        <w:jc w:val="both"/>
        <w:rPr>
          <w:sz w:val="26"/>
          <w:szCs w:val="26"/>
        </w:rPr>
      </w:pPr>
      <w:r w:rsidDel="00000000" w:rsidR="00000000" w:rsidRPr="00000000">
        <w:rPr>
          <w:sz w:val="26"/>
          <w:szCs w:val="26"/>
          <w:rtl w:val="0"/>
        </w:rPr>
        <w:t xml:space="preserve">The following modifiers directly affect a target number: </w:t>
      </w:r>
    </w:p>
    <w:p w:rsidR="00000000" w:rsidDel="00000000" w:rsidP="00000000" w:rsidRDefault="00000000" w:rsidRPr="00000000" w14:paraId="00001C7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77">
      <w:pPr>
        <w:spacing w:line="240" w:lineRule="auto"/>
        <w:ind w:left="729" w:firstLine="0"/>
        <w:jc w:val="both"/>
        <w:rPr>
          <w:sz w:val="26"/>
          <w:szCs w:val="26"/>
        </w:rPr>
      </w:pPr>
      <w:r w:rsidDel="00000000" w:rsidR="00000000" w:rsidRPr="00000000">
        <w:rPr>
          <w:sz w:val="26"/>
          <w:szCs w:val="26"/>
          <w:rtl w:val="0"/>
        </w:rPr>
        <w:t xml:space="preserve">1. **Attribute Scores**: </w:t>
      </w:r>
    </w:p>
    <w:p w:rsidR="00000000" w:rsidDel="00000000" w:rsidP="00000000" w:rsidRDefault="00000000" w:rsidRPr="00000000" w14:paraId="00001C78">
      <w:pPr>
        <w:spacing w:line="240" w:lineRule="auto"/>
        <w:ind w:left="729" w:firstLine="0"/>
        <w:jc w:val="both"/>
        <w:rPr>
          <w:sz w:val="26"/>
          <w:szCs w:val="26"/>
        </w:rPr>
      </w:pPr>
      <w:r w:rsidDel="00000000" w:rsidR="00000000" w:rsidRPr="00000000">
        <w:rPr>
          <w:sz w:val="26"/>
          <w:szCs w:val="26"/>
          <w:rtl w:val="0"/>
        </w:rPr>
        <w:t xml:space="preserve">Base target numbers for all actions start with the **relevant attribute score**.   </w:t>
      </w:r>
    </w:p>
    <w:p w:rsidR="00000000" w:rsidDel="00000000" w:rsidP="00000000" w:rsidRDefault="00000000" w:rsidRPr="00000000" w14:paraId="00001C79">
      <w:pPr>
        <w:spacing w:line="240" w:lineRule="auto"/>
        <w:ind w:left="729" w:firstLine="0"/>
        <w:jc w:val="both"/>
        <w:rPr>
          <w:sz w:val="26"/>
          <w:szCs w:val="26"/>
        </w:rPr>
      </w:pPr>
      <w:r w:rsidDel="00000000" w:rsidR="00000000" w:rsidRPr="00000000">
        <w:rPr>
          <w:sz w:val="26"/>
          <w:szCs w:val="26"/>
          <w:rtl w:val="0"/>
        </w:rPr>
        <w:t xml:space="preserve">For example, a Katra of 60 creates a base target number of 60%. </w:t>
      </w:r>
    </w:p>
    <w:p w:rsidR="00000000" w:rsidDel="00000000" w:rsidP="00000000" w:rsidRDefault="00000000" w:rsidRPr="00000000" w14:paraId="00001C7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7B">
      <w:pPr>
        <w:spacing w:line="240" w:lineRule="auto"/>
        <w:ind w:left="729" w:firstLine="0"/>
        <w:jc w:val="both"/>
        <w:rPr>
          <w:sz w:val="26"/>
          <w:szCs w:val="26"/>
        </w:rPr>
      </w:pPr>
      <w:r w:rsidDel="00000000" w:rsidR="00000000" w:rsidRPr="00000000">
        <w:rPr>
          <w:sz w:val="26"/>
          <w:szCs w:val="26"/>
          <w:rtl w:val="0"/>
        </w:rPr>
        <w:t xml:space="preserve">2. **Proficiency Bonuses**: </w:t>
      </w:r>
    </w:p>
    <w:p w:rsidR="00000000" w:rsidDel="00000000" w:rsidP="00000000" w:rsidRDefault="00000000" w:rsidRPr="00000000" w14:paraId="00001C7C">
      <w:pPr>
        <w:spacing w:line="240" w:lineRule="auto"/>
        <w:ind w:left="729" w:firstLine="0"/>
        <w:jc w:val="both"/>
        <w:rPr>
          <w:sz w:val="26"/>
          <w:szCs w:val="26"/>
        </w:rPr>
      </w:pPr>
      <w:r w:rsidDel="00000000" w:rsidR="00000000" w:rsidRPr="00000000">
        <w:rPr>
          <w:sz w:val="26"/>
          <w:szCs w:val="26"/>
          <w:rtl w:val="0"/>
        </w:rPr>
        <w:t xml:space="preserve">**Novice**: +5%   </w:t>
      </w:r>
    </w:p>
    <w:p w:rsidR="00000000" w:rsidDel="00000000" w:rsidP="00000000" w:rsidRDefault="00000000" w:rsidRPr="00000000" w14:paraId="00001C7D">
      <w:pPr>
        <w:spacing w:line="240" w:lineRule="auto"/>
        <w:ind w:left="729" w:firstLine="0"/>
        <w:jc w:val="both"/>
        <w:rPr>
          <w:sz w:val="26"/>
          <w:szCs w:val="26"/>
        </w:rPr>
      </w:pPr>
      <w:r w:rsidDel="00000000" w:rsidR="00000000" w:rsidRPr="00000000">
        <w:rPr>
          <w:sz w:val="26"/>
          <w:szCs w:val="26"/>
          <w:rtl w:val="0"/>
        </w:rPr>
        <w:t xml:space="preserve">**Skilled**: +10%   </w:t>
      </w:r>
    </w:p>
    <w:p w:rsidR="00000000" w:rsidDel="00000000" w:rsidP="00000000" w:rsidRDefault="00000000" w:rsidRPr="00000000" w14:paraId="00001C7E">
      <w:pPr>
        <w:spacing w:line="240" w:lineRule="auto"/>
        <w:ind w:left="729" w:firstLine="0"/>
        <w:jc w:val="both"/>
        <w:rPr>
          <w:sz w:val="26"/>
          <w:szCs w:val="26"/>
        </w:rPr>
      </w:pPr>
      <w:r w:rsidDel="00000000" w:rsidR="00000000" w:rsidRPr="00000000">
        <w:rPr>
          <w:sz w:val="26"/>
          <w:szCs w:val="26"/>
          <w:rtl w:val="0"/>
        </w:rPr>
        <w:t xml:space="preserve">**Expert**: +15%   </w:t>
      </w:r>
    </w:p>
    <w:p w:rsidR="00000000" w:rsidDel="00000000" w:rsidP="00000000" w:rsidRDefault="00000000" w:rsidRPr="00000000" w14:paraId="00001C7F">
      <w:pPr>
        <w:spacing w:line="240" w:lineRule="auto"/>
        <w:ind w:left="729" w:firstLine="0"/>
        <w:jc w:val="both"/>
        <w:rPr>
          <w:sz w:val="26"/>
          <w:szCs w:val="26"/>
        </w:rPr>
      </w:pPr>
      <w:r w:rsidDel="00000000" w:rsidR="00000000" w:rsidRPr="00000000">
        <w:rPr>
          <w:sz w:val="26"/>
          <w:szCs w:val="26"/>
          <w:rtl w:val="0"/>
        </w:rPr>
        <w:t xml:space="preserve">**Master**: +20% </w:t>
      </w:r>
    </w:p>
    <w:p w:rsidR="00000000" w:rsidDel="00000000" w:rsidP="00000000" w:rsidRDefault="00000000" w:rsidRPr="00000000" w14:paraId="00001C8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81">
      <w:pPr>
        <w:spacing w:line="240" w:lineRule="auto"/>
        <w:ind w:left="729" w:firstLine="0"/>
        <w:jc w:val="both"/>
        <w:rPr>
          <w:sz w:val="26"/>
          <w:szCs w:val="26"/>
        </w:rPr>
      </w:pPr>
      <w:r w:rsidDel="00000000" w:rsidR="00000000" w:rsidRPr="00000000">
        <w:rPr>
          <w:sz w:val="26"/>
          <w:szCs w:val="26"/>
          <w:rtl w:val="0"/>
        </w:rPr>
        <w:t xml:space="preserve">3. **Equipment Bonuses**: </w:t>
      </w:r>
    </w:p>
    <w:p w:rsidR="00000000" w:rsidDel="00000000" w:rsidP="00000000" w:rsidRDefault="00000000" w:rsidRPr="00000000" w14:paraId="00001C82">
      <w:pPr>
        <w:spacing w:line="240" w:lineRule="auto"/>
        <w:ind w:left="729" w:firstLine="0"/>
        <w:jc w:val="both"/>
        <w:rPr>
          <w:sz w:val="26"/>
          <w:szCs w:val="26"/>
        </w:rPr>
      </w:pPr>
      <w:r w:rsidDel="00000000" w:rsidR="00000000" w:rsidRPr="00000000">
        <w:rPr>
          <w:sz w:val="26"/>
          <w:szCs w:val="26"/>
          <w:rtl w:val="0"/>
        </w:rPr>
        <w:t xml:space="preserve">   - Specialized tools, weapons, or devices grant a bonus, typically between +5% and +10%, depending on the item’s quality and purpose. </w:t>
      </w:r>
    </w:p>
    <w:p w:rsidR="00000000" w:rsidDel="00000000" w:rsidP="00000000" w:rsidRDefault="00000000" w:rsidRPr="00000000" w14:paraId="00001C8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84">
      <w:pPr>
        <w:spacing w:line="240" w:lineRule="auto"/>
        <w:ind w:left="729" w:firstLine="0"/>
        <w:jc w:val="both"/>
        <w:rPr>
          <w:sz w:val="26"/>
          <w:szCs w:val="26"/>
        </w:rPr>
      </w:pPr>
      <w:r w:rsidDel="00000000" w:rsidR="00000000" w:rsidRPr="00000000">
        <w:rPr>
          <w:sz w:val="26"/>
          <w:szCs w:val="26"/>
          <w:rtl w:val="0"/>
        </w:rPr>
        <w:t xml:space="preserve">4. **Environmental Modifiers**: </w:t>
      </w:r>
    </w:p>
    <w:p w:rsidR="00000000" w:rsidDel="00000000" w:rsidP="00000000" w:rsidRDefault="00000000" w:rsidRPr="00000000" w14:paraId="00001C85">
      <w:pPr>
        <w:spacing w:line="240" w:lineRule="auto"/>
        <w:ind w:left="729" w:firstLine="0"/>
        <w:jc w:val="both"/>
        <w:rPr>
          <w:sz w:val="26"/>
          <w:szCs w:val="26"/>
        </w:rPr>
      </w:pPr>
      <w:r w:rsidDel="00000000" w:rsidR="00000000" w:rsidRPr="00000000">
        <w:rPr>
          <w:sz w:val="26"/>
          <w:szCs w:val="26"/>
          <w:rtl w:val="0"/>
        </w:rPr>
        <w:t xml:space="preserve">Situational factors may impose positive or negative modifiers: </w:t>
      </w:r>
    </w:p>
    <w:p w:rsidR="00000000" w:rsidDel="00000000" w:rsidP="00000000" w:rsidRDefault="00000000" w:rsidRPr="00000000" w14:paraId="00001C86">
      <w:pPr>
        <w:spacing w:line="240" w:lineRule="auto"/>
        <w:ind w:left="729" w:firstLine="0"/>
        <w:jc w:val="both"/>
        <w:rPr>
          <w:sz w:val="26"/>
          <w:szCs w:val="26"/>
        </w:rPr>
      </w:pPr>
      <w:r w:rsidDel="00000000" w:rsidR="00000000" w:rsidRPr="00000000">
        <w:rPr>
          <w:sz w:val="26"/>
          <w:szCs w:val="26"/>
          <w:rtl w:val="0"/>
        </w:rPr>
        <w:t xml:space="preserve">**Favorable Environment**: +5% to +20%   </w:t>
      </w:r>
    </w:p>
    <w:p w:rsidR="00000000" w:rsidDel="00000000" w:rsidP="00000000" w:rsidRDefault="00000000" w:rsidRPr="00000000" w14:paraId="00001C87">
      <w:pPr>
        <w:spacing w:line="240" w:lineRule="auto"/>
        <w:ind w:left="729" w:firstLine="0"/>
        <w:jc w:val="both"/>
        <w:rPr>
          <w:sz w:val="26"/>
          <w:szCs w:val="26"/>
        </w:rPr>
      </w:pPr>
      <w:r w:rsidDel="00000000" w:rsidR="00000000" w:rsidRPr="00000000">
        <w:rPr>
          <w:sz w:val="26"/>
          <w:szCs w:val="26"/>
          <w:rtl w:val="0"/>
        </w:rPr>
        <w:t xml:space="preserve">**Unfavorable Environment**: -5% to -20% </w:t>
      </w:r>
    </w:p>
    <w:p w:rsidR="00000000" w:rsidDel="00000000" w:rsidP="00000000" w:rsidRDefault="00000000" w:rsidRPr="00000000" w14:paraId="00001C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89">
      <w:pPr>
        <w:spacing w:line="240" w:lineRule="auto"/>
        <w:ind w:left="729" w:firstLine="0"/>
        <w:jc w:val="both"/>
        <w:rPr>
          <w:sz w:val="26"/>
          <w:szCs w:val="26"/>
        </w:rPr>
      </w:pPr>
      <w:r w:rsidDel="00000000" w:rsidR="00000000" w:rsidRPr="00000000">
        <w:rPr>
          <w:sz w:val="26"/>
          <w:szCs w:val="26"/>
          <w:rtl w:val="0"/>
        </w:rPr>
        <w:t xml:space="preserve">5. **Morale and Class Buffs**: </w:t>
      </w:r>
    </w:p>
    <w:p w:rsidR="00000000" w:rsidDel="00000000" w:rsidP="00000000" w:rsidRDefault="00000000" w:rsidRPr="00000000" w14:paraId="00001C8A">
      <w:pPr>
        <w:spacing w:line="240" w:lineRule="auto"/>
        <w:ind w:left="729" w:firstLine="0"/>
        <w:jc w:val="both"/>
        <w:rPr>
          <w:sz w:val="26"/>
          <w:szCs w:val="26"/>
        </w:rPr>
      </w:pPr>
      <w:r w:rsidDel="00000000" w:rsidR="00000000" w:rsidRPr="00000000">
        <w:rPr>
          <w:sz w:val="26"/>
          <w:szCs w:val="26"/>
          <w:rtl w:val="0"/>
        </w:rPr>
        <w:t xml:space="preserve">   - Powers, Paragon effects, and morale boosts (or penalties) can adjust the target number. </w:t>
      </w:r>
    </w:p>
    <w:p w:rsidR="00000000" w:rsidDel="00000000" w:rsidP="00000000" w:rsidRDefault="00000000" w:rsidRPr="00000000" w14:paraId="00001C8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8C">
      <w:pPr>
        <w:spacing w:line="240" w:lineRule="auto"/>
        <w:ind w:left="729" w:firstLine="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1C8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8E">
      <w:pPr>
        <w:spacing w:line="240" w:lineRule="auto"/>
        <w:ind w:left="729" w:firstLine="0"/>
        <w:jc w:val="both"/>
        <w:rPr>
          <w:sz w:val="26"/>
          <w:szCs w:val="26"/>
        </w:rPr>
      </w:pPr>
      <w:r w:rsidDel="00000000" w:rsidR="00000000" w:rsidRPr="00000000">
        <w:rPr>
          <w:sz w:val="26"/>
          <w:szCs w:val="26"/>
          <w:rtl w:val="0"/>
        </w:rPr>
        <w:t xml:space="preserve">## **Action and Opposition** </w:t>
      </w:r>
    </w:p>
    <w:p w:rsidR="00000000" w:rsidDel="00000000" w:rsidP="00000000" w:rsidRDefault="00000000" w:rsidRPr="00000000" w14:paraId="00001C8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90">
      <w:pPr>
        <w:spacing w:line="240" w:lineRule="auto"/>
        <w:ind w:left="729" w:firstLine="0"/>
        <w:jc w:val="both"/>
        <w:rPr>
          <w:sz w:val="26"/>
          <w:szCs w:val="26"/>
        </w:rPr>
      </w:pPr>
      <w:r w:rsidDel="00000000" w:rsidR="00000000" w:rsidRPr="00000000">
        <w:rPr>
          <w:sz w:val="26"/>
          <w:szCs w:val="26"/>
          <w:rtl w:val="0"/>
        </w:rPr>
        <w:t xml:space="preserve">1. **Standard Actions**: </w:t>
      </w:r>
    </w:p>
    <w:p w:rsidR="00000000" w:rsidDel="00000000" w:rsidP="00000000" w:rsidRDefault="00000000" w:rsidRPr="00000000" w14:paraId="00001C91">
      <w:pPr>
        <w:spacing w:line="240" w:lineRule="auto"/>
        <w:ind w:left="729" w:firstLine="0"/>
        <w:jc w:val="both"/>
        <w:rPr>
          <w:sz w:val="26"/>
          <w:szCs w:val="26"/>
        </w:rPr>
      </w:pPr>
      <w:r w:rsidDel="00000000" w:rsidR="00000000" w:rsidRPr="00000000">
        <w:rPr>
          <w:sz w:val="26"/>
          <w:szCs w:val="26"/>
          <w:rtl w:val="0"/>
        </w:rPr>
        <w:t xml:space="preserve">Roll D100 and compare it to your calculated target number. </w:t>
      </w:r>
    </w:p>
    <w:p w:rsidR="00000000" w:rsidDel="00000000" w:rsidP="00000000" w:rsidRDefault="00000000" w:rsidRPr="00000000" w14:paraId="00001C92">
      <w:pPr>
        <w:spacing w:line="240" w:lineRule="auto"/>
        <w:ind w:left="729" w:firstLine="0"/>
        <w:jc w:val="both"/>
        <w:rPr>
          <w:sz w:val="26"/>
          <w:szCs w:val="26"/>
        </w:rPr>
      </w:pPr>
      <w:r w:rsidDel="00000000" w:rsidR="00000000" w:rsidRPr="00000000">
        <w:rPr>
          <w:sz w:val="26"/>
          <w:szCs w:val="26"/>
          <w:rtl w:val="0"/>
        </w:rPr>
        <w:t xml:space="preserve">**Success** occurs if the roll is equal to or below the target number. </w:t>
      </w:r>
    </w:p>
    <w:p w:rsidR="00000000" w:rsidDel="00000000" w:rsidP="00000000" w:rsidRDefault="00000000" w:rsidRPr="00000000" w14:paraId="00001C9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94">
      <w:pPr>
        <w:spacing w:line="240" w:lineRule="auto"/>
        <w:ind w:left="729" w:firstLine="0"/>
        <w:jc w:val="both"/>
        <w:rPr>
          <w:sz w:val="26"/>
          <w:szCs w:val="26"/>
        </w:rPr>
      </w:pPr>
      <w:r w:rsidDel="00000000" w:rsidR="00000000" w:rsidRPr="00000000">
        <w:rPr>
          <w:sz w:val="26"/>
          <w:szCs w:val="26"/>
          <w:rtl w:val="0"/>
        </w:rPr>
        <w:t xml:space="preserve">2. **Opposed Actions**: </w:t>
      </w:r>
    </w:p>
    <w:p w:rsidR="00000000" w:rsidDel="00000000" w:rsidP="00000000" w:rsidRDefault="00000000" w:rsidRPr="00000000" w14:paraId="00001C95">
      <w:pPr>
        <w:spacing w:line="240" w:lineRule="auto"/>
        <w:ind w:left="729" w:firstLine="0"/>
        <w:jc w:val="both"/>
        <w:rPr>
          <w:sz w:val="26"/>
          <w:szCs w:val="26"/>
        </w:rPr>
      </w:pPr>
      <w:r w:rsidDel="00000000" w:rsidR="00000000" w:rsidRPr="00000000">
        <w:rPr>
          <w:sz w:val="26"/>
          <w:szCs w:val="26"/>
          <w:rtl w:val="0"/>
        </w:rPr>
        <w:t xml:space="preserve">Both participants roll against their respective target numbers. </w:t>
      </w:r>
    </w:p>
    <w:p w:rsidR="00000000" w:rsidDel="00000000" w:rsidP="00000000" w:rsidRDefault="00000000" w:rsidRPr="00000000" w14:paraId="00001C96">
      <w:pPr>
        <w:spacing w:line="240" w:lineRule="auto"/>
        <w:ind w:left="729" w:firstLine="0"/>
        <w:jc w:val="both"/>
        <w:rPr>
          <w:sz w:val="26"/>
          <w:szCs w:val="26"/>
        </w:rPr>
      </w:pPr>
      <w:r w:rsidDel="00000000" w:rsidR="00000000" w:rsidRPr="00000000">
        <w:rPr>
          <w:sz w:val="26"/>
          <w:szCs w:val="26"/>
          <w:rtl w:val="0"/>
        </w:rPr>
        <w:t xml:space="preserve">The roll closest to the target number, without exceeding it, succeeds.   </w:t>
      </w:r>
    </w:p>
    <w:p w:rsidR="00000000" w:rsidDel="00000000" w:rsidP="00000000" w:rsidRDefault="00000000" w:rsidRPr="00000000" w14:paraId="00001C97">
      <w:pPr>
        <w:spacing w:line="240" w:lineRule="auto"/>
        <w:ind w:left="729" w:firstLine="0"/>
        <w:jc w:val="both"/>
        <w:rPr>
          <w:sz w:val="26"/>
          <w:szCs w:val="26"/>
        </w:rPr>
      </w:pPr>
      <w:r w:rsidDel="00000000" w:rsidR="00000000" w:rsidRPr="00000000">
        <w:rPr>
          <w:sz w:val="26"/>
          <w:szCs w:val="26"/>
          <w:rtl w:val="0"/>
        </w:rPr>
        <w:t xml:space="preserve">Critical successes always defeat standard successes; in case of both rolling criticals, the higher success wins. </w:t>
      </w:r>
    </w:p>
    <w:p w:rsidR="00000000" w:rsidDel="00000000" w:rsidP="00000000" w:rsidRDefault="00000000" w:rsidRPr="00000000" w14:paraId="00001C9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99">
      <w:pPr>
        <w:spacing w:line="240" w:lineRule="auto"/>
        <w:ind w:left="729" w:firstLine="0"/>
        <w:jc w:val="both"/>
        <w:rPr>
          <w:sz w:val="26"/>
          <w:szCs w:val="26"/>
        </w:rPr>
      </w:pPr>
      <w:r w:rsidDel="00000000" w:rsidR="00000000" w:rsidRPr="00000000">
        <w:rPr>
          <w:sz w:val="26"/>
          <w:szCs w:val="26"/>
          <w:rtl w:val="0"/>
        </w:rPr>
        <w:t xml:space="preserve">3. **Critical Success and Failure Mechanics**: </w:t>
      </w:r>
    </w:p>
    <w:p w:rsidR="00000000" w:rsidDel="00000000" w:rsidP="00000000" w:rsidRDefault="00000000" w:rsidRPr="00000000" w14:paraId="00001C9A">
      <w:pPr>
        <w:spacing w:line="240" w:lineRule="auto"/>
        <w:ind w:left="729" w:firstLine="0"/>
        <w:jc w:val="both"/>
        <w:rPr>
          <w:sz w:val="26"/>
          <w:szCs w:val="26"/>
        </w:rPr>
      </w:pPr>
      <w:r w:rsidDel="00000000" w:rsidR="00000000" w:rsidRPr="00000000">
        <w:rPr>
          <w:sz w:val="26"/>
          <w:szCs w:val="26"/>
          <w:rtl w:val="0"/>
        </w:rPr>
        <w:t xml:space="preserve">Doubles below 50 are **critical successes** in combat, granting additional effects such as extra damage.   </w:t>
      </w:r>
    </w:p>
    <w:p w:rsidR="00000000" w:rsidDel="00000000" w:rsidP="00000000" w:rsidRDefault="00000000" w:rsidRPr="00000000" w14:paraId="00001C9B">
      <w:pPr>
        <w:spacing w:line="240" w:lineRule="auto"/>
        <w:ind w:left="729" w:firstLine="0"/>
        <w:jc w:val="both"/>
        <w:rPr>
          <w:sz w:val="26"/>
          <w:szCs w:val="26"/>
        </w:rPr>
      </w:pPr>
      <w:r w:rsidDel="00000000" w:rsidR="00000000" w:rsidRPr="00000000">
        <w:rPr>
          <w:sz w:val="26"/>
          <w:szCs w:val="26"/>
          <w:rtl w:val="0"/>
        </w:rPr>
        <w:t xml:space="preserve">Doubles above 60 are **critical failures**, resulting in complications or mishaps. </w:t>
      </w:r>
    </w:p>
    <w:p w:rsidR="00000000" w:rsidDel="00000000" w:rsidP="00000000" w:rsidRDefault="00000000" w:rsidRPr="00000000" w14:paraId="00001C9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9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9F">
      <w:pPr>
        <w:spacing w:line="240" w:lineRule="auto"/>
        <w:ind w:left="729" w:firstLine="0"/>
        <w:jc w:val="both"/>
        <w:rPr>
          <w:sz w:val="26"/>
          <w:szCs w:val="26"/>
        </w:rPr>
      </w:pPr>
      <w:r w:rsidDel="00000000" w:rsidR="00000000" w:rsidRPr="00000000">
        <w:rPr>
          <w:sz w:val="26"/>
          <w:szCs w:val="26"/>
          <w:rtl w:val="0"/>
        </w:rPr>
        <w:t xml:space="preserve">## **Initiative** </w:t>
      </w:r>
    </w:p>
    <w:p w:rsidR="00000000" w:rsidDel="00000000" w:rsidP="00000000" w:rsidRDefault="00000000" w:rsidRPr="00000000" w14:paraId="00001CA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1">
      <w:pPr>
        <w:spacing w:line="240" w:lineRule="auto"/>
        <w:ind w:left="729" w:firstLine="0"/>
        <w:jc w:val="both"/>
        <w:rPr>
          <w:sz w:val="26"/>
          <w:szCs w:val="26"/>
        </w:rPr>
      </w:pPr>
      <w:r w:rsidDel="00000000" w:rsidR="00000000" w:rsidRPr="00000000">
        <w:rPr>
          <w:sz w:val="26"/>
          <w:szCs w:val="26"/>
          <w:rtl w:val="0"/>
        </w:rPr>
        <w:t xml:space="preserve">1. **Initiative Rolls**: </w:t>
      </w:r>
    </w:p>
    <w:p w:rsidR="00000000" w:rsidDel="00000000" w:rsidP="00000000" w:rsidRDefault="00000000" w:rsidRPr="00000000" w14:paraId="00001CA2">
      <w:pPr>
        <w:spacing w:line="240" w:lineRule="auto"/>
        <w:ind w:left="729" w:firstLine="0"/>
        <w:jc w:val="both"/>
        <w:rPr>
          <w:sz w:val="26"/>
          <w:szCs w:val="26"/>
        </w:rPr>
      </w:pPr>
      <w:r w:rsidDel="00000000" w:rsidR="00000000" w:rsidRPr="00000000">
        <w:rPr>
          <w:sz w:val="26"/>
          <w:szCs w:val="26"/>
          <w:rtl w:val="0"/>
        </w:rPr>
        <w:t xml:space="preserve">Roll **D100**, aiming to roll **above** a baseline initiative score (e.g., 50 for an average character).   </w:t>
      </w:r>
    </w:p>
    <w:p w:rsidR="00000000" w:rsidDel="00000000" w:rsidP="00000000" w:rsidRDefault="00000000" w:rsidRPr="00000000" w14:paraId="00001CA3">
      <w:pPr>
        <w:spacing w:line="240" w:lineRule="auto"/>
        <w:ind w:left="729" w:firstLine="0"/>
        <w:jc w:val="both"/>
        <w:rPr>
          <w:sz w:val="26"/>
          <w:szCs w:val="26"/>
        </w:rPr>
      </w:pPr>
      <w:r w:rsidDel="00000000" w:rsidR="00000000" w:rsidRPr="00000000">
        <w:rPr>
          <w:sz w:val="26"/>
          <w:szCs w:val="26"/>
          <w:rtl w:val="0"/>
        </w:rPr>
        <w:t xml:space="preserve">Modifiers from Katra, class abilities, or gear may adjust initiative rolls. </w:t>
      </w:r>
    </w:p>
    <w:p w:rsidR="00000000" w:rsidDel="00000000" w:rsidP="00000000" w:rsidRDefault="00000000" w:rsidRPr="00000000" w14:paraId="00001CA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5">
      <w:pPr>
        <w:spacing w:line="240" w:lineRule="auto"/>
        <w:ind w:left="729" w:firstLine="0"/>
        <w:jc w:val="both"/>
        <w:rPr>
          <w:sz w:val="26"/>
          <w:szCs w:val="26"/>
        </w:rPr>
      </w:pPr>
      <w:r w:rsidDel="00000000" w:rsidR="00000000" w:rsidRPr="00000000">
        <w:rPr>
          <w:sz w:val="26"/>
          <w:szCs w:val="26"/>
          <w:rtl w:val="0"/>
        </w:rPr>
        <w:t xml:space="preserve">2. **Tiebreakers**: </w:t>
      </w:r>
    </w:p>
    <w:p w:rsidR="00000000" w:rsidDel="00000000" w:rsidP="00000000" w:rsidRDefault="00000000" w:rsidRPr="00000000" w14:paraId="00001CA6">
      <w:pPr>
        <w:spacing w:line="240" w:lineRule="auto"/>
        <w:ind w:left="729" w:firstLine="0"/>
        <w:jc w:val="both"/>
        <w:rPr>
          <w:sz w:val="26"/>
          <w:szCs w:val="26"/>
        </w:rPr>
      </w:pPr>
      <w:r w:rsidDel="00000000" w:rsidR="00000000" w:rsidRPr="00000000">
        <w:rPr>
          <w:sz w:val="26"/>
          <w:szCs w:val="26"/>
          <w:rtl w:val="0"/>
        </w:rPr>
        <w:t xml:space="preserve">Tied initiative rolls are resolved by the **higher Katra score**.   </w:t>
      </w:r>
    </w:p>
    <w:p w:rsidR="00000000" w:rsidDel="00000000" w:rsidP="00000000" w:rsidRDefault="00000000" w:rsidRPr="00000000" w14:paraId="00001CA7">
      <w:pPr>
        <w:spacing w:line="240" w:lineRule="auto"/>
        <w:ind w:left="729" w:firstLine="0"/>
        <w:jc w:val="both"/>
        <w:rPr>
          <w:sz w:val="26"/>
          <w:szCs w:val="26"/>
        </w:rPr>
      </w:pPr>
      <w:r w:rsidDel="00000000" w:rsidR="00000000" w:rsidRPr="00000000">
        <w:rPr>
          <w:sz w:val="26"/>
          <w:szCs w:val="26"/>
          <w:rtl w:val="0"/>
        </w:rPr>
        <w:t xml:space="preserve">If still tied, players reroll. </w:t>
      </w:r>
    </w:p>
    <w:p w:rsidR="00000000" w:rsidDel="00000000" w:rsidP="00000000" w:rsidRDefault="00000000" w:rsidRPr="00000000" w14:paraId="00001CA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B">
      <w:pPr>
        <w:spacing w:line="240" w:lineRule="auto"/>
        <w:ind w:left="729" w:firstLine="0"/>
        <w:jc w:val="both"/>
        <w:rPr>
          <w:sz w:val="26"/>
          <w:szCs w:val="26"/>
        </w:rPr>
      </w:pPr>
      <w:r w:rsidDel="00000000" w:rsidR="00000000" w:rsidRPr="00000000">
        <w:rPr>
          <w:sz w:val="26"/>
          <w:szCs w:val="26"/>
          <w:rtl w:val="0"/>
        </w:rPr>
        <w:t xml:space="preserve">## **Flip Mechanics** </w:t>
      </w:r>
    </w:p>
    <w:p w:rsidR="00000000" w:rsidDel="00000000" w:rsidP="00000000" w:rsidRDefault="00000000" w:rsidRPr="00000000" w14:paraId="00001CA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D">
      <w:pPr>
        <w:spacing w:line="240" w:lineRule="auto"/>
        <w:ind w:left="729" w:firstLine="0"/>
        <w:jc w:val="both"/>
        <w:rPr>
          <w:sz w:val="26"/>
          <w:szCs w:val="26"/>
        </w:rPr>
      </w:pPr>
      <w:r w:rsidDel="00000000" w:rsidR="00000000" w:rsidRPr="00000000">
        <w:rPr>
          <w:sz w:val="26"/>
          <w:szCs w:val="26"/>
          <w:rtl w:val="0"/>
        </w:rPr>
        <w:t xml:space="preserve">The **flip mechanic** allows for the adjustment of rolls based on favorable or unfavorable circumstances. </w:t>
      </w:r>
    </w:p>
    <w:p w:rsidR="00000000" w:rsidDel="00000000" w:rsidP="00000000" w:rsidRDefault="00000000" w:rsidRPr="00000000" w14:paraId="00001C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AF">
      <w:pPr>
        <w:spacing w:line="240" w:lineRule="auto"/>
        <w:ind w:left="729" w:firstLine="0"/>
        <w:jc w:val="both"/>
        <w:rPr>
          <w:sz w:val="26"/>
          <w:szCs w:val="26"/>
        </w:rPr>
      </w:pPr>
      <w:r w:rsidDel="00000000" w:rsidR="00000000" w:rsidRPr="00000000">
        <w:rPr>
          <w:sz w:val="26"/>
          <w:szCs w:val="26"/>
          <w:rtl w:val="0"/>
        </w:rPr>
        <w:t xml:space="preserve">1. **Advantage Flip**: </w:t>
      </w:r>
    </w:p>
    <w:p w:rsidR="00000000" w:rsidDel="00000000" w:rsidP="00000000" w:rsidRDefault="00000000" w:rsidRPr="00000000" w14:paraId="00001CB0">
      <w:pPr>
        <w:spacing w:line="240" w:lineRule="auto"/>
        <w:ind w:left="729" w:firstLine="0"/>
        <w:jc w:val="both"/>
        <w:rPr>
          <w:sz w:val="26"/>
          <w:szCs w:val="26"/>
        </w:rPr>
      </w:pPr>
      <w:r w:rsidDel="00000000" w:rsidR="00000000" w:rsidRPr="00000000">
        <w:rPr>
          <w:sz w:val="26"/>
          <w:szCs w:val="26"/>
          <w:rtl w:val="0"/>
        </w:rPr>
        <w:t xml:space="preserve">Roll **two D100 dice** and use the lower result.   </w:t>
      </w:r>
    </w:p>
    <w:p w:rsidR="00000000" w:rsidDel="00000000" w:rsidP="00000000" w:rsidRDefault="00000000" w:rsidRPr="00000000" w14:paraId="00001CB1">
      <w:pPr>
        <w:spacing w:line="240" w:lineRule="auto"/>
        <w:ind w:left="729" w:firstLine="0"/>
        <w:jc w:val="both"/>
        <w:rPr>
          <w:sz w:val="26"/>
          <w:szCs w:val="26"/>
        </w:rPr>
      </w:pPr>
      <w:r w:rsidDel="00000000" w:rsidR="00000000" w:rsidRPr="00000000">
        <w:rPr>
          <w:sz w:val="26"/>
          <w:szCs w:val="26"/>
          <w:rtl w:val="0"/>
        </w:rPr>
        <w:t xml:space="preserve">Applies in situations with significant advantages (e.g., surprise attacks, favorable positioning).   </w:t>
      </w:r>
    </w:p>
    <w:p w:rsidR="00000000" w:rsidDel="00000000" w:rsidP="00000000" w:rsidRDefault="00000000" w:rsidRPr="00000000" w14:paraId="00001CB2">
      <w:pPr>
        <w:spacing w:line="240" w:lineRule="auto"/>
        <w:ind w:left="729" w:firstLine="0"/>
        <w:jc w:val="both"/>
        <w:rPr>
          <w:sz w:val="26"/>
          <w:szCs w:val="26"/>
        </w:rPr>
      </w:pPr>
      <w:r w:rsidDel="00000000" w:rsidR="00000000" w:rsidRPr="00000000">
        <w:rPr>
          <w:sz w:val="26"/>
          <w:szCs w:val="26"/>
          <w:rtl w:val="0"/>
        </w:rPr>
        <w:t xml:space="preserve">Certain abilities or class features grant automatic advantage flips. </w:t>
      </w:r>
    </w:p>
    <w:p w:rsidR="00000000" w:rsidDel="00000000" w:rsidP="00000000" w:rsidRDefault="00000000" w:rsidRPr="00000000" w14:paraId="00001CB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B4">
      <w:pPr>
        <w:spacing w:line="240" w:lineRule="auto"/>
        <w:ind w:left="729" w:firstLine="0"/>
        <w:jc w:val="both"/>
        <w:rPr>
          <w:sz w:val="26"/>
          <w:szCs w:val="26"/>
        </w:rPr>
      </w:pPr>
      <w:r w:rsidDel="00000000" w:rsidR="00000000" w:rsidRPr="00000000">
        <w:rPr>
          <w:sz w:val="26"/>
          <w:szCs w:val="26"/>
          <w:rtl w:val="0"/>
        </w:rPr>
        <w:t xml:space="preserve">2. **Disadvantage Flip**: </w:t>
      </w:r>
    </w:p>
    <w:p w:rsidR="00000000" w:rsidDel="00000000" w:rsidP="00000000" w:rsidRDefault="00000000" w:rsidRPr="00000000" w14:paraId="00001CB5">
      <w:pPr>
        <w:spacing w:line="240" w:lineRule="auto"/>
        <w:ind w:left="729" w:firstLine="0"/>
        <w:jc w:val="both"/>
        <w:rPr>
          <w:sz w:val="26"/>
          <w:szCs w:val="26"/>
        </w:rPr>
      </w:pPr>
      <w:r w:rsidDel="00000000" w:rsidR="00000000" w:rsidRPr="00000000">
        <w:rPr>
          <w:sz w:val="26"/>
          <w:szCs w:val="26"/>
          <w:rtl w:val="0"/>
        </w:rPr>
        <w:t xml:space="preserve">Roll **two D100 dice** and use the higher result.   </w:t>
      </w:r>
    </w:p>
    <w:p w:rsidR="00000000" w:rsidDel="00000000" w:rsidP="00000000" w:rsidRDefault="00000000" w:rsidRPr="00000000" w14:paraId="00001CB6">
      <w:pPr>
        <w:spacing w:line="240" w:lineRule="auto"/>
        <w:ind w:left="729" w:firstLine="0"/>
        <w:jc w:val="both"/>
        <w:rPr>
          <w:sz w:val="26"/>
          <w:szCs w:val="26"/>
        </w:rPr>
      </w:pPr>
      <w:r w:rsidDel="00000000" w:rsidR="00000000" w:rsidRPr="00000000">
        <w:rPr>
          <w:sz w:val="26"/>
          <w:szCs w:val="26"/>
          <w:rtl w:val="0"/>
        </w:rPr>
        <w:t xml:space="preserve">Applies in cases of adverse conditions (e.g., blindness, fear effects).   </w:t>
      </w:r>
    </w:p>
    <w:p w:rsidR="00000000" w:rsidDel="00000000" w:rsidP="00000000" w:rsidRDefault="00000000" w:rsidRPr="00000000" w14:paraId="00001CB7">
      <w:pPr>
        <w:spacing w:line="240" w:lineRule="auto"/>
        <w:ind w:left="729" w:firstLine="0"/>
        <w:jc w:val="both"/>
        <w:rPr>
          <w:sz w:val="26"/>
          <w:szCs w:val="26"/>
        </w:rPr>
      </w:pPr>
      <w:r w:rsidDel="00000000" w:rsidR="00000000" w:rsidRPr="00000000">
        <w:rPr>
          <w:sz w:val="26"/>
          <w:szCs w:val="26"/>
          <w:rtl w:val="0"/>
        </w:rPr>
        <w:t xml:space="preserve">Certain status effects or environmental factors impose automatic disadvantage flips. </w:t>
      </w:r>
    </w:p>
    <w:p w:rsidR="00000000" w:rsidDel="00000000" w:rsidP="00000000" w:rsidRDefault="00000000" w:rsidRPr="00000000" w14:paraId="00001CB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B9">
      <w:pPr>
        <w:spacing w:line="240" w:lineRule="auto"/>
        <w:ind w:left="729" w:firstLine="0"/>
        <w:jc w:val="both"/>
        <w:rPr>
          <w:sz w:val="26"/>
          <w:szCs w:val="26"/>
        </w:rPr>
      </w:pPr>
      <w:r w:rsidDel="00000000" w:rsidR="00000000" w:rsidRPr="00000000">
        <w:rPr>
          <w:sz w:val="26"/>
          <w:szCs w:val="26"/>
          <w:rtl w:val="0"/>
        </w:rPr>
        <w:t xml:space="preserve">3. **Applications of Flip Mechanics**: </w:t>
      </w:r>
    </w:p>
    <w:p w:rsidR="00000000" w:rsidDel="00000000" w:rsidP="00000000" w:rsidRDefault="00000000" w:rsidRPr="00000000" w14:paraId="00001CBA">
      <w:pPr>
        <w:spacing w:line="240" w:lineRule="auto"/>
        <w:ind w:left="729" w:firstLine="0"/>
        <w:jc w:val="both"/>
        <w:rPr>
          <w:sz w:val="26"/>
          <w:szCs w:val="26"/>
        </w:rPr>
      </w:pPr>
      <w:r w:rsidDel="00000000" w:rsidR="00000000" w:rsidRPr="00000000">
        <w:rPr>
          <w:sz w:val="26"/>
          <w:szCs w:val="26"/>
          <w:rtl w:val="0"/>
        </w:rPr>
        <w:t xml:space="preserve">**Combat**: Surprise attacks or status effects.   </w:t>
      </w:r>
    </w:p>
    <w:p w:rsidR="00000000" w:rsidDel="00000000" w:rsidP="00000000" w:rsidRDefault="00000000" w:rsidRPr="00000000" w14:paraId="00001CBB">
      <w:pPr>
        <w:spacing w:line="240" w:lineRule="auto"/>
        <w:ind w:left="729" w:firstLine="0"/>
        <w:jc w:val="both"/>
        <w:rPr>
          <w:sz w:val="26"/>
          <w:szCs w:val="26"/>
        </w:rPr>
      </w:pPr>
      <w:r w:rsidDel="00000000" w:rsidR="00000000" w:rsidRPr="00000000">
        <w:rPr>
          <w:sz w:val="26"/>
          <w:szCs w:val="26"/>
          <w:rtl w:val="0"/>
        </w:rPr>
        <w:t xml:space="preserve">**Exploration**: Favorable tools or unstable terrain.   </w:t>
      </w:r>
    </w:p>
    <w:p w:rsidR="00000000" w:rsidDel="00000000" w:rsidP="00000000" w:rsidRDefault="00000000" w:rsidRPr="00000000" w14:paraId="00001CBC">
      <w:pPr>
        <w:spacing w:line="240" w:lineRule="auto"/>
        <w:ind w:left="729" w:firstLine="0"/>
        <w:jc w:val="both"/>
        <w:rPr>
          <w:sz w:val="26"/>
          <w:szCs w:val="26"/>
        </w:rPr>
      </w:pPr>
      <w:r w:rsidDel="00000000" w:rsidR="00000000" w:rsidRPr="00000000">
        <w:rPr>
          <w:sz w:val="26"/>
          <w:szCs w:val="26"/>
          <w:rtl w:val="0"/>
        </w:rPr>
        <w:t xml:space="preserve">**Social Scenarios**: NPC hostility or trust.   </w:t>
      </w:r>
    </w:p>
    <w:p w:rsidR="00000000" w:rsidDel="00000000" w:rsidP="00000000" w:rsidRDefault="00000000" w:rsidRPr="00000000" w14:paraId="00001CB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B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B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C0">
      <w:pPr>
        <w:spacing w:line="240" w:lineRule="auto"/>
        <w:ind w:left="729" w:firstLine="0"/>
        <w:jc w:val="both"/>
        <w:rPr>
          <w:sz w:val="26"/>
          <w:szCs w:val="26"/>
        </w:rPr>
      </w:pPr>
      <w:r w:rsidDel="00000000" w:rsidR="00000000" w:rsidRPr="00000000">
        <w:rPr>
          <w:sz w:val="26"/>
          <w:szCs w:val="26"/>
          <w:rtl w:val="0"/>
        </w:rPr>
        <w:t xml:space="preserve">## **Critical Damage and Doubles in Combat** </w:t>
      </w:r>
    </w:p>
    <w:p w:rsidR="00000000" w:rsidDel="00000000" w:rsidP="00000000" w:rsidRDefault="00000000" w:rsidRPr="00000000" w14:paraId="00001CC1">
      <w:pPr>
        <w:spacing w:line="240" w:lineRule="auto"/>
        <w:ind w:left="729" w:firstLine="0"/>
        <w:jc w:val="both"/>
        <w:rPr>
          <w:sz w:val="26"/>
          <w:szCs w:val="26"/>
        </w:rPr>
      </w:pPr>
      <w:r w:rsidDel="00000000" w:rsidR="00000000" w:rsidRPr="00000000">
        <w:rPr>
          <w:sz w:val="26"/>
          <w:szCs w:val="26"/>
          <w:rtl w:val="0"/>
        </w:rPr>
        <w:t xml:space="preserve">1. **Doubles in the Success Range**: </w:t>
      </w:r>
    </w:p>
    <w:p w:rsidR="00000000" w:rsidDel="00000000" w:rsidP="00000000" w:rsidRDefault="00000000" w:rsidRPr="00000000" w14:paraId="00001CC2">
      <w:pPr>
        <w:spacing w:line="240" w:lineRule="auto"/>
        <w:ind w:left="729" w:firstLine="0"/>
        <w:jc w:val="both"/>
        <w:rPr>
          <w:sz w:val="26"/>
          <w:szCs w:val="26"/>
        </w:rPr>
      </w:pPr>
      <w:r w:rsidDel="00000000" w:rsidR="00000000" w:rsidRPr="00000000">
        <w:rPr>
          <w:sz w:val="26"/>
          <w:szCs w:val="26"/>
          <w:rtl w:val="0"/>
        </w:rPr>
        <w:t xml:space="preserve">Add the rolled double value directly to the damage dealt.   </w:t>
      </w:r>
    </w:p>
    <w:p w:rsidR="00000000" w:rsidDel="00000000" w:rsidP="00000000" w:rsidRDefault="00000000" w:rsidRPr="00000000" w14:paraId="00001CC3">
      <w:pPr>
        <w:spacing w:line="240" w:lineRule="auto"/>
        <w:ind w:left="729" w:firstLine="0"/>
        <w:jc w:val="both"/>
        <w:rPr>
          <w:sz w:val="26"/>
          <w:szCs w:val="26"/>
        </w:rPr>
      </w:pPr>
      <w:r w:rsidDel="00000000" w:rsidR="00000000" w:rsidRPr="00000000">
        <w:rPr>
          <w:sz w:val="26"/>
          <w:szCs w:val="26"/>
          <w:rtl w:val="0"/>
        </w:rPr>
        <w:t xml:space="preserve">Example: Rolling a 44 in the success range adds 44 damage to the attack. </w:t>
      </w:r>
    </w:p>
    <w:p w:rsidR="00000000" w:rsidDel="00000000" w:rsidP="00000000" w:rsidRDefault="00000000" w:rsidRPr="00000000" w14:paraId="00001CC4">
      <w:pPr>
        <w:spacing w:line="240" w:lineRule="auto"/>
        <w:ind w:left="729" w:firstLine="0"/>
        <w:jc w:val="both"/>
        <w:rPr>
          <w:sz w:val="26"/>
          <w:szCs w:val="26"/>
        </w:rPr>
      </w:pPr>
      <w:r w:rsidDel="00000000" w:rsidR="00000000" w:rsidRPr="00000000">
        <w:rPr>
          <w:sz w:val="26"/>
          <w:szCs w:val="26"/>
          <w:rtl w:val="0"/>
        </w:rPr>
        <w:t xml:space="preserve">2. **Critical Success Effects**:</w:t>
      </w:r>
    </w:p>
    <w:p w:rsidR="00000000" w:rsidDel="00000000" w:rsidP="00000000" w:rsidRDefault="00000000" w:rsidRPr="00000000" w14:paraId="00001CC5">
      <w:pPr>
        <w:spacing w:line="240" w:lineRule="auto"/>
        <w:ind w:left="729" w:firstLine="0"/>
        <w:jc w:val="both"/>
        <w:rPr>
          <w:sz w:val="26"/>
          <w:szCs w:val="26"/>
        </w:rPr>
      </w:pPr>
      <w:r w:rsidDel="00000000" w:rsidR="00000000" w:rsidRPr="00000000">
        <w:rPr>
          <w:sz w:val="26"/>
          <w:szCs w:val="26"/>
          <w:rtl w:val="0"/>
        </w:rPr>
        <w:t xml:space="preserve">Weapons may cause status effects (e.g., disarming, stunning) when critical doubles occur.   </w:t>
      </w:r>
    </w:p>
    <w:p w:rsidR="00000000" w:rsidDel="00000000" w:rsidP="00000000" w:rsidRDefault="00000000" w:rsidRPr="00000000" w14:paraId="00001CC6">
      <w:pPr>
        <w:spacing w:line="240" w:lineRule="auto"/>
        <w:ind w:left="729" w:firstLine="0"/>
        <w:jc w:val="both"/>
        <w:rPr>
          <w:sz w:val="26"/>
          <w:szCs w:val="26"/>
        </w:rPr>
      </w:pPr>
      <w:r w:rsidDel="00000000" w:rsidR="00000000" w:rsidRPr="00000000">
        <w:rPr>
          <w:sz w:val="26"/>
          <w:szCs w:val="26"/>
          <w:rtl w:val="0"/>
        </w:rPr>
        <w:t xml:space="preserve">Critical crafting or scientific successes may yield superior results. </w:t>
      </w:r>
    </w:p>
    <w:p w:rsidR="00000000" w:rsidDel="00000000" w:rsidP="00000000" w:rsidRDefault="00000000" w:rsidRPr="00000000" w14:paraId="00001CC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C8">
      <w:pPr>
        <w:spacing w:line="240" w:lineRule="auto"/>
        <w:ind w:left="729" w:firstLine="0"/>
        <w:jc w:val="both"/>
        <w:rPr>
          <w:sz w:val="26"/>
          <w:szCs w:val="26"/>
        </w:rPr>
      </w:pPr>
      <w:r w:rsidDel="00000000" w:rsidR="00000000" w:rsidRPr="00000000">
        <w:rPr>
          <w:sz w:val="26"/>
          <w:szCs w:val="26"/>
          <w:rtl w:val="0"/>
        </w:rPr>
        <w:t xml:space="preserve">## **Catastrophic Results** </w:t>
      </w:r>
    </w:p>
    <w:p w:rsidR="00000000" w:rsidDel="00000000" w:rsidP="00000000" w:rsidRDefault="00000000" w:rsidRPr="00000000" w14:paraId="00001CC9">
      <w:pPr>
        <w:spacing w:line="240" w:lineRule="auto"/>
        <w:ind w:left="729" w:firstLine="0"/>
        <w:jc w:val="both"/>
        <w:rPr>
          <w:sz w:val="26"/>
          <w:szCs w:val="26"/>
        </w:rPr>
      </w:pPr>
      <w:r w:rsidDel="00000000" w:rsidR="00000000" w:rsidRPr="00000000">
        <w:rPr>
          <w:sz w:val="26"/>
          <w:szCs w:val="26"/>
          <w:rtl w:val="0"/>
        </w:rPr>
        <w:t xml:space="preserve">1. **Triggers**: </w:t>
      </w:r>
    </w:p>
    <w:p w:rsidR="00000000" w:rsidDel="00000000" w:rsidP="00000000" w:rsidRDefault="00000000" w:rsidRPr="00000000" w14:paraId="00001CCA">
      <w:pPr>
        <w:spacing w:line="240" w:lineRule="auto"/>
        <w:ind w:left="729" w:firstLine="0"/>
        <w:jc w:val="both"/>
        <w:rPr>
          <w:sz w:val="26"/>
          <w:szCs w:val="26"/>
        </w:rPr>
      </w:pPr>
      <w:r w:rsidDel="00000000" w:rsidR="00000000" w:rsidRPr="00000000">
        <w:rPr>
          <w:sz w:val="26"/>
          <w:szCs w:val="26"/>
          <w:rtl w:val="0"/>
        </w:rPr>
        <w:t xml:space="preserve">Rolling **01 or 100** in non-combat checks or Paragon Power uses.   </w:t>
      </w:r>
    </w:p>
    <w:p w:rsidR="00000000" w:rsidDel="00000000" w:rsidP="00000000" w:rsidRDefault="00000000" w:rsidRPr="00000000" w14:paraId="00001CCB">
      <w:pPr>
        <w:spacing w:line="240" w:lineRule="auto"/>
        <w:ind w:left="729" w:firstLine="0"/>
        <w:jc w:val="both"/>
        <w:rPr>
          <w:sz w:val="26"/>
          <w:szCs w:val="26"/>
        </w:rPr>
      </w:pPr>
      <w:r w:rsidDel="00000000" w:rsidR="00000000" w:rsidRPr="00000000">
        <w:rPr>
          <w:sz w:val="26"/>
          <w:szCs w:val="26"/>
          <w:rtl w:val="0"/>
        </w:rPr>
        <w:t xml:space="preserve">Critical failures in high-stakes situations. </w:t>
      </w:r>
    </w:p>
    <w:p w:rsidR="00000000" w:rsidDel="00000000" w:rsidP="00000000" w:rsidRDefault="00000000" w:rsidRPr="00000000" w14:paraId="00001CCC">
      <w:pPr>
        <w:spacing w:line="240" w:lineRule="auto"/>
        <w:ind w:left="729" w:firstLine="0"/>
        <w:jc w:val="both"/>
        <w:rPr>
          <w:sz w:val="26"/>
          <w:szCs w:val="26"/>
        </w:rPr>
      </w:pPr>
      <w:r w:rsidDel="00000000" w:rsidR="00000000" w:rsidRPr="00000000">
        <w:rPr>
          <w:sz w:val="26"/>
          <w:szCs w:val="26"/>
          <w:rtl w:val="0"/>
        </w:rPr>
        <w:t xml:space="preserve">2. **Effect Range**: </w:t>
      </w:r>
    </w:p>
    <w:p w:rsidR="00000000" w:rsidDel="00000000" w:rsidP="00000000" w:rsidRDefault="00000000" w:rsidRPr="00000000" w14:paraId="00001CCD">
      <w:pPr>
        <w:spacing w:line="240" w:lineRule="auto"/>
        <w:ind w:left="729" w:firstLine="0"/>
        <w:jc w:val="both"/>
        <w:rPr>
          <w:sz w:val="26"/>
          <w:szCs w:val="26"/>
        </w:rPr>
      </w:pPr>
      <w:r w:rsidDel="00000000" w:rsidR="00000000" w:rsidRPr="00000000">
        <w:rPr>
          <w:sz w:val="26"/>
          <w:szCs w:val="26"/>
          <w:rtl w:val="0"/>
        </w:rPr>
        <w:t xml:space="preserve">**Good Catastrophic Results**: Unexpected boons (e.g., discovering rare resources).   </w:t>
      </w:r>
    </w:p>
    <w:p w:rsidR="00000000" w:rsidDel="00000000" w:rsidP="00000000" w:rsidRDefault="00000000" w:rsidRPr="00000000" w14:paraId="00001CCE">
      <w:pPr>
        <w:spacing w:line="240" w:lineRule="auto"/>
        <w:ind w:left="729" w:firstLine="0"/>
        <w:jc w:val="both"/>
        <w:rPr>
          <w:sz w:val="26"/>
          <w:szCs w:val="26"/>
        </w:rPr>
      </w:pPr>
      <w:r w:rsidDel="00000000" w:rsidR="00000000" w:rsidRPr="00000000">
        <w:rPr>
          <w:sz w:val="26"/>
          <w:szCs w:val="26"/>
          <w:rtl w:val="0"/>
        </w:rPr>
        <w:t xml:space="preserve">**Bad Catastrophic Results**: Dangerous backfires (e.g., exploding experiments). </w:t>
      </w:r>
    </w:p>
    <w:p w:rsidR="00000000" w:rsidDel="00000000" w:rsidP="00000000" w:rsidRDefault="00000000" w:rsidRPr="00000000" w14:paraId="00001CC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0">
      <w:pPr>
        <w:spacing w:line="240" w:lineRule="auto"/>
        <w:ind w:left="729" w:firstLine="0"/>
        <w:jc w:val="both"/>
        <w:rPr>
          <w:sz w:val="26"/>
          <w:szCs w:val="26"/>
        </w:rPr>
      </w:pPr>
      <w:r w:rsidDel="00000000" w:rsidR="00000000" w:rsidRPr="00000000">
        <w:rPr>
          <w:sz w:val="26"/>
          <w:szCs w:val="26"/>
          <w:rtl w:val="0"/>
        </w:rPr>
        <w:t xml:space="preserve">Here is the **Derived Stats section**, written in exhaustive mechanical and thematic detail, fully integrated into the **Palladial Universe** while adhering strictly to the structure and rules of the **Universal System**. All derived stats are expanded with relevant rules, dice mechanics, and thematic narrative elements, ensuring consistency with the core mechanics and universe. </w:t>
      </w:r>
    </w:p>
    <w:p w:rsidR="00000000" w:rsidDel="00000000" w:rsidP="00000000" w:rsidRDefault="00000000" w:rsidRPr="00000000" w14:paraId="00001CD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3">
      <w:pPr>
        <w:spacing w:line="240" w:lineRule="auto"/>
        <w:ind w:left="729" w:firstLine="0"/>
        <w:jc w:val="both"/>
        <w:rPr>
          <w:sz w:val="26"/>
          <w:szCs w:val="26"/>
        </w:rPr>
      </w:pPr>
      <w:r w:rsidDel="00000000" w:rsidR="00000000" w:rsidRPr="00000000">
        <w:rPr>
          <w:sz w:val="26"/>
          <w:szCs w:val="26"/>
          <w:rtl w:val="0"/>
        </w:rPr>
        <w:t xml:space="preserve">## **Derived Stats in the Palladial Universe** </w:t>
      </w:r>
    </w:p>
    <w:p w:rsidR="00000000" w:rsidDel="00000000" w:rsidP="00000000" w:rsidRDefault="00000000" w:rsidRPr="00000000" w14:paraId="00001CD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5">
      <w:pPr>
        <w:spacing w:line="240" w:lineRule="auto"/>
        <w:ind w:left="729" w:firstLine="0"/>
        <w:jc w:val="both"/>
        <w:rPr>
          <w:sz w:val="26"/>
          <w:szCs w:val="26"/>
        </w:rPr>
      </w:pPr>
      <w:r w:rsidDel="00000000" w:rsidR="00000000" w:rsidRPr="00000000">
        <w:rPr>
          <w:sz w:val="26"/>
          <w:szCs w:val="26"/>
          <w:rtl w:val="0"/>
        </w:rPr>
        <w:t xml:space="preserve">Derived stats represent secondary characteristics calculated from core Attributes. These stats govern specific aspects of gameplay, including combat performance, movement, health, and mental resilience. They reflect how a character’s Attributes manifest in the physical, mental, and psionic realms of the Palladial Universe. </w:t>
      </w:r>
    </w:p>
    <w:p w:rsidR="00000000" w:rsidDel="00000000" w:rsidP="00000000" w:rsidRDefault="00000000" w:rsidRPr="00000000" w14:paraId="00001CD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9">
      <w:pPr>
        <w:spacing w:line="240" w:lineRule="auto"/>
        <w:ind w:left="729" w:firstLine="0"/>
        <w:jc w:val="both"/>
        <w:rPr>
          <w:sz w:val="26"/>
          <w:szCs w:val="26"/>
        </w:rPr>
      </w:pPr>
      <w:r w:rsidDel="00000000" w:rsidR="00000000" w:rsidRPr="00000000">
        <w:rPr>
          <w:sz w:val="26"/>
          <w:szCs w:val="26"/>
          <w:rtl w:val="0"/>
        </w:rPr>
        <w:t xml:space="preserve">### **Derived Stats Overview** </w:t>
      </w:r>
    </w:p>
    <w:p w:rsidR="00000000" w:rsidDel="00000000" w:rsidP="00000000" w:rsidRDefault="00000000" w:rsidRPr="00000000" w14:paraId="00001CD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DB">
      <w:pPr>
        <w:spacing w:line="240" w:lineRule="auto"/>
        <w:ind w:left="729" w:firstLine="0"/>
        <w:jc w:val="both"/>
        <w:rPr>
          <w:sz w:val="26"/>
          <w:szCs w:val="26"/>
        </w:rPr>
      </w:pPr>
      <w:r w:rsidDel="00000000" w:rsidR="00000000" w:rsidRPr="00000000">
        <w:rPr>
          <w:sz w:val="26"/>
          <w:szCs w:val="26"/>
          <w:rtl w:val="0"/>
        </w:rPr>
        <w:t xml:space="preserve">1. **Offensive Threshold (OT)**   </w:t>
      </w:r>
    </w:p>
    <w:p w:rsidR="00000000" w:rsidDel="00000000" w:rsidP="00000000" w:rsidRDefault="00000000" w:rsidRPr="00000000" w14:paraId="00001CDC">
      <w:pPr>
        <w:spacing w:line="240" w:lineRule="auto"/>
        <w:ind w:left="729" w:firstLine="0"/>
        <w:jc w:val="both"/>
        <w:rPr>
          <w:sz w:val="26"/>
          <w:szCs w:val="26"/>
        </w:rPr>
      </w:pPr>
      <w:r w:rsidDel="00000000" w:rsidR="00000000" w:rsidRPr="00000000">
        <w:rPr>
          <w:sz w:val="26"/>
          <w:szCs w:val="26"/>
          <w:rtl w:val="0"/>
        </w:rPr>
        <w:t xml:space="preserve">A measure of a character’s ability to land successful attacks in combat.   </w:t>
      </w:r>
    </w:p>
    <w:p w:rsidR="00000000" w:rsidDel="00000000" w:rsidP="00000000" w:rsidRDefault="00000000" w:rsidRPr="00000000" w14:paraId="00001CDD">
      <w:pPr>
        <w:spacing w:line="240" w:lineRule="auto"/>
        <w:ind w:left="729" w:firstLine="0"/>
        <w:jc w:val="both"/>
        <w:rPr>
          <w:sz w:val="26"/>
          <w:szCs w:val="26"/>
        </w:rPr>
      </w:pPr>
      <w:r w:rsidDel="00000000" w:rsidR="00000000" w:rsidRPr="00000000">
        <w:rPr>
          <w:sz w:val="26"/>
          <w:szCs w:val="26"/>
          <w:rtl w:val="0"/>
        </w:rPr>
        <w:t xml:space="preserve">Represents precision, accuracy, and effectiveness in offensive maneuvers.   </w:t>
      </w:r>
    </w:p>
    <w:p w:rsidR="00000000" w:rsidDel="00000000" w:rsidP="00000000" w:rsidRDefault="00000000" w:rsidRPr="00000000" w14:paraId="00001CDE">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CDF">
      <w:pPr>
        <w:spacing w:line="240" w:lineRule="auto"/>
        <w:ind w:left="729" w:firstLine="0"/>
        <w:jc w:val="both"/>
        <w:rPr>
          <w:sz w:val="26"/>
          <w:szCs w:val="26"/>
        </w:rPr>
      </w:pPr>
      <w:r w:rsidDel="00000000" w:rsidR="00000000" w:rsidRPr="00000000">
        <w:rPr>
          <w:sz w:val="26"/>
          <w:szCs w:val="26"/>
          <w:rtl w:val="0"/>
        </w:rPr>
        <w:t xml:space="preserve">**Melee OT** = **Dominion + Proficiency Bonuses + Equipment Bonuses**   </w:t>
      </w:r>
    </w:p>
    <w:p w:rsidR="00000000" w:rsidDel="00000000" w:rsidP="00000000" w:rsidRDefault="00000000" w:rsidRPr="00000000" w14:paraId="00001CE0">
      <w:pPr>
        <w:spacing w:line="240" w:lineRule="auto"/>
        <w:ind w:left="729" w:firstLine="0"/>
        <w:jc w:val="both"/>
        <w:rPr>
          <w:sz w:val="26"/>
          <w:szCs w:val="26"/>
        </w:rPr>
      </w:pPr>
      <w:r w:rsidDel="00000000" w:rsidR="00000000" w:rsidRPr="00000000">
        <w:rPr>
          <w:sz w:val="26"/>
          <w:szCs w:val="26"/>
          <w:rtl w:val="0"/>
        </w:rPr>
        <w:t xml:space="preserve">**Ranged OT** = **Katra + Proficiency Bonuses + Equipment Bonuses**      - **Mechanics**:   </w:t>
      </w:r>
    </w:p>
    <w:p w:rsidR="00000000" w:rsidDel="00000000" w:rsidP="00000000" w:rsidRDefault="00000000" w:rsidRPr="00000000" w14:paraId="00001CE1">
      <w:pPr>
        <w:spacing w:line="240" w:lineRule="auto"/>
        <w:ind w:left="729" w:firstLine="0"/>
        <w:jc w:val="both"/>
        <w:rPr>
          <w:sz w:val="26"/>
          <w:szCs w:val="26"/>
        </w:rPr>
      </w:pPr>
      <w:r w:rsidDel="00000000" w:rsidR="00000000" w:rsidRPr="00000000">
        <w:rPr>
          <w:sz w:val="26"/>
          <w:szCs w:val="26"/>
          <w:rtl w:val="0"/>
        </w:rPr>
        <w:t xml:space="preserve">Roll **D100**; success occurs if the roll is **equal to or below the OT**.   </w:t>
      </w:r>
    </w:p>
    <w:p w:rsidR="00000000" w:rsidDel="00000000" w:rsidP="00000000" w:rsidRDefault="00000000" w:rsidRPr="00000000" w14:paraId="00001CE2">
      <w:pPr>
        <w:spacing w:line="240" w:lineRule="auto"/>
        <w:ind w:left="729" w:firstLine="0"/>
        <w:jc w:val="both"/>
        <w:rPr>
          <w:sz w:val="26"/>
          <w:szCs w:val="26"/>
        </w:rPr>
      </w:pPr>
      <w:r w:rsidDel="00000000" w:rsidR="00000000" w:rsidRPr="00000000">
        <w:rPr>
          <w:sz w:val="26"/>
          <w:szCs w:val="26"/>
          <w:rtl w:val="0"/>
        </w:rPr>
        <w:t xml:space="preserve">Doubles in the success range (e.g., 22, 33) add to damage.   </w:t>
      </w:r>
    </w:p>
    <w:p w:rsidR="00000000" w:rsidDel="00000000" w:rsidP="00000000" w:rsidRDefault="00000000" w:rsidRPr="00000000" w14:paraId="00001CE3">
      <w:pPr>
        <w:spacing w:line="240" w:lineRule="auto"/>
        <w:ind w:left="729" w:firstLine="0"/>
        <w:jc w:val="both"/>
        <w:rPr>
          <w:sz w:val="26"/>
          <w:szCs w:val="26"/>
        </w:rPr>
      </w:pPr>
      <w:r w:rsidDel="00000000" w:rsidR="00000000" w:rsidRPr="00000000">
        <w:rPr>
          <w:sz w:val="26"/>
          <w:szCs w:val="26"/>
          <w:rtl w:val="0"/>
        </w:rPr>
        <w:t xml:space="preserve">Critical successes (01–05%) bypass defensive thresholds entirely.   </w:t>
      </w:r>
    </w:p>
    <w:p w:rsidR="00000000" w:rsidDel="00000000" w:rsidP="00000000" w:rsidRDefault="00000000" w:rsidRPr="00000000" w14:paraId="00001CE4">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1CE5">
      <w:pPr>
        <w:spacing w:line="240" w:lineRule="auto"/>
        <w:ind w:left="729" w:firstLine="0"/>
        <w:jc w:val="both"/>
        <w:rPr>
          <w:sz w:val="26"/>
          <w:szCs w:val="26"/>
        </w:rPr>
      </w:pPr>
      <w:r w:rsidDel="00000000" w:rsidR="00000000" w:rsidRPr="00000000">
        <w:rPr>
          <w:sz w:val="26"/>
          <w:szCs w:val="26"/>
          <w:rtl w:val="0"/>
        </w:rPr>
        <w:t xml:space="preserve">A Nephilim’s engineered precision gives them an edge in melee OT.   </w:t>
      </w:r>
    </w:p>
    <w:p w:rsidR="00000000" w:rsidDel="00000000" w:rsidP="00000000" w:rsidRDefault="00000000" w:rsidRPr="00000000" w14:paraId="00001CE6">
      <w:pPr>
        <w:spacing w:line="240" w:lineRule="auto"/>
        <w:ind w:left="729" w:firstLine="0"/>
        <w:jc w:val="both"/>
        <w:rPr>
          <w:sz w:val="26"/>
          <w:szCs w:val="26"/>
        </w:rPr>
      </w:pPr>
      <w:r w:rsidDel="00000000" w:rsidR="00000000" w:rsidRPr="00000000">
        <w:rPr>
          <w:sz w:val="26"/>
          <w:szCs w:val="26"/>
          <w:rtl w:val="0"/>
        </w:rPr>
        <w:t xml:space="preserve">A Rakashan’s feline agility enhances their ranged OT with bow-like energy weapons. </w:t>
      </w:r>
    </w:p>
    <w:p w:rsidR="00000000" w:rsidDel="00000000" w:rsidP="00000000" w:rsidRDefault="00000000" w:rsidRPr="00000000" w14:paraId="00001CE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E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E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EA">
      <w:pPr>
        <w:spacing w:line="240" w:lineRule="auto"/>
        <w:ind w:left="729" w:firstLine="0"/>
        <w:jc w:val="both"/>
        <w:rPr>
          <w:sz w:val="26"/>
          <w:szCs w:val="26"/>
        </w:rPr>
      </w:pPr>
      <w:r w:rsidDel="00000000" w:rsidR="00000000" w:rsidRPr="00000000">
        <w:rPr>
          <w:sz w:val="26"/>
          <w:szCs w:val="26"/>
          <w:rtl w:val="0"/>
        </w:rPr>
        <w:t xml:space="preserve">2. **Defensive Threshold (DT)**   </w:t>
      </w:r>
    </w:p>
    <w:p w:rsidR="00000000" w:rsidDel="00000000" w:rsidP="00000000" w:rsidRDefault="00000000" w:rsidRPr="00000000" w14:paraId="00001CEB">
      <w:pPr>
        <w:spacing w:line="240" w:lineRule="auto"/>
        <w:ind w:left="729" w:firstLine="0"/>
        <w:jc w:val="both"/>
        <w:rPr>
          <w:sz w:val="26"/>
          <w:szCs w:val="26"/>
        </w:rPr>
      </w:pPr>
      <w:r w:rsidDel="00000000" w:rsidR="00000000" w:rsidRPr="00000000">
        <w:rPr>
          <w:sz w:val="26"/>
          <w:szCs w:val="26"/>
          <w:rtl w:val="0"/>
        </w:rPr>
        <w:t xml:space="preserve">Represents a character’s ability to avoid or mitigate incoming attacks.   </w:t>
      </w:r>
    </w:p>
    <w:p w:rsidR="00000000" w:rsidDel="00000000" w:rsidP="00000000" w:rsidRDefault="00000000" w:rsidRPr="00000000" w14:paraId="00001CEC">
      <w:pPr>
        <w:spacing w:line="240" w:lineRule="auto"/>
        <w:ind w:left="729" w:firstLine="0"/>
        <w:jc w:val="both"/>
        <w:rPr>
          <w:sz w:val="26"/>
          <w:szCs w:val="26"/>
        </w:rPr>
      </w:pPr>
      <w:r w:rsidDel="00000000" w:rsidR="00000000" w:rsidRPr="00000000">
        <w:rPr>
          <w:sz w:val="26"/>
          <w:szCs w:val="26"/>
          <w:rtl w:val="0"/>
        </w:rPr>
        <w:t xml:space="preserve">Reflects agility (for evasion) or physical toughness (for resistance).      - **Formula**:   </w:t>
      </w:r>
    </w:p>
    <w:p w:rsidR="00000000" w:rsidDel="00000000" w:rsidP="00000000" w:rsidRDefault="00000000" w:rsidRPr="00000000" w14:paraId="00001CED">
      <w:pPr>
        <w:spacing w:line="240" w:lineRule="auto"/>
        <w:ind w:left="729" w:firstLine="0"/>
        <w:jc w:val="both"/>
        <w:rPr>
          <w:sz w:val="26"/>
          <w:szCs w:val="26"/>
        </w:rPr>
      </w:pPr>
      <w:r w:rsidDel="00000000" w:rsidR="00000000" w:rsidRPr="00000000">
        <w:rPr>
          <w:sz w:val="26"/>
          <w:szCs w:val="26"/>
          <w:rtl w:val="0"/>
        </w:rPr>
        <w:t xml:space="preserve">**Evasion DT** = **Katra ÷ 10 + Proficiency Bonuses + Equipment Bonuses**   </w:t>
      </w:r>
    </w:p>
    <w:p w:rsidR="00000000" w:rsidDel="00000000" w:rsidP="00000000" w:rsidRDefault="00000000" w:rsidRPr="00000000" w14:paraId="00001CEE">
      <w:pPr>
        <w:spacing w:line="240" w:lineRule="auto"/>
        <w:ind w:left="729" w:firstLine="0"/>
        <w:jc w:val="both"/>
        <w:rPr>
          <w:sz w:val="26"/>
          <w:szCs w:val="26"/>
        </w:rPr>
      </w:pPr>
      <w:r w:rsidDel="00000000" w:rsidR="00000000" w:rsidRPr="00000000">
        <w:rPr>
          <w:sz w:val="26"/>
          <w:szCs w:val="26"/>
          <w:rtl w:val="0"/>
        </w:rPr>
        <w:t xml:space="preserve">**Physical DT** = **Dominion ÷ 10 + Proficiency Bonuses + Armor Bonuses**   </w:t>
      </w:r>
    </w:p>
    <w:p w:rsidR="00000000" w:rsidDel="00000000" w:rsidP="00000000" w:rsidRDefault="00000000" w:rsidRPr="00000000" w14:paraId="00001CEF">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1CF0">
      <w:pPr>
        <w:spacing w:line="240" w:lineRule="auto"/>
        <w:ind w:left="729" w:firstLine="0"/>
        <w:jc w:val="both"/>
        <w:rPr>
          <w:sz w:val="26"/>
          <w:szCs w:val="26"/>
        </w:rPr>
      </w:pPr>
      <w:r w:rsidDel="00000000" w:rsidR="00000000" w:rsidRPr="00000000">
        <w:rPr>
          <w:sz w:val="26"/>
          <w:szCs w:val="26"/>
          <w:rtl w:val="0"/>
        </w:rPr>
        <w:t xml:space="preserve">Enemies must roll **above** a character’s DT to successfully land an attack.   </w:t>
      </w:r>
    </w:p>
    <w:p w:rsidR="00000000" w:rsidDel="00000000" w:rsidP="00000000" w:rsidRDefault="00000000" w:rsidRPr="00000000" w14:paraId="00001CF1">
      <w:pPr>
        <w:spacing w:line="240" w:lineRule="auto"/>
        <w:ind w:left="729" w:firstLine="0"/>
        <w:jc w:val="both"/>
        <w:rPr>
          <w:sz w:val="26"/>
          <w:szCs w:val="26"/>
        </w:rPr>
      </w:pPr>
      <w:r w:rsidDel="00000000" w:rsidR="00000000" w:rsidRPr="00000000">
        <w:rPr>
          <w:sz w:val="26"/>
          <w:szCs w:val="26"/>
          <w:rtl w:val="0"/>
        </w:rPr>
        <w:t xml:space="preserve">Successful evasion (Katra-based DT) allows characters to avoid damage entirely.      - **Thematic Context**:   </w:t>
      </w:r>
    </w:p>
    <w:p w:rsidR="00000000" w:rsidDel="00000000" w:rsidP="00000000" w:rsidRDefault="00000000" w:rsidRPr="00000000" w14:paraId="00001CF2">
      <w:pPr>
        <w:spacing w:line="240" w:lineRule="auto"/>
        <w:ind w:left="729" w:firstLine="0"/>
        <w:jc w:val="both"/>
        <w:rPr>
          <w:sz w:val="26"/>
          <w:szCs w:val="26"/>
        </w:rPr>
      </w:pPr>
      <w:r w:rsidDel="00000000" w:rsidR="00000000" w:rsidRPr="00000000">
        <w:rPr>
          <w:sz w:val="26"/>
          <w:szCs w:val="26"/>
          <w:rtl w:val="0"/>
        </w:rPr>
        <w:t xml:space="preserve">A Taurenith’s massive bulk boosts their physical DT, making them a tank on the battlefield.   </w:t>
      </w:r>
    </w:p>
    <w:p w:rsidR="00000000" w:rsidDel="00000000" w:rsidP="00000000" w:rsidRDefault="00000000" w:rsidRPr="00000000" w14:paraId="00001CF3">
      <w:pPr>
        <w:spacing w:line="240" w:lineRule="auto"/>
        <w:ind w:left="729" w:firstLine="0"/>
        <w:jc w:val="both"/>
        <w:rPr>
          <w:sz w:val="26"/>
          <w:szCs w:val="26"/>
        </w:rPr>
      </w:pPr>
      <w:r w:rsidDel="00000000" w:rsidR="00000000" w:rsidRPr="00000000">
        <w:rPr>
          <w:sz w:val="26"/>
          <w:szCs w:val="26"/>
          <w:rtl w:val="0"/>
        </w:rPr>
        <w:t xml:space="preserve">A Synth with advanced reflex programming excels at evasion-based DT.   </w:t>
      </w:r>
    </w:p>
    <w:p w:rsidR="00000000" w:rsidDel="00000000" w:rsidP="00000000" w:rsidRDefault="00000000" w:rsidRPr="00000000" w14:paraId="00001CF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F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F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CF7">
      <w:pPr>
        <w:spacing w:line="240" w:lineRule="auto"/>
        <w:ind w:left="729" w:firstLine="0"/>
        <w:jc w:val="both"/>
        <w:rPr>
          <w:sz w:val="26"/>
          <w:szCs w:val="26"/>
        </w:rPr>
      </w:pPr>
      <w:r w:rsidDel="00000000" w:rsidR="00000000" w:rsidRPr="00000000">
        <w:rPr>
          <w:sz w:val="26"/>
          <w:szCs w:val="26"/>
          <w:rtl w:val="0"/>
        </w:rPr>
        <w:t xml:space="preserve">3. **Perception**   </w:t>
      </w:r>
    </w:p>
    <w:p w:rsidR="00000000" w:rsidDel="00000000" w:rsidP="00000000" w:rsidRDefault="00000000" w:rsidRPr="00000000" w14:paraId="00001CF8">
      <w:pPr>
        <w:spacing w:line="240" w:lineRule="auto"/>
        <w:ind w:left="729" w:firstLine="0"/>
        <w:jc w:val="both"/>
        <w:rPr>
          <w:sz w:val="26"/>
          <w:szCs w:val="26"/>
        </w:rPr>
      </w:pPr>
      <w:r w:rsidDel="00000000" w:rsidR="00000000" w:rsidRPr="00000000">
        <w:rPr>
          <w:sz w:val="26"/>
          <w:szCs w:val="26"/>
          <w:rtl w:val="0"/>
        </w:rPr>
        <w:t xml:space="preserve">Determines a character’s ability to notice details in their environment, including hidden objects, enemies, and traps.   </w:t>
      </w:r>
    </w:p>
    <w:p w:rsidR="00000000" w:rsidDel="00000000" w:rsidP="00000000" w:rsidRDefault="00000000" w:rsidRPr="00000000" w14:paraId="00001CF9">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CFA">
      <w:pPr>
        <w:spacing w:line="240" w:lineRule="auto"/>
        <w:ind w:left="729" w:firstLine="0"/>
        <w:jc w:val="both"/>
        <w:rPr>
          <w:sz w:val="26"/>
          <w:szCs w:val="26"/>
        </w:rPr>
      </w:pPr>
      <w:r w:rsidDel="00000000" w:rsidR="00000000" w:rsidRPr="00000000">
        <w:rPr>
          <w:sz w:val="26"/>
          <w:szCs w:val="26"/>
          <w:rtl w:val="0"/>
        </w:rPr>
        <w:t xml:space="preserve">**Perception** = **Katra + Proficiency Bonuses + Equipment Bonuses**      - **Mechanics**:   </w:t>
      </w:r>
    </w:p>
    <w:p w:rsidR="00000000" w:rsidDel="00000000" w:rsidP="00000000" w:rsidRDefault="00000000" w:rsidRPr="00000000" w14:paraId="00001CFB">
      <w:pPr>
        <w:spacing w:line="240" w:lineRule="auto"/>
        <w:ind w:left="729" w:firstLine="0"/>
        <w:jc w:val="both"/>
        <w:rPr>
          <w:sz w:val="26"/>
          <w:szCs w:val="26"/>
        </w:rPr>
      </w:pPr>
      <w:r w:rsidDel="00000000" w:rsidR="00000000" w:rsidRPr="00000000">
        <w:rPr>
          <w:sz w:val="26"/>
          <w:szCs w:val="26"/>
          <w:rtl w:val="0"/>
        </w:rPr>
        <w:t xml:space="preserve">Roll **D100** against the Perception stat to succeed in identifying a detail or detecting hidden elements.   </w:t>
      </w:r>
    </w:p>
    <w:p w:rsidR="00000000" w:rsidDel="00000000" w:rsidP="00000000" w:rsidRDefault="00000000" w:rsidRPr="00000000" w14:paraId="00001CFC">
      <w:pPr>
        <w:spacing w:line="240" w:lineRule="auto"/>
        <w:ind w:left="729" w:firstLine="0"/>
        <w:jc w:val="both"/>
        <w:rPr>
          <w:sz w:val="26"/>
          <w:szCs w:val="26"/>
        </w:rPr>
      </w:pPr>
      <w:r w:rsidDel="00000000" w:rsidR="00000000" w:rsidRPr="00000000">
        <w:rPr>
          <w:sz w:val="26"/>
          <w:szCs w:val="26"/>
          <w:rtl w:val="0"/>
        </w:rPr>
        <w:t xml:space="preserve">Critical Perception rolls (01–05%) may reveal additional information beyond the immediate focus.   </w:t>
      </w:r>
    </w:p>
    <w:p w:rsidR="00000000" w:rsidDel="00000000" w:rsidP="00000000" w:rsidRDefault="00000000" w:rsidRPr="00000000" w14:paraId="00001CFD">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1CFE">
      <w:pPr>
        <w:spacing w:line="240" w:lineRule="auto"/>
        <w:ind w:left="729" w:firstLine="0"/>
        <w:jc w:val="both"/>
        <w:rPr>
          <w:sz w:val="26"/>
          <w:szCs w:val="26"/>
        </w:rPr>
      </w:pPr>
      <w:r w:rsidDel="00000000" w:rsidR="00000000" w:rsidRPr="00000000">
        <w:rPr>
          <w:sz w:val="26"/>
          <w:szCs w:val="26"/>
          <w:rtl w:val="0"/>
        </w:rPr>
        <w:t xml:space="preserve">A Velocarans’ eagle-sharp senses make them experts at spotting distant enemies in aerial combat.   </w:t>
      </w:r>
    </w:p>
    <w:p w:rsidR="00000000" w:rsidDel="00000000" w:rsidP="00000000" w:rsidRDefault="00000000" w:rsidRPr="00000000" w14:paraId="00001CFF">
      <w:pPr>
        <w:spacing w:line="240" w:lineRule="auto"/>
        <w:ind w:left="729" w:firstLine="0"/>
        <w:jc w:val="both"/>
        <w:rPr>
          <w:sz w:val="26"/>
          <w:szCs w:val="26"/>
        </w:rPr>
      </w:pPr>
      <w:r w:rsidDel="00000000" w:rsidR="00000000" w:rsidRPr="00000000">
        <w:rPr>
          <w:sz w:val="26"/>
          <w:szCs w:val="26"/>
          <w:rtl w:val="0"/>
        </w:rPr>
        <w:t xml:space="preserve">A Kaltoran’s survivor instincts enable them to detect ambushes in ruined cities. </w:t>
      </w:r>
    </w:p>
    <w:p w:rsidR="00000000" w:rsidDel="00000000" w:rsidP="00000000" w:rsidRDefault="00000000" w:rsidRPr="00000000" w14:paraId="00001D0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0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0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03">
      <w:pPr>
        <w:spacing w:line="240" w:lineRule="auto"/>
        <w:ind w:left="729" w:firstLine="0"/>
        <w:jc w:val="both"/>
        <w:rPr>
          <w:sz w:val="26"/>
          <w:szCs w:val="26"/>
        </w:rPr>
      </w:pPr>
      <w:r w:rsidDel="00000000" w:rsidR="00000000" w:rsidRPr="00000000">
        <w:rPr>
          <w:sz w:val="26"/>
          <w:szCs w:val="26"/>
          <w:rtl w:val="0"/>
        </w:rPr>
        <w:t xml:space="preserve">4. **Insight**   </w:t>
      </w:r>
    </w:p>
    <w:p w:rsidR="00000000" w:rsidDel="00000000" w:rsidP="00000000" w:rsidRDefault="00000000" w:rsidRPr="00000000" w14:paraId="00001D04">
      <w:pPr>
        <w:spacing w:line="240" w:lineRule="auto"/>
        <w:ind w:left="729" w:firstLine="0"/>
        <w:jc w:val="both"/>
        <w:rPr>
          <w:sz w:val="26"/>
          <w:szCs w:val="26"/>
        </w:rPr>
      </w:pPr>
      <w:r w:rsidDel="00000000" w:rsidR="00000000" w:rsidRPr="00000000">
        <w:rPr>
          <w:sz w:val="26"/>
          <w:szCs w:val="26"/>
          <w:rtl w:val="0"/>
        </w:rPr>
        <w:t xml:space="preserve">Represents a character’s intuition, empathy, and ability to read the intentions of others.   </w:t>
      </w:r>
    </w:p>
    <w:p w:rsidR="00000000" w:rsidDel="00000000" w:rsidP="00000000" w:rsidRDefault="00000000" w:rsidRPr="00000000" w14:paraId="00001D05">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D06">
      <w:pPr>
        <w:spacing w:line="240" w:lineRule="auto"/>
        <w:ind w:left="729" w:firstLine="0"/>
        <w:jc w:val="both"/>
        <w:rPr>
          <w:sz w:val="26"/>
          <w:szCs w:val="26"/>
        </w:rPr>
      </w:pPr>
      <w:r w:rsidDel="00000000" w:rsidR="00000000" w:rsidRPr="00000000">
        <w:rPr>
          <w:sz w:val="26"/>
          <w:szCs w:val="26"/>
          <w:rtl w:val="0"/>
        </w:rPr>
        <w:t xml:space="preserve">**Insight** = **Harmonia + Proficiency Bonuses + Equipment Bonuses**      - **Mechanics**:   </w:t>
      </w:r>
    </w:p>
    <w:p w:rsidR="00000000" w:rsidDel="00000000" w:rsidP="00000000" w:rsidRDefault="00000000" w:rsidRPr="00000000" w14:paraId="00001D07">
      <w:pPr>
        <w:spacing w:line="240" w:lineRule="auto"/>
        <w:ind w:left="729" w:firstLine="0"/>
        <w:jc w:val="both"/>
        <w:rPr>
          <w:sz w:val="26"/>
          <w:szCs w:val="26"/>
        </w:rPr>
      </w:pPr>
      <w:r w:rsidDel="00000000" w:rsidR="00000000" w:rsidRPr="00000000">
        <w:rPr>
          <w:sz w:val="26"/>
          <w:szCs w:val="26"/>
          <w:rtl w:val="0"/>
        </w:rPr>
        <w:t xml:space="preserve">Roll **D100** against the Insight stat to detect lies, uncover hidden motives, or intuitively understand a situation.   </w:t>
      </w:r>
    </w:p>
    <w:p w:rsidR="00000000" w:rsidDel="00000000" w:rsidP="00000000" w:rsidRDefault="00000000" w:rsidRPr="00000000" w14:paraId="00001D08">
      <w:pPr>
        <w:spacing w:line="240" w:lineRule="auto"/>
        <w:ind w:left="729" w:firstLine="0"/>
        <w:jc w:val="both"/>
        <w:rPr>
          <w:sz w:val="26"/>
          <w:szCs w:val="26"/>
        </w:rPr>
      </w:pPr>
      <w:r w:rsidDel="00000000" w:rsidR="00000000" w:rsidRPr="00000000">
        <w:rPr>
          <w:sz w:val="26"/>
          <w:szCs w:val="26"/>
          <w:rtl w:val="0"/>
        </w:rPr>
        <w:t xml:space="preserve">Critical Insight rolls (01–05%) may reveal deeper truths or hidden emotional states.   </w:t>
      </w:r>
    </w:p>
    <w:p w:rsidR="00000000" w:rsidDel="00000000" w:rsidP="00000000" w:rsidRDefault="00000000" w:rsidRPr="00000000" w14:paraId="00001D09">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1D0A">
      <w:pPr>
        <w:spacing w:line="240" w:lineRule="auto"/>
        <w:ind w:left="729" w:firstLine="0"/>
        <w:jc w:val="both"/>
        <w:rPr>
          <w:sz w:val="26"/>
          <w:szCs w:val="26"/>
        </w:rPr>
      </w:pPr>
      <w:r w:rsidDel="00000000" w:rsidR="00000000" w:rsidRPr="00000000">
        <w:rPr>
          <w:sz w:val="26"/>
          <w:szCs w:val="26"/>
          <w:rtl w:val="0"/>
        </w:rPr>
        <w:t xml:space="preserve">Ævarii, as psionic empaths, excel at Insight, discerning the emotional undercurrents of negotiations.   </w:t>
      </w:r>
    </w:p>
    <w:p w:rsidR="00000000" w:rsidDel="00000000" w:rsidP="00000000" w:rsidRDefault="00000000" w:rsidRPr="00000000" w14:paraId="00001D0B">
      <w:pPr>
        <w:spacing w:line="240" w:lineRule="auto"/>
        <w:ind w:left="729" w:firstLine="0"/>
        <w:jc w:val="both"/>
        <w:rPr>
          <w:sz w:val="26"/>
          <w:szCs w:val="26"/>
        </w:rPr>
      </w:pPr>
      <w:r w:rsidDel="00000000" w:rsidR="00000000" w:rsidRPr="00000000">
        <w:rPr>
          <w:sz w:val="26"/>
          <w:szCs w:val="26"/>
          <w:rtl w:val="0"/>
        </w:rPr>
        <w:t xml:space="preserve">Zhulik traders use their cunning to interpret falsehoods in hostile diplomacy.   </w:t>
      </w:r>
    </w:p>
    <w:p w:rsidR="00000000" w:rsidDel="00000000" w:rsidP="00000000" w:rsidRDefault="00000000" w:rsidRPr="00000000" w14:paraId="00001D0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0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0E">
      <w:pPr>
        <w:spacing w:line="240" w:lineRule="auto"/>
        <w:ind w:left="729" w:firstLine="0"/>
        <w:jc w:val="both"/>
        <w:rPr>
          <w:sz w:val="26"/>
          <w:szCs w:val="26"/>
        </w:rPr>
      </w:pPr>
      <w:r w:rsidDel="00000000" w:rsidR="00000000" w:rsidRPr="00000000">
        <w:rPr>
          <w:sz w:val="26"/>
          <w:szCs w:val="26"/>
          <w:rtl w:val="0"/>
        </w:rPr>
        <w:t xml:space="preserve">5. **Movement**   </w:t>
      </w:r>
    </w:p>
    <w:p w:rsidR="00000000" w:rsidDel="00000000" w:rsidP="00000000" w:rsidRDefault="00000000" w:rsidRPr="00000000" w14:paraId="00001D0F">
      <w:pPr>
        <w:spacing w:line="240" w:lineRule="auto"/>
        <w:ind w:left="729" w:firstLine="0"/>
        <w:jc w:val="both"/>
        <w:rPr>
          <w:sz w:val="26"/>
          <w:szCs w:val="26"/>
        </w:rPr>
      </w:pPr>
      <w:r w:rsidDel="00000000" w:rsidR="00000000" w:rsidRPr="00000000">
        <w:rPr>
          <w:sz w:val="26"/>
          <w:szCs w:val="26"/>
          <w:rtl w:val="0"/>
        </w:rPr>
        <w:t xml:space="preserve">Defines how far a character can move during combat or exploration.   </w:t>
      </w:r>
    </w:p>
    <w:p w:rsidR="00000000" w:rsidDel="00000000" w:rsidP="00000000" w:rsidRDefault="00000000" w:rsidRPr="00000000" w14:paraId="00001D10">
      <w:pPr>
        <w:spacing w:line="240" w:lineRule="auto"/>
        <w:ind w:left="729" w:firstLine="0"/>
        <w:jc w:val="both"/>
        <w:rPr>
          <w:sz w:val="26"/>
          <w:szCs w:val="26"/>
        </w:rPr>
      </w:pPr>
      <w:r w:rsidDel="00000000" w:rsidR="00000000" w:rsidRPr="00000000">
        <w:rPr>
          <w:sz w:val="26"/>
          <w:szCs w:val="26"/>
          <w:rtl w:val="0"/>
        </w:rPr>
        <w:t xml:space="preserve">**Base Movement**: 10 meters per action.   </w:t>
      </w:r>
    </w:p>
    <w:p w:rsidR="00000000" w:rsidDel="00000000" w:rsidP="00000000" w:rsidRDefault="00000000" w:rsidRPr="00000000" w14:paraId="00001D11">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D12">
      <w:pPr>
        <w:spacing w:line="240" w:lineRule="auto"/>
        <w:ind w:left="729" w:firstLine="0"/>
        <w:jc w:val="both"/>
        <w:rPr>
          <w:sz w:val="26"/>
          <w:szCs w:val="26"/>
        </w:rPr>
      </w:pPr>
      <w:r w:rsidDel="00000000" w:rsidR="00000000" w:rsidRPr="00000000">
        <w:rPr>
          <w:sz w:val="26"/>
          <w:szCs w:val="26"/>
          <w:rtl w:val="0"/>
        </w:rPr>
        <w:t xml:space="preserve">**Movement Rate** = **Base 10m + (Katra ÷ 20)**      - **Mechanics**:   </w:t>
      </w:r>
    </w:p>
    <w:p w:rsidR="00000000" w:rsidDel="00000000" w:rsidP="00000000" w:rsidRDefault="00000000" w:rsidRPr="00000000" w14:paraId="00001D13">
      <w:pPr>
        <w:spacing w:line="240" w:lineRule="auto"/>
        <w:ind w:left="729" w:firstLine="0"/>
        <w:jc w:val="both"/>
        <w:rPr>
          <w:sz w:val="26"/>
          <w:szCs w:val="26"/>
        </w:rPr>
      </w:pPr>
      <w:r w:rsidDel="00000000" w:rsidR="00000000" w:rsidRPr="00000000">
        <w:rPr>
          <w:sz w:val="26"/>
          <w:szCs w:val="26"/>
          <w:rtl w:val="0"/>
        </w:rPr>
        <w:t xml:space="preserve">Movement is measured in meters per action.   </w:t>
      </w:r>
    </w:p>
    <w:p w:rsidR="00000000" w:rsidDel="00000000" w:rsidP="00000000" w:rsidRDefault="00000000" w:rsidRPr="00000000" w14:paraId="00001D14">
      <w:pPr>
        <w:spacing w:line="240" w:lineRule="auto"/>
        <w:ind w:left="729" w:firstLine="0"/>
        <w:jc w:val="both"/>
        <w:rPr>
          <w:sz w:val="26"/>
          <w:szCs w:val="26"/>
        </w:rPr>
      </w:pPr>
      <w:r w:rsidDel="00000000" w:rsidR="00000000" w:rsidRPr="00000000">
        <w:rPr>
          <w:sz w:val="26"/>
          <w:szCs w:val="26"/>
          <w:rtl w:val="0"/>
        </w:rPr>
        <w:t xml:space="preserve">Characters may dash, doubling their movement rate, but this consumes all actions for the turn.   </w:t>
      </w:r>
    </w:p>
    <w:p w:rsidR="00000000" w:rsidDel="00000000" w:rsidP="00000000" w:rsidRDefault="00000000" w:rsidRPr="00000000" w14:paraId="00001D15">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1D16">
      <w:pPr>
        <w:spacing w:line="240" w:lineRule="auto"/>
        <w:ind w:left="729" w:firstLine="0"/>
        <w:jc w:val="both"/>
        <w:rPr>
          <w:sz w:val="26"/>
          <w:szCs w:val="26"/>
        </w:rPr>
      </w:pPr>
      <w:r w:rsidDel="00000000" w:rsidR="00000000" w:rsidRPr="00000000">
        <w:rPr>
          <w:sz w:val="26"/>
          <w:szCs w:val="26"/>
          <w:rtl w:val="0"/>
        </w:rPr>
        <w:t xml:space="preserve">Rakashans have unparalleled speed, giving them a tactical advantage in repositioning during combat.   </w:t>
      </w:r>
    </w:p>
    <w:p w:rsidR="00000000" w:rsidDel="00000000" w:rsidP="00000000" w:rsidRDefault="00000000" w:rsidRPr="00000000" w14:paraId="00001D17">
      <w:pPr>
        <w:spacing w:line="240" w:lineRule="auto"/>
        <w:ind w:left="729" w:firstLine="0"/>
        <w:jc w:val="both"/>
        <w:rPr>
          <w:sz w:val="26"/>
          <w:szCs w:val="26"/>
        </w:rPr>
      </w:pPr>
      <w:r w:rsidDel="00000000" w:rsidR="00000000" w:rsidRPr="00000000">
        <w:rPr>
          <w:sz w:val="26"/>
          <w:szCs w:val="26"/>
          <w:rtl w:val="0"/>
        </w:rPr>
        <w:t xml:space="preserve">Drevlans, with their hive-like instincts, excel at coordinated group movement. </w:t>
      </w:r>
    </w:p>
    <w:p w:rsidR="00000000" w:rsidDel="00000000" w:rsidP="00000000" w:rsidRDefault="00000000" w:rsidRPr="00000000" w14:paraId="00001D1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1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1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1B">
      <w:pPr>
        <w:spacing w:line="240" w:lineRule="auto"/>
        <w:ind w:left="729" w:firstLine="0"/>
        <w:jc w:val="both"/>
        <w:rPr>
          <w:sz w:val="26"/>
          <w:szCs w:val="26"/>
        </w:rPr>
      </w:pPr>
      <w:r w:rsidDel="00000000" w:rsidR="00000000" w:rsidRPr="00000000">
        <w:rPr>
          <w:sz w:val="26"/>
          <w:szCs w:val="26"/>
          <w:rtl w:val="0"/>
        </w:rPr>
        <w:t xml:space="preserve">6. **Initiative**   </w:t>
      </w:r>
    </w:p>
    <w:p w:rsidR="00000000" w:rsidDel="00000000" w:rsidP="00000000" w:rsidRDefault="00000000" w:rsidRPr="00000000" w14:paraId="00001D1C">
      <w:pPr>
        <w:spacing w:line="240" w:lineRule="auto"/>
        <w:ind w:left="729" w:firstLine="0"/>
        <w:jc w:val="both"/>
        <w:rPr>
          <w:sz w:val="26"/>
          <w:szCs w:val="26"/>
        </w:rPr>
      </w:pPr>
      <w:r w:rsidDel="00000000" w:rsidR="00000000" w:rsidRPr="00000000">
        <w:rPr>
          <w:sz w:val="26"/>
          <w:szCs w:val="26"/>
          <w:rtl w:val="0"/>
        </w:rPr>
        <w:t xml:space="preserve">Determines the order of actions in combat.   </w:t>
      </w:r>
    </w:p>
    <w:p w:rsidR="00000000" w:rsidDel="00000000" w:rsidP="00000000" w:rsidRDefault="00000000" w:rsidRPr="00000000" w14:paraId="00001D1D">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D1E">
      <w:pPr>
        <w:spacing w:line="240" w:lineRule="auto"/>
        <w:ind w:left="729" w:firstLine="0"/>
        <w:jc w:val="both"/>
        <w:rPr>
          <w:sz w:val="26"/>
          <w:szCs w:val="26"/>
        </w:rPr>
      </w:pPr>
      <w:r w:rsidDel="00000000" w:rsidR="00000000" w:rsidRPr="00000000">
        <w:rPr>
          <w:sz w:val="26"/>
          <w:szCs w:val="26"/>
          <w:rtl w:val="0"/>
        </w:rPr>
        <w:t xml:space="preserve">**Initiative Roll** = **D100 + Katra Modifier + Equipment </w:t>
      </w:r>
    </w:p>
    <w:p w:rsidR="00000000" w:rsidDel="00000000" w:rsidP="00000000" w:rsidRDefault="00000000" w:rsidRPr="00000000" w14:paraId="00001D1F">
      <w:pPr>
        <w:spacing w:line="240" w:lineRule="auto"/>
        <w:ind w:left="729" w:firstLine="0"/>
        <w:jc w:val="both"/>
        <w:rPr>
          <w:sz w:val="26"/>
          <w:szCs w:val="26"/>
        </w:rPr>
      </w:pPr>
      <w:r w:rsidDel="00000000" w:rsidR="00000000" w:rsidRPr="00000000">
        <w:rPr>
          <w:sz w:val="26"/>
          <w:szCs w:val="26"/>
          <w:rtl w:val="0"/>
        </w:rPr>
        <w:t xml:space="preserve">Bonuses**   </w:t>
      </w:r>
    </w:p>
    <w:p w:rsidR="00000000" w:rsidDel="00000000" w:rsidP="00000000" w:rsidRDefault="00000000" w:rsidRPr="00000000" w14:paraId="00001D20">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1D21">
      <w:pPr>
        <w:spacing w:line="240" w:lineRule="auto"/>
        <w:ind w:left="729" w:firstLine="0"/>
        <w:jc w:val="both"/>
        <w:rPr>
          <w:sz w:val="26"/>
          <w:szCs w:val="26"/>
        </w:rPr>
      </w:pPr>
      <w:r w:rsidDel="00000000" w:rsidR="00000000" w:rsidRPr="00000000">
        <w:rPr>
          <w:sz w:val="26"/>
          <w:szCs w:val="26"/>
          <w:rtl w:val="0"/>
        </w:rPr>
        <w:t xml:space="preserve">Roll **D100**; the highest roll acts first.   </w:t>
      </w:r>
    </w:p>
    <w:p w:rsidR="00000000" w:rsidDel="00000000" w:rsidP="00000000" w:rsidRDefault="00000000" w:rsidRPr="00000000" w14:paraId="00001D22">
      <w:pPr>
        <w:spacing w:line="240" w:lineRule="auto"/>
        <w:ind w:left="729" w:firstLine="0"/>
        <w:jc w:val="both"/>
        <w:rPr>
          <w:sz w:val="26"/>
          <w:szCs w:val="26"/>
        </w:rPr>
      </w:pPr>
      <w:r w:rsidDel="00000000" w:rsidR="00000000" w:rsidRPr="00000000">
        <w:rPr>
          <w:sz w:val="26"/>
          <w:szCs w:val="26"/>
          <w:rtl w:val="0"/>
        </w:rPr>
        <w:t xml:space="preserve">Ties are broken by the highest Katra score.   </w:t>
      </w:r>
    </w:p>
    <w:p w:rsidR="00000000" w:rsidDel="00000000" w:rsidP="00000000" w:rsidRDefault="00000000" w:rsidRPr="00000000" w14:paraId="00001D23">
      <w:pPr>
        <w:spacing w:line="240" w:lineRule="auto"/>
        <w:ind w:left="729" w:firstLine="0"/>
        <w:jc w:val="both"/>
        <w:rPr>
          <w:sz w:val="26"/>
          <w:szCs w:val="26"/>
        </w:rPr>
      </w:pPr>
      <w:r w:rsidDel="00000000" w:rsidR="00000000" w:rsidRPr="00000000">
        <w:rPr>
          <w:sz w:val="26"/>
          <w:szCs w:val="26"/>
          <w:rtl w:val="0"/>
        </w:rPr>
        <w:t xml:space="preserve">Advantage on Initiative allows rolling two D100s and taking the better result.      - **Thematic Context**:   </w:t>
      </w:r>
    </w:p>
    <w:p w:rsidR="00000000" w:rsidDel="00000000" w:rsidP="00000000" w:rsidRDefault="00000000" w:rsidRPr="00000000" w14:paraId="00001D24">
      <w:pPr>
        <w:spacing w:line="240" w:lineRule="auto"/>
        <w:ind w:left="729" w:firstLine="0"/>
        <w:jc w:val="both"/>
        <w:rPr>
          <w:sz w:val="26"/>
          <w:szCs w:val="26"/>
        </w:rPr>
      </w:pPr>
      <w:r w:rsidDel="00000000" w:rsidR="00000000" w:rsidRPr="00000000">
        <w:rPr>
          <w:sz w:val="26"/>
          <w:szCs w:val="26"/>
          <w:rtl w:val="0"/>
        </w:rPr>
        <w:t xml:space="preserve">A Shadow’s training in stealth and assassination makes them lightning-fast to react.   </w:t>
      </w:r>
    </w:p>
    <w:p w:rsidR="00000000" w:rsidDel="00000000" w:rsidP="00000000" w:rsidRDefault="00000000" w:rsidRPr="00000000" w14:paraId="00001D25">
      <w:pPr>
        <w:spacing w:line="240" w:lineRule="auto"/>
        <w:ind w:left="729" w:firstLine="0"/>
        <w:jc w:val="both"/>
        <w:rPr>
          <w:sz w:val="26"/>
          <w:szCs w:val="26"/>
        </w:rPr>
      </w:pPr>
      <w:r w:rsidDel="00000000" w:rsidR="00000000" w:rsidRPr="00000000">
        <w:rPr>
          <w:sz w:val="26"/>
          <w:szCs w:val="26"/>
          <w:rtl w:val="0"/>
        </w:rPr>
        <w:t xml:space="preserve">Grathulians may act slower but remain implacable once they engage. </w:t>
      </w:r>
    </w:p>
    <w:p w:rsidR="00000000" w:rsidDel="00000000" w:rsidP="00000000" w:rsidRDefault="00000000" w:rsidRPr="00000000" w14:paraId="00001D2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2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2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29">
      <w:pPr>
        <w:spacing w:line="240" w:lineRule="auto"/>
        <w:ind w:left="729" w:firstLine="0"/>
        <w:jc w:val="both"/>
        <w:rPr>
          <w:sz w:val="26"/>
          <w:szCs w:val="26"/>
        </w:rPr>
      </w:pPr>
      <w:r w:rsidDel="00000000" w:rsidR="00000000" w:rsidRPr="00000000">
        <w:rPr>
          <w:sz w:val="26"/>
          <w:szCs w:val="26"/>
          <w:rtl w:val="0"/>
        </w:rPr>
        <w:t xml:space="preserve">7. **Health Points (HP)**   </w:t>
      </w:r>
    </w:p>
    <w:p w:rsidR="00000000" w:rsidDel="00000000" w:rsidP="00000000" w:rsidRDefault="00000000" w:rsidRPr="00000000" w14:paraId="00001D2A">
      <w:pPr>
        <w:spacing w:line="240" w:lineRule="auto"/>
        <w:ind w:left="729" w:firstLine="0"/>
        <w:jc w:val="both"/>
        <w:rPr>
          <w:sz w:val="26"/>
          <w:szCs w:val="26"/>
        </w:rPr>
      </w:pPr>
      <w:r w:rsidDel="00000000" w:rsidR="00000000" w:rsidRPr="00000000">
        <w:rPr>
          <w:sz w:val="26"/>
          <w:szCs w:val="26"/>
          <w:rtl w:val="0"/>
        </w:rPr>
        <w:t xml:space="preserve">Represents a character’s physical durability and capacity to sustain damage.      - **Formula**:   </w:t>
      </w:r>
    </w:p>
    <w:p w:rsidR="00000000" w:rsidDel="00000000" w:rsidP="00000000" w:rsidRDefault="00000000" w:rsidRPr="00000000" w14:paraId="00001D2B">
      <w:pPr>
        <w:spacing w:line="240" w:lineRule="auto"/>
        <w:ind w:left="729" w:firstLine="0"/>
        <w:jc w:val="both"/>
        <w:rPr>
          <w:sz w:val="26"/>
          <w:szCs w:val="26"/>
        </w:rPr>
      </w:pPr>
      <w:r w:rsidDel="00000000" w:rsidR="00000000" w:rsidRPr="00000000">
        <w:rPr>
          <w:sz w:val="26"/>
          <w:szCs w:val="26"/>
          <w:rtl w:val="0"/>
        </w:rPr>
        <w:t xml:space="preserve">**HP** = **Dominion × 2 + Proficiency Bonuses + Armor Bonuses**   </w:t>
      </w:r>
    </w:p>
    <w:p w:rsidR="00000000" w:rsidDel="00000000" w:rsidP="00000000" w:rsidRDefault="00000000" w:rsidRPr="00000000" w14:paraId="00001D2C">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1D2D">
      <w:pPr>
        <w:spacing w:line="240" w:lineRule="auto"/>
        <w:ind w:left="729" w:firstLine="0"/>
        <w:jc w:val="both"/>
        <w:rPr>
          <w:sz w:val="26"/>
          <w:szCs w:val="26"/>
        </w:rPr>
      </w:pPr>
      <w:r w:rsidDel="00000000" w:rsidR="00000000" w:rsidRPr="00000000">
        <w:rPr>
          <w:sz w:val="26"/>
          <w:szCs w:val="26"/>
          <w:rtl w:val="0"/>
        </w:rPr>
        <w:t xml:space="preserve">Characters lose HP when struck in combat or exposed to hazards.   </w:t>
      </w:r>
    </w:p>
    <w:p w:rsidR="00000000" w:rsidDel="00000000" w:rsidP="00000000" w:rsidRDefault="00000000" w:rsidRPr="00000000" w14:paraId="00001D2E">
      <w:pPr>
        <w:spacing w:line="240" w:lineRule="auto"/>
        <w:ind w:left="729" w:firstLine="0"/>
        <w:jc w:val="both"/>
        <w:rPr>
          <w:sz w:val="26"/>
          <w:szCs w:val="26"/>
        </w:rPr>
      </w:pPr>
      <w:r w:rsidDel="00000000" w:rsidR="00000000" w:rsidRPr="00000000">
        <w:rPr>
          <w:sz w:val="26"/>
          <w:szCs w:val="26"/>
          <w:rtl w:val="0"/>
        </w:rPr>
        <w:t xml:space="preserve">At **0 HP**, characters are incapacitated; at **negative HP equal to half their max HP**, they die.   </w:t>
      </w:r>
    </w:p>
    <w:p w:rsidR="00000000" w:rsidDel="00000000" w:rsidP="00000000" w:rsidRDefault="00000000" w:rsidRPr="00000000" w14:paraId="00001D2F">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1D30">
      <w:pPr>
        <w:spacing w:line="240" w:lineRule="auto"/>
        <w:ind w:left="729" w:firstLine="0"/>
        <w:jc w:val="both"/>
        <w:rPr>
          <w:sz w:val="26"/>
          <w:szCs w:val="26"/>
        </w:rPr>
      </w:pPr>
      <w:r w:rsidDel="00000000" w:rsidR="00000000" w:rsidRPr="00000000">
        <w:rPr>
          <w:sz w:val="26"/>
          <w:szCs w:val="26"/>
          <w:rtl w:val="0"/>
        </w:rPr>
        <w:t xml:space="preserve">Nephilim endure massive amounts of damage due to their engineered resilience.   </w:t>
      </w:r>
    </w:p>
    <w:p w:rsidR="00000000" w:rsidDel="00000000" w:rsidP="00000000" w:rsidRDefault="00000000" w:rsidRPr="00000000" w14:paraId="00001D31">
      <w:pPr>
        <w:spacing w:line="240" w:lineRule="auto"/>
        <w:ind w:left="729" w:firstLine="0"/>
        <w:jc w:val="both"/>
        <w:rPr>
          <w:sz w:val="26"/>
          <w:szCs w:val="26"/>
        </w:rPr>
      </w:pPr>
      <w:r w:rsidDel="00000000" w:rsidR="00000000" w:rsidRPr="00000000">
        <w:rPr>
          <w:sz w:val="26"/>
          <w:szCs w:val="26"/>
          <w:rtl w:val="0"/>
        </w:rPr>
        <w:t xml:space="preserve">Palladians rely on strategic use of armor to supplement their moderate HP. </w:t>
      </w:r>
    </w:p>
    <w:p w:rsidR="00000000" w:rsidDel="00000000" w:rsidP="00000000" w:rsidRDefault="00000000" w:rsidRPr="00000000" w14:paraId="00001D3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3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3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35">
      <w:pPr>
        <w:spacing w:line="240" w:lineRule="auto"/>
        <w:ind w:left="729" w:firstLine="0"/>
        <w:jc w:val="both"/>
        <w:rPr>
          <w:sz w:val="26"/>
          <w:szCs w:val="26"/>
        </w:rPr>
      </w:pPr>
      <w:r w:rsidDel="00000000" w:rsidR="00000000" w:rsidRPr="00000000">
        <w:rPr>
          <w:sz w:val="26"/>
          <w:szCs w:val="26"/>
          <w:rtl w:val="0"/>
        </w:rPr>
        <w:t xml:space="preserve">8. **Sanity/Morale**   </w:t>
      </w:r>
    </w:p>
    <w:p w:rsidR="00000000" w:rsidDel="00000000" w:rsidP="00000000" w:rsidRDefault="00000000" w:rsidRPr="00000000" w14:paraId="00001D36">
      <w:pPr>
        <w:spacing w:line="240" w:lineRule="auto"/>
        <w:ind w:left="729" w:firstLine="0"/>
        <w:jc w:val="both"/>
        <w:rPr>
          <w:sz w:val="26"/>
          <w:szCs w:val="26"/>
        </w:rPr>
      </w:pPr>
      <w:r w:rsidDel="00000000" w:rsidR="00000000" w:rsidRPr="00000000">
        <w:rPr>
          <w:sz w:val="26"/>
          <w:szCs w:val="26"/>
          <w:rtl w:val="0"/>
        </w:rPr>
        <w:t xml:space="preserve">A dual-purpose stat representing mental stability and emotional resilience.   </w:t>
      </w:r>
    </w:p>
    <w:p w:rsidR="00000000" w:rsidDel="00000000" w:rsidP="00000000" w:rsidRDefault="00000000" w:rsidRPr="00000000" w14:paraId="00001D37">
      <w:pPr>
        <w:spacing w:line="240" w:lineRule="auto"/>
        <w:ind w:left="729" w:firstLine="0"/>
        <w:jc w:val="both"/>
        <w:rPr>
          <w:sz w:val="26"/>
          <w:szCs w:val="26"/>
        </w:rPr>
      </w:pPr>
      <w:r w:rsidDel="00000000" w:rsidR="00000000" w:rsidRPr="00000000">
        <w:rPr>
          <w:sz w:val="26"/>
          <w:szCs w:val="26"/>
          <w:rtl w:val="0"/>
        </w:rPr>
        <w:t xml:space="preserve">**Formula**:   </w:t>
      </w:r>
    </w:p>
    <w:p w:rsidR="00000000" w:rsidDel="00000000" w:rsidP="00000000" w:rsidRDefault="00000000" w:rsidRPr="00000000" w14:paraId="00001D38">
      <w:pPr>
        <w:spacing w:line="240" w:lineRule="auto"/>
        <w:ind w:left="729" w:firstLine="0"/>
        <w:jc w:val="both"/>
        <w:rPr>
          <w:sz w:val="26"/>
          <w:szCs w:val="26"/>
        </w:rPr>
      </w:pPr>
      <w:r w:rsidDel="00000000" w:rsidR="00000000" w:rsidRPr="00000000">
        <w:rPr>
          <w:sz w:val="26"/>
          <w:szCs w:val="26"/>
          <w:rtl w:val="0"/>
        </w:rPr>
        <w:t xml:space="preserve">**Sanity/Morale** = **Harmonia × 2 + Proficiency Bonuses + Equipment Bonuses**      - **Mechanics**:   </w:t>
      </w:r>
    </w:p>
    <w:p w:rsidR="00000000" w:rsidDel="00000000" w:rsidP="00000000" w:rsidRDefault="00000000" w:rsidRPr="00000000" w14:paraId="00001D39">
      <w:pPr>
        <w:spacing w:line="240" w:lineRule="auto"/>
        <w:ind w:left="729" w:firstLine="0"/>
        <w:jc w:val="both"/>
        <w:rPr>
          <w:sz w:val="26"/>
          <w:szCs w:val="26"/>
        </w:rPr>
      </w:pPr>
      <w:r w:rsidDel="00000000" w:rsidR="00000000" w:rsidRPr="00000000">
        <w:rPr>
          <w:sz w:val="26"/>
          <w:szCs w:val="26"/>
          <w:rtl w:val="0"/>
        </w:rPr>
        <w:t xml:space="preserve">**Morale Checks**:   </w:t>
      </w:r>
    </w:p>
    <w:p w:rsidR="00000000" w:rsidDel="00000000" w:rsidP="00000000" w:rsidRDefault="00000000" w:rsidRPr="00000000" w14:paraId="00001D3A">
      <w:pPr>
        <w:spacing w:line="240" w:lineRule="auto"/>
        <w:ind w:left="729" w:firstLine="0"/>
        <w:jc w:val="both"/>
        <w:rPr>
          <w:sz w:val="26"/>
          <w:szCs w:val="26"/>
        </w:rPr>
      </w:pPr>
      <w:r w:rsidDel="00000000" w:rsidR="00000000" w:rsidRPr="00000000">
        <w:rPr>
          <w:sz w:val="26"/>
          <w:szCs w:val="26"/>
          <w:rtl w:val="0"/>
        </w:rPr>
        <w:t xml:space="preserve">Roll **D100** against the Morale stat when facing fear, overwhelming odds, or critical injuries.   </w:t>
      </w:r>
    </w:p>
    <w:p w:rsidR="00000000" w:rsidDel="00000000" w:rsidP="00000000" w:rsidRDefault="00000000" w:rsidRPr="00000000" w14:paraId="00001D3B">
      <w:pPr>
        <w:spacing w:line="240" w:lineRule="auto"/>
        <w:ind w:left="729" w:firstLine="0"/>
        <w:jc w:val="both"/>
        <w:rPr>
          <w:sz w:val="26"/>
          <w:szCs w:val="26"/>
        </w:rPr>
      </w:pPr>
      <w:r w:rsidDel="00000000" w:rsidR="00000000" w:rsidRPr="00000000">
        <w:rPr>
          <w:sz w:val="26"/>
          <w:szCs w:val="26"/>
          <w:rtl w:val="0"/>
        </w:rPr>
        <w:t xml:space="preserve">Failure may cause penalties to rolls, movement, or other stats.   </w:t>
      </w:r>
    </w:p>
    <w:p w:rsidR="00000000" w:rsidDel="00000000" w:rsidP="00000000" w:rsidRDefault="00000000" w:rsidRPr="00000000" w14:paraId="00001D3C">
      <w:pPr>
        <w:spacing w:line="240" w:lineRule="auto"/>
        <w:ind w:left="729" w:firstLine="0"/>
        <w:jc w:val="both"/>
        <w:rPr>
          <w:sz w:val="26"/>
          <w:szCs w:val="26"/>
        </w:rPr>
      </w:pPr>
      <w:r w:rsidDel="00000000" w:rsidR="00000000" w:rsidRPr="00000000">
        <w:rPr>
          <w:sz w:val="26"/>
          <w:szCs w:val="26"/>
          <w:rtl w:val="0"/>
        </w:rPr>
        <w:t xml:space="preserve">**Sanity Checks**:   </w:t>
      </w:r>
    </w:p>
    <w:p w:rsidR="00000000" w:rsidDel="00000000" w:rsidP="00000000" w:rsidRDefault="00000000" w:rsidRPr="00000000" w14:paraId="00001D3D">
      <w:pPr>
        <w:spacing w:line="240" w:lineRule="auto"/>
        <w:ind w:left="729" w:firstLine="0"/>
        <w:jc w:val="both"/>
        <w:rPr>
          <w:sz w:val="26"/>
          <w:szCs w:val="26"/>
        </w:rPr>
      </w:pPr>
      <w:r w:rsidDel="00000000" w:rsidR="00000000" w:rsidRPr="00000000">
        <w:rPr>
          <w:sz w:val="26"/>
          <w:szCs w:val="26"/>
          <w:rtl w:val="0"/>
        </w:rPr>
        <w:t xml:space="preserve">Roll **D100** against the Sanity stat when exposed to psionic trauma, cosmic horrors, or mental stress.   </w:t>
      </w:r>
    </w:p>
    <w:p w:rsidR="00000000" w:rsidDel="00000000" w:rsidP="00000000" w:rsidRDefault="00000000" w:rsidRPr="00000000" w14:paraId="00001D3E">
      <w:pPr>
        <w:spacing w:line="240" w:lineRule="auto"/>
        <w:ind w:left="729" w:firstLine="0"/>
        <w:jc w:val="both"/>
        <w:rPr>
          <w:sz w:val="26"/>
          <w:szCs w:val="26"/>
        </w:rPr>
      </w:pPr>
      <w:r w:rsidDel="00000000" w:rsidR="00000000" w:rsidRPr="00000000">
        <w:rPr>
          <w:sz w:val="26"/>
          <w:szCs w:val="26"/>
          <w:rtl w:val="0"/>
        </w:rPr>
        <w:t xml:space="preserve">Failure causes temporary or permanent mental conditions.   </w:t>
      </w:r>
    </w:p>
    <w:p w:rsidR="00000000" w:rsidDel="00000000" w:rsidP="00000000" w:rsidRDefault="00000000" w:rsidRPr="00000000" w14:paraId="00001D3F">
      <w:pPr>
        <w:spacing w:line="240" w:lineRule="auto"/>
        <w:ind w:left="729" w:firstLine="0"/>
        <w:jc w:val="both"/>
        <w:rPr>
          <w:sz w:val="26"/>
          <w:szCs w:val="26"/>
        </w:rPr>
      </w:pPr>
      <w:r w:rsidDel="00000000" w:rsidR="00000000" w:rsidRPr="00000000">
        <w:rPr>
          <w:sz w:val="26"/>
          <w:szCs w:val="26"/>
          <w:rtl w:val="0"/>
        </w:rPr>
        <w:t xml:space="preserve">**Thematic Context**:   </w:t>
      </w:r>
    </w:p>
    <w:p w:rsidR="00000000" w:rsidDel="00000000" w:rsidP="00000000" w:rsidRDefault="00000000" w:rsidRPr="00000000" w14:paraId="00001D40">
      <w:pPr>
        <w:spacing w:line="240" w:lineRule="auto"/>
        <w:ind w:left="729" w:firstLine="0"/>
        <w:jc w:val="both"/>
        <w:rPr>
          <w:sz w:val="26"/>
          <w:szCs w:val="26"/>
        </w:rPr>
      </w:pPr>
      <w:r w:rsidDel="00000000" w:rsidR="00000000" w:rsidRPr="00000000">
        <w:rPr>
          <w:sz w:val="26"/>
          <w:szCs w:val="26"/>
          <w:rtl w:val="0"/>
        </w:rPr>
        <w:t xml:space="preserve">Ævarii’s natural connection to the Tapestry grants them psionic resilience, aiding sanity checks.   </w:t>
      </w:r>
    </w:p>
    <w:p w:rsidR="00000000" w:rsidDel="00000000" w:rsidP="00000000" w:rsidRDefault="00000000" w:rsidRPr="00000000" w14:paraId="00001D41">
      <w:pPr>
        <w:spacing w:line="240" w:lineRule="auto"/>
        <w:ind w:left="729" w:firstLine="0"/>
        <w:jc w:val="both"/>
        <w:rPr>
          <w:sz w:val="26"/>
          <w:szCs w:val="26"/>
        </w:rPr>
      </w:pPr>
      <w:r w:rsidDel="00000000" w:rsidR="00000000" w:rsidRPr="00000000">
        <w:rPr>
          <w:sz w:val="26"/>
          <w:szCs w:val="26"/>
          <w:rtl w:val="0"/>
        </w:rPr>
        <w:t xml:space="preserve">Zhulik traders’ ruthless cunning helps them maintain morale in high-stakes situations. </w:t>
      </w:r>
    </w:p>
    <w:p w:rsidR="00000000" w:rsidDel="00000000" w:rsidP="00000000" w:rsidRDefault="00000000" w:rsidRPr="00000000" w14:paraId="00001D4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4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4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45">
      <w:pPr>
        <w:spacing w:line="240" w:lineRule="auto"/>
        <w:ind w:left="729" w:firstLine="0"/>
        <w:jc w:val="both"/>
        <w:rPr>
          <w:sz w:val="26"/>
          <w:szCs w:val="26"/>
        </w:rPr>
      </w:pPr>
      <w:r w:rsidDel="00000000" w:rsidR="00000000" w:rsidRPr="00000000">
        <w:rPr>
          <w:sz w:val="26"/>
          <w:szCs w:val="26"/>
          <w:rtl w:val="0"/>
        </w:rPr>
        <w:t xml:space="preserve">### **Critical Success and Failure Mechanics for Derived Stats** </w:t>
      </w:r>
    </w:p>
    <w:p w:rsidR="00000000" w:rsidDel="00000000" w:rsidP="00000000" w:rsidRDefault="00000000" w:rsidRPr="00000000" w14:paraId="00001D4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47">
      <w:pPr>
        <w:spacing w:line="240" w:lineRule="auto"/>
        <w:ind w:left="729" w:firstLine="0"/>
        <w:jc w:val="both"/>
        <w:rPr>
          <w:sz w:val="26"/>
          <w:szCs w:val="26"/>
        </w:rPr>
      </w:pPr>
      <w:r w:rsidDel="00000000" w:rsidR="00000000" w:rsidRPr="00000000">
        <w:rPr>
          <w:sz w:val="26"/>
          <w:szCs w:val="26"/>
          <w:rtl w:val="0"/>
        </w:rPr>
        <w:t xml:space="preserve">1. **Critical Success (01–05%)**:   </w:t>
      </w:r>
    </w:p>
    <w:p w:rsidR="00000000" w:rsidDel="00000000" w:rsidP="00000000" w:rsidRDefault="00000000" w:rsidRPr="00000000" w14:paraId="00001D48">
      <w:pPr>
        <w:spacing w:line="240" w:lineRule="auto"/>
        <w:ind w:left="729" w:firstLine="0"/>
        <w:jc w:val="both"/>
        <w:rPr>
          <w:sz w:val="26"/>
          <w:szCs w:val="26"/>
        </w:rPr>
      </w:pPr>
      <w:r w:rsidDel="00000000" w:rsidR="00000000" w:rsidRPr="00000000">
        <w:rPr>
          <w:sz w:val="26"/>
          <w:szCs w:val="26"/>
          <w:rtl w:val="0"/>
        </w:rPr>
        <w:t xml:space="preserve">Offensive Threshold: Automatic critical hit.   </w:t>
      </w:r>
    </w:p>
    <w:p w:rsidR="00000000" w:rsidDel="00000000" w:rsidP="00000000" w:rsidRDefault="00000000" w:rsidRPr="00000000" w14:paraId="00001D49">
      <w:pPr>
        <w:spacing w:line="240" w:lineRule="auto"/>
        <w:ind w:left="729" w:firstLine="0"/>
        <w:jc w:val="both"/>
        <w:rPr>
          <w:sz w:val="26"/>
          <w:szCs w:val="26"/>
        </w:rPr>
      </w:pPr>
      <w:r w:rsidDel="00000000" w:rsidR="00000000" w:rsidRPr="00000000">
        <w:rPr>
          <w:sz w:val="26"/>
          <w:szCs w:val="26"/>
          <w:rtl w:val="0"/>
        </w:rPr>
        <w:t xml:space="preserve">Defensive Threshold: Automatically evade or resist.   </w:t>
      </w:r>
    </w:p>
    <w:p w:rsidR="00000000" w:rsidDel="00000000" w:rsidP="00000000" w:rsidRDefault="00000000" w:rsidRPr="00000000" w14:paraId="00001D4A">
      <w:pPr>
        <w:spacing w:line="240" w:lineRule="auto"/>
        <w:ind w:left="729" w:firstLine="0"/>
        <w:jc w:val="both"/>
        <w:rPr>
          <w:sz w:val="26"/>
          <w:szCs w:val="26"/>
        </w:rPr>
      </w:pPr>
      <w:r w:rsidDel="00000000" w:rsidR="00000000" w:rsidRPr="00000000">
        <w:rPr>
          <w:sz w:val="26"/>
          <w:szCs w:val="26"/>
          <w:rtl w:val="0"/>
        </w:rPr>
        <w:t xml:space="preserve">Perception/Insight: Gain additional or hidden information.   </w:t>
      </w:r>
    </w:p>
    <w:p w:rsidR="00000000" w:rsidDel="00000000" w:rsidP="00000000" w:rsidRDefault="00000000" w:rsidRPr="00000000" w14:paraId="00001D4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4C">
      <w:pPr>
        <w:spacing w:line="240" w:lineRule="auto"/>
        <w:ind w:left="729" w:firstLine="0"/>
        <w:jc w:val="both"/>
        <w:rPr>
          <w:sz w:val="26"/>
          <w:szCs w:val="26"/>
        </w:rPr>
      </w:pPr>
      <w:r w:rsidDel="00000000" w:rsidR="00000000" w:rsidRPr="00000000">
        <w:rPr>
          <w:sz w:val="26"/>
          <w:szCs w:val="26"/>
          <w:rtl w:val="0"/>
        </w:rPr>
        <w:t xml:space="preserve">2. **Critical Failure (96–100%)**:   </w:t>
      </w:r>
    </w:p>
    <w:p w:rsidR="00000000" w:rsidDel="00000000" w:rsidP="00000000" w:rsidRDefault="00000000" w:rsidRPr="00000000" w14:paraId="00001D4D">
      <w:pPr>
        <w:spacing w:line="240" w:lineRule="auto"/>
        <w:ind w:left="729" w:firstLine="0"/>
        <w:jc w:val="both"/>
        <w:rPr>
          <w:sz w:val="26"/>
          <w:szCs w:val="26"/>
        </w:rPr>
      </w:pPr>
      <w:r w:rsidDel="00000000" w:rsidR="00000000" w:rsidRPr="00000000">
        <w:rPr>
          <w:sz w:val="26"/>
          <w:szCs w:val="26"/>
          <w:rtl w:val="0"/>
        </w:rPr>
        <w:t xml:space="preserve">Offensive Threshold: Attack misses or causes collateral damage.   </w:t>
      </w:r>
    </w:p>
    <w:p w:rsidR="00000000" w:rsidDel="00000000" w:rsidP="00000000" w:rsidRDefault="00000000" w:rsidRPr="00000000" w14:paraId="00001D4E">
      <w:pPr>
        <w:spacing w:line="240" w:lineRule="auto"/>
        <w:ind w:left="729" w:firstLine="0"/>
        <w:jc w:val="both"/>
        <w:rPr>
          <w:sz w:val="26"/>
          <w:szCs w:val="26"/>
        </w:rPr>
      </w:pPr>
      <w:r w:rsidDel="00000000" w:rsidR="00000000" w:rsidRPr="00000000">
        <w:rPr>
          <w:sz w:val="26"/>
          <w:szCs w:val="26"/>
          <w:rtl w:val="0"/>
        </w:rPr>
        <w:t xml:space="preserve">Defensive Threshold: Resistance fails catastrophically, taking additional damage.   </w:t>
      </w:r>
    </w:p>
    <w:p w:rsidR="00000000" w:rsidDel="00000000" w:rsidP="00000000" w:rsidRDefault="00000000" w:rsidRPr="00000000" w14:paraId="00001D4F">
      <w:pPr>
        <w:spacing w:line="240" w:lineRule="auto"/>
        <w:ind w:left="729" w:firstLine="0"/>
        <w:jc w:val="both"/>
        <w:rPr>
          <w:sz w:val="26"/>
          <w:szCs w:val="26"/>
        </w:rPr>
      </w:pPr>
      <w:r w:rsidDel="00000000" w:rsidR="00000000" w:rsidRPr="00000000">
        <w:rPr>
          <w:sz w:val="26"/>
          <w:szCs w:val="26"/>
          <w:rtl w:val="0"/>
        </w:rPr>
        <w:t xml:space="preserve">Perception/Insight: Misinterpret vital clues or cause unintended consequences. </w:t>
      </w:r>
    </w:p>
    <w:p w:rsidR="00000000" w:rsidDel="00000000" w:rsidP="00000000" w:rsidRDefault="00000000" w:rsidRPr="00000000" w14:paraId="00001D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1">
      <w:pPr>
        <w:spacing w:line="240" w:lineRule="auto"/>
        <w:ind w:left="729" w:firstLine="0"/>
        <w:jc w:val="both"/>
        <w:rPr>
          <w:sz w:val="26"/>
          <w:szCs w:val="26"/>
        </w:rPr>
      </w:pPr>
      <w:r w:rsidDel="00000000" w:rsidR="00000000" w:rsidRPr="00000000">
        <w:rPr>
          <w:sz w:val="26"/>
          <w:szCs w:val="26"/>
          <w:rtl w:val="0"/>
        </w:rPr>
        <w:t xml:space="preserve">### **Integrated Dice Mechanics** </w:t>
      </w:r>
    </w:p>
    <w:p w:rsidR="00000000" w:rsidDel="00000000" w:rsidP="00000000" w:rsidRDefault="00000000" w:rsidRPr="00000000" w14:paraId="00001D52">
      <w:pPr>
        <w:spacing w:line="240" w:lineRule="auto"/>
        <w:ind w:left="729" w:firstLine="0"/>
        <w:jc w:val="both"/>
        <w:rPr>
          <w:sz w:val="26"/>
          <w:szCs w:val="26"/>
        </w:rPr>
      </w:pPr>
      <w:r w:rsidDel="00000000" w:rsidR="00000000" w:rsidRPr="00000000">
        <w:rPr>
          <w:sz w:val="26"/>
          <w:szCs w:val="26"/>
          <w:rtl w:val="0"/>
        </w:rPr>
        <w:t xml:space="preserve">**Advantage/Disadvantage**: Flip mechanics allow rerolls of derived stat checks, selecting the better (advantage) or worse (disadvantage) result.   </w:t>
      </w:r>
    </w:p>
    <w:p w:rsidR="00000000" w:rsidDel="00000000" w:rsidP="00000000" w:rsidRDefault="00000000" w:rsidRPr="00000000" w14:paraId="00001D53">
      <w:pPr>
        <w:spacing w:line="240" w:lineRule="auto"/>
        <w:ind w:left="729" w:firstLine="0"/>
        <w:jc w:val="both"/>
        <w:rPr>
          <w:sz w:val="26"/>
          <w:szCs w:val="26"/>
        </w:rPr>
      </w:pPr>
      <w:r w:rsidDel="00000000" w:rsidR="00000000" w:rsidRPr="00000000">
        <w:rPr>
          <w:sz w:val="26"/>
          <w:szCs w:val="26"/>
          <w:rtl w:val="0"/>
        </w:rPr>
        <w:t xml:space="preserve">**Scaling Modifiers**: Derived stats improve with Attribute growth, equipment upgrades, and proficiency advancements. </w:t>
      </w:r>
    </w:p>
    <w:p w:rsidR="00000000" w:rsidDel="00000000" w:rsidP="00000000" w:rsidRDefault="00000000" w:rsidRPr="00000000" w14:paraId="00001D5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6">
      <w:pPr>
        <w:spacing w:line="240" w:lineRule="auto"/>
        <w:ind w:left="729" w:firstLine="0"/>
        <w:jc w:val="both"/>
        <w:rPr>
          <w:sz w:val="26"/>
          <w:szCs w:val="26"/>
        </w:rPr>
      </w:pPr>
      <w:r w:rsidDel="00000000" w:rsidR="00000000" w:rsidRPr="00000000">
        <w:rPr>
          <w:sz w:val="26"/>
          <w:szCs w:val="26"/>
          <w:rtl w:val="0"/>
        </w:rPr>
        <w:t xml:space="preserve">### Expanded Miniatures Add-Ons for the Palladial Universe </w:t>
      </w:r>
    </w:p>
    <w:p w:rsidR="00000000" w:rsidDel="00000000" w:rsidP="00000000" w:rsidRDefault="00000000" w:rsidRPr="00000000" w14:paraId="00001D57">
      <w:pPr>
        <w:spacing w:line="240" w:lineRule="auto"/>
        <w:ind w:left="729" w:firstLine="0"/>
        <w:jc w:val="both"/>
        <w:rPr>
          <w:sz w:val="26"/>
          <w:szCs w:val="26"/>
        </w:rPr>
      </w:pPr>
      <w:r w:rsidDel="00000000" w:rsidR="00000000" w:rsidRPr="00000000">
        <w:rPr>
          <w:sz w:val="26"/>
          <w:szCs w:val="26"/>
          <w:rtl w:val="0"/>
        </w:rPr>
        <w:t xml:space="preserve">Core Rulebook </w:t>
      </w:r>
    </w:p>
    <w:p w:rsidR="00000000" w:rsidDel="00000000" w:rsidP="00000000" w:rsidRDefault="00000000" w:rsidRPr="00000000" w14:paraId="00001D5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9">
      <w:pPr>
        <w:spacing w:line="240" w:lineRule="auto"/>
        <w:ind w:left="729" w:firstLine="0"/>
        <w:jc w:val="both"/>
        <w:rPr>
          <w:sz w:val="26"/>
          <w:szCs w:val="26"/>
        </w:rPr>
      </w:pPr>
      <w:r w:rsidDel="00000000" w:rsidR="00000000" w:rsidRPr="00000000">
        <w:rPr>
          <w:sz w:val="26"/>
          <w:szCs w:val="26"/>
          <w:rtl w:val="0"/>
        </w:rPr>
        <w:t xml:space="preserve">#### **Introduction to Miniatures Gameplay** </w:t>
      </w:r>
    </w:p>
    <w:p w:rsidR="00000000" w:rsidDel="00000000" w:rsidP="00000000" w:rsidRDefault="00000000" w:rsidRPr="00000000" w14:paraId="00001D5A">
      <w:pPr>
        <w:spacing w:line="240" w:lineRule="auto"/>
        <w:ind w:left="729" w:firstLine="0"/>
        <w:jc w:val="both"/>
        <w:rPr>
          <w:sz w:val="26"/>
          <w:szCs w:val="26"/>
        </w:rPr>
      </w:pPr>
      <w:r w:rsidDel="00000000" w:rsidR="00000000" w:rsidRPr="00000000">
        <w:rPr>
          <w:sz w:val="26"/>
          <w:szCs w:val="26"/>
          <w:rtl w:val="0"/>
        </w:rPr>
        <w:t xml:space="preserve">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 </w:t>
      </w:r>
    </w:p>
    <w:p w:rsidR="00000000" w:rsidDel="00000000" w:rsidP="00000000" w:rsidRDefault="00000000" w:rsidRPr="00000000" w14:paraId="00001D5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C">
      <w:pPr>
        <w:spacing w:line="240" w:lineRule="auto"/>
        <w:ind w:left="729" w:firstLine="0"/>
        <w:jc w:val="both"/>
        <w:rPr>
          <w:sz w:val="26"/>
          <w:szCs w:val="26"/>
        </w:rPr>
      </w:pPr>
      <w:r w:rsidDel="00000000" w:rsidR="00000000" w:rsidRPr="00000000">
        <w:rPr>
          <w:sz w:val="26"/>
          <w:szCs w:val="26"/>
          <w:rtl w:val="0"/>
        </w:rPr>
        <w:t xml:space="preserve">Whether stabilizing a Beacon, defending against Void incursions, or engaging in faction skirmishes, these mechanics transform the universe's narrative into a thrilling tabletop experience. </w:t>
      </w:r>
    </w:p>
    <w:p w:rsidR="00000000" w:rsidDel="00000000" w:rsidP="00000000" w:rsidRDefault="00000000" w:rsidRPr="00000000" w14:paraId="00001D5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5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60">
      <w:pPr>
        <w:spacing w:line="240" w:lineRule="auto"/>
        <w:ind w:left="729" w:firstLine="0"/>
        <w:jc w:val="both"/>
        <w:rPr>
          <w:sz w:val="26"/>
          <w:szCs w:val="26"/>
        </w:rPr>
      </w:pPr>
      <w:r w:rsidDel="00000000" w:rsidR="00000000" w:rsidRPr="00000000">
        <w:rPr>
          <w:sz w:val="26"/>
          <w:szCs w:val="26"/>
          <w:rtl w:val="0"/>
        </w:rPr>
        <w:t xml:space="preserve">### **Key Features Added** </w:t>
      </w:r>
    </w:p>
    <w:p w:rsidR="00000000" w:rsidDel="00000000" w:rsidP="00000000" w:rsidRDefault="00000000" w:rsidRPr="00000000" w14:paraId="00001D6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62">
      <w:pPr>
        <w:spacing w:line="240" w:lineRule="auto"/>
        <w:ind w:left="729" w:firstLine="0"/>
        <w:jc w:val="both"/>
        <w:rPr>
          <w:sz w:val="26"/>
          <w:szCs w:val="26"/>
        </w:rPr>
      </w:pPr>
      <w:r w:rsidDel="00000000" w:rsidR="00000000" w:rsidRPr="00000000">
        <w:rPr>
          <w:sz w:val="26"/>
          <w:szCs w:val="26"/>
          <w:rtl w:val="0"/>
        </w:rPr>
        <w:t xml:space="preserve">#### **1. Expanded Psionics in Miniatures Combat** </w:t>
      </w:r>
    </w:p>
    <w:p w:rsidR="00000000" w:rsidDel="00000000" w:rsidP="00000000" w:rsidRDefault="00000000" w:rsidRPr="00000000" w14:paraId="00001D6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64">
      <w:pPr>
        <w:spacing w:line="240" w:lineRule="auto"/>
        <w:ind w:left="729" w:firstLine="0"/>
        <w:jc w:val="both"/>
        <w:rPr>
          <w:sz w:val="26"/>
          <w:szCs w:val="26"/>
        </w:rPr>
      </w:pPr>
      <w:r w:rsidDel="00000000" w:rsidR="00000000" w:rsidRPr="00000000">
        <w:rPr>
          <w:sz w:val="26"/>
          <w:szCs w:val="26"/>
          <w:rtl w:val="0"/>
        </w:rPr>
        <w:t xml:space="preserve">Psionics are a cornerstone of the Palladial Universe, and their integration into miniatures gameplay provides unique strategic opportunities and challenges. </w:t>
      </w:r>
    </w:p>
    <w:p w:rsidR="00000000" w:rsidDel="00000000" w:rsidP="00000000" w:rsidRDefault="00000000" w:rsidRPr="00000000" w14:paraId="00001D6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66">
      <w:pPr>
        <w:spacing w:line="240" w:lineRule="auto"/>
        <w:ind w:left="729" w:firstLine="0"/>
        <w:jc w:val="both"/>
        <w:rPr>
          <w:sz w:val="26"/>
          <w:szCs w:val="26"/>
        </w:rPr>
      </w:pPr>
      <w:r w:rsidDel="00000000" w:rsidR="00000000" w:rsidRPr="00000000">
        <w:rPr>
          <w:sz w:val="26"/>
          <w:szCs w:val="26"/>
          <w:rtl w:val="0"/>
        </w:rPr>
        <w:t xml:space="preserve">**New Psionic Unit Types:** </w:t>
      </w:r>
    </w:p>
    <w:p w:rsidR="00000000" w:rsidDel="00000000" w:rsidP="00000000" w:rsidRDefault="00000000" w:rsidRPr="00000000" w14:paraId="00001D67">
      <w:pPr>
        <w:spacing w:line="240" w:lineRule="auto"/>
        <w:ind w:left="729" w:firstLine="0"/>
        <w:jc w:val="both"/>
        <w:rPr>
          <w:sz w:val="26"/>
          <w:szCs w:val="26"/>
        </w:rPr>
      </w:pPr>
      <w:r w:rsidDel="00000000" w:rsidR="00000000" w:rsidRPr="00000000">
        <w:rPr>
          <w:sz w:val="26"/>
          <w:szCs w:val="26"/>
          <w:rtl w:val="0"/>
        </w:rPr>
        <w:t xml:space="preserve">*Resonant Vanguard*: Boosts nearby units’ abilities with positive Resonance fields. </w:t>
      </w:r>
    </w:p>
    <w:p w:rsidR="00000000" w:rsidDel="00000000" w:rsidP="00000000" w:rsidRDefault="00000000" w:rsidRPr="00000000" w14:paraId="00001D68">
      <w:pPr>
        <w:spacing w:line="240" w:lineRule="auto"/>
        <w:ind w:left="729" w:firstLine="0"/>
        <w:jc w:val="both"/>
        <w:rPr>
          <w:sz w:val="26"/>
          <w:szCs w:val="26"/>
        </w:rPr>
      </w:pPr>
      <w:r w:rsidDel="00000000" w:rsidR="00000000" w:rsidRPr="00000000">
        <w:rPr>
          <w:sz w:val="26"/>
          <w:szCs w:val="26"/>
          <w:rtl w:val="0"/>
        </w:rPr>
        <w:t xml:space="preserve">*Void Siphon Adept*: Drains psionic energy from enemies and destabilizes Void anomalies. </w:t>
      </w:r>
    </w:p>
    <w:p w:rsidR="00000000" w:rsidDel="00000000" w:rsidP="00000000" w:rsidRDefault="00000000" w:rsidRPr="00000000" w14:paraId="00001D69">
      <w:pPr>
        <w:spacing w:line="240" w:lineRule="auto"/>
        <w:ind w:left="729" w:firstLine="0"/>
        <w:jc w:val="both"/>
        <w:rPr>
          <w:sz w:val="26"/>
          <w:szCs w:val="26"/>
        </w:rPr>
      </w:pPr>
      <w:r w:rsidDel="00000000" w:rsidR="00000000" w:rsidRPr="00000000">
        <w:rPr>
          <w:sz w:val="26"/>
          <w:szCs w:val="26"/>
          <w:rtl w:val="0"/>
        </w:rPr>
        <w:t xml:space="preserve">*Mental Bastion*: Protects allies by creating psionic barriers that absorb damage. </w:t>
      </w:r>
    </w:p>
    <w:p w:rsidR="00000000" w:rsidDel="00000000" w:rsidP="00000000" w:rsidRDefault="00000000" w:rsidRPr="00000000" w14:paraId="00001D6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6B">
      <w:pPr>
        <w:spacing w:line="240" w:lineRule="auto"/>
        <w:ind w:left="729" w:firstLine="0"/>
        <w:jc w:val="both"/>
        <w:rPr>
          <w:sz w:val="26"/>
          <w:szCs w:val="26"/>
        </w:rPr>
      </w:pPr>
      <w:r w:rsidDel="00000000" w:rsidR="00000000" w:rsidRPr="00000000">
        <w:rPr>
          <w:sz w:val="26"/>
          <w:szCs w:val="26"/>
          <w:rtl w:val="0"/>
        </w:rPr>
        <w:t xml:space="preserve">**Battlefield Effects:** </w:t>
      </w:r>
    </w:p>
    <w:p w:rsidR="00000000" w:rsidDel="00000000" w:rsidP="00000000" w:rsidRDefault="00000000" w:rsidRPr="00000000" w14:paraId="00001D6C">
      <w:pPr>
        <w:spacing w:line="240" w:lineRule="auto"/>
        <w:ind w:left="729" w:firstLine="0"/>
        <w:jc w:val="both"/>
        <w:rPr>
          <w:sz w:val="26"/>
          <w:szCs w:val="26"/>
        </w:rPr>
      </w:pPr>
      <w:r w:rsidDel="00000000" w:rsidR="00000000" w:rsidRPr="00000000">
        <w:rPr>
          <w:sz w:val="26"/>
          <w:szCs w:val="26"/>
          <w:rtl w:val="0"/>
        </w:rPr>
        <w:t xml:space="preserve">*Psionic Resonance Zones*: Areas of the battlefield that enhance or disrupt psionic abilities. </w:t>
      </w:r>
    </w:p>
    <w:p w:rsidR="00000000" w:rsidDel="00000000" w:rsidP="00000000" w:rsidRDefault="00000000" w:rsidRPr="00000000" w14:paraId="00001D6D">
      <w:pPr>
        <w:spacing w:line="240" w:lineRule="auto"/>
        <w:ind w:left="729" w:firstLine="0"/>
        <w:jc w:val="both"/>
        <w:rPr>
          <w:sz w:val="26"/>
          <w:szCs w:val="26"/>
        </w:rPr>
      </w:pPr>
      <w:r w:rsidDel="00000000" w:rsidR="00000000" w:rsidRPr="00000000">
        <w:rPr>
          <w:sz w:val="26"/>
          <w:szCs w:val="26"/>
          <w:rtl w:val="0"/>
        </w:rPr>
        <w:t xml:space="preserve">Example: Units within a Resonance Zone gain +10 to psionic rolls but risk Feedback damage on a failure. </w:t>
      </w:r>
    </w:p>
    <w:p w:rsidR="00000000" w:rsidDel="00000000" w:rsidP="00000000" w:rsidRDefault="00000000" w:rsidRPr="00000000" w14:paraId="00001D6E">
      <w:pPr>
        <w:spacing w:line="240" w:lineRule="auto"/>
        <w:ind w:left="729" w:firstLine="0"/>
        <w:jc w:val="both"/>
        <w:rPr>
          <w:sz w:val="26"/>
          <w:szCs w:val="26"/>
        </w:rPr>
      </w:pPr>
      <w:r w:rsidDel="00000000" w:rsidR="00000000" w:rsidRPr="00000000">
        <w:rPr>
          <w:sz w:val="26"/>
          <w:szCs w:val="26"/>
          <w:rtl w:val="0"/>
        </w:rPr>
        <w:t xml:space="preserve">*Psionic Storms*: Random events triggered by Resonance surges, altering terrain or forcing units to reroll actions. </w:t>
      </w:r>
    </w:p>
    <w:p w:rsidR="00000000" w:rsidDel="00000000" w:rsidP="00000000" w:rsidRDefault="00000000" w:rsidRPr="00000000" w14:paraId="00001D6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0">
      <w:pPr>
        <w:spacing w:line="240" w:lineRule="auto"/>
        <w:ind w:left="729" w:firstLine="0"/>
        <w:jc w:val="both"/>
        <w:rPr>
          <w:sz w:val="26"/>
          <w:szCs w:val="26"/>
        </w:rPr>
      </w:pPr>
      <w:r w:rsidDel="00000000" w:rsidR="00000000" w:rsidRPr="00000000">
        <w:rPr>
          <w:sz w:val="26"/>
          <w:szCs w:val="26"/>
          <w:rtl w:val="0"/>
        </w:rPr>
        <w:t xml:space="preserve">**Unique Miniature Abilities:** </w:t>
      </w:r>
    </w:p>
    <w:p w:rsidR="00000000" w:rsidDel="00000000" w:rsidP="00000000" w:rsidRDefault="00000000" w:rsidRPr="00000000" w14:paraId="00001D71">
      <w:pPr>
        <w:spacing w:line="240" w:lineRule="auto"/>
        <w:ind w:left="729" w:firstLine="0"/>
        <w:jc w:val="both"/>
        <w:rPr>
          <w:sz w:val="26"/>
          <w:szCs w:val="26"/>
        </w:rPr>
      </w:pPr>
      <w:r w:rsidDel="00000000" w:rsidR="00000000" w:rsidRPr="00000000">
        <w:rPr>
          <w:sz w:val="26"/>
          <w:szCs w:val="26"/>
          <w:rtl w:val="0"/>
        </w:rPr>
        <w:t xml:space="preserve">*Resonant Overload*: Sacrifice health to amplify a unit’s psionic abilities for a turn. </w:t>
      </w:r>
    </w:p>
    <w:p w:rsidR="00000000" w:rsidDel="00000000" w:rsidP="00000000" w:rsidRDefault="00000000" w:rsidRPr="00000000" w14:paraId="00001D72">
      <w:pPr>
        <w:spacing w:line="240" w:lineRule="auto"/>
        <w:ind w:left="729" w:firstLine="0"/>
        <w:jc w:val="both"/>
        <w:rPr>
          <w:sz w:val="26"/>
          <w:szCs w:val="26"/>
        </w:rPr>
      </w:pPr>
      <w:r w:rsidDel="00000000" w:rsidR="00000000" w:rsidRPr="00000000">
        <w:rPr>
          <w:sz w:val="26"/>
          <w:szCs w:val="26"/>
          <w:rtl w:val="0"/>
        </w:rPr>
        <w:t xml:space="preserve">*Mental Shroud*: Temporarily conceal units from enemy targeting by bending light with psionic energy. </w:t>
      </w:r>
    </w:p>
    <w:p w:rsidR="00000000" w:rsidDel="00000000" w:rsidP="00000000" w:rsidRDefault="00000000" w:rsidRPr="00000000" w14:paraId="00001D7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6">
      <w:pPr>
        <w:spacing w:line="240" w:lineRule="auto"/>
        <w:ind w:left="729" w:firstLine="0"/>
        <w:jc w:val="both"/>
        <w:rPr>
          <w:sz w:val="26"/>
          <w:szCs w:val="26"/>
        </w:rPr>
      </w:pPr>
      <w:r w:rsidDel="00000000" w:rsidR="00000000" w:rsidRPr="00000000">
        <w:rPr>
          <w:sz w:val="26"/>
          <w:szCs w:val="26"/>
          <w:rtl w:val="0"/>
        </w:rPr>
        <w:t xml:space="preserve">#### **2. Void Exploration in Miniatures Combat** </w:t>
      </w:r>
    </w:p>
    <w:p w:rsidR="00000000" w:rsidDel="00000000" w:rsidP="00000000" w:rsidRDefault="00000000" w:rsidRPr="00000000" w14:paraId="00001D7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8">
      <w:pPr>
        <w:spacing w:line="240" w:lineRule="auto"/>
        <w:ind w:left="729" w:firstLine="0"/>
        <w:jc w:val="both"/>
        <w:rPr>
          <w:sz w:val="26"/>
          <w:szCs w:val="26"/>
        </w:rPr>
      </w:pPr>
      <w:r w:rsidDel="00000000" w:rsidR="00000000" w:rsidRPr="00000000">
        <w:rPr>
          <w:sz w:val="26"/>
          <w:szCs w:val="26"/>
          <w:rtl w:val="0"/>
        </w:rPr>
        <w:t xml:space="preserve">The unpredictable and hazardous nature of the Void introduces new tactical layers to miniatures battles. </w:t>
      </w:r>
    </w:p>
    <w:p w:rsidR="00000000" w:rsidDel="00000000" w:rsidP="00000000" w:rsidRDefault="00000000" w:rsidRPr="00000000" w14:paraId="00001D7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A">
      <w:pPr>
        <w:spacing w:line="240" w:lineRule="auto"/>
        <w:ind w:left="729" w:firstLine="0"/>
        <w:jc w:val="both"/>
        <w:rPr>
          <w:sz w:val="26"/>
          <w:szCs w:val="26"/>
        </w:rPr>
      </w:pPr>
      <w:r w:rsidDel="00000000" w:rsidR="00000000" w:rsidRPr="00000000">
        <w:rPr>
          <w:sz w:val="26"/>
          <w:szCs w:val="26"/>
          <w:rtl w:val="0"/>
        </w:rPr>
        <w:t xml:space="preserve">**Hazardous Void Zones:** </w:t>
      </w:r>
    </w:p>
    <w:p w:rsidR="00000000" w:rsidDel="00000000" w:rsidP="00000000" w:rsidRDefault="00000000" w:rsidRPr="00000000" w14:paraId="00001D7B">
      <w:pPr>
        <w:spacing w:line="240" w:lineRule="auto"/>
        <w:ind w:left="729" w:firstLine="0"/>
        <w:jc w:val="both"/>
        <w:rPr>
          <w:sz w:val="26"/>
          <w:szCs w:val="26"/>
        </w:rPr>
      </w:pPr>
      <w:r w:rsidDel="00000000" w:rsidR="00000000" w:rsidRPr="00000000">
        <w:rPr>
          <w:sz w:val="26"/>
          <w:szCs w:val="26"/>
          <w:rtl w:val="0"/>
        </w:rPr>
        <w:t xml:space="preserve">These regions dynamically shift and create environmental hazards such as: </w:t>
      </w:r>
    </w:p>
    <w:p w:rsidR="00000000" w:rsidDel="00000000" w:rsidP="00000000" w:rsidRDefault="00000000" w:rsidRPr="00000000" w14:paraId="00001D7C">
      <w:pPr>
        <w:spacing w:line="240" w:lineRule="auto"/>
        <w:ind w:left="729" w:firstLine="0"/>
        <w:jc w:val="both"/>
        <w:rPr>
          <w:sz w:val="26"/>
          <w:szCs w:val="26"/>
        </w:rPr>
      </w:pPr>
      <w:r w:rsidDel="00000000" w:rsidR="00000000" w:rsidRPr="00000000">
        <w:rPr>
          <w:sz w:val="26"/>
          <w:szCs w:val="26"/>
          <w:rtl w:val="0"/>
        </w:rPr>
        <w:t xml:space="preserve">*Temporal Displacement*: Units in these zones may lose their turn or act twice in a single round. </w:t>
      </w:r>
    </w:p>
    <w:p w:rsidR="00000000" w:rsidDel="00000000" w:rsidP="00000000" w:rsidRDefault="00000000" w:rsidRPr="00000000" w14:paraId="00001D7D">
      <w:pPr>
        <w:spacing w:line="240" w:lineRule="auto"/>
        <w:ind w:left="729" w:firstLine="0"/>
        <w:jc w:val="both"/>
        <w:rPr>
          <w:sz w:val="26"/>
          <w:szCs w:val="26"/>
        </w:rPr>
      </w:pPr>
      <w:r w:rsidDel="00000000" w:rsidR="00000000" w:rsidRPr="00000000">
        <w:rPr>
          <w:sz w:val="26"/>
          <w:szCs w:val="26"/>
          <w:rtl w:val="0"/>
        </w:rPr>
        <w:t xml:space="preserve">*Void Breaches*: Spawn hostile Void entities with unique AI mechanics. </w:t>
      </w:r>
    </w:p>
    <w:p w:rsidR="00000000" w:rsidDel="00000000" w:rsidP="00000000" w:rsidRDefault="00000000" w:rsidRPr="00000000" w14:paraId="00001D7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7F">
      <w:pPr>
        <w:spacing w:line="240" w:lineRule="auto"/>
        <w:ind w:left="729" w:firstLine="0"/>
        <w:jc w:val="both"/>
        <w:rPr>
          <w:sz w:val="26"/>
          <w:szCs w:val="26"/>
        </w:rPr>
      </w:pPr>
      <w:r w:rsidDel="00000000" w:rsidR="00000000" w:rsidRPr="00000000">
        <w:rPr>
          <w:sz w:val="26"/>
          <w:szCs w:val="26"/>
          <w:rtl w:val="0"/>
        </w:rPr>
        <w:t xml:space="preserve">**Expanded Void Entity Types:** </w:t>
      </w:r>
    </w:p>
    <w:p w:rsidR="00000000" w:rsidDel="00000000" w:rsidP="00000000" w:rsidRDefault="00000000" w:rsidRPr="00000000" w14:paraId="00001D80">
      <w:pPr>
        <w:spacing w:line="240" w:lineRule="auto"/>
        <w:ind w:left="729" w:firstLine="0"/>
        <w:jc w:val="both"/>
        <w:rPr>
          <w:sz w:val="26"/>
          <w:szCs w:val="26"/>
        </w:rPr>
      </w:pPr>
      <w:r w:rsidDel="00000000" w:rsidR="00000000" w:rsidRPr="00000000">
        <w:rPr>
          <w:sz w:val="26"/>
          <w:szCs w:val="26"/>
          <w:rtl w:val="0"/>
        </w:rPr>
        <w:t xml:space="preserve">*Fracture Lurkers*: Stealth units that can ambush enemies in Void Zones. </w:t>
      </w:r>
    </w:p>
    <w:p w:rsidR="00000000" w:rsidDel="00000000" w:rsidP="00000000" w:rsidRDefault="00000000" w:rsidRPr="00000000" w14:paraId="00001D81">
      <w:pPr>
        <w:spacing w:line="240" w:lineRule="auto"/>
        <w:ind w:left="729" w:firstLine="0"/>
        <w:jc w:val="both"/>
        <w:rPr>
          <w:sz w:val="26"/>
          <w:szCs w:val="26"/>
        </w:rPr>
      </w:pPr>
      <w:r w:rsidDel="00000000" w:rsidR="00000000" w:rsidRPr="00000000">
        <w:rPr>
          <w:sz w:val="26"/>
          <w:szCs w:val="26"/>
          <w:rtl w:val="0"/>
        </w:rPr>
        <w:t xml:space="preserve">*Eclipsers*: Emit an aura that drains nearby units’ psionic reserves. </w:t>
      </w:r>
    </w:p>
    <w:p w:rsidR="00000000" w:rsidDel="00000000" w:rsidP="00000000" w:rsidRDefault="00000000" w:rsidRPr="00000000" w14:paraId="00001D82">
      <w:pPr>
        <w:spacing w:line="240" w:lineRule="auto"/>
        <w:ind w:left="729" w:firstLine="0"/>
        <w:jc w:val="both"/>
        <w:rPr>
          <w:sz w:val="26"/>
          <w:szCs w:val="26"/>
        </w:rPr>
      </w:pPr>
      <w:r w:rsidDel="00000000" w:rsidR="00000000" w:rsidRPr="00000000">
        <w:rPr>
          <w:sz w:val="26"/>
          <w:szCs w:val="26"/>
          <w:rtl w:val="0"/>
        </w:rPr>
        <w:t xml:space="preserve">*Silent Choir*: Reduces the effectiveness of command abilities, forcing strategic recalculations. </w:t>
      </w:r>
    </w:p>
    <w:p w:rsidR="00000000" w:rsidDel="00000000" w:rsidP="00000000" w:rsidRDefault="00000000" w:rsidRPr="00000000" w14:paraId="00001D83">
      <w:pPr>
        <w:spacing w:line="240" w:lineRule="auto"/>
        <w:ind w:left="729" w:firstLine="0"/>
        <w:jc w:val="both"/>
        <w:rPr>
          <w:sz w:val="26"/>
          <w:szCs w:val="26"/>
        </w:rPr>
      </w:pPr>
      <w:r w:rsidDel="00000000" w:rsidR="00000000" w:rsidRPr="00000000">
        <w:rPr>
          <w:sz w:val="26"/>
          <w:szCs w:val="26"/>
          <w:rtl w:val="0"/>
        </w:rPr>
        <w:t xml:space="preserve">**Objective Scenarios:** </w:t>
      </w:r>
    </w:p>
    <w:p w:rsidR="00000000" w:rsidDel="00000000" w:rsidP="00000000" w:rsidRDefault="00000000" w:rsidRPr="00000000" w14:paraId="00001D84">
      <w:pPr>
        <w:spacing w:line="240" w:lineRule="auto"/>
        <w:ind w:left="729" w:firstLine="0"/>
        <w:jc w:val="both"/>
        <w:rPr>
          <w:sz w:val="26"/>
          <w:szCs w:val="26"/>
        </w:rPr>
      </w:pPr>
      <w:r w:rsidDel="00000000" w:rsidR="00000000" w:rsidRPr="00000000">
        <w:rPr>
          <w:sz w:val="26"/>
          <w:szCs w:val="26"/>
          <w:rtl w:val="0"/>
        </w:rPr>
        <w:t xml:space="preserve">*Artifact Retrieval*: Secure ancient relics from Void Zones while defending against hostile anomalies. </w:t>
      </w:r>
    </w:p>
    <w:p w:rsidR="00000000" w:rsidDel="00000000" w:rsidP="00000000" w:rsidRDefault="00000000" w:rsidRPr="00000000" w14:paraId="00001D85">
      <w:pPr>
        <w:spacing w:line="240" w:lineRule="auto"/>
        <w:ind w:left="729" w:firstLine="0"/>
        <w:jc w:val="both"/>
        <w:rPr>
          <w:sz w:val="26"/>
          <w:szCs w:val="26"/>
        </w:rPr>
      </w:pPr>
      <w:r w:rsidDel="00000000" w:rsidR="00000000" w:rsidRPr="00000000">
        <w:rPr>
          <w:sz w:val="26"/>
          <w:szCs w:val="26"/>
          <w:rtl w:val="0"/>
        </w:rPr>
        <w:t xml:space="preserve">*Beacon Stabilization*: Restore a failing Beacon by holding off waves of enemies. </w:t>
      </w:r>
    </w:p>
    <w:p w:rsidR="00000000" w:rsidDel="00000000" w:rsidP="00000000" w:rsidRDefault="00000000" w:rsidRPr="00000000" w14:paraId="00001D8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8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89">
      <w:pPr>
        <w:spacing w:line="240" w:lineRule="auto"/>
        <w:ind w:left="729" w:firstLine="0"/>
        <w:jc w:val="both"/>
        <w:rPr>
          <w:sz w:val="26"/>
          <w:szCs w:val="26"/>
        </w:rPr>
      </w:pPr>
      <w:r w:rsidDel="00000000" w:rsidR="00000000" w:rsidRPr="00000000">
        <w:rPr>
          <w:sz w:val="26"/>
          <w:szCs w:val="26"/>
          <w:rtl w:val="0"/>
        </w:rPr>
        <w:t xml:space="preserve">#### **3. Expanded Characters for Miniatures** </w:t>
      </w:r>
    </w:p>
    <w:p w:rsidR="00000000" w:rsidDel="00000000" w:rsidP="00000000" w:rsidRDefault="00000000" w:rsidRPr="00000000" w14:paraId="00001D8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8B">
      <w:pPr>
        <w:spacing w:line="240" w:lineRule="auto"/>
        <w:ind w:left="729" w:firstLine="0"/>
        <w:jc w:val="both"/>
        <w:rPr>
          <w:sz w:val="26"/>
          <w:szCs w:val="26"/>
        </w:rPr>
      </w:pPr>
      <w:r w:rsidDel="00000000" w:rsidR="00000000" w:rsidRPr="00000000">
        <w:rPr>
          <w:sz w:val="26"/>
          <w:szCs w:val="26"/>
          <w:rtl w:val="0"/>
        </w:rPr>
        <w:t xml:space="preserve">Character customization allows players to align their miniatures with specific species, factions, and occupations, enhancing strategic depth. </w:t>
      </w:r>
    </w:p>
    <w:p w:rsidR="00000000" w:rsidDel="00000000" w:rsidP="00000000" w:rsidRDefault="00000000" w:rsidRPr="00000000" w14:paraId="00001D8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8D">
      <w:pPr>
        <w:spacing w:line="240" w:lineRule="auto"/>
        <w:ind w:left="729" w:firstLine="0"/>
        <w:jc w:val="both"/>
        <w:rPr>
          <w:sz w:val="26"/>
          <w:szCs w:val="26"/>
        </w:rPr>
      </w:pPr>
      <w:r w:rsidDel="00000000" w:rsidR="00000000" w:rsidRPr="00000000">
        <w:rPr>
          <w:sz w:val="26"/>
          <w:szCs w:val="26"/>
          <w:rtl w:val="0"/>
        </w:rPr>
        <w:t xml:space="preserve">**Species and Occupations in Miniatures:** </w:t>
      </w:r>
    </w:p>
    <w:p w:rsidR="00000000" w:rsidDel="00000000" w:rsidP="00000000" w:rsidRDefault="00000000" w:rsidRPr="00000000" w14:paraId="00001D8E">
      <w:pPr>
        <w:spacing w:line="240" w:lineRule="auto"/>
        <w:ind w:left="729" w:firstLine="0"/>
        <w:jc w:val="both"/>
        <w:rPr>
          <w:sz w:val="26"/>
          <w:szCs w:val="26"/>
        </w:rPr>
      </w:pPr>
      <w:r w:rsidDel="00000000" w:rsidR="00000000" w:rsidRPr="00000000">
        <w:rPr>
          <w:sz w:val="26"/>
          <w:szCs w:val="26"/>
          <w:rtl w:val="0"/>
        </w:rPr>
        <w:t xml:space="preserve">Each species and occupation grants unique bonuses: </w:t>
      </w:r>
    </w:p>
    <w:p w:rsidR="00000000" w:rsidDel="00000000" w:rsidP="00000000" w:rsidRDefault="00000000" w:rsidRPr="00000000" w14:paraId="00001D8F">
      <w:pPr>
        <w:spacing w:line="240" w:lineRule="auto"/>
        <w:ind w:left="729" w:firstLine="0"/>
        <w:jc w:val="both"/>
        <w:rPr>
          <w:sz w:val="26"/>
          <w:szCs w:val="26"/>
        </w:rPr>
      </w:pPr>
      <w:r w:rsidDel="00000000" w:rsidR="00000000" w:rsidRPr="00000000">
        <w:rPr>
          <w:sz w:val="26"/>
          <w:szCs w:val="26"/>
          <w:rtl w:val="0"/>
        </w:rPr>
        <w:t xml:space="preserve">*Voidborn Explorers*: Gain +2 movement in Void Zones and immunity to temporal anomalies. </w:t>
      </w:r>
    </w:p>
    <w:p w:rsidR="00000000" w:rsidDel="00000000" w:rsidP="00000000" w:rsidRDefault="00000000" w:rsidRPr="00000000" w14:paraId="00001D90">
      <w:pPr>
        <w:spacing w:line="240" w:lineRule="auto"/>
        <w:ind w:left="729" w:firstLine="0"/>
        <w:jc w:val="both"/>
        <w:rPr>
          <w:sz w:val="26"/>
          <w:szCs w:val="26"/>
        </w:rPr>
      </w:pPr>
      <w:r w:rsidDel="00000000" w:rsidR="00000000" w:rsidRPr="00000000">
        <w:rPr>
          <w:sz w:val="26"/>
          <w:szCs w:val="26"/>
          <w:rtl w:val="0"/>
        </w:rPr>
        <w:t xml:space="preserve">*Synthmind Artificers*: Can repair damaged units mid-battle. </w:t>
      </w:r>
    </w:p>
    <w:p w:rsidR="00000000" w:rsidDel="00000000" w:rsidP="00000000" w:rsidRDefault="00000000" w:rsidRPr="00000000" w14:paraId="00001D9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92">
      <w:pPr>
        <w:spacing w:line="240" w:lineRule="auto"/>
        <w:ind w:left="729" w:firstLine="0"/>
        <w:jc w:val="both"/>
        <w:rPr>
          <w:sz w:val="26"/>
          <w:szCs w:val="26"/>
        </w:rPr>
      </w:pPr>
      <w:r w:rsidDel="00000000" w:rsidR="00000000" w:rsidRPr="00000000">
        <w:rPr>
          <w:sz w:val="26"/>
          <w:szCs w:val="26"/>
          <w:rtl w:val="0"/>
        </w:rPr>
        <w:t xml:space="preserve">**Faction Leaders:** </w:t>
      </w:r>
    </w:p>
    <w:p w:rsidR="00000000" w:rsidDel="00000000" w:rsidP="00000000" w:rsidRDefault="00000000" w:rsidRPr="00000000" w14:paraId="00001D93">
      <w:pPr>
        <w:spacing w:line="240" w:lineRule="auto"/>
        <w:ind w:left="729" w:firstLine="0"/>
        <w:jc w:val="both"/>
        <w:rPr>
          <w:sz w:val="26"/>
          <w:szCs w:val="26"/>
        </w:rPr>
      </w:pPr>
      <w:r w:rsidDel="00000000" w:rsidR="00000000" w:rsidRPr="00000000">
        <w:rPr>
          <w:sz w:val="26"/>
          <w:szCs w:val="26"/>
          <w:rtl w:val="0"/>
        </w:rPr>
        <w:t xml:space="preserve">Command units with battlefield-wide bonuses: </w:t>
      </w:r>
    </w:p>
    <w:p w:rsidR="00000000" w:rsidDel="00000000" w:rsidP="00000000" w:rsidRDefault="00000000" w:rsidRPr="00000000" w14:paraId="00001D94">
      <w:pPr>
        <w:spacing w:line="240" w:lineRule="auto"/>
        <w:ind w:left="729" w:firstLine="0"/>
        <w:jc w:val="both"/>
        <w:rPr>
          <w:sz w:val="26"/>
          <w:szCs w:val="26"/>
        </w:rPr>
      </w:pPr>
      <w:r w:rsidDel="00000000" w:rsidR="00000000" w:rsidRPr="00000000">
        <w:rPr>
          <w:sz w:val="26"/>
          <w:szCs w:val="26"/>
          <w:rtl w:val="0"/>
        </w:rPr>
        <w:t xml:space="preserve">*House Vythanix Overlord*: Amplifies psionic attacks within a 6” radius. </w:t>
      </w:r>
    </w:p>
    <w:p w:rsidR="00000000" w:rsidDel="00000000" w:rsidP="00000000" w:rsidRDefault="00000000" w:rsidRPr="00000000" w14:paraId="00001D95">
      <w:pPr>
        <w:spacing w:line="240" w:lineRule="auto"/>
        <w:ind w:left="729" w:firstLine="0"/>
        <w:jc w:val="both"/>
        <w:rPr>
          <w:sz w:val="26"/>
          <w:szCs w:val="26"/>
        </w:rPr>
      </w:pPr>
      <w:r w:rsidDel="00000000" w:rsidR="00000000" w:rsidRPr="00000000">
        <w:rPr>
          <w:sz w:val="26"/>
          <w:szCs w:val="26"/>
          <w:rtl w:val="0"/>
        </w:rPr>
        <w:t xml:space="preserve">*Legionnaire Commander*: Increases adjacent allies’ defensive stats by +2. </w:t>
      </w:r>
    </w:p>
    <w:p w:rsidR="00000000" w:rsidDel="00000000" w:rsidP="00000000" w:rsidRDefault="00000000" w:rsidRPr="00000000" w14:paraId="00001D9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97">
      <w:pPr>
        <w:spacing w:line="240" w:lineRule="auto"/>
        <w:ind w:left="729" w:firstLine="0"/>
        <w:jc w:val="both"/>
        <w:rPr>
          <w:sz w:val="26"/>
          <w:szCs w:val="26"/>
        </w:rPr>
      </w:pPr>
      <w:r w:rsidDel="00000000" w:rsidR="00000000" w:rsidRPr="00000000">
        <w:rPr>
          <w:sz w:val="26"/>
          <w:szCs w:val="26"/>
          <w:rtl w:val="0"/>
        </w:rPr>
        <w:t xml:space="preserve">**Psionic Feedback Systems:** </w:t>
      </w:r>
    </w:p>
    <w:p w:rsidR="00000000" w:rsidDel="00000000" w:rsidP="00000000" w:rsidRDefault="00000000" w:rsidRPr="00000000" w14:paraId="00001D98">
      <w:pPr>
        <w:spacing w:line="240" w:lineRule="auto"/>
        <w:ind w:left="729" w:firstLine="0"/>
        <w:jc w:val="both"/>
        <w:rPr>
          <w:sz w:val="26"/>
          <w:szCs w:val="26"/>
        </w:rPr>
      </w:pPr>
      <w:r w:rsidDel="00000000" w:rsidR="00000000" w:rsidRPr="00000000">
        <w:rPr>
          <w:sz w:val="26"/>
          <w:szCs w:val="26"/>
          <w:rtl w:val="0"/>
        </w:rPr>
        <w:t xml:space="preserve">Reflect the volatile nature of psionic abilities: </w:t>
      </w:r>
    </w:p>
    <w:p w:rsidR="00000000" w:rsidDel="00000000" w:rsidP="00000000" w:rsidRDefault="00000000" w:rsidRPr="00000000" w14:paraId="00001D99">
      <w:pPr>
        <w:spacing w:line="240" w:lineRule="auto"/>
        <w:ind w:left="729" w:firstLine="0"/>
        <w:jc w:val="both"/>
        <w:rPr>
          <w:sz w:val="26"/>
          <w:szCs w:val="26"/>
        </w:rPr>
      </w:pPr>
      <w:r w:rsidDel="00000000" w:rsidR="00000000" w:rsidRPr="00000000">
        <w:rPr>
          <w:sz w:val="26"/>
          <w:szCs w:val="26"/>
          <w:rtl w:val="0"/>
        </w:rPr>
        <w:t xml:space="preserve">*Resonance Feedback*: Rolling a natural 1 on a psionic action triggers random effects, such as nearby units taking damage or Resonance Zones destabilizing. </w:t>
      </w:r>
    </w:p>
    <w:p w:rsidR="00000000" w:rsidDel="00000000" w:rsidP="00000000" w:rsidRDefault="00000000" w:rsidRPr="00000000" w14:paraId="00001D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9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9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9D">
      <w:pPr>
        <w:spacing w:line="240" w:lineRule="auto"/>
        <w:ind w:left="729" w:firstLine="0"/>
        <w:jc w:val="both"/>
        <w:rPr>
          <w:sz w:val="26"/>
          <w:szCs w:val="26"/>
        </w:rPr>
      </w:pPr>
      <w:r w:rsidDel="00000000" w:rsidR="00000000" w:rsidRPr="00000000">
        <w:rPr>
          <w:sz w:val="26"/>
          <w:szCs w:val="26"/>
          <w:rtl w:val="0"/>
        </w:rPr>
        <w:t xml:space="preserve">#### **4. General Add-Ons** </w:t>
      </w:r>
    </w:p>
    <w:p w:rsidR="00000000" w:rsidDel="00000000" w:rsidP="00000000" w:rsidRDefault="00000000" w:rsidRPr="00000000" w14:paraId="00001D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9F">
      <w:pPr>
        <w:spacing w:line="240" w:lineRule="auto"/>
        <w:ind w:left="729" w:firstLine="0"/>
        <w:jc w:val="both"/>
        <w:rPr>
          <w:sz w:val="26"/>
          <w:szCs w:val="26"/>
        </w:rPr>
      </w:pPr>
      <w:r w:rsidDel="00000000" w:rsidR="00000000" w:rsidRPr="00000000">
        <w:rPr>
          <w:sz w:val="26"/>
          <w:szCs w:val="26"/>
          <w:rtl w:val="0"/>
        </w:rPr>
        <w:t xml:space="preserve">Enhance tactical gameplay with interactive terrain, dynamic objectives, and unit upgrades. </w:t>
      </w:r>
    </w:p>
    <w:p w:rsidR="00000000" w:rsidDel="00000000" w:rsidP="00000000" w:rsidRDefault="00000000" w:rsidRPr="00000000" w14:paraId="00001DA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A1">
      <w:pPr>
        <w:spacing w:line="240" w:lineRule="auto"/>
        <w:ind w:left="729" w:firstLine="0"/>
        <w:jc w:val="both"/>
        <w:rPr>
          <w:sz w:val="26"/>
          <w:szCs w:val="26"/>
        </w:rPr>
      </w:pPr>
      <w:r w:rsidDel="00000000" w:rsidR="00000000" w:rsidRPr="00000000">
        <w:rPr>
          <w:sz w:val="26"/>
          <w:szCs w:val="26"/>
          <w:rtl w:val="0"/>
        </w:rPr>
        <w:t xml:space="preserve">**Interactive Terrain:** </w:t>
      </w:r>
    </w:p>
    <w:p w:rsidR="00000000" w:rsidDel="00000000" w:rsidP="00000000" w:rsidRDefault="00000000" w:rsidRPr="00000000" w14:paraId="00001DA2">
      <w:pPr>
        <w:spacing w:line="240" w:lineRule="auto"/>
        <w:ind w:left="729" w:firstLine="0"/>
        <w:jc w:val="both"/>
        <w:rPr>
          <w:sz w:val="26"/>
          <w:szCs w:val="26"/>
        </w:rPr>
      </w:pPr>
      <w:r w:rsidDel="00000000" w:rsidR="00000000" w:rsidRPr="00000000">
        <w:rPr>
          <w:sz w:val="26"/>
          <w:szCs w:val="26"/>
          <w:rtl w:val="0"/>
        </w:rPr>
        <w:t xml:space="preserve">Terrain pieces now include: </w:t>
      </w:r>
    </w:p>
    <w:p w:rsidR="00000000" w:rsidDel="00000000" w:rsidP="00000000" w:rsidRDefault="00000000" w:rsidRPr="00000000" w14:paraId="00001DA3">
      <w:pPr>
        <w:spacing w:line="240" w:lineRule="auto"/>
        <w:ind w:left="729" w:firstLine="0"/>
        <w:jc w:val="both"/>
        <w:rPr>
          <w:sz w:val="26"/>
          <w:szCs w:val="26"/>
        </w:rPr>
      </w:pPr>
      <w:r w:rsidDel="00000000" w:rsidR="00000000" w:rsidRPr="00000000">
        <w:rPr>
          <w:sz w:val="26"/>
          <w:szCs w:val="26"/>
          <w:rtl w:val="0"/>
        </w:rPr>
        <w:t xml:space="preserve">*Energy Bridges*: Units must time their movement to avoid falling damage. </w:t>
      </w:r>
    </w:p>
    <w:p w:rsidR="00000000" w:rsidDel="00000000" w:rsidP="00000000" w:rsidRDefault="00000000" w:rsidRPr="00000000" w14:paraId="00001DA4">
      <w:pPr>
        <w:spacing w:line="240" w:lineRule="auto"/>
        <w:ind w:left="729" w:firstLine="0"/>
        <w:jc w:val="both"/>
        <w:rPr>
          <w:sz w:val="26"/>
          <w:szCs w:val="26"/>
        </w:rPr>
      </w:pPr>
      <w:r w:rsidDel="00000000" w:rsidR="00000000" w:rsidRPr="00000000">
        <w:rPr>
          <w:sz w:val="26"/>
          <w:szCs w:val="26"/>
          <w:rtl w:val="0"/>
        </w:rPr>
        <w:t xml:space="preserve">*Psionic Spires*: Grant nearby units a bonus to psionic actions but risk Feedback surges. </w:t>
      </w:r>
    </w:p>
    <w:p w:rsidR="00000000" w:rsidDel="00000000" w:rsidP="00000000" w:rsidRDefault="00000000" w:rsidRPr="00000000" w14:paraId="00001DA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A6">
      <w:pPr>
        <w:spacing w:line="240" w:lineRule="auto"/>
        <w:ind w:left="729" w:firstLine="0"/>
        <w:jc w:val="both"/>
        <w:rPr>
          <w:sz w:val="26"/>
          <w:szCs w:val="26"/>
        </w:rPr>
      </w:pPr>
      <w:r w:rsidDel="00000000" w:rsidR="00000000" w:rsidRPr="00000000">
        <w:rPr>
          <w:sz w:val="26"/>
          <w:szCs w:val="26"/>
          <w:rtl w:val="0"/>
        </w:rPr>
        <w:t xml:space="preserve">**Dynamic Objectives:** </w:t>
      </w:r>
    </w:p>
    <w:p w:rsidR="00000000" w:rsidDel="00000000" w:rsidP="00000000" w:rsidRDefault="00000000" w:rsidRPr="00000000" w14:paraId="00001DA7">
      <w:pPr>
        <w:spacing w:line="240" w:lineRule="auto"/>
        <w:ind w:left="729" w:firstLine="0"/>
        <w:jc w:val="both"/>
        <w:rPr>
          <w:sz w:val="26"/>
          <w:szCs w:val="26"/>
        </w:rPr>
      </w:pPr>
      <w:r w:rsidDel="00000000" w:rsidR="00000000" w:rsidRPr="00000000">
        <w:rPr>
          <w:sz w:val="26"/>
          <w:szCs w:val="26"/>
          <w:rtl w:val="0"/>
        </w:rPr>
        <w:t xml:space="preserve">*Void Assault*: Defend a key structure while Void breaches spawn randomly across the map. </w:t>
      </w:r>
    </w:p>
    <w:p w:rsidR="00000000" w:rsidDel="00000000" w:rsidP="00000000" w:rsidRDefault="00000000" w:rsidRPr="00000000" w14:paraId="00001DA8">
      <w:pPr>
        <w:spacing w:line="240" w:lineRule="auto"/>
        <w:ind w:left="729" w:firstLine="0"/>
        <w:jc w:val="both"/>
        <w:rPr>
          <w:sz w:val="26"/>
          <w:szCs w:val="26"/>
        </w:rPr>
      </w:pPr>
      <w:r w:rsidDel="00000000" w:rsidR="00000000" w:rsidRPr="00000000">
        <w:rPr>
          <w:sz w:val="26"/>
          <w:szCs w:val="26"/>
          <w:rtl w:val="0"/>
        </w:rPr>
        <w:t xml:space="preserve">*Faction Skirmishes*: Engage in battles to control strategic locations, each granting unique bonuses. </w:t>
      </w:r>
    </w:p>
    <w:p w:rsidR="00000000" w:rsidDel="00000000" w:rsidP="00000000" w:rsidRDefault="00000000" w:rsidRPr="00000000" w14:paraId="00001DA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AA">
      <w:pPr>
        <w:spacing w:line="240" w:lineRule="auto"/>
        <w:ind w:left="729" w:firstLine="0"/>
        <w:jc w:val="both"/>
        <w:rPr>
          <w:sz w:val="26"/>
          <w:szCs w:val="26"/>
        </w:rPr>
      </w:pPr>
      <w:r w:rsidDel="00000000" w:rsidR="00000000" w:rsidRPr="00000000">
        <w:rPr>
          <w:sz w:val="26"/>
          <w:szCs w:val="26"/>
          <w:rtl w:val="0"/>
        </w:rPr>
        <w:t xml:space="preserve">**Upgrade Templates:**   - Customize units with: </w:t>
      </w:r>
    </w:p>
    <w:p w:rsidR="00000000" w:rsidDel="00000000" w:rsidP="00000000" w:rsidRDefault="00000000" w:rsidRPr="00000000" w14:paraId="00001DAB">
      <w:pPr>
        <w:spacing w:line="240" w:lineRule="auto"/>
        <w:ind w:left="729" w:firstLine="0"/>
        <w:jc w:val="both"/>
        <w:rPr>
          <w:sz w:val="26"/>
          <w:szCs w:val="26"/>
        </w:rPr>
      </w:pPr>
      <w:r w:rsidDel="00000000" w:rsidR="00000000" w:rsidRPr="00000000">
        <w:rPr>
          <w:sz w:val="26"/>
          <w:szCs w:val="26"/>
          <w:rtl w:val="0"/>
        </w:rPr>
        <w:t xml:space="preserve">*Void Shields*: Absorb one attack per turn but reduce movement by 1”. </w:t>
      </w:r>
    </w:p>
    <w:p w:rsidR="00000000" w:rsidDel="00000000" w:rsidP="00000000" w:rsidRDefault="00000000" w:rsidRPr="00000000" w14:paraId="00001DAC">
      <w:pPr>
        <w:spacing w:line="240" w:lineRule="auto"/>
        <w:ind w:left="729" w:firstLine="0"/>
        <w:jc w:val="both"/>
        <w:rPr>
          <w:sz w:val="26"/>
          <w:szCs w:val="26"/>
        </w:rPr>
      </w:pPr>
      <w:r w:rsidDel="00000000" w:rsidR="00000000" w:rsidRPr="00000000">
        <w:rPr>
          <w:sz w:val="26"/>
          <w:szCs w:val="26"/>
          <w:rtl w:val="0"/>
        </w:rPr>
        <w:t xml:space="preserve">*Artifact Enhancements*: Boost a unit’s stats based on the artifact’s Resonance properties. </w:t>
      </w:r>
    </w:p>
    <w:p w:rsidR="00000000" w:rsidDel="00000000" w:rsidP="00000000" w:rsidRDefault="00000000" w:rsidRPr="00000000" w14:paraId="00001DA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A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B0">
      <w:pPr>
        <w:spacing w:line="240" w:lineRule="auto"/>
        <w:ind w:left="729" w:firstLine="0"/>
        <w:jc w:val="both"/>
        <w:rPr>
          <w:sz w:val="26"/>
          <w:szCs w:val="26"/>
        </w:rPr>
      </w:pPr>
      <w:r w:rsidDel="00000000" w:rsidR="00000000" w:rsidRPr="00000000">
        <w:rPr>
          <w:sz w:val="26"/>
          <w:szCs w:val="26"/>
          <w:rtl w:val="0"/>
        </w:rPr>
        <w:t xml:space="preserve">### **Expanded Mechanics Overview** </w:t>
      </w:r>
    </w:p>
    <w:p w:rsidR="00000000" w:rsidDel="00000000" w:rsidP="00000000" w:rsidRDefault="00000000" w:rsidRPr="00000000" w14:paraId="00001DB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B2">
      <w:pPr>
        <w:spacing w:line="240" w:lineRule="auto"/>
        <w:ind w:left="729" w:firstLine="0"/>
        <w:jc w:val="both"/>
        <w:rPr>
          <w:sz w:val="26"/>
          <w:szCs w:val="26"/>
        </w:rPr>
      </w:pPr>
      <w:r w:rsidDel="00000000" w:rsidR="00000000" w:rsidRPr="00000000">
        <w:rPr>
          <w:sz w:val="26"/>
          <w:szCs w:val="26"/>
          <w:rtl w:val="0"/>
        </w:rPr>
        <w:t xml:space="preserve">#### **Psionic Resonance Zones and Storms** </w:t>
      </w:r>
    </w:p>
    <w:p w:rsidR="00000000" w:rsidDel="00000000" w:rsidP="00000000" w:rsidRDefault="00000000" w:rsidRPr="00000000" w14:paraId="00001DB3">
      <w:pPr>
        <w:spacing w:line="240" w:lineRule="auto"/>
        <w:ind w:left="729" w:firstLine="0"/>
        <w:jc w:val="both"/>
        <w:rPr>
          <w:sz w:val="26"/>
          <w:szCs w:val="26"/>
        </w:rPr>
      </w:pPr>
      <w:r w:rsidDel="00000000" w:rsidR="00000000" w:rsidRPr="00000000">
        <w:rPr>
          <w:sz w:val="26"/>
          <w:szCs w:val="26"/>
          <w:rtl w:val="0"/>
        </w:rPr>
        <w:t xml:space="preserve">**Mechanics:** </w:t>
      </w:r>
    </w:p>
    <w:p w:rsidR="00000000" w:rsidDel="00000000" w:rsidP="00000000" w:rsidRDefault="00000000" w:rsidRPr="00000000" w14:paraId="00001DB4">
      <w:pPr>
        <w:spacing w:line="240" w:lineRule="auto"/>
        <w:ind w:left="729" w:firstLine="0"/>
        <w:jc w:val="both"/>
        <w:rPr>
          <w:sz w:val="26"/>
          <w:szCs w:val="26"/>
        </w:rPr>
      </w:pPr>
      <w:r w:rsidDel="00000000" w:rsidR="00000000" w:rsidRPr="00000000">
        <w:rPr>
          <w:sz w:val="26"/>
          <w:szCs w:val="26"/>
          <w:rtl w:val="0"/>
        </w:rPr>
        <w:t xml:space="preserve">Resonance Zones are marked areas that influence psionic actions. </w:t>
      </w:r>
    </w:p>
    <w:p w:rsidR="00000000" w:rsidDel="00000000" w:rsidP="00000000" w:rsidRDefault="00000000" w:rsidRPr="00000000" w14:paraId="00001DB5">
      <w:pPr>
        <w:spacing w:line="240" w:lineRule="auto"/>
        <w:ind w:left="729" w:firstLine="0"/>
        <w:jc w:val="both"/>
        <w:rPr>
          <w:sz w:val="26"/>
          <w:szCs w:val="26"/>
        </w:rPr>
      </w:pPr>
      <w:r w:rsidDel="00000000" w:rsidR="00000000" w:rsidRPr="00000000">
        <w:rPr>
          <w:sz w:val="26"/>
          <w:szCs w:val="26"/>
          <w:rtl w:val="0"/>
        </w:rPr>
        <w:t xml:space="preserve">Example: Units in a positive Resonance Zone gain +10 to psionic rolls but risk Feedback damage. </w:t>
      </w:r>
    </w:p>
    <w:p w:rsidR="00000000" w:rsidDel="00000000" w:rsidP="00000000" w:rsidRDefault="00000000" w:rsidRPr="00000000" w14:paraId="00001DB6">
      <w:pPr>
        <w:spacing w:line="240" w:lineRule="auto"/>
        <w:ind w:left="729" w:firstLine="0"/>
        <w:jc w:val="both"/>
        <w:rPr>
          <w:sz w:val="26"/>
          <w:szCs w:val="26"/>
        </w:rPr>
      </w:pPr>
      <w:r w:rsidDel="00000000" w:rsidR="00000000" w:rsidRPr="00000000">
        <w:rPr>
          <w:sz w:val="26"/>
          <w:szCs w:val="26"/>
          <w:rtl w:val="0"/>
        </w:rPr>
        <w:t xml:space="preserve">Psionic Storms occur randomly, moving 6” per turn and disrupting all psionic abilities in their path. </w:t>
      </w:r>
    </w:p>
    <w:p w:rsidR="00000000" w:rsidDel="00000000" w:rsidP="00000000" w:rsidRDefault="00000000" w:rsidRPr="00000000" w14:paraId="00001DB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B8">
      <w:pPr>
        <w:spacing w:line="240" w:lineRule="auto"/>
        <w:ind w:left="729" w:firstLine="0"/>
        <w:jc w:val="both"/>
        <w:rPr>
          <w:sz w:val="26"/>
          <w:szCs w:val="26"/>
        </w:rPr>
      </w:pPr>
      <w:r w:rsidDel="00000000" w:rsidR="00000000" w:rsidRPr="00000000">
        <w:rPr>
          <w:sz w:val="26"/>
          <w:szCs w:val="26"/>
          <w:rtl w:val="0"/>
        </w:rPr>
        <w:t xml:space="preserve">#### **Void Zone Hazards** </w:t>
      </w:r>
    </w:p>
    <w:p w:rsidR="00000000" w:rsidDel="00000000" w:rsidP="00000000" w:rsidRDefault="00000000" w:rsidRPr="00000000" w14:paraId="00001DB9">
      <w:pPr>
        <w:spacing w:line="240" w:lineRule="auto"/>
        <w:ind w:left="729" w:firstLine="0"/>
        <w:jc w:val="both"/>
        <w:rPr>
          <w:sz w:val="26"/>
          <w:szCs w:val="26"/>
        </w:rPr>
      </w:pPr>
      <w:r w:rsidDel="00000000" w:rsidR="00000000" w:rsidRPr="00000000">
        <w:rPr>
          <w:sz w:val="26"/>
          <w:szCs w:val="26"/>
          <w:rtl w:val="0"/>
        </w:rPr>
        <w:t xml:space="preserve">**Hazards:** </w:t>
      </w:r>
    </w:p>
    <w:p w:rsidR="00000000" w:rsidDel="00000000" w:rsidP="00000000" w:rsidRDefault="00000000" w:rsidRPr="00000000" w14:paraId="00001DBA">
      <w:pPr>
        <w:spacing w:line="240" w:lineRule="auto"/>
        <w:ind w:left="729" w:firstLine="0"/>
        <w:jc w:val="both"/>
        <w:rPr>
          <w:sz w:val="26"/>
          <w:szCs w:val="26"/>
        </w:rPr>
      </w:pPr>
      <w:r w:rsidDel="00000000" w:rsidR="00000000" w:rsidRPr="00000000">
        <w:rPr>
          <w:sz w:val="26"/>
          <w:szCs w:val="26"/>
          <w:rtl w:val="0"/>
        </w:rPr>
        <w:t xml:space="preserve">Void Zones introduce penalties and random events: </w:t>
      </w:r>
    </w:p>
    <w:p w:rsidR="00000000" w:rsidDel="00000000" w:rsidP="00000000" w:rsidRDefault="00000000" w:rsidRPr="00000000" w14:paraId="00001DBB">
      <w:pPr>
        <w:spacing w:line="240" w:lineRule="auto"/>
        <w:ind w:left="729" w:firstLine="0"/>
        <w:jc w:val="both"/>
        <w:rPr>
          <w:sz w:val="26"/>
          <w:szCs w:val="26"/>
        </w:rPr>
      </w:pPr>
      <w:r w:rsidDel="00000000" w:rsidR="00000000" w:rsidRPr="00000000">
        <w:rPr>
          <w:sz w:val="26"/>
          <w:szCs w:val="26"/>
          <w:rtl w:val="0"/>
        </w:rPr>
        <w:t xml:space="preserve">*Gravitational Fluxes*: Reduce movement by 50% in affected areas. </w:t>
      </w:r>
    </w:p>
    <w:p w:rsidR="00000000" w:rsidDel="00000000" w:rsidP="00000000" w:rsidRDefault="00000000" w:rsidRPr="00000000" w14:paraId="00001DBC">
      <w:pPr>
        <w:spacing w:line="240" w:lineRule="auto"/>
        <w:ind w:left="729" w:firstLine="0"/>
        <w:jc w:val="both"/>
        <w:rPr>
          <w:sz w:val="26"/>
          <w:szCs w:val="26"/>
        </w:rPr>
      </w:pPr>
      <w:r w:rsidDel="00000000" w:rsidR="00000000" w:rsidRPr="00000000">
        <w:rPr>
          <w:sz w:val="26"/>
          <w:szCs w:val="26"/>
          <w:rtl w:val="0"/>
        </w:rPr>
        <w:t xml:space="preserve">*Temporal Anomalies*: Force rerolls for actions taken within the zone. </w:t>
      </w:r>
    </w:p>
    <w:p w:rsidR="00000000" w:rsidDel="00000000" w:rsidP="00000000" w:rsidRDefault="00000000" w:rsidRPr="00000000" w14:paraId="00001DB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BE">
      <w:pPr>
        <w:spacing w:line="240" w:lineRule="auto"/>
        <w:ind w:left="729" w:firstLine="0"/>
        <w:jc w:val="both"/>
        <w:rPr>
          <w:sz w:val="26"/>
          <w:szCs w:val="26"/>
        </w:rPr>
      </w:pPr>
      <w:r w:rsidDel="00000000" w:rsidR="00000000" w:rsidRPr="00000000">
        <w:rPr>
          <w:sz w:val="26"/>
          <w:szCs w:val="26"/>
          <w:rtl w:val="0"/>
        </w:rPr>
        <w:t xml:space="preserve">#### **Faction Abilities in Miniatures Combat** </w:t>
      </w:r>
    </w:p>
    <w:p w:rsidR="00000000" w:rsidDel="00000000" w:rsidP="00000000" w:rsidRDefault="00000000" w:rsidRPr="00000000" w14:paraId="00001DBF">
      <w:pPr>
        <w:spacing w:line="240" w:lineRule="auto"/>
        <w:ind w:left="729" w:firstLine="0"/>
        <w:jc w:val="both"/>
        <w:rPr>
          <w:sz w:val="26"/>
          <w:szCs w:val="26"/>
        </w:rPr>
      </w:pPr>
      <w:r w:rsidDel="00000000" w:rsidR="00000000" w:rsidRPr="00000000">
        <w:rPr>
          <w:sz w:val="26"/>
          <w:szCs w:val="26"/>
          <w:rtl w:val="0"/>
        </w:rPr>
        <w:t xml:space="preserve">**Example Faction Bonuses:** </w:t>
      </w:r>
    </w:p>
    <w:p w:rsidR="00000000" w:rsidDel="00000000" w:rsidP="00000000" w:rsidRDefault="00000000" w:rsidRPr="00000000" w14:paraId="00001DC0">
      <w:pPr>
        <w:spacing w:line="240" w:lineRule="auto"/>
        <w:ind w:left="729" w:firstLine="0"/>
        <w:jc w:val="both"/>
        <w:rPr>
          <w:sz w:val="26"/>
          <w:szCs w:val="26"/>
        </w:rPr>
      </w:pPr>
      <w:r w:rsidDel="00000000" w:rsidR="00000000" w:rsidRPr="00000000">
        <w:rPr>
          <w:sz w:val="26"/>
          <w:szCs w:val="26"/>
          <w:rtl w:val="0"/>
        </w:rPr>
        <w:t xml:space="preserve">*House Syrrasis*: Units can re-roll one failed psionic action per turn. </w:t>
      </w:r>
    </w:p>
    <w:p w:rsidR="00000000" w:rsidDel="00000000" w:rsidP="00000000" w:rsidRDefault="00000000" w:rsidRPr="00000000" w14:paraId="00001DC1">
      <w:pPr>
        <w:spacing w:line="240" w:lineRule="auto"/>
        <w:ind w:left="729" w:firstLine="0"/>
        <w:jc w:val="both"/>
        <w:rPr>
          <w:sz w:val="26"/>
          <w:szCs w:val="26"/>
        </w:rPr>
      </w:pPr>
      <w:r w:rsidDel="00000000" w:rsidR="00000000" w:rsidRPr="00000000">
        <w:rPr>
          <w:sz w:val="26"/>
          <w:szCs w:val="26"/>
          <w:rtl w:val="0"/>
        </w:rPr>
        <w:t xml:space="preserve">*Cosmic Sisterhood*: Deploy healing psionic auras that restore nearby units’ health. </w:t>
      </w:r>
    </w:p>
    <w:p w:rsidR="00000000" w:rsidDel="00000000" w:rsidP="00000000" w:rsidRDefault="00000000" w:rsidRPr="00000000" w14:paraId="00001DC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C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C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C5">
      <w:pPr>
        <w:spacing w:line="240" w:lineRule="auto"/>
        <w:ind w:left="729" w:firstLine="0"/>
        <w:jc w:val="both"/>
        <w:rPr>
          <w:sz w:val="26"/>
          <w:szCs w:val="26"/>
        </w:rPr>
      </w:pPr>
      <w:r w:rsidDel="00000000" w:rsidR="00000000" w:rsidRPr="00000000">
        <w:rPr>
          <w:sz w:val="26"/>
          <w:szCs w:val="26"/>
          <w:rtl w:val="0"/>
        </w:rPr>
        <w:t xml:space="preserve">### **Expanded Tactical Scenarios** </w:t>
      </w:r>
    </w:p>
    <w:p w:rsidR="00000000" w:rsidDel="00000000" w:rsidP="00000000" w:rsidRDefault="00000000" w:rsidRPr="00000000" w14:paraId="00001DC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C7">
      <w:pPr>
        <w:spacing w:line="240" w:lineRule="auto"/>
        <w:ind w:left="729" w:firstLine="0"/>
        <w:jc w:val="both"/>
        <w:rPr>
          <w:sz w:val="26"/>
          <w:szCs w:val="26"/>
        </w:rPr>
      </w:pPr>
      <w:r w:rsidDel="00000000" w:rsidR="00000000" w:rsidRPr="00000000">
        <w:rPr>
          <w:sz w:val="26"/>
          <w:szCs w:val="26"/>
          <w:rtl w:val="0"/>
        </w:rPr>
        <w:t xml:space="preserve">#### **Void Assault** </w:t>
      </w:r>
    </w:p>
    <w:p w:rsidR="00000000" w:rsidDel="00000000" w:rsidP="00000000" w:rsidRDefault="00000000" w:rsidRPr="00000000" w14:paraId="00001DC8">
      <w:pPr>
        <w:spacing w:line="240" w:lineRule="auto"/>
        <w:ind w:left="729" w:firstLine="0"/>
        <w:jc w:val="both"/>
        <w:rPr>
          <w:sz w:val="26"/>
          <w:szCs w:val="26"/>
        </w:rPr>
      </w:pPr>
      <w:r w:rsidDel="00000000" w:rsidR="00000000" w:rsidRPr="00000000">
        <w:rPr>
          <w:sz w:val="26"/>
          <w:szCs w:val="26"/>
          <w:rtl w:val="0"/>
        </w:rPr>
        <w:t xml:space="preserve">**Objective:** </w:t>
      </w:r>
    </w:p>
    <w:p w:rsidR="00000000" w:rsidDel="00000000" w:rsidP="00000000" w:rsidRDefault="00000000" w:rsidRPr="00000000" w14:paraId="00001DC9">
      <w:pPr>
        <w:spacing w:line="240" w:lineRule="auto"/>
        <w:ind w:left="729" w:firstLine="0"/>
        <w:jc w:val="both"/>
        <w:rPr>
          <w:sz w:val="26"/>
          <w:szCs w:val="26"/>
        </w:rPr>
      </w:pPr>
      <w:r w:rsidDel="00000000" w:rsidR="00000000" w:rsidRPr="00000000">
        <w:rPr>
          <w:sz w:val="26"/>
          <w:szCs w:val="26"/>
          <w:rtl w:val="0"/>
        </w:rPr>
        <w:t xml:space="preserve">Defend a critical structure against waves of Void entities and environmental hazards. </w:t>
      </w:r>
    </w:p>
    <w:p w:rsidR="00000000" w:rsidDel="00000000" w:rsidP="00000000" w:rsidRDefault="00000000" w:rsidRPr="00000000" w14:paraId="00001DCA">
      <w:pPr>
        <w:spacing w:line="240" w:lineRule="auto"/>
        <w:ind w:left="729" w:firstLine="0"/>
        <w:jc w:val="both"/>
        <w:rPr>
          <w:sz w:val="26"/>
          <w:szCs w:val="26"/>
        </w:rPr>
      </w:pPr>
      <w:r w:rsidDel="00000000" w:rsidR="00000000" w:rsidRPr="00000000">
        <w:rPr>
          <w:sz w:val="26"/>
          <w:szCs w:val="26"/>
          <w:rtl w:val="0"/>
        </w:rPr>
        <w:t xml:space="preserve">**Special Rules:** </w:t>
      </w:r>
    </w:p>
    <w:p w:rsidR="00000000" w:rsidDel="00000000" w:rsidP="00000000" w:rsidRDefault="00000000" w:rsidRPr="00000000" w14:paraId="00001DCB">
      <w:pPr>
        <w:spacing w:line="240" w:lineRule="auto"/>
        <w:ind w:left="729" w:firstLine="0"/>
        <w:jc w:val="both"/>
        <w:rPr>
          <w:sz w:val="26"/>
          <w:szCs w:val="26"/>
        </w:rPr>
      </w:pPr>
      <w:r w:rsidDel="00000000" w:rsidR="00000000" w:rsidRPr="00000000">
        <w:rPr>
          <w:sz w:val="26"/>
          <w:szCs w:val="26"/>
          <w:rtl w:val="0"/>
        </w:rPr>
        <w:t xml:space="preserve">Void breaches spawn new enemies every turn, requiring players to balance offense and defense. </w:t>
      </w:r>
    </w:p>
    <w:p w:rsidR="00000000" w:rsidDel="00000000" w:rsidP="00000000" w:rsidRDefault="00000000" w:rsidRPr="00000000" w14:paraId="00001DC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CD">
      <w:pPr>
        <w:spacing w:line="240" w:lineRule="auto"/>
        <w:ind w:left="729" w:firstLine="0"/>
        <w:jc w:val="both"/>
        <w:rPr>
          <w:sz w:val="26"/>
          <w:szCs w:val="26"/>
        </w:rPr>
      </w:pPr>
      <w:r w:rsidDel="00000000" w:rsidR="00000000" w:rsidRPr="00000000">
        <w:rPr>
          <w:sz w:val="26"/>
          <w:szCs w:val="26"/>
          <w:rtl w:val="0"/>
        </w:rPr>
        <w:t xml:space="preserve">#### **Artifact Retrieval** </w:t>
      </w:r>
    </w:p>
    <w:p w:rsidR="00000000" w:rsidDel="00000000" w:rsidP="00000000" w:rsidRDefault="00000000" w:rsidRPr="00000000" w14:paraId="00001DCE">
      <w:pPr>
        <w:spacing w:line="240" w:lineRule="auto"/>
        <w:ind w:left="729" w:firstLine="0"/>
        <w:jc w:val="both"/>
        <w:rPr>
          <w:sz w:val="26"/>
          <w:szCs w:val="26"/>
        </w:rPr>
      </w:pPr>
      <w:r w:rsidDel="00000000" w:rsidR="00000000" w:rsidRPr="00000000">
        <w:rPr>
          <w:sz w:val="26"/>
          <w:szCs w:val="26"/>
          <w:rtl w:val="0"/>
        </w:rPr>
        <w:t xml:space="preserve">**Objective:** </w:t>
      </w:r>
    </w:p>
    <w:p w:rsidR="00000000" w:rsidDel="00000000" w:rsidP="00000000" w:rsidRDefault="00000000" w:rsidRPr="00000000" w14:paraId="00001DCF">
      <w:pPr>
        <w:spacing w:line="240" w:lineRule="auto"/>
        <w:ind w:left="729" w:firstLine="0"/>
        <w:jc w:val="both"/>
        <w:rPr>
          <w:sz w:val="26"/>
          <w:szCs w:val="26"/>
        </w:rPr>
      </w:pPr>
      <w:r w:rsidDel="00000000" w:rsidR="00000000" w:rsidRPr="00000000">
        <w:rPr>
          <w:sz w:val="26"/>
          <w:szCs w:val="26"/>
          <w:rtl w:val="0"/>
        </w:rPr>
        <w:t xml:space="preserve">Secure an ancient artifact and return it to a safe zone while fending off enemy forces. </w:t>
      </w:r>
    </w:p>
    <w:p w:rsidR="00000000" w:rsidDel="00000000" w:rsidP="00000000" w:rsidRDefault="00000000" w:rsidRPr="00000000" w14:paraId="00001DD0">
      <w:pPr>
        <w:spacing w:line="240" w:lineRule="auto"/>
        <w:ind w:left="729" w:firstLine="0"/>
        <w:jc w:val="both"/>
        <w:rPr>
          <w:sz w:val="26"/>
          <w:szCs w:val="26"/>
        </w:rPr>
      </w:pPr>
      <w:r w:rsidDel="00000000" w:rsidR="00000000" w:rsidRPr="00000000">
        <w:rPr>
          <w:sz w:val="26"/>
          <w:szCs w:val="26"/>
          <w:rtl w:val="0"/>
        </w:rPr>
        <w:t xml:space="preserve">**Special Rules:** </w:t>
      </w:r>
    </w:p>
    <w:p w:rsidR="00000000" w:rsidDel="00000000" w:rsidP="00000000" w:rsidRDefault="00000000" w:rsidRPr="00000000" w14:paraId="00001DD1">
      <w:pPr>
        <w:spacing w:line="240" w:lineRule="auto"/>
        <w:ind w:left="729" w:firstLine="0"/>
        <w:jc w:val="both"/>
        <w:rPr>
          <w:sz w:val="26"/>
          <w:szCs w:val="26"/>
        </w:rPr>
      </w:pPr>
      <w:r w:rsidDel="00000000" w:rsidR="00000000" w:rsidRPr="00000000">
        <w:rPr>
          <w:sz w:val="26"/>
          <w:szCs w:val="26"/>
          <w:rtl w:val="0"/>
        </w:rPr>
        <w:t xml:space="preserve">The artifact grants temporary buffs to the carrying unit but increases enemy aggression. </w:t>
      </w:r>
    </w:p>
    <w:p w:rsidR="00000000" w:rsidDel="00000000" w:rsidP="00000000" w:rsidRDefault="00000000" w:rsidRPr="00000000" w14:paraId="00001DD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DD3">
      <w:pPr>
        <w:spacing w:line="240" w:lineRule="auto"/>
        <w:ind w:left="729" w:firstLine="0"/>
        <w:jc w:val="both"/>
        <w:rPr>
          <w:sz w:val="26"/>
          <w:szCs w:val="26"/>
        </w:rPr>
      </w:pPr>
      <w:r w:rsidDel="00000000" w:rsidR="00000000" w:rsidRPr="00000000">
        <w:rPr>
          <w:sz w:val="26"/>
          <w:szCs w:val="26"/>
          <w:rtl w:val="0"/>
        </w:rPr>
        <w:t xml:space="preserve">#### **Faction Skirmishes** </w:t>
      </w:r>
    </w:p>
    <w:p w:rsidR="00000000" w:rsidDel="00000000" w:rsidP="00000000" w:rsidRDefault="00000000" w:rsidRPr="00000000" w14:paraId="00001DD4">
      <w:pPr>
        <w:spacing w:line="240" w:lineRule="auto"/>
        <w:ind w:left="729" w:firstLine="0"/>
        <w:jc w:val="both"/>
        <w:rPr>
          <w:sz w:val="26"/>
          <w:szCs w:val="26"/>
        </w:rPr>
      </w:pPr>
      <w:r w:rsidDel="00000000" w:rsidR="00000000" w:rsidRPr="00000000">
        <w:rPr>
          <w:sz w:val="26"/>
          <w:szCs w:val="26"/>
          <w:rtl w:val="0"/>
        </w:rPr>
        <w:t xml:space="preserve">**Objective:** </w:t>
      </w:r>
    </w:p>
    <w:p w:rsidR="00000000" w:rsidDel="00000000" w:rsidP="00000000" w:rsidRDefault="00000000" w:rsidRPr="00000000" w14:paraId="00001DD5">
      <w:pPr>
        <w:spacing w:line="240" w:lineRule="auto"/>
        <w:ind w:left="729" w:firstLine="0"/>
        <w:jc w:val="both"/>
        <w:rPr>
          <w:sz w:val="26"/>
          <w:szCs w:val="26"/>
        </w:rPr>
      </w:pPr>
      <w:r w:rsidDel="00000000" w:rsidR="00000000" w:rsidRPr="00000000">
        <w:rPr>
          <w:sz w:val="26"/>
          <w:szCs w:val="26"/>
          <w:rtl w:val="0"/>
        </w:rPr>
        <w:t xml:space="preserve">Capture and hold key locations to gain strategic advantages. </w:t>
      </w:r>
    </w:p>
    <w:p w:rsidR="00000000" w:rsidDel="00000000" w:rsidP="00000000" w:rsidRDefault="00000000" w:rsidRPr="00000000" w14:paraId="00001DD6">
      <w:pPr>
        <w:spacing w:line="240" w:lineRule="auto"/>
        <w:ind w:left="729" w:firstLine="0"/>
        <w:jc w:val="both"/>
        <w:rPr>
          <w:sz w:val="26"/>
          <w:szCs w:val="26"/>
        </w:rPr>
      </w:pPr>
      <w:r w:rsidDel="00000000" w:rsidR="00000000" w:rsidRPr="00000000">
        <w:rPr>
          <w:sz w:val="26"/>
          <w:szCs w:val="26"/>
          <w:rtl w:val="0"/>
        </w:rPr>
        <w:t xml:space="preserve">**Special Rules:** </w:t>
      </w:r>
    </w:p>
    <w:p w:rsidR="00000000" w:rsidDel="00000000" w:rsidP="00000000" w:rsidRDefault="00000000" w:rsidRPr="00000000" w14:paraId="00001DD7">
      <w:pPr>
        <w:spacing w:line="240" w:lineRule="auto"/>
        <w:ind w:left="729" w:firstLine="0"/>
        <w:jc w:val="both"/>
        <w:rPr>
          <w:sz w:val="26"/>
          <w:szCs w:val="26"/>
        </w:rPr>
      </w:pPr>
      <w:r w:rsidDel="00000000" w:rsidR="00000000" w:rsidRPr="00000000">
        <w:rPr>
          <w:sz w:val="26"/>
          <w:szCs w:val="26"/>
          <w:rtl w:val="0"/>
        </w:rPr>
        <w:t xml:space="preserve">Each captured location provides unique buffs, such as increased movement or reduced Feedback damage. </w:t>
      </w:r>
    </w:p>
    <w:p w:rsidR="00000000" w:rsidDel="00000000" w:rsidP="00000000" w:rsidRDefault="00000000" w:rsidRPr="00000000" w14:paraId="00001DD8">
      <w:pPr>
        <w:spacing w:line="240" w:lineRule="auto"/>
        <w:ind w:left="729" w:firstLine="0"/>
        <w:jc w:val="both"/>
        <w:rPr>
          <w:sz w:val="26"/>
          <w:szCs w:val="26"/>
        </w:rPr>
      </w:pPr>
      <w:r w:rsidDel="00000000" w:rsidR="00000000" w:rsidRPr="00000000">
        <w:rPr>
          <w:sz w:val="26"/>
          <w:szCs w:val="26"/>
          <w:rtl w:val="0"/>
        </w:rPr>
        <w:t xml:space="preserve">Here’s the revised and detailed explanation of Proficiencies, integrating your clarification and providing a thorough breakdown of their mechanics, progression, and gameplay effects. This ensures everything is clear, consistent, and well-structured. Proficiencies </w:t>
      </w:r>
    </w:p>
    <w:p w:rsidR="00000000" w:rsidDel="00000000" w:rsidP="00000000" w:rsidRDefault="00000000" w:rsidRPr="00000000" w14:paraId="00001DD9">
      <w:pPr>
        <w:spacing w:line="240" w:lineRule="auto"/>
        <w:ind w:left="729" w:firstLine="0"/>
        <w:jc w:val="both"/>
        <w:rPr>
          <w:sz w:val="26"/>
          <w:szCs w:val="26"/>
        </w:rPr>
      </w:pPr>
      <w:r w:rsidDel="00000000" w:rsidR="00000000" w:rsidRPr="00000000">
        <w:rPr>
          <w:sz w:val="26"/>
          <w:szCs w:val="26"/>
          <w:rtl w:val="0"/>
        </w:rPr>
        <w:t xml:space="preserve">What Are Proficiencies? </w:t>
      </w:r>
    </w:p>
    <w:p w:rsidR="00000000" w:rsidDel="00000000" w:rsidP="00000000" w:rsidRDefault="00000000" w:rsidRPr="00000000" w14:paraId="00001DDA">
      <w:pPr>
        <w:spacing w:line="240" w:lineRule="auto"/>
        <w:ind w:left="729" w:firstLine="0"/>
        <w:jc w:val="both"/>
        <w:rPr>
          <w:sz w:val="26"/>
          <w:szCs w:val="26"/>
        </w:rPr>
      </w:pPr>
      <w:r w:rsidDel="00000000" w:rsidR="00000000" w:rsidRPr="00000000">
        <w:rPr>
          <w:sz w:val="26"/>
          <w:szCs w:val="26"/>
          <w:rtl w:val="0"/>
        </w:rPr>
        <w:t xml:space="preserve">Proficiencies are tools that allow a character to use their attributes and derived stats in specialized ways to accomplish tasks. They do not accomplish tasks directly but instead enable the character to interact with their abilities effectively. </w:t>
      </w:r>
    </w:p>
    <w:p w:rsidR="00000000" w:rsidDel="00000000" w:rsidP="00000000" w:rsidRDefault="00000000" w:rsidRPr="00000000" w14:paraId="00001DDB">
      <w:pPr>
        <w:spacing w:line="240" w:lineRule="auto"/>
        <w:ind w:left="729" w:firstLine="0"/>
        <w:jc w:val="both"/>
        <w:rPr>
          <w:sz w:val="26"/>
          <w:szCs w:val="26"/>
        </w:rPr>
      </w:pPr>
      <w:r w:rsidDel="00000000" w:rsidR="00000000" w:rsidRPr="00000000">
        <w:rPr>
          <w:sz w:val="26"/>
          <w:szCs w:val="26"/>
          <w:rtl w:val="0"/>
        </w:rPr>
        <w:t xml:space="preserve">Each proficiency includes: </w:t>
      </w:r>
    </w:p>
    <w:p w:rsidR="00000000" w:rsidDel="00000000" w:rsidP="00000000" w:rsidRDefault="00000000" w:rsidRPr="00000000" w14:paraId="00001DDC">
      <w:pPr>
        <w:spacing w:line="240" w:lineRule="auto"/>
        <w:ind w:left="729" w:firstLine="0"/>
        <w:jc w:val="both"/>
        <w:rPr>
          <w:sz w:val="26"/>
          <w:szCs w:val="26"/>
        </w:rPr>
      </w:pPr>
      <w:r w:rsidDel="00000000" w:rsidR="00000000" w:rsidRPr="00000000">
        <w:rPr>
          <w:sz w:val="26"/>
          <w:szCs w:val="26"/>
          <w:rtl w:val="0"/>
        </w:rPr>
        <w:t xml:space="preserve">An Associated Attribute: Determines the primary basis for calculations and limits. </w:t>
      </w:r>
    </w:p>
    <w:p w:rsidR="00000000" w:rsidDel="00000000" w:rsidP="00000000" w:rsidRDefault="00000000" w:rsidRPr="00000000" w14:paraId="00001DDD">
      <w:pPr>
        <w:spacing w:line="240" w:lineRule="auto"/>
        <w:ind w:left="729" w:firstLine="0"/>
        <w:jc w:val="both"/>
        <w:rPr>
          <w:sz w:val="26"/>
          <w:szCs w:val="26"/>
        </w:rPr>
      </w:pPr>
      <w:r w:rsidDel="00000000" w:rsidR="00000000" w:rsidRPr="00000000">
        <w:rPr>
          <w:sz w:val="26"/>
          <w:szCs w:val="26"/>
          <w:rtl w:val="0"/>
        </w:rPr>
        <w:t xml:space="preserve">A Gnosis or Entropy Tie: Adds spiritual </w:t>
      </w:r>
    </w:p>
    <w:p w:rsidR="00000000" w:rsidDel="00000000" w:rsidP="00000000" w:rsidRDefault="00000000" w:rsidRPr="00000000" w14:paraId="00001DDE">
      <w:pPr>
        <w:spacing w:line="240" w:lineRule="auto"/>
        <w:ind w:left="729" w:firstLine="0"/>
        <w:jc w:val="both"/>
        <w:rPr>
          <w:sz w:val="26"/>
          <w:szCs w:val="26"/>
        </w:rPr>
      </w:pPr>
      <w:r w:rsidDel="00000000" w:rsidR="00000000" w:rsidRPr="00000000">
        <w:rPr>
          <w:sz w:val="26"/>
          <w:szCs w:val="26"/>
          <w:rtl w:val="0"/>
        </w:rPr>
        <w:t xml:space="preserve">alignment to the proficiency, enhancing its effectiveness. </w:t>
      </w:r>
    </w:p>
    <w:p w:rsidR="00000000" w:rsidDel="00000000" w:rsidP="00000000" w:rsidRDefault="00000000" w:rsidRPr="00000000" w14:paraId="00001DDF">
      <w:pPr>
        <w:spacing w:line="240" w:lineRule="auto"/>
        <w:ind w:left="729" w:firstLine="0"/>
        <w:jc w:val="both"/>
        <w:rPr>
          <w:sz w:val="26"/>
          <w:szCs w:val="26"/>
        </w:rPr>
      </w:pPr>
      <w:r w:rsidDel="00000000" w:rsidR="00000000" w:rsidRPr="00000000">
        <w:rPr>
          <w:sz w:val="26"/>
          <w:szCs w:val="26"/>
          <w:rtl w:val="0"/>
        </w:rPr>
        <w:t xml:space="preserve">A Modifier Die: Establishes the starting tier and contributes to the proficiency’s initial bonus. </w:t>
      </w:r>
    </w:p>
    <w:p w:rsidR="00000000" w:rsidDel="00000000" w:rsidP="00000000" w:rsidRDefault="00000000" w:rsidRPr="00000000" w14:paraId="00001DE0">
      <w:pPr>
        <w:spacing w:line="240" w:lineRule="auto"/>
        <w:ind w:left="729" w:firstLine="0"/>
        <w:jc w:val="both"/>
        <w:rPr>
          <w:sz w:val="26"/>
          <w:szCs w:val="26"/>
        </w:rPr>
      </w:pPr>
      <w:r w:rsidDel="00000000" w:rsidR="00000000" w:rsidRPr="00000000">
        <w:rPr>
          <w:sz w:val="26"/>
          <w:szCs w:val="26"/>
          <w:rtl w:val="0"/>
        </w:rPr>
        <w:t xml:space="preserve">Proficiencies grow and evolve through tiers, unlocking specialized or exotic applications, as well as unique perks that increase their utility in a variety of situations. </w:t>
      </w:r>
    </w:p>
    <w:p w:rsidR="00000000" w:rsidDel="00000000" w:rsidP="00000000" w:rsidRDefault="00000000" w:rsidRPr="00000000" w14:paraId="00001DE1">
      <w:pPr>
        <w:spacing w:line="240" w:lineRule="auto"/>
        <w:ind w:left="729" w:firstLine="0"/>
        <w:jc w:val="both"/>
        <w:rPr>
          <w:sz w:val="26"/>
          <w:szCs w:val="26"/>
        </w:rPr>
      </w:pPr>
      <w:r w:rsidDel="00000000" w:rsidR="00000000" w:rsidRPr="00000000">
        <w:rPr>
          <w:sz w:val="26"/>
          <w:szCs w:val="26"/>
          <w:rtl w:val="0"/>
        </w:rPr>
        <w:t xml:space="preserve">Adapting the skill categories into proficiency categories that align with attributes and derived stats would be an excellent way to integrate the system into the framework of your game. By tying each proficiency category directly to specific attributes, derived stats, and spiritual mechanics (Gnosis/Entropy), you create a cohesive and intuitive structure that supports thematic and mechanical consistency. </w:t>
      </w:r>
    </w:p>
    <w:p w:rsidR="00000000" w:rsidDel="00000000" w:rsidP="00000000" w:rsidRDefault="00000000" w:rsidRPr="00000000" w14:paraId="00001DE2">
      <w:pPr>
        <w:spacing w:line="240" w:lineRule="auto"/>
        <w:ind w:left="729" w:firstLine="0"/>
        <w:jc w:val="both"/>
        <w:rPr>
          <w:sz w:val="26"/>
          <w:szCs w:val="26"/>
        </w:rPr>
      </w:pPr>
      <w:r w:rsidDel="00000000" w:rsidR="00000000" w:rsidRPr="00000000">
        <w:rPr>
          <w:sz w:val="26"/>
          <w:szCs w:val="26"/>
          <w:rtl w:val="0"/>
        </w:rPr>
        <w:t xml:space="preserve">Skill Categories Adapted for Attributes and Derived Stats </w:t>
      </w:r>
    </w:p>
    <w:p w:rsidR="00000000" w:rsidDel="00000000" w:rsidP="00000000" w:rsidRDefault="00000000" w:rsidRPr="00000000" w14:paraId="00001DE3">
      <w:pPr>
        <w:spacing w:line="240" w:lineRule="auto"/>
        <w:ind w:left="729" w:firstLine="0"/>
        <w:jc w:val="both"/>
        <w:rPr>
          <w:sz w:val="26"/>
          <w:szCs w:val="26"/>
        </w:rPr>
      </w:pPr>
      <w:r w:rsidDel="00000000" w:rsidR="00000000" w:rsidRPr="00000000">
        <w:rPr>
          <w:sz w:val="26"/>
          <w:szCs w:val="26"/>
          <w:rtl w:val="0"/>
        </w:rPr>
        <w:t xml:space="preserve">Here is the revised structure of skill categories, aligned with the core attributes and certain derived stats. Each category includes examples of associated proficiencies and defines their mechanical applications. </w:t>
      </w:r>
    </w:p>
    <w:p w:rsidR="00000000" w:rsidDel="00000000" w:rsidP="00000000" w:rsidRDefault="00000000" w:rsidRPr="00000000" w14:paraId="00001DE4">
      <w:pPr>
        <w:spacing w:line="240" w:lineRule="auto"/>
        <w:ind w:left="729" w:firstLine="0"/>
        <w:jc w:val="both"/>
        <w:rPr>
          <w:sz w:val="26"/>
          <w:szCs w:val="26"/>
        </w:rPr>
      </w:pPr>
      <w:r w:rsidDel="00000000" w:rsidR="00000000" w:rsidRPr="00000000">
        <w:rPr>
          <w:sz w:val="26"/>
          <w:szCs w:val="26"/>
          <w:rtl w:val="0"/>
        </w:rPr>
        <w:t xml:space="preserve">Katra Proficiencies (Air: Willpower, Spirit, Adaptability) Key Derived Stats: </w:t>
      </w:r>
    </w:p>
    <w:p w:rsidR="00000000" w:rsidDel="00000000" w:rsidP="00000000" w:rsidRDefault="00000000" w:rsidRPr="00000000" w14:paraId="00001DE5">
      <w:pPr>
        <w:spacing w:line="240" w:lineRule="auto"/>
        <w:ind w:left="729" w:firstLine="0"/>
        <w:jc w:val="both"/>
        <w:rPr>
          <w:sz w:val="26"/>
          <w:szCs w:val="26"/>
        </w:rPr>
      </w:pPr>
      <w:r w:rsidDel="00000000" w:rsidR="00000000" w:rsidRPr="00000000">
        <w:rPr>
          <w:sz w:val="26"/>
          <w:szCs w:val="26"/>
          <w:rtl w:val="0"/>
        </w:rPr>
        <w:t xml:space="preserve">Perception </w:t>
      </w:r>
    </w:p>
    <w:p w:rsidR="00000000" w:rsidDel="00000000" w:rsidP="00000000" w:rsidRDefault="00000000" w:rsidRPr="00000000" w14:paraId="00001DE6">
      <w:pPr>
        <w:spacing w:line="240" w:lineRule="auto"/>
        <w:ind w:left="729" w:firstLine="0"/>
        <w:jc w:val="both"/>
        <w:rPr>
          <w:sz w:val="26"/>
          <w:szCs w:val="26"/>
        </w:rPr>
      </w:pPr>
      <w:r w:rsidDel="00000000" w:rsidR="00000000" w:rsidRPr="00000000">
        <w:rPr>
          <w:sz w:val="26"/>
          <w:szCs w:val="26"/>
          <w:rtl w:val="0"/>
        </w:rPr>
        <w:t xml:space="preserve">Sanity </w:t>
      </w:r>
    </w:p>
    <w:p w:rsidR="00000000" w:rsidDel="00000000" w:rsidP="00000000" w:rsidRDefault="00000000" w:rsidRPr="00000000" w14:paraId="00001DE7">
      <w:pPr>
        <w:spacing w:line="240" w:lineRule="auto"/>
        <w:ind w:left="729" w:firstLine="0"/>
        <w:jc w:val="both"/>
        <w:rPr>
          <w:sz w:val="26"/>
          <w:szCs w:val="26"/>
        </w:rPr>
      </w:pPr>
      <w:r w:rsidDel="00000000" w:rsidR="00000000" w:rsidRPr="00000000">
        <w:rPr>
          <w:sz w:val="26"/>
          <w:szCs w:val="26"/>
          <w:rtl w:val="0"/>
        </w:rPr>
        <w:t xml:space="preserve">Defensive Threshold </w:t>
      </w:r>
    </w:p>
    <w:p w:rsidR="00000000" w:rsidDel="00000000" w:rsidP="00000000" w:rsidRDefault="00000000" w:rsidRPr="00000000" w14:paraId="00001DE8">
      <w:pPr>
        <w:spacing w:line="240" w:lineRule="auto"/>
        <w:ind w:left="729" w:firstLine="0"/>
        <w:jc w:val="both"/>
        <w:rPr>
          <w:sz w:val="26"/>
          <w:szCs w:val="26"/>
        </w:rPr>
      </w:pPr>
      <w:r w:rsidDel="00000000" w:rsidR="00000000" w:rsidRPr="00000000">
        <w:rPr>
          <w:sz w:val="26"/>
          <w:szCs w:val="26"/>
          <w:rtl w:val="0"/>
        </w:rPr>
        <w:t xml:space="preserve">Examples of Proficiencies: </w:t>
      </w:r>
    </w:p>
    <w:p w:rsidR="00000000" w:rsidDel="00000000" w:rsidP="00000000" w:rsidRDefault="00000000" w:rsidRPr="00000000" w14:paraId="00001DE9">
      <w:pPr>
        <w:spacing w:line="240" w:lineRule="auto"/>
        <w:ind w:left="729" w:firstLine="0"/>
        <w:jc w:val="both"/>
        <w:rPr>
          <w:sz w:val="26"/>
          <w:szCs w:val="26"/>
        </w:rPr>
      </w:pPr>
      <w:r w:rsidDel="00000000" w:rsidR="00000000" w:rsidRPr="00000000">
        <w:rPr>
          <w:sz w:val="26"/>
          <w:szCs w:val="26"/>
          <w:rtl w:val="0"/>
        </w:rPr>
        <w:t xml:space="preserve">Meditation: Enhances recovery of Gnosis and stabilizes mental states. </w:t>
      </w:r>
    </w:p>
    <w:p w:rsidR="00000000" w:rsidDel="00000000" w:rsidP="00000000" w:rsidRDefault="00000000" w:rsidRPr="00000000" w14:paraId="00001DEA">
      <w:pPr>
        <w:spacing w:line="240" w:lineRule="auto"/>
        <w:ind w:left="729" w:firstLine="0"/>
        <w:jc w:val="both"/>
        <w:rPr>
          <w:sz w:val="26"/>
          <w:szCs w:val="26"/>
        </w:rPr>
      </w:pPr>
      <w:r w:rsidDel="00000000" w:rsidR="00000000" w:rsidRPr="00000000">
        <w:rPr>
          <w:sz w:val="26"/>
          <w:szCs w:val="26"/>
          <w:rtl w:val="0"/>
        </w:rPr>
        <w:t xml:space="preserve">Insight: Gathers and interprets social and emotional cues. </w:t>
      </w:r>
    </w:p>
    <w:p w:rsidR="00000000" w:rsidDel="00000000" w:rsidP="00000000" w:rsidRDefault="00000000" w:rsidRPr="00000000" w14:paraId="00001DEB">
      <w:pPr>
        <w:spacing w:line="240" w:lineRule="auto"/>
        <w:ind w:left="729" w:firstLine="0"/>
        <w:jc w:val="both"/>
        <w:rPr>
          <w:sz w:val="26"/>
          <w:szCs w:val="26"/>
        </w:rPr>
      </w:pPr>
      <w:r w:rsidDel="00000000" w:rsidR="00000000" w:rsidRPr="00000000">
        <w:rPr>
          <w:sz w:val="26"/>
          <w:szCs w:val="26"/>
          <w:rtl w:val="0"/>
        </w:rPr>
        <w:t xml:space="preserve">Stealth: Applies to hiding and evasion, particularly in dynamic environments. </w:t>
      </w:r>
    </w:p>
    <w:p w:rsidR="00000000" w:rsidDel="00000000" w:rsidP="00000000" w:rsidRDefault="00000000" w:rsidRPr="00000000" w14:paraId="00001DEC">
      <w:pPr>
        <w:spacing w:line="240" w:lineRule="auto"/>
        <w:ind w:left="729" w:firstLine="0"/>
        <w:jc w:val="both"/>
        <w:rPr>
          <w:sz w:val="26"/>
          <w:szCs w:val="26"/>
        </w:rPr>
      </w:pPr>
      <w:r w:rsidDel="00000000" w:rsidR="00000000" w:rsidRPr="00000000">
        <w:rPr>
          <w:sz w:val="26"/>
          <w:szCs w:val="26"/>
          <w:rtl w:val="0"/>
        </w:rPr>
        <w:t xml:space="preserve">Concentration: Maintains focus on complex tasks under pressure. </w:t>
      </w:r>
    </w:p>
    <w:p w:rsidR="00000000" w:rsidDel="00000000" w:rsidP="00000000" w:rsidRDefault="00000000" w:rsidRPr="00000000" w14:paraId="00001DED">
      <w:pPr>
        <w:spacing w:line="240" w:lineRule="auto"/>
        <w:ind w:left="729" w:firstLine="0"/>
        <w:jc w:val="both"/>
        <w:rPr>
          <w:sz w:val="26"/>
          <w:szCs w:val="26"/>
        </w:rPr>
      </w:pPr>
      <w:r w:rsidDel="00000000" w:rsidR="00000000" w:rsidRPr="00000000">
        <w:rPr>
          <w:sz w:val="26"/>
          <w:szCs w:val="26"/>
          <w:rtl w:val="0"/>
        </w:rPr>
        <w:t xml:space="preserve">Thematic Role: </w:t>
      </w:r>
    </w:p>
    <w:p w:rsidR="00000000" w:rsidDel="00000000" w:rsidP="00000000" w:rsidRDefault="00000000" w:rsidRPr="00000000" w14:paraId="00001DEE">
      <w:pPr>
        <w:spacing w:line="240" w:lineRule="auto"/>
        <w:ind w:left="729" w:firstLine="0"/>
        <w:jc w:val="both"/>
        <w:rPr>
          <w:sz w:val="26"/>
          <w:szCs w:val="26"/>
        </w:rPr>
      </w:pPr>
      <w:r w:rsidDel="00000000" w:rsidR="00000000" w:rsidRPr="00000000">
        <w:rPr>
          <w:sz w:val="26"/>
          <w:szCs w:val="26"/>
          <w:rtl w:val="0"/>
        </w:rPr>
        <w:t xml:space="preserve">Katra proficiencies emphasize mental clarity, spiritual discipline, and adaptability. They are often used in problem-solving, emotional regulation, and maintaining equilibrium in chaotic situations. </w:t>
      </w:r>
    </w:p>
    <w:p w:rsidR="00000000" w:rsidDel="00000000" w:rsidP="00000000" w:rsidRDefault="00000000" w:rsidRPr="00000000" w14:paraId="00001DEF">
      <w:pPr>
        <w:spacing w:line="240" w:lineRule="auto"/>
        <w:ind w:left="729" w:firstLine="0"/>
        <w:jc w:val="both"/>
        <w:rPr>
          <w:sz w:val="26"/>
          <w:szCs w:val="26"/>
        </w:rPr>
      </w:pPr>
      <w:r w:rsidDel="00000000" w:rsidR="00000000" w:rsidRPr="00000000">
        <w:rPr>
          <w:sz w:val="26"/>
          <w:szCs w:val="26"/>
          <w:rtl w:val="0"/>
        </w:rPr>
        <w:t xml:space="preserve">Dominion Proficiencies (Earth: Force, Stability, Strength) Key Derived Stats: </w:t>
      </w:r>
    </w:p>
    <w:p w:rsidR="00000000" w:rsidDel="00000000" w:rsidP="00000000" w:rsidRDefault="00000000" w:rsidRPr="00000000" w14:paraId="00001DF0">
      <w:pPr>
        <w:spacing w:line="240" w:lineRule="auto"/>
        <w:ind w:left="729" w:firstLine="0"/>
        <w:jc w:val="both"/>
        <w:rPr>
          <w:sz w:val="26"/>
          <w:szCs w:val="26"/>
        </w:rPr>
      </w:pPr>
      <w:r w:rsidDel="00000000" w:rsidR="00000000" w:rsidRPr="00000000">
        <w:rPr>
          <w:sz w:val="26"/>
          <w:szCs w:val="26"/>
          <w:rtl w:val="0"/>
        </w:rPr>
        <w:t xml:space="preserve">Hit Points (HP) </w:t>
      </w:r>
    </w:p>
    <w:p w:rsidR="00000000" w:rsidDel="00000000" w:rsidP="00000000" w:rsidRDefault="00000000" w:rsidRPr="00000000" w14:paraId="00001DF1">
      <w:pPr>
        <w:spacing w:line="240" w:lineRule="auto"/>
        <w:ind w:left="729" w:firstLine="0"/>
        <w:jc w:val="both"/>
        <w:rPr>
          <w:sz w:val="26"/>
          <w:szCs w:val="26"/>
        </w:rPr>
      </w:pPr>
      <w:r w:rsidDel="00000000" w:rsidR="00000000" w:rsidRPr="00000000">
        <w:rPr>
          <w:sz w:val="26"/>
          <w:szCs w:val="26"/>
          <w:rtl w:val="0"/>
        </w:rPr>
        <w:t xml:space="preserve">Defensive Threshold </w:t>
      </w:r>
    </w:p>
    <w:p w:rsidR="00000000" w:rsidDel="00000000" w:rsidP="00000000" w:rsidRDefault="00000000" w:rsidRPr="00000000" w14:paraId="00001DF2">
      <w:pPr>
        <w:spacing w:line="240" w:lineRule="auto"/>
        <w:ind w:left="729" w:firstLine="0"/>
        <w:jc w:val="both"/>
        <w:rPr>
          <w:sz w:val="26"/>
          <w:szCs w:val="26"/>
        </w:rPr>
      </w:pPr>
      <w:r w:rsidDel="00000000" w:rsidR="00000000" w:rsidRPr="00000000">
        <w:rPr>
          <w:sz w:val="26"/>
          <w:szCs w:val="26"/>
          <w:rtl w:val="0"/>
        </w:rPr>
        <w:t xml:space="preserve">Offensive Threshold (in melee combat)</w:t>
      </w:r>
    </w:p>
    <w:p w:rsidR="00000000" w:rsidDel="00000000" w:rsidP="00000000" w:rsidRDefault="00000000" w:rsidRPr="00000000" w14:paraId="00001DF3">
      <w:pPr>
        <w:spacing w:line="240" w:lineRule="auto"/>
        <w:ind w:left="729" w:firstLine="0"/>
        <w:jc w:val="both"/>
        <w:rPr>
          <w:sz w:val="26"/>
          <w:szCs w:val="26"/>
        </w:rPr>
      </w:pPr>
      <w:r w:rsidDel="00000000" w:rsidR="00000000" w:rsidRPr="00000000">
        <w:rPr>
          <w:sz w:val="26"/>
          <w:szCs w:val="26"/>
          <w:rtl w:val="0"/>
        </w:rPr>
        <w:t xml:space="preserve">Examples of Proficiencies: </w:t>
      </w:r>
    </w:p>
    <w:p w:rsidR="00000000" w:rsidDel="00000000" w:rsidP="00000000" w:rsidRDefault="00000000" w:rsidRPr="00000000" w14:paraId="00001DF4">
      <w:pPr>
        <w:spacing w:line="240" w:lineRule="auto"/>
        <w:ind w:left="729" w:firstLine="0"/>
        <w:jc w:val="both"/>
        <w:rPr>
          <w:sz w:val="26"/>
          <w:szCs w:val="26"/>
        </w:rPr>
      </w:pPr>
      <w:r w:rsidDel="00000000" w:rsidR="00000000" w:rsidRPr="00000000">
        <w:rPr>
          <w:sz w:val="26"/>
          <w:szCs w:val="26"/>
          <w:rtl w:val="0"/>
        </w:rPr>
        <w:t xml:space="preserve">Martial Arts: Hand-to-hand combat and physical defense. </w:t>
      </w:r>
    </w:p>
    <w:p w:rsidR="00000000" w:rsidDel="00000000" w:rsidP="00000000" w:rsidRDefault="00000000" w:rsidRPr="00000000" w14:paraId="00001DF5">
      <w:pPr>
        <w:spacing w:line="240" w:lineRule="auto"/>
        <w:ind w:left="729" w:firstLine="0"/>
        <w:jc w:val="both"/>
        <w:rPr>
          <w:sz w:val="26"/>
          <w:szCs w:val="26"/>
        </w:rPr>
      </w:pPr>
      <w:r w:rsidDel="00000000" w:rsidR="00000000" w:rsidRPr="00000000">
        <w:rPr>
          <w:sz w:val="26"/>
          <w:szCs w:val="26"/>
          <w:rtl w:val="0"/>
        </w:rPr>
        <w:t xml:space="preserve">Construction: Building and reinforcing structures under stress. </w:t>
      </w:r>
    </w:p>
    <w:p w:rsidR="00000000" w:rsidDel="00000000" w:rsidP="00000000" w:rsidRDefault="00000000" w:rsidRPr="00000000" w14:paraId="00001DF6">
      <w:pPr>
        <w:spacing w:line="240" w:lineRule="auto"/>
        <w:ind w:left="729" w:firstLine="0"/>
        <w:jc w:val="both"/>
        <w:rPr>
          <w:sz w:val="26"/>
          <w:szCs w:val="26"/>
        </w:rPr>
      </w:pPr>
      <w:r w:rsidDel="00000000" w:rsidR="00000000" w:rsidRPr="00000000">
        <w:rPr>
          <w:sz w:val="26"/>
          <w:szCs w:val="26"/>
          <w:rtl w:val="0"/>
        </w:rPr>
        <w:t xml:space="preserve">Toughness: Increases resistance to environmental damage or strain. </w:t>
      </w:r>
    </w:p>
    <w:p w:rsidR="00000000" w:rsidDel="00000000" w:rsidP="00000000" w:rsidRDefault="00000000" w:rsidRPr="00000000" w14:paraId="00001DF7">
      <w:pPr>
        <w:spacing w:line="240" w:lineRule="auto"/>
        <w:ind w:left="729" w:firstLine="0"/>
        <w:jc w:val="both"/>
        <w:rPr>
          <w:sz w:val="26"/>
          <w:szCs w:val="26"/>
        </w:rPr>
      </w:pPr>
      <w:r w:rsidDel="00000000" w:rsidR="00000000" w:rsidRPr="00000000">
        <w:rPr>
          <w:sz w:val="26"/>
          <w:szCs w:val="26"/>
          <w:rtl w:val="0"/>
        </w:rPr>
        <w:t xml:space="preserve">Heavy Weapons: Operates large-scale weapons effectively. </w:t>
      </w:r>
    </w:p>
    <w:p w:rsidR="00000000" w:rsidDel="00000000" w:rsidP="00000000" w:rsidRDefault="00000000" w:rsidRPr="00000000" w14:paraId="00001DF8">
      <w:pPr>
        <w:spacing w:line="240" w:lineRule="auto"/>
        <w:ind w:left="729" w:firstLine="0"/>
        <w:jc w:val="both"/>
        <w:rPr>
          <w:sz w:val="26"/>
          <w:szCs w:val="26"/>
        </w:rPr>
      </w:pPr>
      <w:r w:rsidDel="00000000" w:rsidR="00000000" w:rsidRPr="00000000">
        <w:rPr>
          <w:sz w:val="26"/>
          <w:szCs w:val="26"/>
          <w:rtl w:val="0"/>
        </w:rPr>
        <w:t xml:space="preserve">Thematic Role: </w:t>
      </w:r>
    </w:p>
    <w:p w:rsidR="00000000" w:rsidDel="00000000" w:rsidP="00000000" w:rsidRDefault="00000000" w:rsidRPr="00000000" w14:paraId="00001DF9">
      <w:pPr>
        <w:spacing w:line="240" w:lineRule="auto"/>
        <w:ind w:left="729" w:firstLine="0"/>
        <w:jc w:val="both"/>
        <w:rPr>
          <w:sz w:val="26"/>
          <w:szCs w:val="26"/>
        </w:rPr>
      </w:pPr>
      <w:r w:rsidDel="00000000" w:rsidR="00000000" w:rsidRPr="00000000">
        <w:rPr>
          <w:sz w:val="26"/>
          <w:szCs w:val="26"/>
          <w:rtl w:val="0"/>
        </w:rPr>
        <w:t xml:space="preserve">Dominion proficiencies center on physical resilience, reliability, and strength. They are foundational for tasks requiring stability and direct action. </w:t>
      </w:r>
    </w:p>
    <w:p w:rsidR="00000000" w:rsidDel="00000000" w:rsidP="00000000" w:rsidRDefault="00000000" w:rsidRPr="00000000" w14:paraId="00001DFA">
      <w:pPr>
        <w:spacing w:line="240" w:lineRule="auto"/>
        <w:ind w:left="729" w:firstLine="0"/>
        <w:jc w:val="both"/>
        <w:rPr>
          <w:sz w:val="26"/>
          <w:szCs w:val="26"/>
        </w:rPr>
      </w:pPr>
      <w:r w:rsidDel="00000000" w:rsidR="00000000" w:rsidRPr="00000000">
        <w:rPr>
          <w:sz w:val="26"/>
          <w:szCs w:val="26"/>
          <w:rtl w:val="0"/>
        </w:rPr>
        <w:t xml:space="preserve">Imperius Proficiencies (Fire: Drive, Aggression, Leadership) Key Derived Stats: </w:t>
      </w:r>
    </w:p>
    <w:p w:rsidR="00000000" w:rsidDel="00000000" w:rsidP="00000000" w:rsidRDefault="00000000" w:rsidRPr="00000000" w14:paraId="00001DFB">
      <w:pPr>
        <w:spacing w:line="240" w:lineRule="auto"/>
        <w:ind w:left="729" w:firstLine="0"/>
        <w:jc w:val="both"/>
        <w:rPr>
          <w:sz w:val="26"/>
          <w:szCs w:val="26"/>
        </w:rPr>
      </w:pPr>
      <w:r w:rsidDel="00000000" w:rsidR="00000000" w:rsidRPr="00000000">
        <w:rPr>
          <w:sz w:val="26"/>
          <w:szCs w:val="26"/>
          <w:rtl w:val="0"/>
        </w:rPr>
        <w:t xml:space="preserve">Offensive Threshold </w:t>
      </w:r>
    </w:p>
    <w:p w:rsidR="00000000" w:rsidDel="00000000" w:rsidP="00000000" w:rsidRDefault="00000000" w:rsidRPr="00000000" w14:paraId="00001DFC">
      <w:pPr>
        <w:spacing w:line="240" w:lineRule="auto"/>
        <w:ind w:left="729" w:firstLine="0"/>
        <w:jc w:val="both"/>
        <w:rPr>
          <w:sz w:val="26"/>
          <w:szCs w:val="26"/>
        </w:rPr>
      </w:pPr>
      <w:r w:rsidDel="00000000" w:rsidR="00000000" w:rsidRPr="00000000">
        <w:rPr>
          <w:sz w:val="26"/>
          <w:szCs w:val="26"/>
          <w:rtl w:val="0"/>
        </w:rPr>
        <w:t xml:space="preserve">Initiative </w:t>
      </w:r>
    </w:p>
    <w:p w:rsidR="00000000" w:rsidDel="00000000" w:rsidP="00000000" w:rsidRDefault="00000000" w:rsidRPr="00000000" w14:paraId="00001DFD">
      <w:pPr>
        <w:spacing w:line="240" w:lineRule="auto"/>
        <w:ind w:left="729" w:firstLine="0"/>
        <w:jc w:val="both"/>
        <w:rPr>
          <w:sz w:val="26"/>
          <w:szCs w:val="26"/>
        </w:rPr>
      </w:pPr>
      <w:r w:rsidDel="00000000" w:rsidR="00000000" w:rsidRPr="00000000">
        <w:rPr>
          <w:sz w:val="26"/>
          <w:szCs w:val="26"/>
          <w:rtl w:val="0"/>
        </w:rPr>
        <w:t xml:space="preserve">Sanity (under high-stakes conditions) </w:t>
      </w:r>
    </w:p>
    <w:p w:rsidR="00000000" w:rsidDel="00000000" w:rsidP="00000000" w:rsidRDefault="00000000" w:rsidRPr="00000000" w14:paraId="00001DFE">
      <w:pPr>
        <w:spacing w:line="240" w:lineRule="auto"/>
        <w:ind w:left="729" w:firstLine="0"/>
        <w:jc w:val="both"/>
        <w:rPr>
          <w:sz w:val="26"/>
          <w:szCs w:val="26"/>
        </w:rPr>
      </w:pPr>
      <w:r w:rsidDel="00000000" w:rsidR="00000000" w:rsidRPr="00000000">
        <w:rPr>
          <w:sz w:val="26"/>
          <w:szCs w:val="26"/>
          <w:rtl w:val="0"/>
        </w:rPr>
        <w:t xml:space="preserve">Examples of Proficiencies: </w:t>
      </w:r>
    </w:p>
    <w:p w:rsidR="00000000" w:rsidDel="00000000" w:rsidP="00000000" w:rsidRDefault="00000000" w:rsidRPr="00000000" w14:paraId="00001DFF">
      <w:pPr>
        <w:spacing w:line="240" w:lineRule="auto"/>
        <w:ind w:left="729" w:firstLine="0"/>
        <w:jc w:val="both"/>
        <w:rPr>
          <w:sz w:val="26"/>
          <w:szCs w:val="26"/>
        </w:rPr>
      </w:pPr>
      <w:r w:rsidDel="00000000" w:rsidR="00000000" w:rsidRPr="00000000">
        <w:rPr>
          <w:sz w:val="26"/>
          <w:szCs w:val="26"/>
          <w:rtl w:val="0"/>
        </w:rPr>
        <w:t xml:space="preserve">Combat Tactics: Plans and executes battlefield strategies. </w:t>
      </w:r>
    </w:p>
    <w:p w:rsidR="00000000" w:rsidDel="00000000" w:rsidP="00000000" w:rsidRDefault="00000000" w:rsidRPr="00000000" w14:paraId="00001E00">
      <w:pPr>
        <w:spacing w:line="240" w:lineRule="auto"/>
        <w:ind w:left="729" w:firstLine="0"/>
        <w:jc w:val="both"/>
        <w:rPr>
          <w:sz w:val="26"/>
          <w:szCs w:val="26"/>
        </w:rPr>
      </w:pPr>
      <w:r w:rsidDel="00000000" w:rsidR="00000000" w:rsidRPr="00000000">
        <w:rPr>
          <w:sz w:val="26"/>
          <w:szCs w:val="26"/>
          <w:rtl w:val="0"/>
        </w:rPr>
        <w:t xml:space="preserve">Leadership: Inspires allies and coordinates group efforts. </w:t>
      </w:r>
    </w:p>
    <w:p w:rsidR="00000000" w:rsidDel="00000000" w:rsidP="00000000" w:rsidRDefault="00000000" w:rsidRPr="00000000" w14:paraId="00001E01">
      <w:pPr>
        <w:spacing w:line="240" w:lineRule="auto"/>
        <w:ind w:left="729" w:firstLine="0"/>
        <w:jc w:val="both"/>
        <w:rPr>
          <w:sz w:val="26"/>
          <w:szCs w:val="26"/>
        </w:rPr>
      </w:pPr>
      <w:r w:rsidDel="00000000" w:rsidR="00000000" w:rsidRPr="00000000">
        <w:rPr>
          <w:sz w:val="26"/>
          <w:szCs w:val="26"/>
          <w:rtl w:val="0"/>
        </w:rPr>
        <w:t xml:space="preserve">Intimidation: Applies pressure or instills fear in others. </w:t>
      </w:r>
    </w:p>
    <w:p w:rsidR="00000000" w:rsidDel="00000000" w:rsidP="00000000" w:rsidRDefault="00000000" w:rsidRPr="00000000" w14:paraId="00001E02">
      <w:pPr>
        <w:spacing w:line="240" w:lineRule="auto"/>
        <w:ind w:left="729" w:firstLine="0"/>
        <w:jc w:val="both"/>
        <w:rPr>
          <w:sz w:val="26"/>
          <w:szCs w:val="26"/>
        </w:rPr>
      </w:pPr>
      <w:r w:rsidDel="00000000" w:rsidR="00000000" w:rsidRPr="00000000">
        <w:rPr>
          <w:sz w:val="26"/>
          <w:szCs w:val="26"/>
          <w:rtl w:val="0"/>
        </w:rPr>
        <w:t xml:space="preserve">Demolitions: Expertise in explosive devices and their applications. </w:t>
      </w:r>
    </w:p>
    <w:p w:rsidR="00000000" w:rsidDel="00000000" w:rsidP="00000000" w:rsidRDefault="00000000" w:rsidRPr="00000000" w14:paraId="00001E03">
      <w:pPr>
        <w:spacing w:line="240" w:lineRule="auto"/>
        <w:ind w:left="729" w:firstLine="0"/>
        <w:jc w:val="both"/>
        <w:rPr>
          <w:sz w:val="26"/>
          <w:szCs w:val="26"/>
        </w:rPr>
      </w:pPr>
      <w:r w:rsidDel="00000000" w:rsidR="00000000" w:rsidRPr="00000000">
        <w:rPr>
          <w:sz w:val="26"/>
          <w:szCs w:val="26"/>
          <w:rtl w:val="0"/>
        </w:rPr>
        <w:t xml:space="preserve">Thematic Role: </w:t>
      </w:r>
    </w:p>
    <w:p w:rsidR="00000000" w:rsidDel="00000000" w:rsidP="00000000" w:rsidRDefault="00000000" w:rsidRPr="00000000" w14:paraId="00001E04">
      <w:pPr>
        <w:spacing w:line="240" w:lineRule="auto"/>
        <w:ind w:left="729" w:firstLine="0"/>
        <w:jc w:val="both"/>
        <w:rPr>
          <w:sz w:val="26"/>
          <w:szCs w:val="26"/>
        </w:rPr>
      </w:pPr>
      <w:r w:rsidDel="00000000" w:rsidR="00000000" w:rsidRPr="00000000">
        <w:rPr>
          <w:sz w:val="26"/>
          <w:szCs w:val="26"/>
          <w:rtl w:val="0"/>
        </w:rPr>
        <w:t xml:space="preserve">Imperius proficiencies focus on high-stakes action, bold decision-making, and direct influence over others or the environment. They often carry inherent risks and high rewards. </w:t>
      </w:r>
    </w:p>
    <w:p w:rsidR="00000000" w:rsidDel="00000000" w:rsidP="00000000" w:rsidRDefault="00000000" w:rsidRPr="00000000" w14:paraId="00001E05">
      <w:pPr>
        <w:spacing w:line="240" w:lineRule="auto"/>
        <w:ind w:left="729" w:firstLine="0"/>
        <w:jc w:val="both"/>
        <w:rPr>
          <w:sz w:val="26"/>
          <w:szCs w:val="26"/>
        </w:rPr>
      </w:pPr>
      <w:r w:rsidDel="00000000" w:rsidR="00000000" w:rsidRPr="00000000">
        <w:rPr>
          <w:sz w:val="26"/>
          <w:szCs w:val="26"/>
          <w:rtl w:val="0"/>
        </w:rPr>
        <w:t xml:space="preserve">Harmonia Proficiencies (Water: Intuition, Flow, Empathy) Key Derived Stats: </w:t>
      </w:r>
    </w:p>
    <w:p w:rsidR="00000000" w:rsidDel="00000000" w:rsidP="00000000" w:rsidRDefault="00000000" w:rsidRPr="00000000" w14:paraId="00001E06">
      <w:pPr>
        <w:spacing w:line="240" w:lineRule="auto"/>
        <w:ind w:left="729" w:firstLine="0"/>
        <w:jc w:val="both"/>
        <w:rPr>
          <w:sz w:val="26"/>
          <w:szCs w:val="26"/>
        </w:rPr>
      </w:pPr>
      <w:r w:rsidDel="00000000" w:rsidR="00000000" w:rsidRPr="00000000">
        <w:rPr>
          <w:sz w:val="26"/>
          <w:szCs w:val="26"/>
          <w:rtl w:val="0"/>
        </w:rPr>
        <w:t xml:space="preserve">Perception </w:t>
      </w:r>
    </w:p>
    <w:p w:rsidR="00000000" w:rsidDel="00000000" w:rsidP="00000000" w:rsidRDefault="00000000" w:rsidRPr="00000000" w14:paraId="00001E07">
      <w:pPr>
        <w:spacing w:line="240" w:lineRule="auto"/>
        <w:ind w:left="729" w:firstLine="0"/>
        <w:jc w:val="both"/>
        <w:rPr>
          <w:sz w:val="26"/>
          <w:szCs w:val="26"/>
        </w:rPr>
      </w:pPr>
      <w:r w:rsidDel="00000000" w:rsidR="00000000" w:rsidRPr="00000000">
        <w:rPr>
          <w:sz w:val="26"/>
          <w:szCs w:val="26"/>
          <w:rtl w:val="0"/>
        </w:rPr>
        <w:t xml:space="preserve">Sanity </w:t>
      </w:r>
    </w:p>
    <w:p w:rsidR="00000000" w:rsidDel="00000000" w:rsidP="00000000" w:rsidRDefault="00000000" w:rsidRPr="00000000" w14:paraId="00001E08">
      <w:pPr>
        <w:spacing w:line="240" w:lineRule="auto"/>
        <w:ind w:left="729" w:firstLine="0"/>
        <w:jc w:val="both"/>
        <w:rPr>
          <w:sz w:val="26"/>
          <w:szCs w:val="26"/>
        </w:rPr>
      </w:pPr>
      <w:r w:rsidDel="00000000" w:rsidR="00000000" w:rsidRPr="00000000">
        <w:rPr>
          <w:sz w:val="26"/>
          <w:szCs w:val="26"/>
          <w:rtl w:val="0"/>
        </w:rPr>
        <w:t xml:space="preserve">Offensive Threshold (in ranged or precision tasks) </w:t>
      </w:r>
    </w:p>
    <w:p w:rsidR="00000000" w:rsidDel="00000000" w:rsidP="00000000" w:rsidRDefault="00000000" w:rsidRPr="00000000" w14:paraId="00001E09">
      <w:pPr>
        <w:spacing w:line="240" w:lineRule="auto"/>
        <w:ind w:left="729" w:firstLine="0"/>
        <w:jc w:val="both"/>
        <w:rPr>
          <w:sz w:val="26"/>
          <w:szCs w:val="26"/>
        </w:rPr>
      </w:pPr>
      <w:r w:rsidDel="00000000" w:rsidR="00000000" w:rsidRPr="00000000">
        <w:rPr>
          <w:sz w:val="26"/>
          <w:szCs w:val="26"/>
          <w:rtl w:val="0"/>
        </w:rPr>
        <w:t xml:space="preserve">Examples of Proficiencies: </w:t>
      </w:r>
    </w:p>
    <w:p w:rsidR="00000000" w:rsidDel="00000000" w:rsidP="00000000" w:rsidRDefault="00000000" w:rsidRPr="00000000" w14:paraId="00001E0A">
      <w:pPr>
        <w:spacing w:line="240" w:lineRule="auto"/>
        <w:ind w:left="729" w:firstLine="0"/>
        <w:jc w:val="both"/>
        <w:rPr>
          <w:sz w:val="26"/>
          <w:szCs w:val="26"/>
        </w:rPr>
      </w:pPr>
      <w:r w:rsidDel="00000000" w:rsidR="00000000" w:rsidRPr="00000000">
        <w:rPr>
          <w:sz w:val="26"/>
          <w:szCs w:val="26"/>
          <w:rtl w:val="0"/>
        </w:rPr>
        <w:t xml:space="preserve">Negotiation: Mediates conflicts and creates mutually beneficial agreements. </w:t>
      </w:r>
    </w:p>
    <w:p w:rsidR="00000000" w:rsidDel="00000000" w:rsidP="00000000" w:rsidRDefault="00000000" w:rsidRPr="00000000" w14:paraId="00001E0B">
      <w:pPr>
        <w:spacing w:line="240" w:lineRule="auto"/>
        <w:ind w:left="729" w:firstLine="0"/>
        <w:jc w:val="both"/>
        <w:rPr>
          <w:sz w:val="26"/>
          <w:szCs w:val="26"/>
        </w:rPr>
      </w:pPr>
      <w:r w:rsidDel="00000000" w:rsidR="00000000" w:rsidRPr="00000000">
        <w:rPr>
          <w:sz w:val="26"/>
          <w:szCs w:val="26"/>
          <w:rtl w:val="0"/>
        </w:rPr>
        <w:t xml:space="preserve">Ranged Combat: Precision-based attacks with firearms or projectiles. </w:t>
      </w:r>
    </w:p>
    <w:p w:rsidR="00000000" w:rsidDel="00000000" w:rsidP="00000000" w:rsidRDefault="00000000" w:rsidRPr="00000000" w14:paraId="00001E0C">
      <w:pPr>
        <w:spacing w:line="240" w:lineRule="auto"/>
        <w:ind w:left="729" w:firstLine="0"/>
        <w:jc w:val="both"/>
        <w:rPr>
          <w:sz w:val="26"/>
          <w:szCs w:val="26"/>
        </w:rPr>
      </w:pPr>
      <w:r w:rsidDel="00000000" w:rsidR="00000000" w:rsidRPr="00000000">
        <w:rPr>
          <w:sz w:val="26"/>
          <w:szCs w:val="26"/>
          <w:rtl w:val="0"/>
        </w:rPr>
        <w:t xml:space="preserve">Healing: Provides medical care and restores HP or Sanity. </w:t>
      </w:r>
    </w:p>
    <w:p w:rsidR="00000000" w:rsidDel="00000000" w:rsidP="00000000" w:rsidRDefault="00000000" w:rsidRPr="00000000" w14:paraId="00001E0D">
      <w:pPr>
        <w:spacing w:line="240" w:lineRule="auto"/>
        <w:ind w:left="729" w:firstLine="0"/>
        <w:jc w:val="both"/>
        <w:rPr>
          <w:sz w:val="26"/>
          <w:szCs w:val="26"/>
        </w:rPr>
      </w:pPr>
      <w:r w:rsidDel="00000000" w:rsidR="00000000" w:rsidRPr="00000000">
        <w:rPr>
          <w:sz w:val="26"/>
          <w:szCs w:val="26"/>
          <w:rtl w:val="0"/>
        </w:rPr>
        <w:t xml:space="preserve">Tactics: Adapts and reacts to environmental changes in combat or planning. </w:t>
      </w:r>
    </w:p>
    <w:p w:rsidR="00000000" w:rsidDel="00000000" w:rsidP="00000000" w:rsidRDefault="00000000" w:rsidRPr="00000000" w14:paraId="00001E0E">
      <w:pPr>
        <w:spacing w:line="240" w:lineRule="auto"/>
        <w:ind w:left="729" w:firstLine="0"/>
        <w:jc w:val="both"/>
        <w:rPr>
          <w:sz w:val="26"/>
          <w:szCs w:val="26"/>
        </w:rPr>
      </w:pPr>
      <w:r w:rsidDel="00000000" w:rsidR="00000000" w:rsidRPr="00000000">
        <w:rPr>
          <w:sz w:val="26"/>
          <w:szCs w:val="26"/>
          <w:rtl w:val="0"/>
        </w:rPr>
        <w:t xml:space="preserve">Thematic Role: </w:t>
      </w:r>
    </w:p>
    <w:p w:rsidR="00000000" w:rsidDel="00000000" w:rsidP="00000000" w:rsidRDefault="00000000" w:rsidRPr="00000000" w14:paraId="00001E0F">
      <w:pPr>
        <w:spacing w:line="240" w:lineRule="auto"/>
        <w:ind w:left="729" w:firstLine="0"/>
        <w:jc w:val="both"/>
        <w:rPr>
          <w:sz w:val="26"/>
          <w:szCs w:val="26"/>
        </w:rPr>
      </w:pPr>
      <w:r w:rsidDel="00000000" w:rsidR="00000000" w:rsidRPr="00000000">
        <w:rPr>
          <w:sz w:val="26"/>
          <w:szCs w:val="26"/>
          <w:rtl w:val="0"/>
        </w:rPr>
        <w:t xml:space="preserve">Harmonia proficiencies thrive in dynamic environments where intuition, precision, and emotional intelligence are key. They often serve a support or strategic role. Gnosis Proficiencies (Harmony, Control, Precision) Key Derived Stats: </w:t>
      </w:r>
    </w:p>
    <w:p w:rsidR="00000000" w:rsidDel="00000000" w:rsidP="00000000" w:rsidRDefault="00000000" w:rsidRPr="00000000" w14:paraId="00001E10">
      <w:pPr>
        <w:spacing w:line="240" w:lineRule="auto"/>
        <w:ind w:left="729" w:firstLine="0"/>
        <w:jc w:val="both"/>
        <w:rPr>
          <w:sz w:val="26"/>
          <w:szCs w:val="26"/>
        </w:rPr>
      </w:pPr>
      <w:r w:rsidDel="00000000" w:rsidR="00000000" w:rsidRPr="00000000">
        <w:rPr>
          <w:sz w:val="26"/>
          <w:szCs w:val="26"/>
          <w:rtl w:val="0"/>
        </w:rPr>
        <w:t xml:space="preserve">Insight </w:t>
      </w:r>
    </w:p>
    <w:p w:rsidR="00000000" w:rsidDel="00000000" w:rsidP="00000000" w:rsidRDefault="00000000" w:rsidRPr="00000000" w14:paraId="00001E11">
      <w:pPr>
        <w:spacing w:line="240" w:lineRule="auto"/>
        <w:ind w:left="729" w:firstLine="0"/>
        <w:jc w:val="both"/>
        <w:rPr>
          <w:sz w:val="26"/>
          <w:szCs w:val="26"/>
        </w:rPr>
      </w:pPr>
      <w:r w:rsidDel="00000000" w:rsidR="00000000" w:rsidRPr="00000000">
        <w:rPr>
          <w:sz w:val="26"/>
          <w:szCs w:val="26"/>
          <w:rtl w:val="0"/>
        </w:rPr>
        <w:t xml:space="preserve">Defensive Threshold </w:t>
      </w:r>
    </w:p>
    <w:p w:rsidR="00000000" w:rsidDel="00000000" w:rsidP="00000000" w:rsidRDefault="00000000" w:rsidRPr="00000000" w14:paraId="00001E12">
      <w:pPr>
        <w:spacing w:line="240" w:lineRule="auto"/>
        <w:ind w:left="729" w:firstLine="0"/>
        <w:jc w:val="both"/>
        <w:rPr>
          <w:sz w:val="26"/>
          <w:szCs w:val="26"/>
        </w:rPr>
      </w:pPr>
      <w:r w:rsidDel="00000000" w:rsidR="00000000" w:rsidRPr="00000000">
        <w:rPr>
          <w:sz w:val="26"/>
          <w:szCs w:val="26"/>
          <w:rtl w:val="0"/>
        </w:rPr>
        <w:t xml:space="preserve">Alignment Stability </w:t>
      </w:r>
    </w:p>
    <w:p w:rsidR="00000000" w:rsidDel="00000000" w:rsidP="00000000" w:rsidRDefault="00000000" w:rsidRPr="00000000" w14:paraId="00001E13">
      <w:pPr>
        <w:spacing w:line="240" w:lineRule="auto"/>
        <w:ind w:left="729" w:firstLine="0"/>
        <w:jc w:val="both"/>
        <w:rPr>
          <w:sz w:val="26"/>
          <w:szCs w:val="26"/>
        </w:rPr>
      </w:pPr>
      <w:r w:rsidDel="00000000" w:rsidR="00000000" w:rsidRPr="00000000">
        <w:rPr>
          <w:sz w:val="26"/>
          <w:szCs w:val="26"/>
          <w:rtl w:val="0"/>
        </w:rPr>
        <w:t xml:space="preserve">Examples of Proficiencies: </w:t>
      </w:r>
    </w:p>
    <w:p w:rsidR="00000000" w:rsidDel="00000000" w:rsidP="00000000" w:rsidRDefault="00000000" w:rsidRPr="00000000" w14:paraId="00001E14">
      <w:pPr>
        <w:spacing w:line="240" w:lineRule="auto"/>
        <w:ind w:left="729" w:firstLine="0"/>
        <w:jc w:val="both"/>
        <w:rPr>
          <w:sz w:val="26"/>
          <w:szCs w:val="26"/>
        </w:rPr>
      </w:pPr>
      <w:r w:rsidDel="00000000" w:rsidR="00000000" w:rsidRPr="00000000">
        <w:rPr>
          <w:sz w:val="26"/>
          <w:szCs w:val="26"/>
          <w:rtl w:val="0"/>
        </w:rPr>
        <w:t xml:space="preserve">Rituals: Executes precise spiritual or magical ceremonies. </w:t>
      </w:r>
    </w:p>
    <w:p w:rsidR="00000000" w:rsidDel="00000000" w:rsidP="00000000" w:rsidRDefault="00000000" w:rsidRPr="00000000" w14:paraId="00001E15">
      <w:pPr>
        <w:spacing w:line="240" w:lineRule="auto"/>
        <w:ind w:left="729" w:firstLine="0"/>
        <w:jc w:val="both"/>
        <w:rPr>
          <w:sz w:val="26"/>
          <w:szCs w:val="26"/>
        </w:rPr>
      </w:pPr>
      <w:r w:rsidDel="00000000" w:rsidR="00000000" w:rsidRPr="00000000">
        <w:rPr>
          <w:sz w:val="26"/>
          <w:szCs w:val="26"/>
          <w:rtl w:val="0"/>
        </w:rPr>
        <w:t xml:space="preserve">Arcana: Understands and interacts with mystical forces. </w:t>
      </w:r>
    </w:p>
    <w:p w:rsidR="00000000" w:rsidDel="00000000" w:rsidP="00000000" w:rsidRDefault="00000000" w:rsidRPr="00000000" w14:paraId="00001E16">
      <w:pPr>
        <w:spacing w:line="240" w:lineRule="auto"/>
        <w:ind w:left="729" w:firstLine="0"/>
        <w:jc w:val="both"/>
        <w:rPr>
          <w:sz w:val="26"/>
          <w:szCs w:val="26"/>
        </w:rPr>
      </w:pPr>
      <w:r w:rsidDel="00000000" w:rsidR="00000000" w:rsidRPr="00000000">
        <w:rPr>
          <w:sz w:val="26"/>
          <w:szCs w:val="26"/>
          <w:rtl w:val="0"/>
        </w:rPr>
        <w:t xml:space="preserve">Deduction: Analyzes clues and creates logical connections. </w:t>
      </w:r>
    </w:p>
    <w:p w:rsidR="00000000" w:rsidDel="00000000" w:rsidP="00000000" w:rsidRDefault="00000000" w:rsidRPr="00000000" w14:paraId="00001E17">
      <w:pPr>
        <w:spacing w:line="240" w:lineRule="auto"/>
        <w:ind w:left="729" w:firstLine="0"/>
        <w:jc w:val="both"/>
        <w:rPr>
          <w:sz w:val="26"/>
          <w:szCs w:val="26"/>
        </w:rPr>
      </w:pPr>
      <w:r w:rsidDel="00000000" w:rsidR="00000000" w:rsidRPr="00000000">
        <w:rPr>
          <w:sz w:val="26"/>
          <w:szCs w:val="26"/>
          <w:rtl w:val="0"/>
        </w:rPr>
        <w:t xml:space="preserve">Crafting: Creates precise and intricate items. </w:t>
      </w:r>
    </w:p>
    <w:p w:rsidR="00000000" w:rsidDel="00000000" w:rsidP="00000000" w:rsidRDefault="00000000" w:rsidRPr="00000000" w14:paraId="00001E18">
      <w:pPr>
        <w:spacing w:line="240" w:lineRule="auto"/>
        <w:ind w:left="729" w:firstLine="0"/>
        <w:jc w:val="both"/>
        <w:rPr>
          <w:sz w:val="26"/>
          <w:szCs w:val="26"/>
        </w:rPr>
      </w:pPr>
      <w:r w:rsidDel="00000000" w:rsidR="00000000" w:rsidRPr="00000000">
        <w:rPr>
          <w:sz w:val="26"/>
          <w:szCs w:val="26"/>
          <w:rtl w:val="0"/>
        </w:rPr>
        <w:t xml:space="preserve">Thematic Role: </w:t>
      </w:r>
    </w:p>
    <w:p w:rsidR="00000000" w:rsidDel="00000000" w:rsidP="00000000" w:rsidRDefault="00000000" w:rsidRPr="00000000" w14:paraId="00001E19">
      <w:pPr>
        <w:spacing w:line="240" w:lineRule="auto"/>
        <w:ind w:left="729" w:firstLine="0"/>
        <w:jc w:val="both"/>
        <w:rPr>
          <w:sz w:val="26"/>
          <w:szCs w:val="26"/>
        </w:rPr>
      </w:pPr>
      <w:r w:rsidDel="00000000" w:rsidR="00000000" w:rsidRPr="00000000">
        <w:rPr>
          <w:sz w:val="26"/>
          <w:szCs w:val="26"/>
          <w:rtl w:val="0"/>
        </w:rPr>
        <w:t xml:space="preserve">Gnosis proficiencies emphasize harmony, precision, and control. They reflect the character’s ability to create order and stability in the world. </w:t>
      </w:r>
    </w:p>
    <w:p w:rsidR="00000000" w:rsidDel="00000000" w:rsidP="00000000" w:rsidRDefault="00000000" w:rsidRPr="00000000" w14:paraId="00001E1A">
      <w:pPr>
        <w:spacing w:line="240" w:lineRule="auto"/>
        <w:ind w:left="729" w:firstLine="0"/>
        <w:jc w:val="both"/>
        <w:rPr>
          <w:sz w:val="26"/>
          <w:szCs w:val="26"/>
        </w:rPr>
      </w:pPr>
      <w:r w:rsidDel="00000000" w:rsidR="00000000" w:rsidRPr="00000000">
        <w:rPr>
          <w:sz w:val="26"/>
          <w:szCs w:val="26"/>
          <w:rtl w:val="0"/>
        </w:rPr>
        <w:t xml:space="preserve">Entropy Proficiencies (Chaos, Instinct, Risk) Key Derived Stats: </w:t>
      </w:r>
    </w:p>
    <w:p w:rsidR="00000000" w:rsidDel="00000000" w:rsidP="00000000" w:rsidRDefault="00000000" w:rsidRPr="00000000" w14:paraId="00001E1B">
      <w:pPr>
        <w:spacing w:line="240" w:lineRule="auto"/>
        <w:ind w:left="729" w:firstLine="0"/>
        <w:jc w:val="both"/>
        <w:rPr>
          <w:sz w:val="26"/>
          <w:szCs w:val="26"/>
        </w:rPr>
      </w:pPr>
      <w:r w:rsidDel="00000000" w:rsidR="00000000" w:rsidRPr="00000000">
        <w:rPr>
          <w:sz w:val="26"/>
          <w:szCs w:val="26"/>
          <w:rtl w:val="0"/>
        </w:rPr>
        <w:t xml:space="preserve">Initiative </w:t>
      </w:r>
    </w:p>
    <w:p w:rsidR="00000000" w:rsidDel="00000000" w:rsidP="00000000" w:rsidRDefault="00000000" w:rsidRPr="00000000" w14:paraId="00001E1C">
      <w:pPr>
        <w:spacing w:line="240" w:lineRule="auto"/>
        <w:ind w:left="729" w:firstLine="0"/>
        <w:jc w:val="both"/>
        <w:rPr>
          <w:sz w:val="26"/>
          <w:szCs w:val="26"/>
        </w:rPr>
      </w:pPr>
      <w:r w:rsidDel="00000000" w:rsidR="00000000" w:rsidRPr="00000000">
        <w:rPr>
          <w:sz w:val="26"/>
          <w:szCs w:val="26"/>
          <w:rtl w:val="0"/>
        </w:rPr>
        <w:t xml:space="preserve">Offensive Threshold  </w:t>
        <w:tab/>
        <w:t xml:space="preserve">• </w:t>
        <w:tab/>
        <w:t xml:space="preserve">Alignment Instability </w:t>
      </w:r>
    </w:p>
    <w:p w:rsidR="00000000" w:rsidDel="00000000" w:rsidP="00000000" w:rsidRDefault="00000000" w:rsidRPr="00000000" w14:paraId="00001E1D">
      <w:pPr>
        <w:spacing w:line="240" w:lineRule="auto"/>
        <w:ind w:left="729" w:firstLine="0"/>
        <w:jc w:val="both"/>
        <w:rPr>
          <w:sz w:val="26"/>
          <w:szCs w:val="26"/>
        </w:rPr>
      </w:pPr>
      <w:r w:rsidDel="00000000" w:rsidR="00000000" w:rsidRPr="00000000">
        <w:rPr>
          <w:sz w:val="26"/>
          <w:szCs w:val="26"/>
          <w:rtl w:val="0"/>
        </w:rPr>
        <w:t xml:space="preserve">Examples of Proficiencies: </w:t>
      </w:r>
    </w:p>
    <w:p w:rsidR="00000000" w:rsidDel="00000000" w:rsidP="00000000" w:rsidRDefault="00000000" w:rsidRPr="00000000" w14:paraId="00001E1E">
      <w:pPr>
        <w:spacing w:line="240" w:lineRule="auto"/>
        <w:ind w:left="729" w:firstLine="0"/>
        <w:jc w:val="both"/>
        <w:rPr>
          <w:sz w:val="26"/>
          <w:szCs w:val="26"/>
        </w:rPr>
      </w:pPr>
      <w:r w:rsidDel="00000000" w:rsidR="00000000" w:rsidRPr="00000000">
        <w:rPr>
          <w:sz w:val="26"/>
          <w:szCs w:val="26"/>
          <w:rtl w:val="0"/>
        </w:rPr>
        <w:t xml:space="preserve">Sabotage: Undermines systems, structures, or organizations. </w:t>
      </w:r>
    </w:p>
    <w:p w:rsidR="00000000" w:rsidDel="00000000" w:rsidP="00000000" w:rsidRDefault="00000000" w:rsidRPr="00000000" w14:paraId="00001E1F">
      <w:pPr>
        <w:spacing w:line="240" w:lineRule="auto"/>
        <w:ind w:left="729" w:firstLine="0"/>
        <w:jc w:val="both"/>
        <w:rPr>
          <w:sz w:val="26"/>
          <w:szCs w:val="26"/>
        </w:rPr>
      </w:pPr>
      <w:r w:rsidDel="00000000" w:rsidR="00000000" w:rsidRPr="00000000">
        <w:rPr>
          <w:sz w:val="26"/>
          <w:szCs w:val="26"/>
          <w:rtl w:val="0"/>
        </w:rPr>
        <w:t xml:space="preserve">Improvisation: Innovates solutions in unpredictable situations. </w:t>
      </w:r>
    </w:p>
    <w:p w:rsidR="00000000" w:rsidDel="00000000" w:rsidP="00000000" w:rsidRDefault="00000000" w:rsidRPr="00000000" w14:paraId="00001E20">
      <w:pPr>
        <w:spacing w:line="240" w:lineRule="auto"/>
        <w:ind w:left="729" w:firstLine="0"/>
        <w:jc w:val="both"/>
        <w:rPr>
          <w:sz w:val="26"/>
          <w:szCs w:val="26"/>
        </w:rPr>
      </w:pPr>
      <w:r w:rsidDel="00000000" w:rsidR="00000000" w:rsidRPr="00000000">
        <w:rPr>
          <w:sz w:val="26"/>
          <w:szCs w:val="26"/>
          <w:rtl w:val="0"/>
        </w:rPr>
        <w:t xml:space="preserve">Unarmed Combat: Relies on instinct and reflex for hand-to-hand fighting. </w:t>
      </w:r>
    </w:p>
    <w:p w:rsidR="00000000" w:rsidDel="00000000" w:rsidP="00000000" w:rsidRDefault="00000000" w:rsidRPr="00000000" w14:paraId="00001E21">
      <w:pPr>
        <w:spacing w:line="240" w:lineRule="auto"/>
        <w:ind w:left="729" w:firstLine="0"/>
        <w:jc w:val="both"/>
        <w:rPr>
          <w:sz w:val="26"/>
          <w:szCs w:val="26"/>
        </w:rPr>
      </w:pPr>
      <w:r w:rsidDel="00000000" w:rsidR="00000000" w:rsidRPr="00000000">
        <w:rPr>
          <w:sz w:val="26"/>
          <w:szCs w:val="26"/>
          <w:rtl w:val="0"/>
        </w:rPr>
        <w:t xml:space="preserve">Exploration: Navigates unknown terrain with adaptability and risk-taking. </w:t>
      </w:r>
    </w:p>
    <w:p w:rsidR="00000000" w:rsidDel="00000000" w:rsidP="00000000" w:rsidRDefault="00000000" w:rsidRPr="00000000" w14:paraId="00001E22">
      <w:pPr>
        <w:spacing w:line="240" w:lineRule="auto"/>
        <w:ind w:left="729" w:firstLine="0"/>
        <w:jc w:val="both"/>
        <w:rPr>
          <w:sz w:val="26"/>
          <w:szCs w:val="26"/>
        </w:rPr>
      </w:pPr>
      <w:r w:rsidDel="00000000" w:rsidR="00000000" w:rsidRPr="00000000">
        <w:rPr>
          <w:sz w:val="26"/>
          <w:szCs w:val="26"/>
          <w:rtl w:val="0"/>
        </w:rPr>
        <w:t xml:space="preserve">Thematic Role: </w:t>
      </w:r>
    </w:p>
    <w:p w:rsidR="00000000" w:rsidDel="00000000" w:rsidP="00000000" w:rsidRDefault="00000000" w:rsidRPr="00000000" w14:paraId="00001E23">
      <w:pPr>
        <w:spacing w:line="240" w:lineRule="auto"/>
        <w:ind w:left="729" w:firstLine="0"/>
        <w:jc w:val="both"/>
        <w:rPr>
          <w:sz w:val="26"/>
          <w:szCs w:val="26"/>
        </w:rPr>
      </w:pPr>
      <w:r w:rsidDel="00000000" w:rsidR="00000000" w:rsidRPr="00000000">
        <w:rPr>
          <w:sz w:val="26"/>
          <w:szCs w:val="26"/>
          <w:rtl w:val="0"/>
        </w:rPr>
        <w:t xml:space="preserve">Entropy proficiencies reflect chaos, risk, and instinctive reactions. They are ideal for tasks where unpredictability and high stakes are involved. </w:t>
      </w:r>
    </w:p>
    <w:p w:rsidR="00000000" w:rsidDel="00000000" w:rsidP="00000000" w:rsidRDefault="00000000" w:rsidRPr="00000000" w14:paraId="00001E24">
      <w:pPr>
        <w:spacing w:line="240" w:lineRule="auto"/>
        <w:ind w:left="729" w:firstLine="0"/>
        <w:jc w:val="both"/>
        <w:rPr>
          <w:sz w:val="26"/>
          <w:szCs w:val="26"/>
        </w:rPr>
      </w:pPr>
      <w:r w:rsidDel="00000000" w:rsidR="00000000" w:rsidRPr="00000000">
        <w:rPr>
          <w:sz w:val="26"/>
          <w:szCs w:val="26"/>
          <w:rtl w:val="0"/>
        </w:rPr>
        <w:t xml:space="preserve">Proficiency Categories and Mechanics </w:t>
      </w:r>
    </w:p>
    <w:p w:rsidR="00000000" w:rsidDel="00000000" w:rsidP="00000000" w:rsidRDefault="00000000" w:rsidRPr="00000000" w14:paraId="00001E25">
      <w:pPr>
        <w:spacing w:line="240" w:lineRule="auto"/>
        <w:ind w:left="729" w:firstLine="0"/>
        <w:jc w:val="both"/>
        <w:rPr>
          <w:sz w:val="26"/>
          <w:szCs w:val="26"/>
        </w:rPr>
      </w:pPr>
      <w:r w:rsidDel="00000000" w:rsidR="00000000" w:rsidRPr="00000000">
        <w:rPr>
          <w:sz w:val="26"/>
          <w:szCs w:val="26"/>
          <w:rtl w:val="0"/>
        </w:rPr>
        <w:t xml:space="preserve">Each proficiency category aligns with an attribute and derived stat, ensuring: </w:t>
      </w:r>
    </w:p>
    <w:p w:rsidR="00000000" w:rsidDel="00000000" w:rsidP="00000000" w:rsidRDefault="00000000" w:rsidRPr="00000000" w14:paraId="00001E26">
      <w:pPr>
        <w:spacing w:line="240" w:lineRule="auto"/>
        <w:ind w:left="729" w:firstLine="0"/>
        <w:jc w:val="both"/>
        <w:rPr>
          <w:sz w:val="26"/>
          <w:szCs w:val="26"/>
        </w:rPr>
      </w:pPr>
      <w:r w:rsidDel="00000000" w:rsidR="00000000" w:rsidRPr="00000000">
        <w:rPr>
          <w:sz w:val="26"/>
          <w:szCs w:val="26"/>
          <w:rtl w:val="0"/>
        </w:rPr>
        <w:t xml:space="preserve">Thematic Cohesion: Players can clearly see how their attribute scores influence their abilities. </w:t>
      </w:r>
    </w:p>
    <w:p w:rsidR="00000000" w:rsidDel="00000000" w:rsidP="00000000" w:rsidRDefault="00000000" w:rsidRPr="00000000" w14:paraId="00001E27">
      <w:pPr>
        <w:spacing w:line="240" w:lineRule="auto"/>
        <w:ind w:left="729" w:firstLine="0"/>
        <w:jc w:val="both"/>
        <w:rPr>
          <w:sz w:val="26"/>
          <w:szCs w:val="26"/>
        </w:rPr>
      </w:pPr>
      <w:r w:rsidDel="00000000" w:rsidR="00000000" w:rsidRPr="00000000">
        <w:rPr>
          <w:sz w:val="26"/>
          <w:szCs w:val="26"/>
          <w:rtl w:val="0"/>
        </w:rPr>
        <w:t xml:space="preserve">Mechanical Synergy: Derived stats like </w:t>
      </w:r>
    </w:p>
    <w:p w:rsidR="00000000" w:rsidDel="00000000" w:rsidP="00000000" w:rsidRDefault="00000000" w:rsidRPr="00000000" w14:paraId="00001E28">
      <w:pPr>
        <w:spacing w:line="240" w:lineRule="auto"/>
        <w:ind w:left="729" w:firstLine="0"/>
        <w:jc w:val="both"/>
        <w:rPr>
          <w:sz w:val="26"/>
          <w:szCs w:val="26"/>
        </w:rPr>
      </w:pPr>
      <w:r w:rsidDel="00000000" w:rsidR="00000000" w:rsidRPr="00000000">
        <w:rPr>
          <w:sz w:val="26"/>
          <w:szCs w:val="26"/>
          <w:rtl w:val="0"/>
        </w:rPr>
        <w:t xml:space="preserve">Defensive Threshold or Perception directly integrate with proficiency mechanics. </w:t>
      </w:r>
    </w:p>
    <w:p w:rsidR="00000000" w:rsidDel="00000000" w:rsidP="00000000" w:rsidRDefault="00000000" w:rsidRPr="00000000" w14:paraId="00001E29">
      <w:pPr>
        <w:spacing w:line="240" w:lineRule="auto"/>
        <w:ind w:left="729" w:firstLine="0"/>
        <w:jc w:val="both"/>
        <w:rPr>
          <w:sz w:val="26"/>
          <w:szCs w:val="26"/>
        </w:rPr>
      </w:pPr>
      <w:r w:rsidDel="00000000" w:rsidR="00000000" w:rsidRPr="00000000">
        <w:rPr>
          <w:sz w:val="26"/>
          <w:szCs w:val="26"/>
          <w:rtl w:val="0"/>
        </w:rPr>
        <w:t xml:space="preserve">Dynamic Growth: As attributes improve,</w:t>
      </w:r>
    </w:p>
    <w:p w:rsidR="00000000" w:rsidDel="00000000" w:rsidP="00000000" w:rsidRDefault="00000000" w:rsidRPr="00000000" w14:paraId="00001E2A">
      <w:pPr>
        <w:spacing w:line="240" w:lineRule="auto"/>
        <w:ind w:left="729" w:firstLine="0"/>
        <w:jc w:val="both"/>
        <w:rPr>
          <w:sz w:val="26"/>
          <w:szCs w:val="26"/>
        </w:rPr>
      </w:pPr>
      <w:r w:rsidDel="00000000" w:rsidR="00000000" w:rsidRPr="00000000">
        <w:rPr>
          <w:sz w:val="26"/>
          <w:szCs w:val="26"/>
          <w:rtl w:val="0"/>
        </w:rPr>
        <w:t xml:space="preserve">proficiency bonuses naturally increase, scaling with character progression. </w:t>
      </w:r>
    </w:p>
    <w:p w:rsidR="00000000" w:rsidDel="00000000" w:rsidP="00000000" w:rsidRDefault="00000000" w:rsidRPr="00000000" w14:paraId="00001E2B">
      <w:pPr>
        <w:spacing w:line="240" w:lineRule="auto"/>
        <w:ind w:left="729" w:firstLine="0"/>
        <w:jc w:val="both"/>
        <w:rPr>
          <w:sz w:val="26"/>
          <w:szCs w:val="26"/>
        </w:rPr>
      </w:pPr>
      <w:r w:rsidDel="00000000" w:rsidR="00000000" w:rsidRPr="00000000">
        <w:rPr>
          <w:sz w:val="26"/>
          <w:szCs w:val="26"/>
          <w:rtl w:val="0"/>
        </w:rPr>
        <w:t xml:space="preserve">Examples of Tasks by Category </w:t>
      </w:r>
    </w:p>
    <w:p w:rsidR="00000000" w:rsidDel="00000000" w:rsidP="00000000" w:rsidRDefault="00000000" w:rsidRPr="00000000" w14:paraId="00001E2C">
      <w:pPr>
        <w:spacing w:line="240" w:lineRule="auto"/>
        <w:ind w:left="729" w:firstLine="0"/>
        <w:jc w:val="both"/>
        <w:rPr>
          <w:sz w:val="26"/>
          <w:szCs w:val="26"/>
        </w:rPr>
      </w:pPr>
      <w:r w:rsidDel="00000000" w:rsidR="00000000" w:rsidRPr="00000000">
        <w:rPr>
          <w:sz w:val="26"/>
          <w:szCs w:val="26"/>
          <w:rtl w:val="0"/>
        </w:rPr>
        <w:t xml:space="preserve">Category </w:t>
        <w:tab/>
        <w:t xml:space="preserve">Example Task </w:t>
        <w:tab/>
        <w:t xml:space="preserve">Relevant Stat/Attribute </w:t>
      </w:r>
    </w:p>
    <w:p w:rsidR="00000000" w:rsidDel="00000000" w:rsidP="00000000" w:rsidRDefault="00000000" w:rsidRPr="00000000" w14:paraId="00001E2D">
      <w:pPr>
        <w:spacing w:line="240" w:lineRule="auto"/>
        <w:ind w:left="729" w:firstLine="0"/>
        <w:jc w:val="both"/>
        <w:rPr>
          <w:sz w:val="26"/>
          <w:szCs w:val="26"/>
        </w:rPr>
      </w:pPr>
      <w:r w:rsidDel="00000000" w:rsidR="00000000" w:rsidRPr="00000000">
        <w:rPr>
          <w:sz w:val="26"/>
          <w:szCs w:val="26"/>
          <w:rtl w:val="0"/>
        </w:rPr>
        <w:t xml:space="preserve">Criticals? </w:t>
      </w:r>
    </w:p>
    <w:p w:rsidR="00000000" w:rsidDel="00000000" w:rsidP="00000000" w:rsidRDefault="00000000" w:rsidRPr="00000000" w14:paraId="00001E2E">
      <w:pPr>
        <w:spacing w:line="240" w:lineRule="auto"/>
        <w:ind w:left="729" w:firstLine="0"/>
        <w:jc w:val="both"/>
        <w:rPr>
          <w:sz w:val="26"/>
          <w:szCs w:val="26"/>
        </w:rPr>
      </w:pPr>
      <w:r w:rsidDel="00000000" w:rsidR="00000000" w:rsidRPr="00000000">
        <w:rPr>
          <w:sz w:val="26"/>
          <w:szCs w:val="26"/>
          <w:rtl w:val="0"/>
        </w:rPr>
        <w:t xml:space="preserve">Combat Targeted strike against a key enemy </w:t>
        <w:tab/>
        <w:t xml:space="preserve">Offensive Threshold (Imperius) </w:t>
        <w:tab/>
        <w:t xml:space="preserve">Yes: Doubles or 1/100. </w:t>
      </w:r>
    </w:p>
    <w:p w:rsidR="00000000" w:rsidDel="00000000" w:rsidP="00000000" w:rsidRDefault="00000000" w:rsidRPr="00000000" w14:paraId="00001E2F">
      <w:pPr>
        <w:spacing w:line="240" w:lineRule="auto"/>
        <w:ind w:left="729" w:firstLine="0"/>
        <w:jc w:val="both"/>
        <w:rPr>
          <w:sz w:val="26"/>
          <w:szCs w:val="26"/>
        </w:rPr>
      </w:pPr>
      <w:r w:rsidDel="00000000" w:rsidR="00000000" w:rsidRPr="00000000">
        <w:rPr>
          <w:sz w:val="26"/>
          <w:szCs w:val="26"/>
          <w:rtl w:val="0"/>
        </w:rPr>
        <w:t xml:space="preserve">Communication Negotiating a ceasefire Harmonia No criticals; catastrophic on 1/100. </w:t>
      </w:r>
    </w:p>
    <w:p w:rsidR="00000000" w:rsidDel="00000000" w:rsidP="00000000" w:rsidRDefault="00000000" w:rsidRPr="00000000" w14:paraId="00001E30">
      <w:pPr>
        <w:spacing w:line="240" w:lineRule="auto"/>
        <w:ind w:left="729" w:firstLine="0"/>
        <w:jc w:val="both"/>
        <w:rPr>
          <w:sz w:val="26"/>
          <w:szCs w:val="26"/>
        </w:rPr>
      </w:pPr>
      <w:r w:rsidDel="00000000" w:rsidR="00000000" w:rsidRPr="00000000">
        <w:rPr>
          <w:sz w:val="26"/>
          <w:szCs w:val="26"/>
          <w:rtl w:val="0"/>
        </w:rPr>
        <w:t xml:space="preserve">Manipulation </w:t>
        <w:tab/>
        <w:t xml:space="preserve">Disarming a bomb </w:t>
        <w:tab/>
        <w:t xml:space="preserve">Perception/Entropy  </w:t>
        <w:tab/>
        <w:t xml:space="preserve">Yes: Doubles or 1/100. </w:t>
      </w:r>
    </w:p>
    <w:p w:rsidR="00000000" w:rsidDel="00000000" w:rsidP="00000000" w:rsidRDefault="00000000" w:rsidRPr="00000000" w14:paraId="00001E31">
      <w:pPr>
        <w:spacing w:line="240" w:lineRule="auto"/>
        <w:ind w:left="729" w:firstLine="0"/>
        <w:jc w:val="both"/>
        <w:rPr>
          <w:sz w:val="26"/>
          <w:szCs w:val="26"/>
        </w:rPr>
      </w:pPr>
      <w:r w:rsidDel="00000000" w:rsidR="00000000" w:rsidRPr="00000000">
        <w:rPr>
          <w:sz w:val="26"/>
          <w:szCs w:val="26"/>
          <w:rtl w:val="0"/>
        </w:rPr>
        <w:t xml:space="preserve">Mental Solving a complex puzzle Insight/Gnosis No criticals; narrative-based. </w:t>
      </w:r>
    </w:p>
    <w:p w:rsidR="00000000" w:rsidDel="00000000" w:rsidP="00000000" w:rsidRDefault="00000000" w:rsidRPr="00000000" w14:paraId="00001E32">
      <w:pPr>
        <w:spacing w:line="240" w:lineRule="auto"/>
        <w:ind w:left="729" w:firstLine="0"/>
        <w:jc w:val="both"/>
        <w:rPr>
          <w:sz w:val="26"/>
          <w:szCs w:val="26"/>
        </w:rPr>
      </w:pPr>
      <w:r w:rsidDel="00000000" w:rsidR="00000000" w:rsidRPr="00000000">
        <w:rPr>
          <w:sz w:val="26"/>
          <w:szCs w:val="26"/>
          <w:rtl w:val="0"/>
        </w:rPr>
        <w:t xml:space="preserve">Perception </w:t>
        <w:tab/>
        <w:t xml:space="preserve">Spotting a hidden enemy Perception/Katra  </w:t>
        <w:tab/>
        <w:t xml:space="preserve">No criticals; narrative-based. </w:t>
      </w:r>
    </w:p>
    <w:p w:rsidR="00000000" w:rsidDel="00000000" w:rsidP="00000000" w:rsidRDefault="00000000" w:rsidRPr="00000000" w14:paraId="00001E33">
      <w:pPr>
        <w:spacing w:line="240" w:lineRule="auto"/>
        <w:ind w:left="729" w:firstLine="0"/>
        <w:jc w:val="both"/>
        <w:rPr>
          <w:sz w:val="26"/>
          <w:szCs w:val="26"/>
        </w:rPr>
      </w:pPr>
      <w:r w:rsidDel="00000000" w:rsidR="00000000" w:rsidRPr="00000000">
        <w:rPr>
          <w:sz w:val="26"/>
          <w:szCs w:val="26"/>
          <w:rtl w:val="0"/>
        </w:rPr>
        <w:t xml:space="preserve">Physical Climbing a crumbling wall </w:t>
        <w:tab/>
        <w:t xml:space="preserve">Defensive Threshold/Dominion </w:t>
        <w:tab/>
        <w:t xml:space="preserve">Yes: Doubles or 1/100. </w:t>
      </w:r>
    </w:p>
    <w:p w:rsidR="00000000" w:rsidDel="00000000" w:rsidP="00000000" w:rsidRDefault="00000000" w:rsidRPr="00000000" w14:paraId="00001E34">
      <w:pPr>
        <w:spacing w:line="240" w:lineRule="auto"/>
        <w:ind w:left="729" w:firstLine="0"/>
        <w:jc w:val="both"/>
        <w:rPr>
          <w:sz w:val="26"/>
          <w:szCs w:val="26"/>
        </w:rPr>
      </w:pPr>
      <w:r w:rsidDel="00000000" w:rsidR="00000000" w:rsidRPr="00000000">
        <w:rPr>
          <w:sz w:val="26"/>
          <w:szCs w:val="26"/>
          <w:rtl w:val="0"/>
        </w:rPr>
        <w:t xml:space="preserve">Calculating the Starting Bonus </w:t>
      </w:r>
    </w:p>
    <w:p w:rsidR="00000000" w:rsidDel="00000000" w:rsidP="00000000" w:rsidRDefault="00000000" w:rsidRPr="00000000" w14:paraId="00001E35">
      <w:pPr>
        <w:spacing w:line="240" w:lineRule="auto"/>
        <w:ind w:left="729" w:firstLine="0"/>
        <w:jc w:val="both"/>
        <w:rPr>
          <w:sz w:val="26"/>
          <w:szCs w:val="26"/>
        </w:rPr>
      </w:pPr>
      <w:r w:rsidDel="00000000" w:rsidR="00000000" w:rsidRPr="00000000">
        <w:rPr>
          <w:sz w:val="26"/>
          <w:szCs w:val="26"/>
          <w:rtl w:val="0"/>
        </w:rPr>
        <w:t xml:space="preserve">The starting percentage bonus for any proficiency is calculated as follows: </w:t>
      </w:r>
    </w:p>
    <w:p w:rsidR="00000000" w:rsidDel="00000000" w:rsidP="00000000" w:rsidRDefault="00000000" w:rsidRPr="00000000" w14:paraId="00001E36">
      <w:pPr>
        <w:spacing w:line="240" w:lineRule="auto"/>
        <w:ind w:left="729" w:firstLine="0"/>
        <w:jc w:val="both"/>
        <w:rPr>
          <w:sz w:val="26"/>
          <w:szCs w:val="26"/>
        </w:rPr>
      </w:pPr>
      <w:r w:rsidDel="00000000" w:rsidR="00000000" w:rsidRPr="00000000">
        <w:rPr>
          <w:sz w:val="26"/>
          <w:szCs w:val="26"/>
          <w:rtl w:val="0"/>
        </w:rPr>
        <w:t xml:space="preserve">Example Calculation: </w:t>
      </w:r>
    </w:p>
    <w:p w:rsidR="00000000" w:rsidDel="00000000" w:rsidP="00000000" w:rsidRDefault="00000000" w:rsidRPr="00000000" w14:paraId="00001E37">
      <w:pPr>
        <w:spacing w:line="240" w:lineRule="auto"/>
        <w:ind w:left="729" w:firstLine="0"/>
        <w:jc w:val="both"/>
        <w:rPr>
          <w:sz w:val="26"/>
          <w:szCs w:val="26"/>
        </w:rPr>
      </w:pPr>
      <w:r w:rsidDel="00000000" w:rsidR="00000000" w:rsidRPr="00000000">
        <w:rPr>
          <w:sz w:val="26"/>
          <w:szCs w:val="26"/>
          <w:rtl w:val="0"/>
        </w:rPr>
        <w:t xml:space="preserve">Associated Attribute: 50. </w:t>
      </w:r>
    </w:p>
    <w:p w:rsidR="00000000" w:rsidDel="00000000" w:rsidP="00000000" w:rsidRDefault="00000000" w:rsidRPr="00000000" w14:paraId="00001E38">
      <w:pPr>
        <w:spacing w:line="240" w:lineRule="auto"/>
        <w:ind w:left="729" w:firstLine="0"/>
        <w:jc w:val="both"/>
        <w:rPr>
          <w:sz w:val="26"/>
          <w:szCs w:val="26"/>
        </w:rPr>
      </w:pPr>
      <w:r w:rsidDel="00000000" w:rsidR="00000000" w:rsidRPr="00000000">
        <w:rPr>
          <w:sz w:val="26"/>
          <w:szCs w:val="26"/>
          <w:rtl w:val="0"/>
        </w:rPr>
        <w:t xml:space="preserve">Gnosis: 40. </w:t>
      </w:r>
    </w:p>
    <w:p w:rsidR="00000000" w:rsidDel="00000000" w:rsidP="00000000" w:rsidRDefault="00000000" w:rsidRPr="00000000" w14:paraId="00001E39">
      <w:pPr>
        <w:spacing w:line="240" w:lineRule="auto"/>
        <w:ind w:left="729" w:firstLine="0"/>
        <w:jc w:val="both"/>
        <w:rPr>
          <w:sz w:val="26"/>
          <w:szCs w:val="26"/>
        </w:rPr>
      </w:pPr>
      <w:r w:rsidDel="00000000" w:rsidR="00000000" w:rsidRPr="00000000">
        <w:rPr>
          <w:sz w:val="26"/>
          <w:szCs w:val="26"/>
          <w:rtl w:val="0"/>
        </w:rPr>
        <w:t xml:space="preserve">Modifier Die: d8 (rolled value = 6). </w:t>
      </w:r>
    </w:p>
    <w:p w:rsidR="00000000" w:rsidDel="00000000" w:rsidP="00000000" w:rsidRDefault="00000000" w:rsidRPr="00000000" w14:paraId="00001E3A">
      <w:pPr>
        <w:spacing w:line="240" w:lineRule="auto"/>
        <w:ind w:left="729" w:firstLine="0"/>
        <w:jc w:val="both"/>
        <w:rPr>
          <w:sz w:val="26"/>
          <w:szCs w:val="26"/>
        </w:rPr>
      </w:pPr>
      <w:r w:rsidDel="00000000" w:rsidR="00000000" w:rsidRPr="00000000">
        <w:rPr>
          <w:sz w:val="26"/>
          <w:szCs w:val="26"/>
          <w:rtl w:val="0"/>
        </w:rPr>
        <w:t xml:space="preserve">Bonus Calculation: </w:t>
      </w:r>
    </w:p>
    <w:p w:rsidR="00000000" w:rsidDel="00000000" w:rsidP="00000000" w:rsidRDefault="00000000" w:rsidRPr="00000000" w14:paraId="00001E3B">
      <w:pPr>
        <w:spacing w:line="240" w:lineRule="auto"/>
        <w:ind w:left="729" w:firstLine="0"/>
        <w:jc w:val="both"/>
        <w:rPr>
          <w:sz w:val="26"/>
          <w:szCs w:val="26"/>
        </w:rPr>
      </w:pPr>
      <w:r w:rsidDel="00000000" w:rsidR="00000000" w:rsidRPr="00000000">
        <w:rPr>
          <w:sz w:val="26"/>
          <w:szCs w:val="26"/>
          <w:rtl w:val="0"/>
        </w:rPr>
        <w:t xml:space="preserve">This percentage bonus is added to the relevant attribute or derived stat used for the task. </w:t>
      </w:r>
    </w:p>
    <w:p w:rsidR="00000000" w:rsidDel="00000000" w:rsidP="00000000" w:rsidRDefault="00000000" w:rsidRPr="00000000" w14:paraId="00001E3C">
      <w:pPr>
        <w:spacing w:line="240" w:lineRule="auto"/>
        <w:ind w:left="729" w:firstLine="0"/>
        <w:jc w:val="both"/>
        <w:rPr>
          <w:sz w:val="26"/>
          <w:szCs w:val="26"/>
        </w:rPr>
      </w:pPr>
      <w:r w:rsidDel="00000000" w:rsidR="00000000" w:rsidRPr="00000000">
        <w:rPr>
          <w:sz w:val="26"/>
          <w:szCs w:val="26"/>
          <w:rtl w:val="0"/>
        </w:rPr>
        <w:t xml:space="preserve">Proficiency Mechanics </w:t>
      </w:r>
    </w:p>
    <w:p w:rsidR="00000000" w:rsidDel="00000000" w:rsidP="00000000" w:rsidRDefault="00000000" w:rsidRPr="00000000" w14:paraId="00001E3D">
      <w:pPr>
        <w:spacing w:line="240" w:lineRule="auto"/>
        <w:ind w:left="729" w:firstLine="0"/>
        <w:jc w:val="both"/>
        <w:rPr>
          <w:sz w:val="26"/>
          <w:szCs w:val="26"/>
        </w:rPr>
      </w:pPr>
      <w:r w:rsidDel="00000000" w:rsidR="00000000" w:rsidRPr="00000000">
        <w:rPr>
          <w:sz w:val="26"/>
          <w:szCs w:val="26"/>
          <w:rtl w:val="0"/>
        </w:rPr>
        <w:t xml:space="preserve">Attribute Association </w:t>
      </w:r>
    </w:p>
    <w:p w:rsidR="00000000" w:rsidDel="00000000" w:rsidP="00000000" w:rsidRDefault="00000000" w:rsidRPr="00000000" w14:paraId="00001E3E">
      <w:pPr>
        <w:spacing w:line="240" w:lineRule="auto"/>
        <w:ind w:left="729" w:firstLine="0"/>
        <w:jc w:val="both"/>
        <w:rPr>
          <w:sz w:val="26"/>
          <w:szCs w:val="26"/>
        </w:rPr>
      </w:pPr>
      <w:r w:rsidDel="00000000" w:rsidR="00000000" w:rsidRPr="00000000">
        <w:rPr>
          <w:sz w:val="26"/>
          <w:szCs w:val="26"/>
          <w:rtl w:val="0"/>
        </w:rPr>
        <w:t xml:space="preserve">Every proficiency is tied to one primary attribute that governs its use and initial calculation. </w:t>
      </w:r>
    </w:p>
    <w:p w:rsidR="00000000" w:rsidDel="00000000" w:rsidP="00000000" w:rsidRDefault="00000000" w:rsidRPr="00000000" w14:paraId="00001E3F">
      <w:pPr>
        <w:spacing w:line="240" w:lineRule="auto"/>
        <w:ind w:left="729" w:firstLine="0"/>
        <w:jc w:val="both"/>
        <w:rPr>
          <w:sz w:val="26"/>
          <w:szCs w:val="26"/>
        </w:rPr>
      </w:pPr>
      <w:r w:rsidDel="00000000" w:rsidR="00000000" w:rsidRPr="00000000">
        <w:rPr>
          <w:sz w:val="26"/>
          <w:szCs w:val="26"/>
          <w:rtl w:val="0"/>
        </w:rPr>
        <w:t xml:space="preserve">Example: Stealth is governed by Harmonia, while Martial Training is governed by Dominion or Imperius. </w:t>
      </w:r>
    </w:p>
    <w:p w:rsidR="00000000" w:rsidDel="00000000" w:rsidP="00000000" w:rsidRDefault="00000000" w:rsidRPr="00000000" w14:paraId="00001E40">
      <w:pPr>
        <w:spacing w:line="240" w:lineRule="auto"/>
        <w:ind w:left="729" w:firstLine="0"/>
        <w:jc w:val="both"/>
        <w:rPr>
          <w:sz w:val="26"/>
          <w:szCs w:val="26"/>
        </w:rPr>
      </w:pPr>
      <w:r w:rsidDel="00000000" w:rsidR="00000000" w:rsidRPr="00000000">
        <w:rPr>
          <w:sz w:val="26"/>
          <w:szCs w:val="26"/>
          <w:rtl w:val="0"/>
        </w:rPr>
        <w:t xml:space="preserve">Gnosis/Entropy Influence </w:t>
      </w:r>
    </w:p>
    <w:p w:rsidR="00000000" w:rsidDel="00000000" w:rsidP="00000000" w:rsidRDefault="00000000" w:rsidRPr="00000000" w14:paraId="00001E41">
      <w:pPr>
        <w:spacing w:line="240" w:lineRule="auto"/>
        <w:ind w:left="729" w:firstLine="0"/>
        <w:jc w:val="both"/>
        <w:rPr>
          <w:sz w:val="26"/>
          <w:szCs w:val="26"/>
        </w:rPr>
      </w:pPr>
      <w:r w:rsidDel="00000000" w:rsidR="00000000" w:rsidRPr="00000000">
        <w:rPr>
          <w:sz w:val="26"/>
          <w:szCs w:val="26"/>
          <w:rtl w:val="0"/>
        </w:rPr>
        <w:t xml:space="preserve">The proficiency is also tied to either Gnosis or Entropy, reflecting harmony or chaos in the character’s approach to tasks. This adds a spiritual dimension to the proficiency’s utility. </w:t>
      </w:r>
    </w:p>
    <w:p w:rsidR="00000000" w:rsidDel="00000000" w:rsidP="00000000" w:rsidRDefault="00000000" w:rsidRPr="00000000" w14:paraId="00001E42">
      <w:pPr>
        <w:spacing w:line="240" w:lineRule="auto"/>
        <w:ind w:left="729" w:firstLine="0"/>
        <w:jc w:val="both"/>
        <w:rPr>
          <w:sz w:val="26"/>
          <w:szCs w:val="26"/>
        </w:rPr>
      </w:pPr>
      <w:r w:rsidDel="00000000" w:rsidR="00000000" w:rsidRPr="00000000">
        <w:rPr>
          <w:sz w:val="26"/>
          <w:szCs w:val="26"/>
          <w:rtl w:val="0"/>
        </w:rPr>
        <w:t xml:space="preserve">Modifier Die </w:t>
      </w:r>
    </w:p>
    <w:p w:rsidR="00000000" w:rsidDel="00000000" w:rsidP="00000000" w:rsidRDefault="00000000" w:rsidRPr="00000000" w14:paraId="00001E43">
      <w:pPr>
        <w:spacing w:line="240" w:lineRule="auto"/>
        <w:ind w:left="729" w:firstLine="0"/>
        <w:jc w:val="both"/>
        <w:rPr>
          <w:sz w:val="26"/>
          <w:szCs w:val="26"/>
        </w:rPr>
      </w:pPr>
      <w:r w:rsidDel="00000000" w:rsidR="00000000" w:rsidRPr="00000000">
        <w:rPr>
          <w:sz w:val="26"/>
          <w:szCs w:val="26"/>
          <w:rtl w:val="0"/>
        </w:rPr>
        <w:t xml:space="preserve">The modifier die tied to the associated attribute determines the proficiency’s starting tier and contributes directly to the bonus calculation. </w:t>
      </w:r>
    </w:p>
    <w:p w:rsidR="00000000" w:rsidDel="00000000" w:rsidP="00000000" w:rsidRDefault="00000000" w:rsidRPr="00000000" w14:paraId="00001E44">
      <w:pPr>
        <w:spacing w:line="240" w:lineRule="auto"/>
        <w:ind w:left="729" w:firstLine="0"/>
        <w:jc w:val="both"/>
        <w:rPr>
          <w:sz w:val="26"/>
          <w:szCs w:val="26"/>
        </w:rPr>
      </w:pPr>
      <w:r w:rsidDel="00000000" w:rsidR="00000000" w:rsidRPr="00000000">
        <w:rPr>
          <w:sz w:val="26"/>
          <w:szCs w:val="26"/>
          <w:rtl w:val="0"/>
        </w:rPr>
        <w:t xml:space="preserve">Using Proficiencies </w:t>
      </w:r>
    </w:p>
    <w:p w:rsidR="00000000" w:rsidDel="00000000" w:rsidP="00000000" w:rsidRDefault="00000000" w:rsidRPr="00000000" w14:paraId="00001E45">
      <w:pPr>
        <w:spacing w:line="240" w:lineRule="auto"/>
        <w:ind w:left="729" w:firstLine="0"/>
        <w:jc w:val="both"/>
        <w:rPr>
          <w:sz w:val="26"/>
          <w:szCs w:val="26"/>
        </w:rPr>
      </w:pPr>
      <w:r w:rsidDel="00000000" w:rsidR="00000000" w:rsidRPr="00000000">
        <w:rPr>
          <w:sz w:val="26"/>
          <w:szCs w:val="26"/>
          <w:rtl w:val="0"/>
        </w:rPr>
        <w:t xml:space="preserve">Step 1: Determine the Task </w:t>
      </w:r>
    </w:p>
    <w:p w:rsidR="00000000" w:rsidDel="00000000" w:rsidP="00000000" w:rsidRDefault="00000000" w:rsidRPr="00000000" w14:paraId="00001E46">
      <w:pPr>
        <w:spacing w:line="240" w:lineRule="auto"/>
        <w:ind w:left="729" w:firstLine="0"/>
        <w:jc w:val="both"/>
        <w:rPr>
          <w:sz w:val="26"/>
          <w:szCs w:val="26"/>
        </w:rPr>
      </w:pPr>
      <w:r w:rsidDel="00000000" w:rsidR="00000000" w:rsidRPr="00000000">
        <w:rPr>
          <w:sz w:val="26"/>
          <w:szCs w:val="26"/>
          <w:rtl w:val="0"/>
        </w:rPr>
        <w:t xml:space="preserve">When a character attempts a task requiring a proficiency, the Overseer determines: </w:t>
      </w:r>
    </w:p>
    <w:p w:rsidR="00000000" w:rsidDel="00000000" w:rsidP="00000000" w:rsidRDefault="00000000" w:rsidRPr="00000000" w14:paraId="00001E47">
      <w:pPr>
        <w:spacing w:line="240" w:lineRule="auto"/>
        <w:ind w:left="729" w:firstLine="0"/>
        <w:jc w:val="both"/>
        <w:rPr>
          <w:sz w:val="26"/>
          <w:szCs w:val="26"/>
        </w:rPr>
      </w:pPr>
      <w:r w:rsidDel="00000000" w:rsidR="00000000" w:rsidRPr="00000000">
        <w:rPr>
          <w:sz w:val="26"/>
          <w:szCs w:val="26"/>
          <w:rtl w:val="0"/>
        </w:rPr>
        <w:t xml:space="preserve">The attribute or derived stat most relevant to the action. </w:t>
      </w:r>
    </w:p>
    <w:p w:rsidR="00000000" w:rsidDel="00000000" w:rsidP="00000000" w:rsidRDefault="00000000" w:rsidRPr="00000000" w14:paraId="00001E48">
      <w:pPr>
        <w:spacing w:line="240" w:lineRule="auto"/>
        <w:ind w:left="729" w:firstLine="0"/>
        <w:jc w:val="both"/>
        <w:rPr>
          <w:sz w:val="26"/>
          <w:szCs w:val="26"/>
        </w:rPr>
      </w:pPr>
      <w:r w:rsidDel="00000000" w:rsidR="00000000" w:rsidRPr="00000000">
        <w:rPr>
          <w:sz w:val="26"/>
          <w:szCs w:val="26"/>
          <w:rtl w:val="0"/>
        </w:rPr>
        <w:t xml:space="preserve">The situational modifiers that may affect the roll. </w:t>
      </w:r>
    </w:p>
    <w:p w:rsidR="00000000" w:rsidDel="00000000" w:rsidP="00000000" w:rsidRDefault="00000000" w:rsidRPr="00000000" w14:paraId="00001E49">
      <w:pPr>
        <w:spacing w:line="240" w:lineRule="auto"/>
        <w:ind w:left="729" w:firstLine="0"/>
        <w:jc w:val="both"/>
        <w:rPr>
          <w:sz w:val="26"/>
          <w:szCs w:val="26"/>
        </w:rPr>
      </w:pPr>
      <w:r w:rsidDel="00000000" w:rsidR="00000000" w:rsidRPr="00000000">
        <w:rPr>
          <w:sz w:val="26"/>
          <w:szCs w:val="26"/>
          <w:rtl w:val="0"/>
        </w:rPr>
        <w:t xml:space="preserve">Step 2: Add the Proficiency Bonus </w:t>
      </w:r>
    </w:p>
    <w:p w:rsidR="00000000" w:rsidDel="00000000" w:rsidP="00000000" w:rsidRDefault="00000000" w:rsidRPr="00000000" w14:paraId="00001E4A">
      <w:pPr>
        <w:spacing w:line="240" w:lineRule="auto"/>
        <w:ind w:left="729" w:firstLine="0"/>
        <w:jc w:val="both"/>
        <w:rPr>
          <w:sz w:val="26"/>
          <w:szCs w:val="26"/>
        </w:rPr>
      </w:pPr>
      <w:r w:rsidDel="00000000" w:rsidR="00000000" w:rsidRPr="00000000">
        <w:rPr>
          <w:sz w:val="26"/>
          <w:szCs w:val="26"/>
          <w:rtl w:val="0"/>
        </w:rPr>
        <w:t xml:space="preserve">The calculated proficiency bonus is added to the relevant attribute or derived stat, forming the target number. </w:t>
      </w:r>
    </w:p>
    <w:p w:rsidR="00000000" w:rsidDel="00000000" w:rsidP="00000000" w:rsidRDefault="00000000" w:rsidRPr="00000000" w14:paraId="00001E4B">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E4C">
      <w:pPr>
        <w:spacing w:line="240" w:lineRule="auto"/>
        <w:ind w:left="729" w:firstLine="0"/>
        <w:jc w:val="both"/>
        <w:rPr>
          <w:sz w:val="26"/>
          <w:szCs w:val="26"/>
        </w:rPr>
      </w:pPr>
      <w:r w:rsidDel="00000000" w:rsidR="00000000" w:rsidRPr="00000000">
        <w:rPr>
          <w:sz w:val="26"/>
          <w:szCs w:val="26"/>
          <w:rtl w:val="0"/>
        </w:rPr>
        <w:t xml:space="preserve">Task: Disarming a trap. </w:t>
      </w:r>
    </w:p>
    <w:p w:rsidR="00000000" w:rsidDel="00000000" w:rsidP="00000000" w:rsidRDefault="00000000" w:rsidRPr="00000000" w14:paraId="00001E4D">
      <w:pPr>
        <w:spacing w:line="240" w:lineRule="auto"/>
        <w:ind w:left="729" w:firstLine="0"/>
        <w:jc w:val="both"/>
        <w:rPr>
          <w:sz w:val="26"/>
          <w:szCs w:val="26"/>
        </w:rPr>
      </w:pPr>
      <w:r w:rsidDel="00000000" w:rsidR="00000000" w:rsidRPr="00000000">
        <w:rPr>
          <w:sz w:val="26"/>
          <w:szCs w:val="26"/>
          <w:rtl w:val="0"/>
        </w:rPr>
        <w:t xml:space="preserve">Relevant Attribute: Katra. </w:t>
      </w:r>
    </w:p>
    <w:p w:rsidR="00000000" w:rsidDel="00000000" w:rsidP="00000000" w:rsidRDefault="00000000" w:rsidRPr="00000000" w14:paraId="00001E4E">
      <w:pPr>
        <w:spacing w:line="240" w:lineRule="auto"/>
        <w:ind w:left="729" w:firstLine="0"/>
        <w:jc w:val="both"/>
        <w:rPr>
          <w:sz w:val="26"/>
          <w:szCs w:val="26"/>
        </w:rPr>
      </w:pPr>
      <w:r w:rsidDel="00000000" w:rsidR="00000000" w:rsidRPr="00000000">
        <w:rPr>
          <w:sz w:val="26"/>
          <w:szCs w:val="26"/>
          <w:rtl w:val="0"/>
        </w:rPr>
        <w:t xml:space="preserve">Proficiency: Trapsmithing. </w:t>
      </w:r>
    </w:p>
    <w:p w:rsidR="00000000" w:rsidDel="00000000" w:rsidP="00000000" w:rsidRDefault="00000000" w:rsidRPr="00000000" w14:paraId="00001E4F">
      <w:pPr>
        <w:spacing w:line="240" w:lineRule="auto"/>
        <w:ind w:left="729" w:firstLine="0"/>
        <w:jc w:val="both"/>
        <w:rPr>
          <w:sz w:val="26"/>
          <w:szCs w:val="26"/>
        </w:rPr>
      </w:pPr>
      <w:r w:rsidDel="00000000" w:rsidR="00000000" w:rsidRPr="00000000">
        <w:rPr>
          <w:sz w:val="26"/>
          <w:szCs w:val="26"/>
          <w:rtl w:val="0"/>
        </w:rPr>
        <w:t xml:space="preserve">Calculated Bonus: 15%. </w:t>
      </w:r>
    </w:p>
    <w:p w:rsidR="00000000" w:rsidDel="00000000" w:rsidP="00000000" w:rsidRDefault="00000000" w:rsidRPr="00000000" w14:paraId="00001E50">
      <w:pPr>
        <w:spacing w:line="240" w:lineRule="auto"/>
        <w:ind w:left="729" w:firstLine="0"/>
        <w:jc w:val="both"/>
        <w:rPr>
          <w:sz w:val="26"/>
          <w:szCs w:val="26"/>
        </w:rPr>
      </w:pPr>
      <w:r w:rsidDel="00000000" w:rsidR="00000000" w:rsidRPr="00000000">
        <w:rPr>
          <w:sz w:val="26"/>
          <w:szCs w:val="26"/>
          <w:rtl w:val="0"/>
        </w:rPr>
        <w:t xml:space="preserve">Final Target Number = Katra Value + 15%. </w:t>
      </w:r>
    </w:p>
    <w:p w:rsidR="00000000" w:rsidDel="00000000" w:rsidP="00000000" w:rsidRDefault="00000000" w:rsidRPr="00000000" w14:paraId="00001E51">
      <w:pPr>
        <w:spacing w:line="240" w:lineRule="auto"/>
        <w:ind w:left="729" w:firstLine="0"/>
        <w:jc w:val="both"/>
        <w:rPr>
          <w:sz w:val="26"/>
          <w:szCs w:val="26"/>
        </w:rPr>
      </w:pPr>
      <w:r w:rsidDel="00000000" w:rsidR="00000000" w:rsidRPr="00000000">
        <w:rPr>
          <w:sz w:val="26"/>
          <w:szCs w:val="26"/>
          <w:rtl w:val="0"/>
        </w:rPr>
        <w:t xml:space="preserve">Step 3: Roll and Resolve </w:t>
      </w:r>
    </w:p>
    <w:p w:rsidR="00000000" w:rsidDel="00000000" w:rsidP="00000000" w:rsidRDefault="00000000" w:rsidRPr="00000000" w14:paraId="00001E52">
      <w:pPr>
        <w:spacing w:line="240" w:lineRule="auto"/>
        <w:ind w:left="729" w:firstLine="0"/>
        <w:jc w:val="both"/>
        <w:rPr>
          <w:sz w:val="26"/>
          <w:szCs w:val="26"/>
        </w:rPr>
      </w:pPr>
      <w:r w:rsidDel="00000000" w:rsidR="00000000" w:rsidRPr="00000000">
        <w:rPr>
          <w:sz w:val="26"/>
          <w:szCs w:val="26"/>
          <w:rtl w:val="0"/>
        </w:rPr>
        <w:t xml:space="preserve">The player rolls 1d100 against the target number. </w:t>
      </w:r>
    </w:p>
    <w:p w:rsidR="00000000" w:rsidDel="00000000" w:rsidP="00000000" w:rsidRDefault="00000000" w:rsidRPr="00000000" w14:paraId="00001E53">
      <w:pPr>
        <w:spacing w:line="240" w:lineRule="auto"/>
        <w:ind w:left="729" w:firstLine="0"/>
        <w:jc w:val="both"/>
        <w:rPr>
          <w:sz w:val="26"/>
          <w:szCs w:val="26"/>
        </w:rPr>
      </w:pPr>
      <w:r w:rsidDel="00000000" w:rsidR="00000000" w:rsidRPr="00000000">
        <w:rPr>
          <w:sz w:val="26"/>
          <w:szCs w:val="26"/>
          <w:rtl w:val="0"/>
        </w:rPr>
        <w:t xml:space="preserve">Success is determined by rolling below the target. </w:t>
      </w:r>
    </w:p>
    <w:p w:rsidR="00000000" w:rsidDel="00000000" w:rsidP="00000000" w:rsidRDefault="00000000" w:rsidRPr="00000000" w14:paraId="00001E54">
      <w:pPr>
        <w:spacing w:line="240" w:lineRule="auto"/>
        <w:ind w:left="729" w:firstLine="0"/>
        <w:jc w:val="both"/>
        <w:rPr>
          <w:sz w:val="26"/>
          <w:szCs w:val="26"/>
        </w:rPr>
      </w:pPr>
      <w:r w:rsidDel="00000000" w:rsidR="00000000" w:rsidRPr="00000000">
        <w:rPr>
          <w:sz w:val="26"/>
          <w:szCs w:val="26"/>
          <w:rtl w:val="0"/>
        </w:rPr>
        <w:t xml:space="preserve">Proficiency Tiers </w:t>
      </w:r>
    </w:p>
    <w:p w:rsidR="00000000" w:rsidDel="00000000" w:rsidP="00000000" w:rsidRDefault="00000000" w:rsidRPr="00000000" w14:paraId="00001E55">
      <w:pPr>
        <w:spacing w:line="240" w:lineRule="auto"/>
        <w:ind w:left="729" w:firstLine="0"/>
        <w:jc w:val="both"/>
        <w:rPr>
          <w:sz w:val="26"/>
          <w:szCs w:val="26"/>
        </w:rPr>
      </w:pPr>
      <w:r w:rsidDel="00000000" w:rsidR="00000000" w:rsidRPr="00000000">
        <w:rPr>
          <w:sz w:val="26"/>
          <w:szCs w:val="26"/>
          <w:rtl w:val="0"/>
        </w:rPr>
        <w:t xml:space="preserve">Proficiencies are tiered, and each tier expands the options available to the character, both mechanically and narratively. </w:t>
      </w:r>
    </w:p>
    <w:p w:rsidR="00000000" w:rsidDel="00000000" w:rsidP="00000000" w:rsidRDefault="00000000" w:rsidRPr="00000000" w14:paraId="00001E56">
      <w:pPr>
        <w:spacing w:line="240" w:lineRule="auto"/>
        <w:ind w:left="729" w:firstLine="0"/>
        <w:jc w:val="both"/>
        <w:rPr>
          <w:sz w:val="26"/>
          <w:szCs w:val="26"/>
        </w:rPr>
      </w:pPr>
      <w:r w:rsidDel="00000000" w:rsidR="00000000" w:rsidRPr="00000000">
        <w:rPr>
          <w:sz w:val="26"/>
          <w:szCs w:val="26"/>
          <w:rtl w:val="0"/>
        </w:rPr>
        <w:t xml:space="preserve">Tier </w:t>
        <w:tab/>
        <w:t xml:space="preserve">Features and Benefits </w:t>
      </w:r>
    </w:p>
    <w:p w:rsidR="00000000" w:rsidDel="00000000" w:rsidP="00000000" w:rsidRDefault="00000000" w:rsidRPr="00000000" w14:paraId="00001E57">
      <w:pPr>
        <w:spacing w:line="240" w:lineRule="auto"/>
        <w:ind w:left="729" w:firstLine="0"/>
        <w:jc w:val="both"/>
        <w:rPr>
          <w:sz w:val="26"/>
          <w:szCs w:val="26"/>
        </w:rPr>
      </w:pPr>
      <w:r w:rsidDel="00000000" w:rsidR="00000000" w:rsidRPr="00000000">
        <w:rPr>
          <w:sz w:val="26"/>
          <w:szCs w:val="26"/>
          <w:rtl w:val="0"/>
        </w:rPr>
        <w:t xml:space="preserve">Novice Basic application of the proficiency. Grants the calculated percentage bonus but no additional perks. </w:t>
      </w:r>
    </w:p>
    <w:p w:rsidR="00000000" w:rsidDel="00000000" w:rsidP="00000000" w:rsidRDefault="00000000" w:rsidRPr="00000000" w14:paraId="00001E58">
      <w:pPr>
        <w:spacing w:line="240" w:lineRule="auto"/>
        <w:ind w:left="729" w:firstLine="0"/>
        <w:jc w:val="both"/>
        <w:rPr>
          <w:sz w:val="26"/>
          <w:szCs w:val="26"/>
        </w:rPr>
      </w:pPr>
      <w:r w:rsidDel="00000000" w:rsidR="00000000" w:rsidRPr="00000000">
        <w:rPr>
          <w:sz w:val="26"/>
          <w:szCs w:val="26"/>
          <w:rtl w:val="0"/>
        </w:rPr>
        <w:t xml:space="preserve">Adept Introduces limited situational perks (e.g., rerolling dice or ignoring trivial rolls). Expands task scope within the field of knowledge. </w:t>
      </w:r>
    </w:p>
    <w:p w:rsidR="00000000" w:rsidDel="00000000" w:rsidP="00000000" w:rsidRDefault="00000000" w:rsidRPr="00000000" w14:paraId="00001E59">
      <w:pPr>
        <w:spacing w:line="240" w:lineRule="auto"/>
        <w:ind w:left="729" w:firstLine="0"/>
        <w:jc w:val="both"/>
        <w:rPr>
          <w:sz w:val="26"/>
          <w:szCs w:val="26"/>
        </w:rPr>
      </w:pPr>
      <w:r w:rsidDel="00000000" w:rsidR="00000000" w:rsidRPr="00000000">
        <w:rPr>
          <w:sz w:val="26"/>
          <w:szCs w:val="26"/>
          <w:rtl w:val="0"/>
        </w:rPr>
        <w:t xml:space="preserve">Expert Unlocks advanced applications (e.g., exotic uses, swapping attributes for higher values). Expands perks for die manipulation or bypassing rolls entirely. </w:t>
      </w:r>
    </w:p>
    <w:p w:rsidR="00000000" w:rsidDel="00000000" w:rsidP="00000000" w:rsidRDefault="00000000" w:rsidRPr="00000000" w14:paraId="00001E5A">
      <w:pPr>
        <w:spacing w:line="240" w:lineRule="auto"/>
        <w:ind w:left="729" w:firstLine="0"/>
        <w:jc w:val="both"/>
        <w:rPr>
          <w:sz w:val="26"/>
          <w:szCs w:val="26"/>
        </w:rPr>
      </w:pPr>
      <w:r w:rsidDel="00000000" w:rsidR="00000000" w:rsidRPr="00000000">
        <w:rPr>
          <w:sz w:val="26"/>
          <w:szCs w:val="26"/>
          <w:rtl w:val="0"/>
        </w:rPr>
        <w:t xml:space="preserve">Master Removes percentage caps, allowing unrestricted growth. Unlocks highly specialized or narrative-altering uses of the proficiency. </w:t>
      </w:r>
    </w:p>
    <w:p w:rsidR="00000000" w:rsidDel="00000000" w:rsidP="00000000" w:rsidRDefault="00000000" w:rsidRPr="00000000" w14:paraId="00001E5B">
      <w:pPr>
        <w:spacing w:line="240" w:lineRule="auto"/>
        <w:ind w:left="729" w:firstLine="0"/>
        <w:jc w:val="both"/>
        <w:rPr>
          <w:sz w:val="26"/>
          <w:szCs w:val="26"/>
        </w:rPr>
      </w:pPr>
      <w:r w:rsidDel="00000000" w:rsidR="00000000" w:rsidRPr="00000000">
        <w:rPr>
          <w:sz w:val="26"/>
          <w:szCs w:val="26"/>
          <w:rtl w:val="0"/>
        </w:rPr>
        <w:t xml:space="preserve">Paragon Adds a second attribute association. Recalculates the proficiency bonus to reflect the added attribute, increasing effectiveness. </w:t>
      </w:r>
    </w:p>
    <w:p w:rsidR="00000000" w:rsidDel="00000000" w:rsidP="00000000" w:rsidRDefault="00000000" w:rsidRPr="00000000" w14:paraId="00001E5C">
      <w:pPr>
        <w:spacing w:line="240" w:lineRule="auto"/>
        <w:ind w:left="729" w:firstLine="0"/>
        <w:jc w:val="both"/>
        <w:rPr>
          <w:sz w:val="26"/>
          <w:szCs w:val="26"/>
        </w:rPr>
      </w:pPr>
      <w:r w:rsidDel="00000000" w:rsidR="00000000" w:rsidRPr="00000000">
        <w:rPr>
          <w:sz w:val="26"/>
          <w:szCs w:val="26"/>
          <w:rtl w:val="0"/>
        </w:rPr>
        <w:t xml:space="preserve">Tier-Gated Perks </w:t>
      </w:r>
    </w:p>
    <w:p w:rsidR="00000000" w:rsidDel="00000000" w:rsidP="00000000" w:rsidRDefault="00000000" w:rsidRPr="00000000" w14:paraId="00001E5D">
      <w:pPr>
        <w:spacing w:line="240" w:lineRule="auto"/>
        <w:ind w:left="729" w:firstLine="0"/>
        <w:jc w:val="both"/>
        <w:rPr>
          <w:sz w:val="26"/>
          <w:szCs w:val="26"/>
        </w:rPr>
      </w:pPr>
      <w:r w:rsidDel="00000000" w:rsidR="00000000" w:rsidRPr="00000000">
        <w:rPr>
          <w:sz w:val="26"/>
          <w:szCs w:val="26"/>
          <w:rtl w:val="0"/>
        </w:rPr>
        <w:t xml:space="preserve">Each tier adds mechanical and thematic depth to the proficiency: </w:t>
      </w:r>
    </w:p>
    <w:p w:rsidR="00000000" w:rsidDel="00000000" w:rsidP="00000000" w:rsidRDefault="00000000" w:rsidRPr="00000000" w14:paraId="00001E5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Advanced Applications: Higher tiers allow more creative or unexpected uses of the proficiency. </w:t>
      </w:r>
    </w:p>
    <w:p w:rsidR="00000000" w:rsidDel="00000000" w:rsidP="00000000" w:rsidRDefault="00000000" w:rsidRPr="00000000" w14:paraId="00001E5F">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Example: A Master Alchemist might create </w:t>
      </w:r>
    </w:p>
    <w:p w:rsidR="00000000" w:rsidDel="00000000" w:rsidP="00000000" w:rsidRDefault="00000000" w:rsidRPr="00000000" w14:paraId="00001E60">
      <w:pPr>
        <w:spacing w:line="240" w:lineRule="auto"/>
        <w:ind w:left="729" w:firstLine="0"/>
        <w:jc w:val="both"/>
        <w:rPr>
          <w:sz w:val="26"/>
          <w:szCs w:val="26"/>
        </w:rPr>
      </w:pPr>
      <w:r w:rsidDel="00000000" w:rsidR="00000000" w:rsidRPr="00000000">
        <w:rPr>
          <w:sz w:val="26"/>
          <w:szCs w:val="26"/>
          <w:rtl w:val="0"/>
        </w:rPr>
        <w:t xml:space="preserve">potions with unique effects outside standard gameplay rules. </w:t>
      </w:r>
    </w:p>
    <w:p w:rsidR="00000000" w:rsidDel="00000000" w:rsidP="00000000" w:rsidRDefault="00000000" w:rsidRPr="00000000" w14:paraId="00001E61">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Die Roll Manipulation: Higher tiers allow </w:t>
      </w:r>
    </w:p>
    <w:p w:rsidR="00000000" w:rsidDel="00000000" w:rsidP="00000000" w:rsidRDefault="00000000" w:rsidRPr="00000000" w14:paraId="00001E62">
      <w:pPr>
        <w:spacing w:line="240" w:lineRule="auto"/>
        <w:ind w:left="729" w:firstLine="0"/>
        <w:jc w:val="both"/>
        <w:rPr>
          <w:sz w:val="26"/>
          <w:szCs w:val="26"/>
        </w:rPr>
      </w:pPr>
      <w:r w:rsidDel="00000000" w:rsidR="00000000" w:rsidRPr="00000000">
        <w:rPr>
          <w:sz w:val="26"/>
          <w:szCs w:val="26"/>
          <w:rtl w:val="0"/>
        </w:rPr>
        <w:t xml:space="preserve">rerolls, adjustments, or even forgoing rolls entirely in certain situations. </w:t>
      </w:r>
    </w:p>
    <w:p w:rsidR="00000000" w:rsidDel="00000000" w:rsidP="00000000" w:rsidRDefault="00000000" w:rsidRPr="00000000" w14:paraId="00001E63">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Example: An Expert Tracker may automatically succeed in tracking a target under optimal conditions. </w:t>
      </w:r>
    </w:p>
    <w:p w:rsidR="00000000" w:rsidDel="00000000" w:rsidP="00000000" w:rsidRDefault="00000000" w:rsidRPr="00000000" w14:paraId="00001E64">
      <w:pPr>
        <w:spacing w:line="240" w:lineRule="auto"/>
        <w:ind w:left="729" w:firstLine="0"/>
        <w:jc w:val="both"/>
        <w:rPr>
          <w:sz w:val="26"/>
          <w:szCs w:val="26"/>
        </w:rPr>
      </w:pPr>
      <w:r w:rsidDel="00000000" w:rsidR="00000000" w:rsidRPr="00000000">
        <w:rPr>
          <w:sz w:val="26"/>
          <w:szCs w:val="26"/>
          <w:rtl w:val="0"/>
        </w:rPr>
        <w:t xml:space="preserve">Attribute/Stat Substitution: At Expert Tier, </w:t>
      </w:r>
    </w:p>
    <w:p w:rsidR="00000000" w:rsidDel="00000000" w:rsidP="00000000" w:rsidRDefault="00000000" w:rsidRPr="00000000" w14:paraId="00001E65">
      <w:pPr>
        <w:spacing w:line="240" w:lineRule="auto"/>
        <w:ind w:left="729" w:firstLine="0"/>
        <w:jc w:val="both"/>
        <w:rPr>
          <w:sz w:val="26"/>
          <w:szCs w:val="26"/>
        </w:rPr>
      </w:pPr>
      <w:r w:rsidDel="00000000" w:rsidR="00000000" w:rsidRPr="00000000">
        <w:rPr>
          <w:sz w:val="26"/>
          <w:szCs w:val="26"/>
          <w:rtl w:val="0"/>
        </w:rPr>
        <w:t xml:space="preserve">characters can swap the governing attribute for a higher one or use Entropy/Gnosis values directly. </w:t>
      </w:r>
    </w:p>
    <w:p w:rsidR="00000000" w:rsidDel="00000000" w:rsidP="00000000" w:rsidRDefault="00000000" w:rsidRPr="00000000" w14:paraId="00001E66">
      <w:pPr>
        <w:spacing w:line="240" w:lineRule="auto"/>
        <w:ind w:left="729" w:firstLine="0"/>
        <w:jc w:val="both"/>
        <w:rPr>
          <w:sz w:val="26"/>
          <w:szCs w:val="26"/>
        </w:rPr>
      </w:pPr>
      <w:r w:rsidDel="00000000" w:rsidR="00000000" w:rsidRPr="00000000">
        <w:rPr>
          <w:sz w:val="26"/>
          <w:szCs w:val="26"/>
          <w:rtl w:val="0"/>
        </w:rPr>
        <w:t xml:space="preserve">Second Attribute Association: At Paragon Tier, a second attribute is added, recalculating the bonus: </w:t>
      </w:r>
    </w:p>
    <w:p w:rsidR="00000000" w:rsidDel="00000000" w:rsidP="00000000" w:rsidRDefault="00000000" w:rsidRPr="00000000" w14:paraId="00001E67">
      <w:pPr>
        <w:spacing w:line="240" w:lineRule="auto"/>
        <w:ind w:left="729" w:firstLine="0"/>
        <w:jc w:val="both"/>
        <w:rPr>
          <w:sz w:val="26"/>
          <w:szCs w:val="26"/>
        </w:rPr>
      </w:pPr>
      <w:r w:rsidDel="00000000" w:rsidR="00000000" w:rsidRPr="00000000">
        <w:rPr>
          <w:sz w:val="26"/>
          <w:szCs w:val="26"/>
          <w:rtl w:val="0"/>
        </w:rPr>
        <w:t xml:space="preserve">Proficiency Example </w:t>
      </w:r>
    </w:p>
    <w:p w:rsidR="00000000" w:rsidDel="00000000" w:rsidP="00000000" w:rsidRDefault="00000000" w:rsidRPr="00000000" w14:paraId="00001E68">
      <w:pPr>
        <w:spacing w:line="240" w:lineRule="auto"/>
        <w:ind w:left="729" w:firstLine="0"/>
        <w:jc w:val="both"/>
        <w:rPr>
          <w:sz w:val="26"/>
          <w:szCs w:val="26"/>
        </w:rPr>
      </w:pPr>
      <w:r w:rsidDel="00000000" w:rsidR="00000000" w:rsidRPr="00000000">
        <w:rPr>
          <w:sz w:val="26"/>
          <w:szCs w:val="26"/>
          <w:rtl w:val="0"/>
        </w:rPr>
        <w:t xml:space="preserve">Scenario: Disabling a Magical Trap </w:t>
      </w:r>
    </w:p>
    <w:p w:rsidR="00000000" w:rsidDel="00000000" w:rsidP="00000000" w:rsidRDefault="00000000" w:rsidRPr="00000000" w14:paraId="00001E69">
      <w:pPr>
        <w:spacing w:line="240" w:lineRule="auto"/>
        <w:ind w:left="729" w:firstLine="0"/>
        <w:jc w:val="both"/>
        <w:rPr>
          <w:sz w:val="26"/>
          <w:szCs w:val="26"/>
        </w:rPr>
      </w:pPr>
      <w:r w:rsidDel="00000000" w:rsidR="00000000" w:rsidRPr="00000000">
        <w:rPr>
          <w:sz w:val="26"/>
          <w:szCs w:val="26"/>
          <w:rtl w:val="0"/>
        </w:rPr>
        <w:t xml:space="preserve">Proficiency: Trapsmithing. </w:t>
      </w:r>
    </w:p>
    <w:p w:rsidR="00000000" w:rsidDel="00000000" w:rsidP="00000000" w:rsidRDefault="00000000" w:rsidRPr="00000000" w14:paraId="00001E6A">
      <w:pPr>
        <w:spacing w:line="240" w:lineRule="auto"/>
        <w:ind w:left="729" w:firstLine="0"/>
        <w:jc w:val="both"/>
        <w:rPr>
          <w:sz w:val="26"/>
          <w:szCs w:val="26"/>
        </w:rPr>
      </w:pPr>
      <w:r w:rsidDel="00000000" w:rsidR="00000000" w:rsidRPr="00000000">
        <w:rPr>
          <w:sz w:val="26"/>
          <w:szCs w:val="26"/>
          <w:rtl w:val="0"/>
        </w:rPr>
        <w:t xml:space="preserve">Associated Attribute: Katra (40). </w:t>
      </w:r>
    </w:p>
    <w:p w:rsidR="00000000" w:rsidDel="00000000" w:rsidP="00000000" w:rsidRDefault="00000000" w:rsidRPr="00000000" w14:paraId="00001E6B">
      <w:pPr>
        <w:spacing w:line="240" w:lineRule="auto"/>
        <w:ind w:left="729" w:firstLine="0"/>
        <w:jc w:val="both"/>
        <w:rPr>
          <w:sz w:val="26"/>
          <w:szCs w:val="26"/>
        </w:rPr>
      </w:pPr>
      <w:r w:rsidDel="00000000" w:rsidR="00000000" w:rsidRPr="00000000">
        <w:rPr>
          <w:sz w:val="26"/>
          <w:szCs w:val="26"/>
          <w:rtl w:val="0"/>
        </w:rPr>
        <w:t xml:space="preserve">Gnosis: 30. </w:t>
      </w:r>
    </w:p>
    <w:p w:rsidR="00000000" w:rsidDel="00000000" w:rsidP="00000000" w:rsidRDefault="00000000" w:rsidRPr="00000000" w14:paraId="00001E6C">
      <w:pPr>
        <w:spacing w:line="240" w:lineRule="auto"/>
        <w:ind w:left="729" w:firstLine="0"/>
        <w:jc w:val="both"/>
        <w:rPr>
          <w:sz w:val="26"/>
          <w:szCs w:val="26"/>
        </w:rPr>
      </w:pPr>
      <w:r w:rsidDel="00000000" w:rsidR="00000000" w:rsidRPr="00000000">
        <w:rPr>
          <w:sz w:val="26"/>
          <w:szCs w:val="26"/>
          <w:rtl w:val="0"/>
        </w:rPr>
        <w:t xml:space="preserve">Modifier Die: d10 (rolled value = 7). </w:t>
      </w:r>
    </w:p>
    <w:p w:rsidR="00000000" w:rsidDel="00000000" w:rsidP="00000000" w:rsidRDefault="00000000" w:rsidRPr="00000000" w14:paraId="00001E6D">
      <w:pPr>
        <w:spacing w:line="240" w:lineRule="auto"/>
        <w:ind w:left="729" w:firstLine="0"/>
        <w:jc w:val="both"/>
        <w:rPr>
          <w:sz w:val="26"/>
          <w:szCs w:val="26"/>
        </w:rPr>
      </w:pPr>
      <w:r w:rsidDel="00000000" w:rsidR="00000000" w:rsidRPr="00000000">
        <w:rPr>
          <w:sz w:val="26"/>
          <w:szCs w:val="26"/>
          <w:rtl w:val="0"/>
        </w:rPr>
        <w:t xml:space="preserve">Calculation: </w:t>
      </w:r>
    </w:p>
    <w:p w:rsidR="00000000" w:rsidDel="00000000" w:rsidP="00000000" w:rsidRDefault="00000000" w:rsidRPr="00000000" w14:paraId="00001E6E">
      <w:pPr>
        <w:spacing w:line="240" w:lineRule="auto"/>
        <w:ind w:left="729" w:firstLine="0"/>
        <w:jc w:val="both"/>
        <w:rPr>
          <w:sz w:val="26"/>
          <w:szCs w:val="26"/>
        </w:rPr>
      </w:pPr>
      <w:r w:rsidDel="00000000" w:rsidR="00000000" w:rsidRPr="00000000">
        <w:rPr>
          <w:sz w:val="26"/>
          <w:szCs w:val="26"/>
          <w:rtl w:val="0"/>
        </w:rPr>
        <w:t xml:space="preserve">Roll: The player adds the 14% proficiency bonus to their Katra value for the task. </w:t>
      </w:r>
    </w:p>
    <w:p w:rsidR="00000000" w:rsidDel="00000000" w:rsidP="00000000" w:rsidRDefault="00000000" w:rsidRPr="00000000" w14:paraId="00001E6F">
      <w:pPr>
        <w:spacing w:line="240" w:lineRule="auto"/>
        <w:ind w:left="729" w:firstLine="0"/>
        <w:jc w:val="both"/>
        <w:rPr>
          <w:sz w:val="26"/>
          <w:szCs w:val="26"/>
        </w:rPr>
      </w:pPr>
      <w:r w:rsidDel="00000000" w:rsidR="00000000" w:rsidRPr="00000000">
        <w:rPr>
          <w:sz w:val="26"/>
          <w:szCs w:val="26"/>
          <w:rtl w:val="0"/>
        </w:rPr>
        <w:t xml:space="preserve">Result: The target number is Katra + </w:t>
      </w:r>
    </w:p>
    <w:p w:rsidR="00000000" w:rsidDel="00000000" w:rsidP="00000000" w:rsidRDefault="00000000" w:rsidRPr="00000000" w14:paraId="00001E70">
      <w:pPr>
        <w:spacing w:line="240" w:lineRule="auto"/>
        <w:ind w:left="729" w:firstLine="0"/>
        <w:jc w:val="both"/>
        <w:rPr>
          <w:sz w:val="26"/>
          <w:szCs w:val="26"/>
        </w:rPr>
      </w:pPr>
      <w:r w:rsidDel="00000000" w:rsidR="00000000" w:rsidRPr="00000000">
        <w:rPr>
          <w:sz w:val="26"/>
          <w:szCs w:val="26"/>
          <w:rtl w:val="0"/>
        </w:rPr>
        <w:t xml:space="preserve">Proficiency (e.g., 40 + 14 = 54%). The player rolls 1d100, aiming to roll under 54 for success. Advanced Applications </w:t>
      </w:r>
    </w:p>
    <w:p w:rsidR="00000000" w:rsidDel="00000000" w:rsidP="00000000" w:rsidRDefault="00000000" w:rsidRPr="00000000" w14:paraId="00001E71">
      <w:pPr>
        <w:spacing w:line="240" w:lineRule="auto"/>
        <w:ind w:left="729" w:firstLine="0"/>
        <w:jc w:val="both"/>
        <w:rPr>
          <w:sz w:val="26"/>
          <w:szCs w:val="26"/>
        </w:rPr>
      </w:pPr>
      <w:r w:rsidDel="00000000" w:rsidR="00000000" w:rsidRPr="00000000">
        <w:rPr>
          <w:sz w:val="26"/>
          <w:szCs w:val="26"/>
          <w:rtl w:val="0"/>
        </w:rPr>
        <w:t xml:space="preserve">Attribute and Derived Stat Flexibility </w:t>
      </w:r>
    </w:p>
    <w:p w:rsidR="00000000" w:rsidDel="00000000" w:rsidP="00000000" w:rsidRDefault="00000000" w:rsidRPr="00000000" w14:paraId="00001E72">
      <w:pPr>
        <w:spacing w:line="240" w:lineRule="auto"/>
        <w:ind w:left="729" w:firstLine="0"/>
        <w:jc w:val="both"/>
        <w:rPr>
          <w:sz w:val="26"/>
          <w:szCs w:val="26"/>
        </w:rPr>
      </w:pPr>
      <w:r w:rsidDel="00000000" w:rsidR="00000000" w:rsidRPr="00000000">
        <w:rPr>
          <w:sz w:val="26"/>
          <w:szCs w:val="26"/>
          <w:rtl w:val="0"/>
        </w:rPr>
        <w:t xml:space="preserve">Proficiencies may allow tasks to be attempted using different attributes or derived stats, depending on the situation. For example: </w:t>
      </w:r>
    </w:p>
    <w:p w:rsidR="00000000" w:rsidDel="00000000" w:rsidP="00000000" w:rsidRDefault="00000000" w:rsidRPr="00000000" w14:paraId="00001E73">
      <w:pPr>
        <w:spacing w:line="240" w:lineRule="auto"/>
        <w:ind w:left="729" w:firstLine="0"/>
        <w:jc w:val="both"/>
        <w:rPr>
          <w:sz w:val="26"/>
          <w:szCs w:val="26"/>
        </w:rPr>
      </w:pPr>
      <w:r w:rsidDel="00000000" w:rsidR="00000000" w:rsidRPr="00000000">
        <w:rPr>
          <w:sz w:val="26"/>
          <w:szCs w:val="26"/>
          <w:rtl w:val="0"/>
        </w:rPr>
        <w:t xml:space="preserve">A Diplomacy Proficiency might default to </w:t>
      </w:r>
    </w:p>
    <w:p w:rsidR="00000000" w:rsidDel="00000000" w:rsidP="00000000" w:rsidRDefault="00000000" w:rsidRPr="00000000" w14:paraId="00001E74">
      <w:pPr>
        <w:spacing w:line="240" w:lineRule="auto"/>
        <w:ind w:left="729" w:firstLine="0"/>
        <w:jc w:val="both"/>
        <w:rPr>
          <w:sz w:val="26"/>
          <w:szCs w:val="26"/>
        </w:rPr>
      </w:pPr>
      <w:r w:rsidDel="00000000" w:rsidR="00000000" w:rsidRPr="00000000">
        <w:rPr>
          <w:sz w:val="26"/>
          <w:szCs w:val="26"/>
          <w:rtl w:val="0"/>
        </w:rPr>
        <w:t xml:space="preserve">Harmonia, but during a heated negotiation, the Overseer may allow Imperius (drive and aggression) to apply instead. </w:t>
      </w:r>
    </w:p>
    <w:p w:rsidR="00000000" w:rsidDel="00000000" w:rsidP="00000000" w:rsidRDefault="00000000" w:rsidRPr="00000000" w14:paraId="00001E75">
      <w:pPr>
        <w:spacing w:line="240" w:lineRule="auto"/>
        <w:ind w:left="729" w:firstLine="0"/>
        <w:jc w:val="both"/>
        <w:rPr>
          <w:sz w:val="26"/>
          <w:szCs w:val="26"/>
        </w:rPr>
      </w:pPr>
      <w:r w:rsidDel="00000000" w:rsidR="00000000" w:rsidRPr="00000000">
        <w:rPr>
          <w:sz w:val="26"/>
          <w:szCs w:val="26"/>
          <w:rtl w:val="0"/>
        </w:rPr>
        <w:t xml:space="preserve">Exotic and Narrative Effects </w:t>
      </w:r>
    </w:p>
    <w:p w:rsidR="00000000" w:rsidDel="00000000" w:rsidP="00000000" w:rsidRDefault="00000000" w:rsidRPr="00000000" w14:paraId="00001E76">
      <w:pPr>
        <w:spacing w:line="240" w:lineRule="auto"/>
        <w:ind w:left="729" w:firstLine="0"/>
        <w:jc w:val="both"/>
        <w:rPr>
          <w:sz w:val="26"/>
          <w:szCs w:val="26"/>
        </w:rPr>
      </w:pPr>
      <w:r w:rsidDel="00000000" w:rsidR="00000000" w:rsidRPr="00000000">
        <w:rPr>
          <w:sz w:val="26"/>
          <w:szCs w:val="26"/>
          <w:rtl w:val="0"/>
        </w:rPr>
        <w:t xml:space="preserve">Higher tiers open up exotic or narrative-altering uses for proficiencies: </w:t>
      </w:r>
    </w:p>
    <w:p w:rsidR="00000000" w:rsidDel="00000000" w:rsidP="00000000" w:rsidRDefault="00000000" w:rsidRPr="00000000" w14:paraId="00001E77">
      <w:pPr>
        <w:spacing w:line="240" w:lineRule="auto"/>
        <w:ind w:left="729" w:firstLine="0"/>
        <w:jc w:val="both"/>
        <w:rPr>
          <w:sz w:val="26"/>
          <w:szCs w:val="26"/>
        </w:rPr>
      </w:pPr>
      <w:r w:rsidDel="00000000" w:rsidR="00000000" w:rsidRPr="00000000">
        <w:rPr>
          <w:sz w:val="26"/>
          <w:szCs w:val="26"/>
          <w:rtl w:val="0"/>
        </w:rPr>
        <w:t xml:space="preserve">A Paragon Alchemist may bypass mechanical rolls entirely to create one-of-a-kind potions. </w:t>
      </w:r>
    </w:p>
    <w:p w:rsidR="00000000" w:rsidDel="00000000" w:rsidP="00000000" w:rsidRDefault="00000000" w:rsidRPr="00000000" w14:paraId="00001E78">
      <w:pPr>
        <w:spacing w:line="240" w:lineRule="auto"/>
        <w:ind w:left="729" w:firstLine="0"/>
        <w:jc w:val="both"/>
        <w:rPr>
          <w:sz w:val="26"/>
          <w:szCs w:val="26"/>
        </w:rPr>
      </w:pPr>
      <w:r w:rsidDel="00000000" w:rsidR="00000000" w:rsidRPr="00000000">
        <w:rPr>
          <w:sz w:val="26"/>
          <w:szCs w:val="26"/>
          <w:rtl w:val="0"/>
        </w:rPr>
        <w:t xml:space="preserve">A Master Tactician could influence an entire battle’s outcome by manipulating environmental conditions. </w:t>
      </w:r>
    </w:p>
    <w:p w:rsidR="00000000" w:rsidDel="00000000" w:rsidP="00000000" w:rsidRDefault="00000000" w:rsidRPr="00000000" w14:paraId="00001E79">
      <w:pPr>
        <w:spacing w:line="240" w:lineRule="auto"/>
        <w:ind w:left="729" w:firstLine="0"/>
        <w:jc w:val="both"/>
        <w:rPr>
          <w:sz w:val="26"/>
          <w:szCs w:val="26"/>
        </w:rPr>
      </w:pPr>
      <w:r w:rsidDel="00000000" w:rsidR="00000000" w:rsidRPr="00000000">
        <w:rPr>
          <w:sz w:val="26"/>
          <w:szCs w:val="26"/>
          <w:rtl w:val="0"/>
        </w:rP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 </w:t>
      </w:r>
    </w:p>
    <w:p w:rsidR="00000000" w:rsidDel="00000000" w:rsidP="00000000" w:rsidRDefault="00000000" w:rsidRPr="00000000" w14:paraId="00001E7A">
      <w:pPr>
        <w:spacing w:line="240" w:lineRule="auto"/>
        <w:ind w:left="729" w:firstLine="0"/>
        <w:jc w:val="both"/>
        <w:rPr>
          <w:sz w:val="26"/>
          <w:szCs w:val="26"/>
        </w:rPr>
      </w:pPr>
      <w:r w:rsidDel="00000000" w:rsidR="00000000" w:rsidRPr="00000000">
        <w:rPr>
          <w:sz w:val="26"/>
          <w:szCs w:val="26"/>
          <w:rtl w:val="0"/>
        </w:rPr>
        <w:t xml:space="preserve">Expanded Proficiency System </w:t>
      </w:r>
    </w:p>
    <w:p w:rsidR="00000000" w:rsidDel="00000000" w:rsidP="00000000" w:rsidRDefault="00000000" w:rsidRPr="00000000" w14:paraId="00001E7B">
      <w:pPr>
        <w:spacing w:line="240" w:lineRule="auto"/>
        <w:ind w:left="729" w:firstLine="0"/>
        <w:jc w:val="both"/>
        <w:rPr>
          <w:sz w:val="26"/>
          <w:szCs w:val="26"/>
        </w:rPr>
      </w:pPr>
      <w:r w:rsidDel="00000000" w:rsidR="00000000" w:rsidRPr="00000000">
        <w:rPr>
          <w:sz w:val="26"/>
          <w:szCs w:val="26"/>
          <w:rtl w:val="0"/>
        </w:rPr>
        <w:t xml:space="preserve">Entropy and Gnosis Interplay </w:t>
      </w:r>
    </w:p>
    <w:p w:rsidR="00000000" w:rsidDel="00000000" w:rsidP="00000000" w:rsidRDefault="00000000" w:rsidRPr="00000000" w14:paraId="00001E7C">
      <w:pPr>
        <w:spacing w:line="240" w:lineRule="auto"/>
        <w:ind w:left="729" w:firstLine="0"/>
        <w:jc w:val="both"/>
        <w:rPr>
          <w:sz w:val="26"/>
          <w:szCs w:val="26"/>
        </w:rPr>
      </w:pPr>
      <w:r w:rsidDel="00000000" w:rsidR="00000000" w:rsidRPr="00000000">
        <w:rPr>
          <w:sz w:val="26"/>
          <w:szCs w:val="26"/>
          <w:rtl w:val="0"/>
        </w:rPr>
        <w:t xml:space="preserve">Mechanics of Spiritual Influence </w:t>
      </w:r>
    </w:p>
    <w:p w:rsidR="00000000" w:rsidDel="00000000" w:rsidP="00000000" w:rsidRDefault="00000000" w:rsidRPr="00000000" w14:paraId="00001E7D">
      <w:pPr>
        <w:spacing w:line="240" w:lineRule="auto"/>
        <w:ind w:left="729" w:firstLine="0"/>
        <w:jc w:val="both"/>
        <w:rPr>
          <w:sz w:val="26"/>
          <w:szCs w:val="26"/>
        </w:rPr>
      </w:pPr>
      <w:r w:rsidDel="00000000" w:rsidR="00000000" w:rsidRPr="00000000">
        <w:rPr>
          <w:sz w:val="26"/>
          <w:szCs w:val="26"/>
          <w:rtl w:val="0"/>
        </w:rPr>
        <w:t xml:space="preserve">Proficiencies are inherently tied to Entropy or Gnosis, reflecting the spiritual balance of the character’s actions. As characters rely on specific proficiencies, their Entropy or Gnosis pool is subtly affected, influencing alignment and spiritual energy over time. </w:t>
      </w:r>
    </w:p>
    <w:p w:rsidR="00000000" w:rsidDel="00000000" w:rsidP="00000000" w:rsidRDefault="00000000" w:rsidRPr="00000000" w14:paraId="00001E7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Proficiency Use Impact: </w:t>
      </w:r>
    </w:p>
    <w:p w:rsidR="00000000" w:rsidDel="00000000" w:rsidP="00000000" w:rsidRDefault="00000000" w:rsidRPr="00000000" w14:paraId="00001E7F">
      <w:pPr>
        <w:spacing w:line="240" w:lineRule="auto"/>
        <w:ind w:left="729" w:firstLine="0"/>
        <w:jc w:val="both"/>
        <w:rPr>
          <w:sz w:val="26"/>
          <w:szCs w:val="26"/>
        </w:rPr>
      </w:pPr>
      <w:r w:rsidDel="00000000" w:rsidR="00000000" w:rsidRPr="00000000">
        <w:rPr>
          <w:sz w:val="26"/>
          <w:szCs w:val="26"/>
          <w:rtl w:val="0"/>
        </w:rPr>
        <w:t xml:space="preserve">Entropy-Based Proficiencies: Tasks associated </w:t>
      </w:r>
    </w:p>
    <w:p w:rsidR="00000000" w:rsidDel="00000000" w:rsidP="00000000" w:rsidRDefault="00000000" w:rsidRPr="00000000" w14:paraId="00001E80">
      <w:pPr>
        <w:spacing w:line="240" w:lineRule="auto"/>
        <w:ind w:left="729" w:firstLine="0"/>
        <w:jc w:val="both"/>
        <w:rPr>
          <w:sz w:val="26"/>
          <w:szCs w:val="26"/>
        </w:rPr>
      </w:pPr>
      <w:r w:rsidDel="00000000" w:rsidR="00000000" w:rsidRPr="00000000">
        <w:rPr>
          <w:sz w:val="26"/>
          <w:szCs w:val="26"/>
          <w:rtl w:val="0"/>
        </w:rPr>
        <w:t xml:space="preserve">with chaos, aggression, or unpredictable results (e.g., combat, sabotage) shift a character’s Entropy pool upward. </w:t>
      </w:r>
    </w:p>
    <w:p w:rsidR="00000000" w:rsidDel="00000000" w:rsidP="00000000" w:rsidRDefault="00000000" w:rsidRPr="00000000" w14:paraId="00001E81">
      <w:pPr>
        <w:spacing w:line="240" w:lineRule="auto"/>
        <w:ind w:left="729" w:firstLine="0"/>
        <w:jc w:val="both"/>
        <w:rPr>
          <w:sz w:val="26"/>
          <w:szCs w:val="26"/>
        </w:rPr>
      </w:pPr>
      <w:r w:rsidDel="00000000" w:rsidR="00000000" w:rsidRPr="00000000">
        <w:rPr>
          <w:sz w:val="26"/>
          <w:szCs w:val="26"/>
          <w:rtl w:val="0"/>
        </w:rPr>
        <w:t xml:space="preserve">Gnosis-Based Proficiencies: Tasks tied to </w:t>
      </w:r>
    </w:p>
    <w:p w:rsidR="00000000" w:rsidDel="00000000" w:rsidP="00000000" w:rsidRDefault="00000000" w:rsidRPr="00000000" w14:paraId="00001E82">
      <w:pPr>
        <w:spacing w:line="240" w:lineRule="auto"/>
        <w:ind w:left="729" w:firstLine="0"/>
        <w:jc w:val="both"/>
        <w:rPr>
          <w:sz w:val="26"/>
          <w:szCs w:val="26"/>
        </w:rPr>
      </w:pPr>
      <w:r w:rsidDel="00000000" w:rsidR="00000000" w:rsidRPr="00000000">
        <w:rPr>
          <w:sz w:val="26"/>
          <w:szCs w:val="26"/>
          <w:rtl w:val="0"/>
        </w:rPr>
        <w:t xml:space="preserve">harmony, precision, or controlled results (e.g., healing, diplomacy) shift a character’s Gnosis pool upward. </w:t>
      </w:r>
    </w:p>
    <w:p w:rsidR="00000000" w:rsidDel="00000000" w:rsidP="00000000" w:rsidRDefault="00000000" w:rsidRPr="00000000" w14:paraId="00001E83">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Mechanics of Shift: </w:t>
      </w:r>
    </w:p>
    <w:p w:rsidR="00000000" w:rsidDel="00000000" w:rsidP="00000000" w:rsidRDefault="00000000" w:rsidRPr="00000000" w14:paraId="00001E84">
      <w:pPr>
        <w:spacing w:line="240" w:lineRule="auto"/>
        <w:ind w:left="729" w:firstLine="0"/>
        <w:jc w:val="both"/>
        <w:rPr>
          <w:sz w:val="26"/>
          <w:szCs w:val="26"/>
        </w:rPr>
      </w:pPr>
      <w:r w:rsidDel="00000000" w:rsidR="00000000" w:rsidRPr="00000000">
        <w:rPr>
          <w:sz w:val="26"/>
          <w:szCs w:val="26"/>
          <w:rtl w:val="0"/>
        </w:rPr>
        <w:t xml:space="preserve">Each Entropy-based success increases Entropy </w:t>
      </w:r>
    </w:p>
    <w:p w:rsidR="00000000" w:rsidDel="00000000" w:rsidP="00000000" w:rsidRDefault="00000000" w:rsidRPr="00000000" w14:paraId="00001E85">
      <w:pPr>
        <w:spacing w:line="240" w:lineRule="auto"/>
        <w:ind w:left="729" w:firstLine="0"/>
        <w:jc w:val="both"/>
        <w:rPr>
          <w:sz w:val="26"/>
          <w:szCs w:val="26"/>
        </w:rPr>
      </w:pPr>
      <w:r w:rsidDel="00000000" w:rsidR="00000000" w:rsidRPr="00000000">
        <w:rPr>
          <w:sz w:val="26"/>
          <w:szCs w:val="26"/>
          <w:rtl w:val="0"/>
        </w:rPr>
        <w:t xml:space="preserve">by +1 point, while failures may increase it by +2 points (representing the unpredictable, chaotic fallout). </w:t>
      </w:r>
    </w:p>
    <w:p w:rsidR="00000000" w:rsidDel="00000000" w:rsidP="00000000" w:rsidRDefault="00000000" w:rsidRPr="00000000" w14:paraId="00001E86">
      <w:pPr>
        <w:spacing w:line="240" w:lineRule="auto"/>
        <w:ind w:left="729" w:firstLine="0"/>
        <w:jc w:val="both"/>
        <w:rPr>
          <w:sz w:val="26"/>
          <w:szCs w:val="26"/>
        </w:rPr>
      </w:pPr>
      <w:r w:rsidDel="00000000" w:rsidR="00000000" w:rsidRPr="00000000">
        <w:rPr>
          <w:sz w:val="26"/>
          <w:szCs w:val="26"/>
          <w:rtl w:val="0"/>
        </w:rPr>
        <w:t xml:space="preserve">Each Gnosis-based success increases Gnosis by </w:t>
      </w:r>
    </w:p>
    <w:p w:rsidR="00000000" w:rsidDel="00000000" w:rsidP="00000000" w:rsidRDefault="00000000" w:rsidRPr="00000000" w14:paraId="00001E87">
      <w:pPr>
        <w:spacing w:line="240" w:lineRule="auto"/>
        <w:ind w:left="729" w:firstLine="0"/>
        <w:jc w:val="both"/>
        <w:rPr>
          <w:sz w:val="26"/>
          <w:szCs w:val="26"/>
        </w:rPr>
      </w:pPr>
      <w:r w:rsidDel="00000000" w:rsidR="00000000" w:rsidRPr="00000000">
        <w:rPr>
          <w:sz w:val="26"/>
          <w:szCs w:val="26"/>
          <w:rtl w:val="0"/>
        </w:rPr>
        <w:t xml:space="preserve">+1 point, but failures decrease it by -2 points (representing the loss of control or harmony). </w:t>
      </w:r>
    </w:p>
    <w:p w:rsidR="00000000" w:rsidDel="00000000" w:rsidP="00000000" w:rsidRDefault="00000000" w:rsidRPr="00000000" w14:paraId="00001E88">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Narrative Consequences: </w:t>
      </w:r>
    </w:p>
    <w:p w:rsidR="00000000" w:rsidDel="00000000" w:rsidP="00000000" w:rsidRDefault="00000000" w:rsidRPr="00000000" w14:paraId="00001E89">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Over time, repeated use of Entropy-heavy or </w:t>
      </w:r>
    </w:p>
    <w:p w:rsidR="00000000" w:rsidDel="00000000" w:rsidP="00000000" w:rsidRDefault="00000000" w:rsidRPr="00000000" w14:paraId="00001E8A">
      <w:pPr>
        <w:spacing w:line="240" w:lineRule="auto"/>
        <w:ind w:left="729" w:firstLine="0"/>
        <w:jc w:val="both"/>
        <w:rPr>
          <w:sz w:val="26"/>
          <w:szCs w:val="26"/>
        </w:rPr>
      </w:pPr>
      <w:r w:rsidDel="00000000" w:rsidR="00000000" w:rsidRPr="00000000">
        <w:rPr>
          <w:sz w:val="26"/>
          <w:szCs w:val="26"/>
          <w:rtl w:val="0"/>
        </w:rPr>
        <w:t xml:space="preserve">Gnosis-heavy proficiencies will subtly influence the character’s alignment on the spiritual spectrum. </w:t>
      </w:r>
    </w:p>
    <w:p w:rsidR="00000000" w:rsidDel="00000000" w:rsidP="00000000" w:rsidRDefault="00000000" w:rsidRPr="00000000" w14:paraId="00001E8B">
      <w:pPr>
        <w:spacing w:line="240" w:lineRule="auto"/>
        <w:ind w:left="729" w:firstLine="0"/>
        <w:jc w:val="both"/>
        <w:rPr>
          <w:sz w:val="26"/>
          <w:szCs w:val="26"/>
        </w:rPr>
      </w:pPr>
      <w:r w:rsidDel="00000000" w:rsidR="00000000" w:rsidRPr="00000000">
        <w:rPr>
          <w:sz w:val="26"/>
          <w:szCs w:val="26"/>
          <w:rtl w:val="0"/>
        </w:rPr>
        <w:t xml:space="preserve">Critical Failures and Successes </w:t>
      </w:r>
    </w:p>
    <w:p w:rsidR="00000000" w:rsidDel="00000000" w:rsidP="00000000" w:rsidRDefault="00000000" w:rsidRPr="00000000" w14:paraId="00001E8C">
      <w:pPr>
        <w:spacing w:line="240" w:lineRule="auto"/>
        <w:ind w:left="729" w:firstLine="0"/>
        <w:jc w:val="both"/>
        <w:rPr>
          <w:sz w:val="26"/>
          <w:szCs w:val="26"/>
        </w:rPr>
      </w:pPr>
      <w:r w:rsidDel="00000000" w:rsidR="00000000" w:rsidRPr="00000000">
        <w:rPr>
          <w:sz w:val="26"/>
          <w:szCs w:val="26"/>
          <w:rtl w:val="0"/>
        </w:rPr>
        <w:t xml:space="preserve">Defining Critical Outcomes </w:t>
      </w:r>
    </w:p>
    <w:p w:rsidR="00000000" w:rsidDel="00000000" w:rsidP="00000000" w:rsidRDefault="00000000" w:rsidRPr="00000000" w14:paraId="00001E8D">
      <w:pPr>
        <w:spacing w:line="240" w:lineRule="auto"/>
        <w:ind w:left="729" w:firstLine="0"/>
        <w:jc w:val="both"/>
        <w:rPr>
          <w:sz w:val="26"/>
          <w:szCs w:val="26"/>
        </w:rPr>
      </w:pPr>
      <w:r w:rsidDel="00000000" w:rsidR="00000000" w:rsidRPr="00000000">
        <w:rPr>
          <w:sz w:val="26"/>
          <w:szCs w:val="26"/>
          <w:rtl w:val="0"/>
        </w:rPr>
        <w:t xml:space="preserve">Critical events add depth and unpredictability to proficiency use, particularly in combat and technical contexts. Here’s how they are defined: </w:t>
      </w:r>
    </w:p>
    <w:p w:rsidR="00000000" w:rsidDel="00000000" w:rsidP="00000000" w:rsidRDefault="00000000" w:rsidRPr="00000000" w14:paraId="00001E8E">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Combat-Related Proficiencies: </w:t>
      </w:r>
    </w:p>
    <w:p w:rsidR="00000000" w:rsidDel="00000000" w:rsidP="00000000" w:rsidRDefault="00000000" w:rsidRPr="00000000" w14:paraId="00001E8F">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Critical outcomes apply when proficiencies </w:t>
      </w:r>
    </w:p>
    <w:p w:rsidR="00000000" w:rsidDel="00000000" w:rsidP="00000000" w:rsidRDefault="00000000" w:rsidRPr="00000000" w14:paraId="00001E90">
      <w:pPr>
        <w:spacing w:line="240" w:lineRule="auto"/>
        <w:ind w:left="729" w:firstLine="0"/>
        <w:jc w:val="both"/>
        <w:rPr>
          <w:sz w:val="26"/>
          <w:szCs w:val="26"/>
        </w:rPr>
      </w:pPr>
      <w:r w:rsidDel="00000000" w:rsidR="00000000" w:rsidRPr="00000000">
        <w:rPr>
          <w:sz w:val="26"/>
          <w:szCs w:val="26"/>
          <w:rtl w:val="0"/>
        </w:rPr>
        <w:t xml:space="preserve">involve Offensive Threshold, Defensive Threshold, or other combat mechanics (e.g., damage rolls, aimed shots, explosives). </w:t>
      </w:r>
    </w:p>
    <w:p w:rsidR="00000000" w:rsidDel="00000000" w:rsidP="00000000" w:rsidRDefault="00000000" w:rsidRPr="00000000" w14:paraId="00001E91">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Technical Proficiencies: </w:t>
      </w:r>
    </w:p>
    <w:p w:rsidR="00000000" w:rsidDel="00000000" w:rsidP="00000000" w:rsidRDefault="00000000" w:rsidRPr="00000000" w14:paraId="00001E92">
      <w:pPr>
        <w:spacing w:line="240" w:lineRule="auto"/>
        <w:ind w:left="729" w:firstLine="0"/>
        <w:jc w:val="both"/>
        <w:rPr>
          <w:sz w:val="26"/>
          <w:szCs w:val="26"/>
        </w:rPr>
      </w:pPr>
      <w:r w:rsidDel="00000000" w:rsidR="00000000" w:rsidRPr="00000000">
        <w:rPr>
          <w:sz w:val="26"/>
          <w:szCs w:val="26"/>
          <w:rtl w:val="0"/>
        </w:rPr>
        <w:t xml:space="preserve"> </w:t>
        <w:tab/>
        <w:t xml:space="preserve">• </w:t>
        <w:tab/>
        <w:t xml:space="preserve">Proficiencies such as Ordnance, Engineering, or </w:t>
      </w:r>
    </w:p>
    <w:p w:rsidR="00000000" w:rsidDel="00000000" w:rsidP="00000000" w:rsidRDefault="00000000" w:rsidRPr="00000000" w14:paraId="00001E93">
      <w:pPr>
        <w:spacing w:line="240" w:lineRule="auto"/>
        <w:ind w:left="729" w:firstLine="0"/>
        <w:jc w:val="both"/>
        <w:rPr>
          <w:sz w:val="26"/>
          <w:szCs w:val="26"/>
        </w:rPr>
      </w:pPr>
      <w:r w:rsidDel="00000000" w:rsidR="00000000" w:rsidRPr="00000000">
        <w:rPr>
          <w:sz w:val="26"/>
          <w:szCs w:val="26"/>
          <w:rtl w:val="0"/>
        </w:rPr>
        <w:t xml:space="preserve">Tinkering that could logically result in catastrophic success or failure (e.g., machinery malfunction, explosive detonation) are subject to critical rolls. </w:t>
      </w:r>
    </w:p>
    <w:p w:rsidR="00000000" w:rsidDel="00000000" w:rsidP="00000000" w:rsidRDefault="00000000" w:rsidRPr="00000000" w14:paraId="00001E94">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Non-Critical Contexts: </w:t>
      </w:r>
    </w:p>
    <w:p w:rsidR="00000000" w:rsidDel="00000000" w:rsidP="00000000" w:rsidRDefault="00000000" w:rsidRPr="00000000" w14:paraId="00001E95">
      <w:pPr>
        <w:spacing w:line="240" w:lineRule="auto"/>
        <w:ind w:left="729" w:firstLine="0"/>
        <w:jc w:val="both"/>
        <w:rPr>
          <w:sz w:val="26"/>
          <w:szCs w:val="26"/>
        </w:rPr>
      </w:pPr>
      <w:r w:rsidDel="00000000" w:rsidR="00000000" w:rsidRPr="00000000">
        <w:rPr>
          <w:sz w:val="26"/>
          <w:szCs w:val="26"/>
          <w:rtl w:val="0"/>
        </w:rPr>
        <w:t xml:space="preserve">Knowledge-based, social, and investigative </w:t>
      </w:r>
    </w:p>
    <w:p w:rsidR="00000000" w:rsidDel="00000000" w:rsidP="00000000" w:rsidRDefault="00000000" w:rsidRPr="00000000" w14:paraId="00001E96">
      <w:pPr>
        <w:spacing w:line="240" w:lineRule="auto"/>
        <w:ind w:left="729" w:firstLine="0"/>
        <w:jc w:val="both"/>
        <w:rPr>
          <w:sz w:val="26"/>
          <w:szCs w:val="26"/>
        </w:rPr>
      </w:pPr>
      <w:r w:rsidDel="00000000" w:rsidR="00000000" w:rsidRPr="00000000">
        <w:rPr>
          <w:sz w:val="26"/>
          <w:szCs w:val="26"/>
          <w:rtl w:val="0"/>
        </w:rPr>
        <w:t xml:space="preserve">proficiencies (e.g., Perception, Insight, Research) cannot critically succeed or fail except on a roll of 1 or 100. In these cases: </w:t>
      </w:r>
    </w:p>
    <w:p w:rsidR="00000000" w:rsidDel="00000000" w:rsidP="00000000" w:rsidRDefault="00000000" w:rsidRPr="00000000" w14:paraId="00001E97">
      <w:pPr>
        <w:spacing w:line="240" w:lineRule="auto"/>
        <w:ind w:left="729" w:firstLine="0"/>
        <w:jc w:val="both"/>
        <w:rPr>
          <w:sz w:val="26"/>
          <w:szCs w:val="26"/>
        </w:rPr>
      </w:pPr>
      <w:r w:rsidDel="00000000" w:rsidR="00000000" w:rsidRPr="00000000">
        <w:rPr>
          <w:sz w:val="26"/>
          <w:szCs w:val="26"/>
          <w:rtl w:val="0"/>
        </w:rPr>
        <w:t xml:space="preserve">Roll of 1: Generates a positive catastrophic result (e.g., a sudden, fortuitous insight). </w:t>
      </w:r>
    </w:p>
    <w:p w:rsidR="00000000" w:rsidDel="00000000" w:rsidP="00000000" w:rsidRDefault="00000000" w:rsidRPr="00000000" w14:paraId="00001E98">
      <w:pPr>
        <w:spacing w:line="240" w:lineRule="auto"/>
        <w:ind w:left="729" w:firstLine="0"/>
        <w:jc w:val="both"/>
        <w:rPr>
          <w:sz w:val="26"/>
          <w:szCs w:val="26"/>
        </w:rPr>
      </w:pPr>
      <w:r w:rsidDel="00000000" w:rsidR="00000000" w:rsidRPr="00000000">
        <w:rPr>
          <w:sz w:val="26"/>
          <w:szCs w:val="26"/>
          <w:rtl w:val="0"/>
        </w:rPr>
        <w:t xml:space="preserve">Roll of 100: Generates a negative catastrophic result (e.g., a misunderstanding or major oversight). </w:t>
      </w:r>
    </w:p>
    <w:p w:rsidR="00000000" w:rsidDel="00000000" w:rsidP="00000000" w:rsidRDefault="00000000" w:rsidRPr="00000000" w14:paraId="00001E99">
      <w:pPr>
        <w:spacing w:line="240" w:lineRule="auto"/>
        <w:ind w:left="729" w:firstLine="0"/>
        <w:jc w:val="both"/>
        <w:rPr>
          <w:sz w:val="26"/>
          <w:szCs w:val="26"/>
        </w:rPr>
      </w:pPr>
      <w:r w:rsidDel="00000000" w:rsidR="00000000" w:rsidRPr="00000000">
        <w:rPr>
          <w:sz w:val="26"/>
          <w:szCs w:val="26"/>
          <w:rtl w:val="0"/>
        </w:rPr>
        <w:t xml:space="preserve">Doubles System </w:t>
      </w:r>
    </w:p>
    <w:p w:rsidR="00000000" w:rsidDel="00000000" w:rsidP="00000000" w:rsidRDefault="00000000" w:rsidRPr="00000000" w14:paraId="00001E9A">
      <w:pPr>
        <w:spacing w:line="240" w:lineRule="auto"/>
        <w:ind w:left="729" w:firstLine="0"/>
        <w:jc w:val="both"/>
        <w:rPr>
          <w:sz w:val="26"/>
          <w:szCs w:val="26"/>
        </w:rPr>
      </w:pPr>
      <w:r w:rsidDel="00000000" w:rsidR="00000000" w:rsidRPr="00000000">
        <w:rPr>
          <w:sz w:val="26"/>
          <w:szCs w:val="26"/>
          <w:rtl w:val="0"/>
        </w:rPr>
        <w:t xml:space="preserve">The doubles system creates a layer of nuance for both critical successes and failures. </w:t>
      </w:r>
    </w:p>
    <w:p w:rsidR="00000000" w:rsidDel="00000000" w:rsidP="00000000" w:rsidRDefault="00000000" w:rsidRPr="00000000" w14:paraId="00001E9B">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Critical Success (Doubles in Success Range): </w:t>
      </w:r>
    </w:p>
    <w:p w:rsidR="00000000" w:rsidDel="00000000" w:rsidP="00000000" w:rsidRDefault="00000000" w:rsidRPr="00000000" w14:paraId="00001E9C">
      <w:pPr>
        <w:spacing w:line="240" w:lineRule="auto"/>
        <w:ind w:left="729" w:firstLine="0"/>
        <w:jc w:val="both"/>
        <w:rPr>
          <w:sz w:val="26"/>
          <w:szCs w:val="26"/>
        </w:rPr>
      </w:pPr>
      <w:r w:rsidDel="00000000" w:rsidR="00000000" w:rsidRPr="00000000">
        <w:rPr>
          <w:sz w:val="26"/>
          <w:szCs w:val="26"/>
          <w:rtl w:val="0"/>
        </w:rPr>
        <w:t xml:space="preserve">Rolling doubles (e.g., 11, 22) below the target number results in a critical success. </w:t>
      </w:r>
    </w:p>
    <w:p w:rsidR="00000000" w:rsidDel="00000000" w:rsidP="00000000" w:rsidRDefault="00000000" w:rsidRPr="00000000" w14:paraId="00001E9D">
      <w:pPr>
        <w:spacing w:line="240" w:lineRule="auto"/>
        <w:ind w:left="729" w:firstLine="0"/>
        <w:jc w:val="both"/>
        <w:rPr>
          <w:sz w:val="26"/>
          <w:szCs w:val="26"/>
        </w:rPr>
      </w:pPr>
      <w:r w:rsidDel="00000000" w:rsidR="00000000" w:rsidRPr="00000000">
        <w:rPr>
          <w:sz w:val="26"/>
          <w:szCs w:val="26"/>
          <w:rtl w:val="0"/>
        </w:rPr>
        <w:t xml:space="preserve">In combat or technical tasks, this amplifies the success: </w:t>
      </w:r>
    </w:p>
    <w:p w:rsidR="00000000" w:rsidDel="00000000" w:rsidP="00000000" w:rsidRDefault="00000000" w:rsidRPr="00000000" w14:paraId="00001E9E">
      <w:pPr>
        <w:spacing w:line="240" w:lineRule="auto"/>
        <w:ind w:left="729" w:firstLine="0"/>
        <w:jc w:val="both"/>
        <w:rPr>
          <w:sz w:val="26"/>
          <w:szCs w:val="26"/>
        </w:rPr>
      </w:pPr>
      <w:r w:rsidDel="00000000" w:rsidR="00000000" w:rsidRPr="00000000">
        <w:rPr>
          <w:sz w:val="26"/>
          <w:szCs w:val="26"/>
          <w:rtl w:val="0"/>
        </w:rPr>
        <w:t xml:space="preserve">Example: A marksman critically succeeds, hitting a vital spot for double damage. </w:t>
      </w:r>
    </w:p>
    <w:p w:rsidR="00000000" w:rsidDel="00000000" w:rsidP="00000000" w:rsidRDefault="00000000" w:rsidRPr="00000000" w14:paraId="00001E9F">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Critical Failure (Doubles in Failure Range): </w:t>
      </w:r>
    </w:p>
    <w:p w:rsidR="00000000" w:rsidDel="00000000" w:rsidP="00000000" w:rsidRDefault="00000000" w:rsidRPr="00000000" w14:paraId="00001EA0">
      <w:pPr>
        <w:spacing w:line="240" w:lineRule="auto"/>
        <w:ind w:left="729" w:firstLine="0"/>
        <w:jc w:val="both"/>
        <w:rPr>
          <w:sz w:val="26"/>
          <w:szCs w:val="26"/>
        </w:rPr>
      </w:pPr>
      <w:r w:rsidDel="00000000" w:rsidR="00000000" w:rsidRPr="00000000">
        <w:rPr>
          <w:sz w:val="26"/>
          <w:szCs w:val="26"/>
          <w:rtl w:val="0"/>
        </w:rPr>
        <w:t xml:space="preserve">Rolling doubles (e.g., 99, 88) above the target number results in a critical failure. </w:t>
      </w:r>
    </w:p>
    <w:p w:rsidR="00000000" w:rsidDel="00000000" w:rsidP="00000000" w:rsidRDefault="00000000" w:rsidRPr="00000000" w14:paraId="00001EA1">
      <w:pPr>
        <w:spacing w:line="240" w:lineRule="auto"/>
        <w:ind w:left="729" w:firstLine="0"/>
        <w:jc w:val="both"/>
        <w:rPr>
          <w:sz w:val="26"/>
          <w:szCs w:val="26"/>
        </w:rPr>
      </w:pPr>
      <w:r w:rsidDel="00000000" w:rsidR="00000000" w:rsidRPr="00000000">
        <w:rPr>
          <w:sz w:val="26"/>
          <w:szCs w:val="26"/>
          <w:rtl w:val="0"/>
        </w:rPr>
        <w:t xml:space="preserve">This results in a significant, often catastrophic failure: </w:t>
      </w:r>
    </w:p>
    <w:p w:rsidR="00000000" w:rsidDel="00000000" w:rsidP="00000000" w:rsidRDefault="00000000" w:rsidRPr="00000000" w14:paraId="00001EA2">
      <w:pPr>
        <w:spacing w:line="240" w:lineRule="auto"/>
        <w:ind w:left="729" w:firstLine="0"/>
        <w:jc w:val="both"/>
        <w:rPr>
          <w:sz w:val="26"/>
          <w:szCs w:val="26"/>
        </w:rPr>
      </w:pPr>
      <w:r w:rsidDel="00000000" w:rsidR="00000000" w:rsidRPr="00000000">
        <w:rPr>
          <w:sz w:val="26"/>
          <w:szCs w:val="26"/>
          <w:rtl w:val="0"/>
        </w:rPr>
        <w:t xml:space="preserve">Example: An engineer attempting to repair an engine rolls 99, causing the machinery to explode. </w:t>
      </w:r>
    </w:p>
    <w:p w:rsidR="00000000" w:rsidDel="00000000" w:rsidP="00000000" w:rsidRDefault="00000000" w:rsidRPr="00000000" w14:paraId="00001EA3">
      <w:pPr>
        <w:spacing w:line="240" w:lineRule="auto"/>
        <w:ind w:left="729" w:firstLine="0"/>
        <w:jc w:val="both"/>
        <w:rPr>
          <w:sz w:val="26"/>
          <w:szCs w:val="26"/>
        </w:rPr>
      </w:pPr>
      <w:r w:rsidDel="00000000" w:rsidR="00000000" w:rsidRPr="00000000">
        <w:rPr>
          <w:sz w:val="26"/>
          <w:szCs w:val="26"/>
          <w:rtl w:val="0"/>
        </w:rPr>
        <w:t xml:space="preserve">Categorizing Proficiencies </w:t>
      </w:r>
    </w:p>
    <w:p w:rsidR="00000000" w:rsidDel="00000000" w:rsidP="00000000" w:rsidRDefault="00000000" w:rsidRPr="00000000" w14:paraId="00001EA4">
      <w:pPr>
        <w:spacing w:line="240" w:lineRule="auto"/>
        <w:ind w:left="729" w:firstLine="0"/>
        <w:jc w:val="both"/>
        <w:rPr>
          <w:sz w:val="26"/>
          <w:szCs w:val="26"/>
        </w:rPr>
      </w:pPr>
      <w:r w:rsidDel="00000000" w:rsidR="00000000" w:rsidRPr="00000000">
        <w:rPr>
          <w:sz w:val="26"/>
          <w:szCs w:val="26"/>
          <w:rtl w:val="0"/>
        </w:rPr>
        <w:t xml:space="preserve">To clearly define when critical successes or failures apply, proficiencies are categorized into Combat, Technical, Knowledge-Based, Social, and Investigative groups. Each category has specific rules for critical outcomes. </w:t>
      </w:r>
    </w:p>
    <w:p w:rsidR="00000000" w:rsidDel="00000000" w:rsidP="00000000" w:rsidRDefault="00000000" w:rsidRPr="00000000" w14:paraId="00001EA5">
      <w:pPr>
        <w:spacing w:line="240" w:lineRule="auto"/>
        <w:ind w:left="729" w:firstLine="0"/>
        <w:jc w:val="both"/>
        <w:rPr>
          <w:sz w:val="26"/>
          <w:szCs w:val="26"/>
        </w:rPr>
      </w:pPr>
      <w:r w:rsidDel="00000000" w:rsidR="00000000" w:rsidRPr="00000000">
        <w:rPr>
          <w:sz w:val="26"/>
          <w:szCs w:val="26"/>
          <w:rtl w:val="0"/>
        </w:rPr>
        <w:t xml:space="preserve">Combat Proficiencies: </w:t>
      </w:r>
    </w:p>
    <w:p w:rsidR="00000000" w:rsidDel="00000000" w:rsidP="00000000" w:rsidRDefault="00000000" w:rsidRPr="00000000" w14:paraId="00001EA6">
      <w:pPr>
        <w:spacing w:line="240" w:lineRule="auto"/>
        <w:ind w:left="729" w:firstLine="0"/>
        <w:jc w:val="both"/>
        <w:rPr>
          <w:sz w:val="26"/>
          <w:szCs w:val="26"/>
        </w:rPr>
      </w:pPr>
      <w:r w:rsidDel="00000000" w:rsidR="00000000" w:rsidRPr="00000000">
        <w:rPr>
          <w:sz w:val="26"/>
          <w:szCs w:val="26"/>
          <w:rtl w:val="0"/>
        </w:rPr>
        <w:t xml:space="preserve">Examples: Marksmanship, Brawling, Artillery, </w:t>
      </w:r>
    </w:p>
    <w:p w:rsidR="00000000" w:rsidDel="00000000" w:rsidP="00000000" w:rsidRDefault="00000000" w:rsidRPr="00000000" w14:paraId="00001EA7">
      <w:pPr>
        <w:spacing w:line="240" w:lineRule="auto"/>
        <w:ind w:left="729" w:firstLine="0"/>
        <w:jc w:val="both"/>
        <w:rPr>
          <w:sz w:val="26"/>
          <w:szCs w:val="26"/>
        </w:rPr>
      </w:pPr>
      <w:r w:rsidDel="00000000" w:rsidR="00000000" w:rsidRPr="00000000">
        <w:rPr>
          <w:sz w:val="26"/>
          <w:szCs w:val="26"/>
          <w:rtl w:val="0"/>
        </w:rPr>
        <w:t xml:space="preserve">Weapon Tactics. </w:t>
      </w:r>
    </w:p>
    <w:p w:rsidR="00000000" w:rsidDel="00000000" w:rsidP="00000000" w:rsidRDefault="00000000" w:rsidRPr="00000000" w14:paraId="00001EA8">
      <w:pPr>
        <w:spacing w:line="240" w:lineRule="auto"/>
        <w:ind w:left="729" w:firstLine="0"/>
        <w:jc w:val="both"/>
        <w:rPr>
          <w:sz w:val="26"/>
          <w:szCs w:val="26"/>
        </w:rPr>
      </w:pPr>
      <w:r w:rsidDel="00000000" w:rsidR="00000000" w:rsidRPr="00000000">
        <w:rPr>
          <w:sz w:val="26"/>
          <w:szCs w:val="26"/>
          <w:rtl w:val="0"/>
        </w:rPr>
        <w:t xml:space="preserve">Critical Success: Applies on doubles below the target number, often increasing damage or success magnitude. </w:t>
      </w:r>
    </w:p>
    <w:p w:rsidR="00000000" w:rsidDel="00000000" w:rsidP="00000000" w:rsidRDefault="00000000" w:rsidRPr="00000000" w14:paraId="00001EA9">
      <w:pPr>
        <w:spacing w:line="240" w:lineRule="auto"/>
        <w:ind w:left="729" w:firstLine="0"/>
        <w:jc w:val="both"/>
        <w:rPr>
          <w:sz w:val="26"/>
          <w:szCs w:val="26"/>
        </w:rPr>
      </w:pPr>
      <w:r w:rsidDel="00000000" w:rsidR="00000000" w:rsidRPr="00000000">
        <w:rPr>
          <w:sz w:val="26"/>
          <w:szCs w:val="26"/>
          <w:rtl w:val="0"/>
        </w:rPr>
        <w:t xml:space="preserve">Critical Failure: Applies on doubles above the </w:t>
      </w:r>
    </w:p>
    <w:p w:rsidR="00000000" w:rsidDel="00000000" w:rsidP="00000000" w:rsidRDefault="00000000" w:rsidRPr="00000000" w14:paraId="00001EAA">
      <w:pPr>
        <w:spacing w:line="240" w:lineRule="auto"/>
        <w:ind w:left="729" w:firstLine="0"/>
        <w:jc w:val="both"/>
        <w:rPr>
          <w:sz w:val="26"/>
          <w:szCs w:val="26"/>
        </w:rPr>
      </w:pPr>
      <w:r w:rsidDel="00000000" w:rsidR="00000000" w:rsidRPr="00000000">
        <w:rPr>
          <w:sz w:val="26"/>
          <w:szCs w:val="26"/>
          <w:rtl w:val="0"/>
        </w:rPr>
        <w:t xml:space="preserve">target number, resulting in friendly fire, weapon malfunction, or other mishaps. </w:t>
      </w:r>
    </w:p>
    <w:p w:rsidR="00000000" w:rsidDel="00000000" w:rsidP="00000000" w:rsidRDefault="00000000" w:rsidRPr="00000000" w14:paraId="00001EAB">
      <w:pPr>
        <w:spacing w:line="240" w:lineRule="auto"/>
        <w:ind w:left="729" w:firstLine="0"/>
        <w:jc w:val="both"/>
        <w:rPr>
          <w:sz w:val="26"/>
          <w:szCs w:val="26"/>
        </w:rPr>
      </w:pPr>
      <w:r w:rsidDel="00000000" w:rsidR="00000000" w:rsidRPr="00000000">
        <w:rPr>
          <w:sz w:val="26"/>
          <w:szCs w:val="26"/>
          <w:rtl w:val="0"/>
        </w:rPr>
        <w:t xml:space="preserve">Technical Proficiencies: </w:t>
      </w:r>
    </w:p>
    <w:p w:rsidR="00000000" w:rsidDel="00000000" w:rsidP="00000000" w:rsidRDefault="00000000" w:rsidRPr="00000000" w14:paraId="00001EAC">
      <w:pPr>
        <w:spacing w:line="240" w:lineRule="auto"/>
        <w:ind w:left="729" w:firstLine="0"/>
        <w:jc w:val="both"/>
        <w:rPr>
          <w:sz w:val="26"/>
          <w:szCs w:val="26"/>
        </w:rPr>
      </w:pPr>
      <w:r w:rsidDel="00000000" w:rsidR="00000000" w:rsidRPr="00000000">
        <w:rPr>
          <w:sz w:val="26"/>
          <w:szCs w:val="26"/>
          <w:rtl w:val="0"/>
        </w:rPr>
        <w:t xml:space="preserve">Examples: Engineering, Ordnance, Chemistry. </w:t>
      </w:r>
    </w:p>
    <w:p w:rsidR="00000000" w:rsidDel="00000000" w:rsidP="00000000" w:rsidRDefault="00000000" w:rsidRPr="00000000" w14:paraId="00001EAD">
      <w:pPr>
        <w:spacing w:line="240" w:lineRule="auto"/>
        <w:ind w:left="729" w:firstLine="0"/>
        <w:jc w:val="both"/>
        <w:rPr>
          <w:sz w:val="26"/>
          <w:szCs w:val="26"/>
        </w:rPr>
      </w:pPr>
      <w:r w:rsidDel="00000000" w:rsidR="00000000" w:rsidRPr="00000000">
        <w:rPr>
          <w:sz w:val="26"/>
          <w:szCs w:val="26"/>
          <w:rtl w:val="0"/>
        </w:rPr>
        <w:t xml:space="preserve">Critical Success: Applies on doubles below the </w:t>
      </w:r>
    </w:p>
    <w:p w:rsidR="00000000" w:rsidDel="00000000" w:rsidP="00000000" w:rsidRDefault="00000000" w:rsidRPr="00000000" w14:paraId="00001EAE">
      <w:pPr>
        <w:spacing w:line="240" w:lineRule="auto"/>
        <w:ind w:left="729" w:firstLine="0"/>
        <w:jc w:val="both"/>
        <w:rPr>
          <w:sz w:val="26"/>
          <w:szCs w:val="26"/>
        </w:rPr>
      </w:pPr>
      <w:r w:rsidDel="00000000" w:rsidR="00000000" w:rsidRPr="00000000">
        <w:rPr>
          <w:sz w:val="26"/>
          <w:szCs w:val="26"/>
          <w:rtl w:val="0"/>
        </w:rPr>
        <w:t xml:space="preserve">target number, resulting in amplified effectiveness or unexpected bonuses. </w:t>
      </w:r>
    </w:p>
    <w:p w:rsidR="00000000" w:rsidDel="00000000" w:rsidP="00000000" w:rsidRDefault="00000000" w:rsidRPr="00000000" w14:paraId="00001EAF">
      <w:pPr>
        <w:spacing w:line="240" w:lineRule="auto"/>
        <w:ind w:left="729" w:firstLine="0"/>
        <w:jc w:val="both"/>
        <w:rPr>
          <w:sz w:val="26"/>
          <w:szCs w:val="26"/>
        </w:rPr>
      </w:pPr>
      <w:r w:rsidDel="00000000" w:rsidR="00000000" w:rsidRPr="00000000">
        <w:rPr>
          <w:sz w:val="26"/>
          <w:szCs w:val="26"/>
          <w:rtl w:val="0"/>
        </w:rPr>
        <w:t xml:space="preserve">Critical Failure: Applies on doubles above the </w:t>
      </w:r>
    </w:p>
    <w:p w:rsidR="00000000" w:rsidDel="00000000" w:rsidP="00000000" w:rsidRDefault="00000000" w:rsidRPr="00000000" w14:paraId="00001EB0">
      <w:pPr>
        <w:spacing w:line="240" w:lineRule="auto"/>
        <w:ind w:left="729" w:firstLine="0"/>
        <w:jc w:val="both"/>
        <w:rPr>
          <w:sz w:val="26"/>
          <w:szCs w:val="26"/>
        </w:rPr>
      </w:pPr>
      <w:r w:rsidDel="00000000" w:rsidR="00000000" w:rsidRPr="00000000">
        <w:rPr>
          <w:sz w:val="26"/>
          <w:szCs w:val="26"/>
          <w:rtl w:val="0"/>
        </w:rPr>
        <w:t xml:space="preserve">target number, resulting in catastrophic consequences (e.g., explosions, toxic spills). </w:t>
      </w:r>
    </w:p>
    <w:p w:rsidR="00000000" w:rsidDel="00000000" w:rsidP="00000000" w:rsidRDefault="00000000" w:rsidRPr="00000000" w14:paraId="00001EB1">
      <w:pPr>
        <w:spacing w:line="240" w:lineRule="auto"/>
        <w:ind w:left="729" w:firstLine="0"/>
        <w:jc w:val="both"/>
        <w:rPr>
          <w:sz w:val="26"/>
          <w:szCs w:val="26"/>
        </w:rPr>
      </w:pPr>
      <w:r w:rsidDel="00000000" w:rsidR="00000000" w:rsidRPr="00000000">
        <w:rPr>
          <w:sz w:val="26"/>
          <w:szCs w:val="26"/>
          <w:rtl w:val="0"/>
        </w:rPr>
        <w:t xml:space="preserve">Knowledge-Based Proficiencies: </w:t>
      </w:r>
    </w:p>
    <w:p w:rsidR="00000000" w:rsidDel="00000000" w:rsidP="00000000" w:rsidRDefault="00000000" w:rsidRPr="00000000" w14:paraId="00001EB2">
      <w:pPr>
        <w:spacing w:line="240" w:lineRule="auto"/>
        <w:ind w:left="729" w:firstLine="0"/>
        <w:jc w:val="both"/>
        <w:rPr>
          <w:sz w:val="26"/>
          <w:szCs w:val="26"/>
        </w:rPr>
      </w:pPr>
      <w:r w:rsidDel="00000000" w:rsidR="00000000" w:rsidRPr="00000000">
        <w:rPr>
          <w:sz w:val="26"/>
          <w:szCs w:val="26"/>
          <w:rtl w:val="0"/>
        </w:rPr>
        <w:t xml:space="preserve">Examples: Research, History, Arcana. </w:t>
      </w:r>
    </w:p>
    <w:p w:rsidR="00000000" w:rsidDel="00000000" w:rsidP="00000000" w:rsidRDefault="00000000" w:rsidRPr="00000000" w14:paraId="00001EB3">
      <w:pPr>
        <w:spacing w:line="240" w:lineRule="auto"/>
        <w:ind w:left="729" w:firstLine="0"/>
        <w:jc w:val="both"/>
        <w:rPr>
          <w:sz w:val="26"/>
          <w:szCs w:val="26"/>
        </w:rPr>
      </w:pPr>
      <w:r w:rsidDel="00000000" w:rsidR="00000000" w:rsidRPr="00000000">
        <w:rPr>
          <w:sz w:val="26"/>
          <w:szCs w:val="26"/>
          <w:rtl w:val="0"/>
        </w:rPr>
        <w:t xml:space="preserve">Critical Success/Failure: Does not apply except </w:t>
      </w:r>
    </w:p>
    <w:p w:rsidR="00000000" w:rsidDel="00000000" w:rsidP="00000000" w:rsidRDefault="00000000" w:rsidRPr="00000000" w14:paraId="00001EB4">
      <w:pPr>
        <w:spacing w:line="240" w:lineRule="auto"/>
        <w:ind w:left="729" w:firstLine="0"/>
        <w:jc w:val="both"/>
        <w:rPr>
          <w:sz w:val="26"/>
          <w:szCs w:val="26"/>
        </w:rPr>
      </w:pPr>
      <w:r w:rsidDel="00000000" w:rsidR="00000000" w:rsidRPr="00000000">
        <w:rPr>
          <w:sz w:val="26"/>
          <w:szCs w:val="26"/>
          <w:rtl w:val="0"/>
        </w:rPr>
        <w:t xml:space="preserve">for rolls of 1 (positive) or 100 (negative), which generate narrative-based catastrophic results. </w:t>
      </w:r>
    </w:p>
    <w:p w:rsidR="00000000" w:rsidDel="00000000" w:rsidP="00000000" w:rsidRDefault="00000000" w:rsidRPr="00000000" w14:paraId="00001EB5">
      <w:pPr>
        <w:spacing w:line="240" w:lineRule="auto"/>
        <w:ind w:left="729" w:firstLine="0"/>
        <w:jc w:val="both"/>
        <w:rPr>
          <w:sz w:val="26"/>
          <w:szCs w:val="26"/>
        </w:rPr>
      </w:pPr>
      <w:r w:rsidDel="00000000" w:rsidR="00000000" w:rsidRPr="00000000">
        <w:rPr>
          <w:sz w:val="26"/>
          <w:szCs w:val="26"/>
          <w:rtl w:val="0"/>
        </w:rPr>
        <w:t xml:space="preserve">Social Proficiencies: </w:t>
      </w:r>
    </w:p>
    <w:p w:rsidR="00000000" w:rsidDel="00000000" w:rsidP="00000000" w:rsidRDefault="00000000" w:rsidRPr="00000000" w14:paraId="00001EB6">
      <w:pPr>
        <w:spacing w:line="240" w:lineRule="auto"/>
        <w:ind w:left="729" w:firstLine="0"/>
        <w:jc w:val="both"/>
        <w:rPr>
          <w:sz w:val="26"/>
          <w:szCs w:val="26"/>
        </w:rPr>
      </w:pPr>
      <w:r w:rsidDel="00000000" w:rsidR="00000000" w:rsidRPr="00000000">
        <w:rPr>
          <w:sz w:val="26"/>
          <w:szCs w:val="26"/>
          <w:rtl w:val="0"/>
        </w:rPr>
        <w:t xml:space="preserve">Examples: Diplomacy, Intimidation, Deception. </w:t>
      </w:r>
    </w:p>
    <w:p w:rsidR="00000000" w:rsidDel="00000000" w:rsidP="00000000" w:rsidRDefault="00000000" w:rsidRPr="00000000" w14:paraId="00001EB7">
      <w:pPr>
        <w:spacing w:line="240" w:lineRule="auto"/>
        <w:ind w:left="729" w:firstLine="0"/>
        <w:jc w:val="both"/>
        <w:rPr>
          <w:sz w:val="26"/>
          <w:szCs w:val="26"/>
        </w:rPr>
      </w:pPr>
      <w:r w:rsidDel="00000000" w:rsidR="00000000" w:rsidRPr="00000000">
        <w:rPr>
          <w:sz w:val="26"/>
          <w:szCs w:val="26"/>
          <w:rtl w:val="0"/>
        </w:rPr>
        <w:t xml:space="preserve">Critical Success/Failure: As above, only rolls of 1 or 100 result in narrative-based catastrophes. </w:t>
      </w:r>
    </w:p>
    <w:p w:rsidR="00000000" w:rsidDel="00000000" w:rsidP="00000000" w:rsidRDefault="00000000" w:rsidRPr="00000000" w14:paraId="00001EB8">
      <w:pPr>
        <w:spacing w:line="240" w:lineRule="auto"/>
        <w:ind w:left="729" w:firstLine="0"/>
        <w:jc w:val="both"/>
        <w:rPr>
          <w:sz w:val="26"/>
          <w:szCs w:val="26"/>
        </w:rPr>
      </w:pPr>
      <w:r w:rsidDel="00000000" w:rsidR="00000000" w:rsidRPr="00000000">
        <w:rPr>
          <w:sz w:val="26"/>
          <w:szCs w:val="26"/>
          <w:rtl w:val="0"/>
        </w:rPr>
        <w:t xml:space="preserve">Investigative Proficiencies: </w:t>
      </w:r>
    </w:p>
    <w:p w:rsidR="00000000" w:rsidDel="00000000" w:rsidP="00000000" w:rsidRDefault="00000000" w:rsidRPr="00000000" w14:paraId="00001EB9">
      <w:pPr>
        <w:spacing w:line="240" w:lineRule="auto"/>
        <w:ind w:left="729" w:firstLine="0"/>
        <w:jc w:val="both"/>
        <w:rPr>
          <w:sz w:val="26"/>
          <w:szCs w:val="26"/>
        </w:rPr>
      </w:pPr>
      <w:r w:rsidDel="00000000" w:rsidR="00000000" w:rsidRPr="00000000">
        <w:rPr>
          <w:sz w:val="26"/>
          <w:szCs w:val="26"/>
          <w:rtl w:val="0"/>
        </w:rPr>
        <w:t xml:space="preserve">Examples: Perception, Insight, Deduction. </w:t>
      </w:r>
    </w:p>
    <w:p w:rsidR="00000000" w:rsidDel="00000000" w:rsidP="00000000" w:rsidRDefault="00000000" w:rsidRPr="00000000" w14:paraId="00001EBA">
      <w:pPr>
        <w:spacing w:line="240" w:lineRule="auto"/>
        <w:ind w:left="729" w:firstLine="0"/>
        <w:jc w:val="both"/>
        <w:rPr>
          <w:sz w:val="26"/>
          <w:szCs w:val="26"/>
        </w:rPr>
      </w:pPr>
      <w:r w:rsidDel="00000000" w:rsidR="00000000" w:rsidRPr="00000000">
        <w:rPr>
          <w:sz w:val="26"/>
          <w:szCs w:val="26"/>
          <w:rtl w:val="0"/>
        </w:rPr>
        <w:t xml:space="preserve">Critical Success/Failure: As above, only rolls of 1 or 100 result in narrative-based catastrophes. </w:t>
      </w:r>
    </w:p>
    <w:p w:rsidR="00000000" w:rsidDel="00000000" w:rsidP="00000000" w:rsidRDefault="00000000" w:rsidRPr="00000000" w14:paraId="00001EBB">
      <w:pPr>
        <w:spacing w:line="240" w:lineRule="auto"/>
        <w:ind w:left="729" w:firstLine="0"/>
        <w:jc w:val="both"/>
        <w:rPr>
          <w:sz w:val="26"/>
          <w:szCs w:val="26"/>
        </w:rPr>
      </w:pPr>
      <w:r w:rsidDel="00000000" w:rsidR="00000000" w:rsidRPr="00000000">
        <w:rPr>
          <w:sz w:val="26"/>
          <w:szCs w:val="26"/>
          <w:rtl w:val="0"/>
        </w:rPr>
        <w:t xml:space="preserve">Catastrophic Results Tables </w:t>
      </w:r>
    </w:p>
    <w:p w:rsidR="00000000" w:rsidDel="00000000" w:rsidP="00000000" w:rsidRDefault="00000000" w:rsidRPr="00000000" w14:paraId="00001EBC">
      <w:pPr>
        <w:spacing w:line="240" w:lineRule="auto"/>
        <w:ind w:left="729" w:firstLine="0"/>
        <w:jc w:val="both"/>
        <w:rPr>
          <w:sz w:val="26"/>
          <w:szCs w:val="26"/>
        </w:rPr>
      </w:pPr>
      <w:r w:rsidDel="00000000" w:rsidR="00000000" w:rsidRPr="00000000">
        <w:rPr>
          <w:sz w:val="26"/>
          <w:szCs w:val="26"/>
          <w:rtl w:val="0"/>
        </w:rPr>
        <w:t xml:space="preserve">Positive Catastrophic Results (Roll of 1): </w:t>
      </w:r>
    </w:p>
    <w:p w:rsidR="00000000" w:rsidDel="00000000" w:rsidP="00000000" w:rsidRDefault="00000000" w:rsidRPr="00000000" w14:paraId="00001EBD">
      <w:pPr>
        <w:spacing w:line="240" w:lineRule="auto"/>
        <w:ind w:left="729" w:firstLine="0"/>
        <w:jc w:val="both"/>
        <w:rPr>
          <w:sz w:val="26"/>
          <w:szCs w:val="26"/>
        </w:rPr>
      </w:pPr>
      <w:r w:rsidDel="00000000" w:rsidR="00000000" w:rsidRPr="00000000">
        <w:rPr>
          <w:sz w:val="26"/>
          <w:szCs w:val="26"/>
          <w:rtl w:val="0"/>
        </w:rPr>
        <w:t xml:space="preserve">Proficiency Type Example </w:t>
      </w:r>
    </w:p>
    <w:p w:rsidR="00000000" w:rsidDel="00000000" w:rsidP="00000000" w:rsidRDefault="00000000" w:rsidRPr="00000000" w14:paraId="00001EBE">
      <w:pPr>
        <w:spacing w:line="240" w:lineRule="auto"/>
        <w:ind w:left="729" w:firstLine="0"/>
        <w:jc w:val="both"/>
        <w:rPr>
          <w:sz w:val="26"/>
          <w:szCs w:val="26"/>
        </w:rPr>
      </w:pPr>
      <w:r w:rsidDel="00000000" w:rsidR="00000000" w:rsidRPr="00000000">
        <w:rPr>
          <w:sz w:val="26"/>
          <w:szCs w:val="26"/>
          <w:rtl w:val="0"/>
        </w:rPr>
        <w:t xml:space="preserve">Combat A lucky shot causes the enemy to drop their weapon. </w:t>
      </w:r>
    </w:p>
    <w:p w:rsidR="00000000" w:rsidDel="00000000" w:rsidP="00000000" w:rsidRDefault="00000000" w:rsidRPr="00000000" w14:paraId="00001EBF">
      <w:pPr>
        <w:spacing w:line="240" w:lineRule="auto"/>
        <w:ind w:left="729" w:firstLine="0"/>
        <w:jc w:val="both"/>
        <w:rPr>
          <w:sz w:val="26"/>
          <w:szCs w:val="26"/>
        </w:rPr>
      </w:pPr>
      <w:r w:rsidDel="00000000" w:rsidR="00000000" w:rsidRPr="00000000">
        <w:rPr>
          <w:sz w:val="26"/>
          <w:szCs w:val="26"/>
          <w:rtl w:val="0"/>
        </w:rPr>
        <w:t xml:space="preserve">Technical </w:t>
        <w:tab/>
        <w:t xml:space="preserve">Repairs work better than expected, improving functionality permanently. </w:t>
      </w:r>
    </w:p>
    <w:p w:rsidR="00000000" w:rsidDel="00000000" w:rsidP="00000000" w:rsidRDefault="00000000" w:rsidRPr="00000000" w14:paraId="00001EC0">
      <w:pPr>
        <w:spacing w:line="240" w:lineRule="auto"/>
        <w:ind w:left="729" w:firstLine="0"/>
        <w:jc w:val="both"/>
        <w:rPr>
          <w:sz w:val="26"/>
          <w:szCs w:val="26"/>
        </w:rPr>
      </w:pPr>
      <w:r w:rsidDel="00000000" w:rsidR="00000000" w:rsidRPr="00000000">
        <w:rPr>
          <w:sz w:val="26"/>
          <w:szCs w:val="26"/>
          <w:rtl w:val="0"/>
        </w:rPr>
        <w:t xml:space="preserve">Social A careless insult is interpreted as a compliment, improving relations. </w:t>
      </w:r>
    </w:p>
    <w:p w:rsidR="00000000" w:rsidDel="00000000" w:rsidP="00000000" w:rsidRDefault="00000000" w:rsidRPr="00000000" w14:paraId="00001EC1">
      <w:pPr>
        <w:spacing w:line="240" w:lineRule="auto"/>
        <w:ind w:left="729" w:firstLine="0"/>
        <w:jc w:val="both"/>
        <w:rPr>
          <w:sz w:val="26"/>
          <w:szCs w:val="26"/>
        </w:rPr>
      </w:pPr>
      <w:r w:rsidDel="00000000" w:rsidR="00000000" w:rsidRPr="00000000">
        <w:rPr>
          <w:sz w:val="26"/>
          <w:szCs w:val="26"/>
          <w:rtl w:val="0"/>
        </w:rPr>
        <w:t xml:space="preserve">Investigative </w:t>
        <w:tab/>
        <w:t xml:space="preserve">A sudden realization solves a puzzle or reveals critical information. </w:t>
      </w:r>
    </w:p>
    <w:p w:rsidR="00000000" w:rsidDel="00000000" w:rsidP="00000000" w:rsidRDefault="00000000" w:rsidRPr="00000000" w14:paraId="00001EC2">
      <w:pPr>
        <w:spacing w:line="240" w:lineRule="auto"/>
        <w:ind w:left="729" w:firstLine="0"/>
        <w:jc w:val="both"/>
        <w:rPr>
          <w:sz w:val="26"/>
          <w:szCs w:val="26"/>
        </w:rPr>
      </w:pPr>
      <w:r w:rsidDel="00000000" w:rsidR="00000000" w:rsidRPr="00000000">
        <w:rPr>
          <w:sz w:val="26"/>
          <w:szCs w:val="26"/>
          <w:rtl w:val="0"/>
        </w:rPr>
        <w:t xml:space="preserve">Negative Catastrophic Results (Roll of 100): </w:t>
      </w:r>
    </w:p>
    <w:p w:rsidR="00000000" w:rsidDel="00000000" w:rsidP="00000000" w:rsidRDefault="00000000" w:rsidRPr="00000000" w14:paraId="00001EC3">
      <w:pPr>
        <w:spacing w:line="240" w:lineRule="auto"/>
        <w:ind w:left="729" w:firstLine="0"/>
        <w:jc w:val="both"/>
        <w:rPr>
          <w:sz w:val="26"/>
          <w:szCs w:val="26"/>
        </w:rPr>
      </w:pPr>
      <w:r w:rsidDel="00000000" w:rsidR="00000000" w:rsidRPr="00000000">
        <w:rPr>
          <w:sz w:val="26"/>
          <w:szCs w:val="26"/>
          <w:rtl w:val="0"/>
        </w:rPr>
        <w:t xml:space="preserve">Proficiency Type Example </w:t>
      </w:r>
    </w:p>
    <w:p w:rsidR="00000000" w:rsidDel="00000000" w:rsidP="00000000" w:rsidRDefault="00000000" w:rsidRPr="00000000" w14:paraId="00001EC4">
      <w:pPr>
        <w:spacing w:line="240" w:lineRule="auto"/>
        <w:ind w:left="729" w:firstLine="0"/>
        <w:jc w:val="both"/>
        <w:rPr>
          <w:sz w:val="26"/>
          <w:szCs w:val="26"/>
        </w:rPr>
      </w:pPr>
      <w:r w:rsidDel="00000000" w:rsidR="00000000" w:rsidRPr="00000000">
        <w:rPr>
          <w:sz w:val="26"/>
          <w:szCs w:val="26"/>
          <w:rtl w:val="0"/>
        </w:rPr>
        <w:t xml:space="preserve">Combat A weapon jams or misfires, injuring the wielder. </w:t>
      </w:r>
    </w:p>
    <w:p w:rsidR="00000000" w:rsidDel="00000000" w:rsidP="00000000" w:rsidRDefault="00000000" w:rsidRPr="00000000" w14:paraId="00001EC5">
      <w:pPr>
        <w:spacing w:line="240" w:lineRule="auto"/>
        <w:ind w:left="729" w:firstLine="0"/>
        <w:jc w:val="both"/>
        <w:rPr>
          <w:sz w:val="26"/>
          <w:szCs w:val="26"/>
        </w:rPr>
      </w:pPr>
      <w:r w:rsidDel="00000000" w:rsidR="00000000" w:rsidRPr="00000000">
        <w:rPr>
          <w:sz w:val="26"/>
          <w:szCs w:val="26"/>
          <w:rtl w:val="0"/>
        </w:rPr>
        <w:t xml:space="preserve">Technical </w:t>
        <w:tab/>
        <w:t xml:space="preserve">A device explodes, harming the user and damaging surroundings. </w:t>
      </w:r>
    </w:p>
    <w:p w:rsidR="00000000" w:rsidDel="00000000" w:rsidP="00000000" w:rsidRDefault="00000000" w:rsidRPr="00000000" w14:paraId="00001EC6">
      <w:pPr>
        <w:spacing w:line="240" w:lineRule="auto"/>
        <w:ind w:left="729" w:firstLine="0"/>
        <w:jc w:val="both"/>
        <w:rPr>
          <w:sz w:val="26"/>
          <w:szCs w:val="26"/>
        </w:rPr>
      </w:pPr>
      <w:r w:rsidDel="00000000" w:rsidR="00000000" w:rsidRPr="00000000">
        <w:rPr>
          <w:sz w:val="26"/>
          <w:szCs w:val="26"/>
          <w:rtl w:val="0"/>
        </w:rPr>
        <w:t xml:space="preserve">Social A poorly chosen word alienates or enrages the target. </w:t>
      </w:r>
    </w:p>
    <w:p w:rsidR="00000000" w:rsidDel="00000000" w:rsidP="00000000" w:rsidRDefault="00000000" w:rsidRPr="00000000" w14:paraId="00001EC7">
      <w:pPr>
        <w:spacing w:line="240" w:lineRule="auto"/>
        <w:ind w:left="729" w:firstLine="0"/>
        <w:jc w:val="both"/>
        <w:rPr>
          <w:sz w:val="26"/>
          <w:szCs w:val="26"/>
        </w:rPr>
      </w:pPr>
      <w:r w:rsidDel="00000000" w:rsidR="00000000" w:rsidRPr="00000000">
        <w:rPr>
          <w:sz w:val="26"/>
          <w:szCs w:val="26"/>
          <w:rtl w:val="0"/>
        </w:rPr>
        <w:t xml:space="preserve">Investigative </w:t>
        <w:tab/>
        <w:t xml:space="preserve">A key clue is misinterpreted, leading to false conclusions. </w:t>
      </w:r>
    </w:p>
    <w:p w:rsidR="00000000" w:rsidDel="00000000" w:rsidP="00000000" w:rsidRDefault="00000000" w:rsidRPr="00000000" w14:paraId="00001EC8">
      <w:pPr>
        <w:spacing w:line="240" w:lineRule="auto"/>
        <w:ind w:left="729" w:firstLine="0"/>
        <w:jc w:val="both"/>
        <w:rPr>
          <w:sz w:val="26"/>
          <w:szCs w:val="26"/>
        </w:rPr>
      </w:pPr>
      <w:r w:rsidDel="00000000" w:rsidR="00000000" w:rsidRPr="00000000">
        <w:rPr>
          <w:sz w:val="26"/>
          <w:szCs w:val="26"/>
          <w:rtl w:val="0"/>
        </w:rPr>
        <w:t xml:space="preserve">Integrating with Other Systems </w:t>
      </w:r>
    </w:p>
    <w:p w:rsidR="00000000" w:rsidDel="00000000" w:rsidP="00000000" w:rsidRDefault="00000000" w:rsidRPr="00000000" w14:paraId="00001EC9">
      <w:pPr>
        <w:spacing w:line="240" w:lineRule="auto"/>
        <w:ind w:left="729" w:firstLine="0"/>
        <w:jc w:val="both"/>
        <w:rPr>
          <w:sz w:val="26"/>
          <w:szCs w:val="26"/>
        </w:rPr>
      </w:pPr>
      <w:r w:rsidDel="00000000" w:rsidR="00000000" w:rsidRPr="00000000">
        <w:rPr>
          <w:sz w:val="26"/>
          <w:szCs w:val="26"/>
          <w:rtl w:val="0"/>
        </w:rPr>
        <w:t xml:space="preserve">Entropy/Gnosis and Proficiency Influence </w:t>
      </w:r>
    </w:p>
    <w:p w:rsidR="00000000" w:rsidDel="00000000" w:rsidP="00000000" w:rsidRDefault="00000000" w:rsidRPr="00000000" w14:paraId="00001ECA">
      <w:pPr>
        <w:spacing w:line="240" w:lineRule="auto"/>
        <w:ind w:left="729" w:firstLine="0"/>
        <w:jc w:val="both"/>
        <w:rPr>
          <w:sz w:val="26"/>
          <w:szCs w:val="26"/>
        </w:rPr>
      </w:pPr>
      <w:r w:rsidDel="00000000" w:rsidR="00000000" w:rsidRPr="00000000">
        <w:rPr>
          <w:sz w:val="26"/>
          <w:szCs w:val="26"/>
          <w:rtl w:val="0"/>
        </w:rPr>
        <w:t xml:space="preserve">Over time, repeated use of proficiencies tied to Entropy or Gnosis causes the character’s spiritual alignment to shift: </w:t>
      </w:r>
    </w:p>
    <w:p w:rsidR="00000000" w:rsidDel="00000000" w:rsidP="00000000" w:rsidRDefault="00000000" w:rsidRPr="00000000" w14:paraId="00001ECB">
      <w:pPr>
        <w:spacing w:line="240" w:lineRule="auto"/>
        <w:ind w:left="729" w:firstLine="0"/>
        <w:jc w:val="both"/>
        <w:rPr>
          <w:sz w:val="26"/>
          <w:szCs w:val="26"/>
        </w:rPr>
      </w:pPr>
      <w:r w:rsidDel="00000000" w:rsidR="00000000" w:rsidRPr="00000000">
        <w:rPr>
          <w:sz w:val="26"/>
          <w:szCs w:val="26"/>
          <w:rtl w:val="0"/>
        </w:rPr>
        <w:t xml:space="preserve">High Entropy Proficiency Use: Pushes </w:t>
      </w:r>
    </w:p>
    <w:p w:rsidR="00000000" w:rsidDel="00000000" w:rsidP="00000000" w:rsidRDefault="00000000" w:rsidRPr="00000000" w14:paraId="00001ECC">
      <w:pPr>
        <w:spacing w:line="240" w:lineRule="auto"/>
        <w:ind w:left="729" w:firstLine="0"/>
        <w:jc w:val="both"/>
        <w:rPr>
          <w:sz w:val="26"/>
          <w:szCs w:val="26"/>
        </w:rPr>
      </w:pPr>
      <w:r w:rsidDel="00000000" w:rsidR="00000000" w:rsidRPr="00000000">
        <w:rPr>
          <w:sz w:val="26"/>
          <w:szCs w:val="26"/>
          <w:rtl w:val="0"/>
        </w:rPr>
        <w:t xml:space="preserve">characters toward chaos, increasing their Entropy pool while lowering Gnosis. </w:t>
      </w:r>
    </w:p>
    <w:p w:rsidR="00000000" w:rsidDel="00000000" w:rsidP="00000000" w:rsidRDefault="00000000" w:rsidRPr="00000000" w14:paraId="00001ECD">
      <w:pPr>
        <w:spacing w:line="240" w:lineRule="auto"/>
        <w:ind w:left="729" w:firstLine="0"/>
        <w:jc w:val="both"/>
        <w:rPr>
          <w:sz w:val="26"/>
          <w:szCs w:val="26"/>
        </w:rPr>
      </w:pPr>
      <w:r w:rsidDel="00000000" w:rsidR="00000000" w:rsidRPr="00000000">
        <w:rPr>
          <w:sz w:val="26"/>
          <w:szCs w:val="26"/>
          <w:rtl w:val="0"/>
        </w:rPr>
        <w:t xml:space="preserve">High Gnosis Proficiency Use: Pushes characters toward harmony, increasing Gnosis while lowering Entropy. </w:t>
      </w:r>
    </w:p>
    <w:p w:rsidR="00000000" w:rsidDel="00000000" w:rsidP="00000000" w:rsidRDefault="00000000" w:rsidRPr="00000000" w14:paraId="00001ECE">
      <w:pPr>
        <w:spacing w:line="240" w:lineRule="auto"/>
        <w:ind w:left="729" w:firstLine="0"/>
        <w:jc w:val="both"/>
        <w:rPr>
          <w:sz w:val="26"/>
          <w:szCs w:val="26"/>
        </w:rPr>
      </w:pPr>
      <w:r w:rsidDel="00000000" w:rsidR="00000000" w:rsidRPr="00000000">
        <w:rPr>
          <w:sz w:val="26"/>
          <w:szCs w:val="26"/>
          <w:rtl w:val="0"/>
        </w:rPr>
        <w:t xml:space="preserve">Alignment and Catastrophic Results </w:t>
      </w:r>
    </w:p>
    <w:p w:rsidR="00000000" w:rsidDel="00000000" w:rsidP="00000000" w:rsidRDefault="00000000" w:rsidRPr="00000000" w14:paraId="00001ECF">
      <w:pPr>
        <w:spacing w:line="240" w:lineRule="auto"/>
        <w:ind w:left="729" w:firstLine="0"/>
        <w:jc w:val="both"/>
        <w:rPr>
          <w:sz w:val="26"/>
          <w:szCs w:val="26"/>
        </w:rPr>
      </w:pPr>
      <w:r w:rsidDel="00000000" w:rsidR="00000000" w:rsidRPr="00000000">
        <w:rPr>
          <w:sz w:val="26"/>
          <w:szCs w:val="26"/>
          <w:rtl w:val="0"/>
        </w:rPr>
        <w:t xml:space="preserve">Characters with extreme alignment values may experience amplified effects for critical rolls: </w:t>
      </w:r>
    </w:p>
    <w:p w:rsidR="00000000" w:rsidDel="00000000" w:rsidP="00000000" w:rsidRDefault="00000000" w:rsidRPr="00000000" w14:paraId="00001ED0">
      <w:pPr>
        <w:spacing w:line="240" w:lineRule="auto"/>
        <w:ind w:left="729" w:firstLine="0"/>
        <w:jc w:val="both"/>
        <w:rPr>
          <w:sz w:val="26"/>
          <w:szCs w:val="26"/>
        </w:rPr>
      </w:pPr>
      <w:r w:rsidDel="00000000" w:rsidR="00000000" w:rsidRPr="00000000">
        <w:rPr>
          <w:sz w:val="26"/>
          <w:szCs w:val="26"/>
          <w:rtl w:val="0"/>
        </w:rPr>
        <w:t xml:space="preserve">High Entropy: Catastrophic failures become more unpredictable or destructive. </w:t>
      </w:r>
    </w:p>
    <w:p w:rsidR="00000000" w:rsidDel="00000000" w:rsidP="00000000" w:rsidRDefault="00000000" w:rsidRPr="00000000" w14:paraId="00001ED1">
      <w:pPr>
        <w:spacing w:line="240" w:lineRule="auto"/>
        <w:ind w:left="729" w:firstLine="0"/>
        <w:jc w:val="both"/>
        <w:rPr>
          <w:sz w:val="26"/>
          <w:szCs w:val="26"/>
        </w:rPr>
      </w:pPr>
      <w:r w:rsidDel="00000000" w:rsidR="00000000" w:rsidRPr="00000000">
        <w:rPr>
          <w:sz w:val="26"/>
          <w:szCs w:val="26"/>
          <w:rtl w:val="0"/>
        </w:rPr>
        <w:t xml:space="preserve">High Gnosis: Critical successes generate greater benefits or stabilize precarious situations. </w:t>
      </w:r>
    </w:p>
    <w:p w:rsidR="00000000" w:rsidDel="00000000" w:rsidP="00000000" w:rsidRDefault="00000000" w:rsidRPr="00000000" w14:paraId="00001ED2">
      <w:pPr>
        <w:spacing w:line="240" w:lineRule="auto"/>
        <w:ind w:left="729" w:firstLine="0"/>
        <w:jc w:val="both"/>
        <w:rPr>
          <w:sz w:val="26"/>
          <w:szCs w:val="26"/>
        </w:rPr>
      </w:pPr>
      <w:r w:rsidDel="00000000" w:rsidR="00000000" w:rsidRPr="00000000">
        <w:rPr>
          <w:sz w:val="26"/>
          <w:szCs w:val="26"/>
          <w:rtl w:val="0"/>
        </w:rPr>
        <w:t xml:space="preserve">Comprehensive Integration Plan </w:t>
      </w:r>
    </w:p>
    <w:p w:rsidR="00000000" w:rsidDel="00000000" w:rsidP="00000000" w:rsidRDefault="00000000" w:rsidRPr="00000000" w14:paraId="00001ED3">
      <w:pPr>
        <w:spacing w:line="240" w:lineRule="auto"/>
        <w:ind w:left="729" w:firstLine="0"/>
        <w:jc w:val="both"/>
        <w:rPr>
          <w:sz w:val="26"/>
          <w:szCs w:val="26"/>
        </w:rPr>
      </w:pPr>
      <w:r w:rsidDel="00000000" w:rsidR="00000000" w:rsidRPr="00000000">
        <w:rPr>
          <w:sz w:val="26"/>
          <w:szCs w:val="26"/>
          <w:rtl w:val="0"/>
        </w:rPr>
        <w:t xml:space="preserve">Proficiency System Overview </w:t>
      </w:r>
    </w:p>
    <w:p w:rsidR="00000000" w:rsidDel="00000000" w:rsidP="00000000" w:rsidRDefault="00000000" w:rsidRPr="00000000" w14:paraId="00001ED4">
      <w:pPr>
        <w:spacing w:line="240" w:lineRule="auto"/>
        <w:ind w:left="729" w:firstLine="0"/>
        <w:jc w:val="both"/>
        <w:rPr>
          <w:sz w:val="26"/>
          <w:szCs w:val="26"/>
        </w:rPr>
      </w:pPr>
      <w:r w:rsidDel="00000000" w:rsidR="00000000" w:rsidRPr="00000000">
        <w:rPr>
          <w:sz w:val="26"/>
          <w:szCs w:val="26"/>
          <w:rtl w:val="0"/>
        </w:rPr>
        <w:t xml:space="preserve">Categories: </w:t>
      </w:r>
    </w:p>
    <w:p w:rsidR="00000000" w:rsidDel="00000000" w:rsidP="00000000" w:rsidRDefault="00000000" w:rsidRPr="00000000" w14:paraId="00001ED5">
      <w:pPr>
        <w:spacing w:line="240" w:lineRule="auto"/>
        <w:ind w:left="729" w:firstLine="0"/>
        <w:jc w:val="both"/>
        <w:rPr>
          <w:sz w:val="26"/>
          <w:szCs w:val="26"/>
        </w:rPr>
      </w:pPr>
      <w:r w:rsidDel="00000000" w:rsidR="00000000" w:rsidRPr="00000000">
        <w:rPr>
          <w:sz w:val="26"/>
          <w:szCs w:val="26"/>
          <w:rtl w:val="0"/>
        </w:rPr>
        <w:t xml:space="preserve">Ensure the six proficiency categories are clear, tied to the attributes, derived stats, and elements. </w:t>
      </w:r>
    </w:p>
    <w:p w:rsidR="00000000" w:rsidDel="00000000" w:rsidP="00000000" w:rsidRDefault="00000000" w:rsidRPr="00000000" w14:paraId="00001ED6">
      <w:pPr>
        <w:spacing w:line="240" w:lineRule="auto"/>
        <w:ind w:left="729" w:firstLine="0"/>
        <w:jc w:val="both"/>
        <w:rPr>
          <w:sz w:val="26"/>
          <w:szCs w:val="26"/>
        </w:rPr>
      </w:pPr>
      <w:r w:rsidDel="00000000" w:rsidR="00000000" w:rsidRPr="00000000">
        <w:rPr>
          <w:sz w:val="26"/>
          <w:szCs w:val="26"/>
          <w:rtl w:val="0"/>
        </w:rPr>
        <w:t xml:space="preserve">Include a detailed list of proficiencies under each category. </w:t>
      </w:r>
    </w:p>
    <w:p w:rsidR="00000000" w:rsidDel="00000000" w:rsidP="00000000" w:rsidRDefault="00000000" w:rsidRPr="00000000" w14:paraId="00001ED7">
      <w:pPr>
        <w:spacing w:line="240" w:lineRule="auto"/>
        <w:ind w:left="729" w:firstLine="0"/>
        <w:jc w:val="both"/>
        <w:rPr>
          <w:sz w:val="26"/>
          <w:szCs w:val="26"/>
        </w:rPr>
      </w:pPr>
      <w:r w:rsidDel="00000000" w:rsidR="00000000" w:rsidRPr="00000000">
        <w:rPr>
          <w:sz w:val="26"/>
          <w:szCs w:val="26"/>
          <w:rtl w:val="0"/>
        </w:rPr>
        <w:t xml:space="preserve">Tiers and Perks: </w:t>
      </w:r>
    </w:p>
    <w:p w:rsidR="00000000" w:rsidDel="00000000" w:rsidP="00000000" w:rsidRDefault="00000000" w:rsidRPr="00000000" w14:paraId="00001ED8">
      <w:pPr>
        <w:spacing w:line="240" w:lineRule="auto"/>
        <w:ind w:left="729" w:firstLine="0"/>
        <w:jc w:val="both"/>
        <w:rPr>
          <w:sz w:val="26"/>
          <w:szCs w:val="26"/>
        </w:rPr>
      </w:pPr>
      <w:r w:rsidDel="00000000" w:rsidR="00000000" w:rsidRPr="00000000">
        <w:rPr>
          <w:sz w:val="26"/>
          <w:szCs w:val="26"/>
          <w:rtl w:val="0"/>
        </w:rPr>
        <w:t xml:space="preserve">Define tier-specific bonuses, perks, and exotic applications for all categories. </w:t>
      </w:r>
    </w:p>
    <w:p w:rsidR="00000000" w:rsidDel="00000000" w:rsidP="00000000" w:rsidRDefault="00000000" w:rsidRPr="00000000" w14:paraId="00001ED9">
      <w:pPr>
        <w:spacing w:line="240" w:lineRule="auto"/>
        <w:ind w:left="729" w:firstLine="0"/>
        <w:jc w:val="both"/>
        <w:rPr>
          <w:sz w:val="26"/>
          <w:szCs w:val="26"/>
        </w:rPr>
      </w:pPr>
      <w:r w:rsidDel="00000000" w:rsidR="00000000" w:rsidRPr="00000000">
        <w:rPr>
          <w:sz w:val="26"/>
          <w:szCs w:val="26"/>
          <w:rtl w:val="0"/>
        </w:rPr>
        <w:t xml:space="preserve">Establish rules for tier gating and progression mechanics tied to attributes and modifier dice. </w:t>
      </w:r>
    </w:p>
    <w:p w:rsidR="00000000" w:rsidDel="00000000" w:rsidP="00000000" w:rsidRDefault="00000000" w:rsidRPr="00000000" w14:paraId="00001EDA">
      <w:pPr>
        <w:spacing w:line="240" w:lineRule="auto"/>
        <w:ind w:left="729" w:firstLine="0"/>
        <w:jc w:val="both"/>
        <w:rPr>
          <w:sz w:val="26"/>
          <w:szCs w:val="26"/>
        </w:rPr>
      </w:pPr>
      <w:r w:rsidDel="00000000" w:rsidR="00000000" w:rsidRPr="00000000">
        <w:rPr>
          <w:sz w:val="26"/>
          <w:szCs w:val="26"/>
          <w:rtl w:val="0"/>
        </w:rPr>
        <w:t xml:space="preserve">Entropy/Gnosis Influence: </w:t>
      </w:r>
    </w:p>
    <w:p w:rsidR="00000000" w:rsidDel="00000000" w:rsidP="00000000" w:rsidRDefault="00000000" w:rsidRPr="00000000" w14:paraId="00001EDB">
      <w:pPr>
        <w:spacing w:line="240" w:lineRule="auto"/>
        <w:ind w:left="729" w:firstLine="0"/>
        <w:jc w:val="both"/>
        <w:rPr>
          <w:sz w:val="26"/>
          <w:szCs w:val="26"/>
        </w:rPr>
      </w:pPr>
      <w:r w:rsidDel="00000000" w:rsidR="00000000" w:rsidRPr="00000000">
        <w:rPr>
          <w:sz w:val="26"/>
          <w:szCs w:val="26"/>
          <w:rtl w:val="0"/>
        </w:rPr>
        <w:t xml:space="preserve">Clarify how proficiency use interacts with the Entropy/Gnosis pools over time and the alignment wheel. </w:t>
      </w:r>
    </w:p>
    <w:p w:rsidR="00000000" w:rsidDel="00000000" w:rsidP="00000000" w:rsidRDefault="00000000" w:rsidRPr="00000000" w14:paraId="00001EDC">
      <w:pPr>
        <w:spacing w:line="240" w:lineRule="auto"/>
        <w:ind w:left="729" w:firstLine="0"/>
        <w:jc w:val="both"/>
        <w:rPr>
          <w:sz w:val="26"/>
          <w:szCs w:val="26"/>
        </w:rPr>
      </w:pPr>
      <w:r w:rsidDel="00000000" w:rsidR="00000000" w:rsidRPr="00000000">
        <w:rPr>
          <w:sz w:val="26"/>
          <w:szCs w:val="26"/>
          <w:rtl w:val="0"/>
        </w:rPr>
        <w:t xml:space="preserve">Dice Mechanics </w:t>
      </w:r>
    </w:p>
    <w:p w:rsidR="00000000" w:rsidDel="00000000" w:rsidP="00000000" w:rsidRDefault="00000000" w:rsidRPr="00000000" w14:paraId="00001EDD">
      <w:pPr>
        <w:spacing w:line="240" w:lineRule="auto"/>
        <w:ind w:left="729" w:firstLine="0"/>
        <w:jc w:val="both"/>
        <w:rPr>
          <w:sz w:val="26"/>
          <w:szCs w:val="26"/>
        </w:rPr>
      </w:pPr>
      <w:r w:rsidDel="00000000" w:rsidR="00000000" w:rsidRPr="00000000">
        <w:rPr>
          <w:sz w:val="26"/>
          <w:szCs w:val="26"/>
          <w:rtl w:val="0"/>
        </w:rPr>
        <w:t xml:space="preserve">Base Mechanics: </w:t>
      </w:r>
    </w:p>
    <w:p w:rsidR="00000000" w:rsidDel="00000000" w:rsidP="00000000" w:rsidRDefault="00000000" w:rsidRPr="00000000" w14:paraId="00001EDE">
      <w:pPr>
        <w:spacing w:line="240" w:lineRule="auto"/>
        <w:ind w:left="729" w:firstLine="0"/>
        <w:jc w:val="both"/>
        <w:rPr>
          <w:sz w:val="26"/>
          <w:szCs w:val="26"/>
        </w:rPr>
      </w:pPr>
      <w:r w:rsidDel="00000000" w:rsidR="00000000" w:rsidRPr="00000000">
        <w:rPr>
          <w:sz w:val="26"/>
          <w:szCs w:val="26"/>
          <w:rtl w:val="0"/>
        </w:rPr>
        <w:t xml:space="preserve">Explicitly detail how to calculate the base target number for proficiency rolls: </w:t>
      </w:r>
    </w:p>
    <w:p w:rsidR="00000000" w:rsidDel="00000000" w:rsidP="00000000" w:rsidRDefault="00000000" w:rsidRPr="00000000" w14:paraId="00001EDF">
      <w:pPr>
        <w:spacing w:line="240" w:lineRule="auto"/>
        <w:ind w:left="729" w:firstLine="0"/>
        <w:jc w:val="both"/>
        <w:rPr>
          <w:sz w:val="26"/>
          <w:szCs w:val="26"/>
        </w:rPr>
      </w:pPr>
      <w:r w:rsidDel="00000000" w:rsidR="00000000" w:rsidRPr="00000000">
        <w:rPr>
          <w:sz w:val="26"/>
          <w:szCs w:val="26"/>
          <w:rtl w:val="0"/>
        </w:rPr>
        <w:t xml:space="preserve">Modifier Dice: </w:t>
      </w:r>
    </w:p>
    <w:p w:rsidR="00000000" w:rsidDel="00000000" w:rsidP="00000000" w:rsidRDefault="00000000" w:rsidRPr="00000000" w14:paraId="00001EE0">
      <w:pPr>
        <w:spacing w:line="240" w:lineRule="auto"/>
        <w:ind w:left="729" w:firstLine="0"/>
        <w:jc w:val="both"/>
        <w:rPr>
          <w:sz w:val="26"/>
          <w:szCs w:val="26"/>
        </w:rPr>
      </w:pPr>
      <w:r w:rsidDel="00000000" w:rsidR="00000000" w:rsidRPr="00000000">
        <w:rPr>
          <w:sz w:val="26"/>
          <w:szCs w:val="26"/>
          <w:rtl w:val="0"/>
        </w:rPr>
        <w:t xml:space="preserve">Incorporate attribute modifier dice (d6, d8, d10, d12) into proficiency gating and bonus calculations. </w:t>
      </w:r>
    </w:p>
    <w:p w:rsidR="00000000" w:rsidDel="00000000" w:rsidP="00000000" w:rsidRDefault="00000000" w:rsidRPr="00000000" w14:paraId="00001EE1">
      <w:pPr>
        <w:spacing w:line="240" w:lineRule="auto"/>
        <w:ind w:left="729" w:firstLine="0"/>
        <w:jc w:val="both"/>
        <w:rPr>
          <w:sz w:val="26"/>
          <w:szCs w:val="26"/>
        </w:rPr>
      </w:pPr>
      <w:r w:rsidDel="00000000" w:rsidR="00000000" w:rsidRPr="00000000">
        <w:rPr>
          <w:sz w:val="26"/>
          <w:szCs w:val="26"/>
          <w:rtl w:val="0"/>
        </w:rPr>
        <w:t xml:space="preserve">Doubles and Criticals: </w:t>
      </w:r>
    </w:p>
    <w:p w:rsidR="00000000" w:rsidDel="00000000" w:rsidP="00000000" w:rsidRDefault="00000000" w:rsidRPr="00000000" w14:paraId="00001EE2">
      <w:pPr>
        <w:spacing w:line="240" w:lineRule="auto"/>
        <w:ind w:left="729" w:firstLine="0"/>
        <w:jc w:val="both"/>
        <w:rPr>
          <w:sz w:val="26"/>
          <w:szCs w:val="26"/>
        </w:rPr>
      </w:pPr>
      <w:r w:rsidDel="00000000" w:rsidR="00000000" w:rsidRPr="00000000">
        <w:rPr>
          <w:sz w:val="26"/>
          <w:szCs w:val="26"/>
          <w:rtl w:val="0"/>
        </w:rPr>
        <w:t xml:space="preserve">Success: Doubles below the target number </w:t>
      </w:r>
    </w:p>
    <w:p w:rsidR="00000000" w:rsidDel="00000000" w:rsidP="00000000" w:rsidRDefault="00000000" w:rsidRPr="00000000" w14:paraId="00001EE3">
      <w:pPr>
        <w:spacing w:line="240" w:lineRule="auto"/>
        <w:ind w:left="729" w:firstLine="0"/>
        <w:jc w:val="both"/>
        <w:rPr>
          <w:sz w:val="26"/>
          <w:szCs w:val="26"/>
        </w:rPr>
      </w:pPr>
      <w:r w:rsidDel="00000000" w:rsidR="00000000" w:rsidRPr="00000000">
        <w:rPr>
          <w:sz w:val="26"/>
          <w:szCs w:val="26"/>
          <w:rtl w:val="0"/>
        </w:rPr>
        <w:t xml:space="preserve">(e.g., 11, 22) = critical success. </w:t>
      </w:r>
    </w:p>
    <w:p w:rsidR="00000000" w:rsidDel="00000000" w:rsidP="00000000" w:rsidRDefault="00000000" w:rsidRPr="00000000" w14:paraId="00001EE4">
      <w:pPr>
        <w:spacing w:line="240" w:lineRule="auto"/>
        <w:ind w:left="729" w:firstLine="0"/>
        <w:jc w:val="both"/>
        <w:rPr>
          <w:sz w:val="26"/>
          <w:szCs w:val="26"/>
        </w:rPr>
      </w:pPr>
      <w:r w:rsidDel="00000000" w:rsidR="00000000" w:rsidRPr="00000000">
        <w:rPr>
          <w:sz w:val="26"/>
          <w:szCs w:val="26"/>
          <w:rtl w:val="0"/>
        </w:rPr>
        <w:t xml:space="preserve">Failure: Doubles above the target number (e.g., </w:t>
      </w:r>
    </w:p>
    <w:p w:rsidR="00000000" w:rsidDel="00000000" w:rsidP="00000000" w:rsidRDefault="00000000" w:rsidRPr="00000000" w14:paraId="00001EE5">
      <w:pPr>
        <w:spacing w:line="240" w:lineRule="auto"/>
        <w:ind w:left="729" w:firstLine="0"/>
        <w:jc w:val="both"/>
        <w:rPr>
          <w:sz w:val="26"/>
          <w:szCs w:val="26"/>
        </w:rPr>
      </w:pPr>
      <w:r w:rsidDel="00000000" w:rsidR="00000000" w:rsidRPr="00000000">
        <w:rPr>
          <w:sz w:val="26"/>
          <w:szCs w:val="26"/>
          <w:rtl w:val="0"/>
        </w:rPr>
        <w:t xml:space="preserve">99, 88) = critical failure. </w:t>
      </w:r>
    </w:p>
    <w:p w:rsidR="00000000" w:rsidDel="00000000" w:rsidP="00000000" w:rsidRDefault="00000000" w:rsidRPr="00000000" w14:paraId="00001EE6">
      <w:pPr>
        <w:spacing w:line="240" w:lineRule="auto"/>
        <w:ind w:left="729" w:firstLine="0"/>
        <w:jc w:val="both"/>
        <w:rPr>
          <w:sz w:val="26"/>
          <w:szCs w:val="26"/>
        </w:rPr>
      </w:pPr>
      <w:r w:rsidDel="00000000" w:rsidR="00000000" w:rsidRPr="00000000">
        <w:rPr>
          <w:sz w:val="26"/>
          <w:szCs w:val="26"/>
          <w:rtl w:val="0"/>
        </w:rPr>
        <w:t xml:space="preserve">Catastrophic rolls (1 or 100) produce positive or negative catastrophic results. </w:t>
      </w:r>
    </w:p>
    <w:p w:rsidR="00000000" w:rsidDel="00000000" w:rsidP="00000000" w:rsidRDefault="00000000" w:rsidRPr="00000000" w14:paraId="00001EE7">
      <w:pPr>
        <w:spacing w:line="240" w:lineRule="auto"/>
        <w:ind w:left="729" w:firstLine="0"/>
        <w:jc w:val="both"/>
        <w:rPr>
          <w:sz w:val="26"/>
          <w:szCs w:val="26"/>
        </w:rPr>
      </w:pPr>
      <w:r w:rsidDel="00000000" w:rsidR="00000000" w:rsidRPr="00000000">
        <w:rPr>
          <w:sz w:val="26"/>
          <w:szCs w:val="26"/>
          <w:rtl w:val="0"/>
        </w:rPr>
        <w:t xml:space="preserve">Situational Modifiers and Target Numbers </w:t>
      </w:r>
    </w:p>
    <w:p w:rsidR="00000000" w:rsidDel="00000000" w:rsidP="00000000" w:rsidRDefault="00000000" w:rsidRPr="00000000" w14:paraId="00001EE8">
      <w:pPr>
        <w:spacing w:line="240" w:lineRule="auto"/>
        <w:ind w:left="729" w:firstLine="0"/>
        <w:jc w:val="both"/>
        <w:rPr>
          <w:sz w:val="26"/>
          <w:szCs w:val="26"/>
        </w:rPr>
      </w:pPr>
      <w:r w:rsidDel="00000000" w:rsidR="00000000" w:rsidRPr="00000000">
        <w:rPr>
          <w:sz w:val="26"/>
          <w:szCs w:val="26"/>
          <w:rtl w:val="0"/>
        </w:rPr>
        <w:t xml:space="preserve">Situational Modifiers: </w:t>
      </w:r>
    </w:p>
    <w:p w:rsidR="00000000" w:rsidDel="00000000" w:rsidP="00000000" w:rsidRDefault="00000000" w:rsidRPr="00000000" w14:paraId="00001EE9">
      <w:pPr>
        <w:spacing w:line="240" w:lineRule="auto"/>
        <w:ind w:left="729" w:firstLine="0"/>
        <w:jc w:val="both"/>
        <w:rPr>
          <w:sz w:val="26"/>
          <w:szCs w:val="26"/>
        </w:rPr>
      </w:pPr>
      <w:r w:rsidDel="00000000" w:rsidR="00000000" w:rsidRPr="00000000">
        <w:rPr>
          <w:sz w:val="26"/>
          <w:szCs w:val="26"/>
          <w:rtl w:val="0"/>
        </w:rPr>
        <w:t xml:space="preserve">Define common modifiers based on environmental factors, difficulty, and equipment. </w:t>
      </w:r>
    </w:p>
    <w:p w:rsidR="00000000" w:rsidDel="00000000" w:rsidP="00000000" w:rsidRDefault="00000000" w:rsidRPr="00000000" w14:paraId="00001EEA">
      <w:pPr>
        <w:spacing w:line="240" w:lineRule="auto"/>
        <w:ind w:left="729" w:firstLine="0"/>
        <w:jc w:val="both"/>
        <w:rPr>
          <w:sz w:val="26"/>
          <w:szCs w:val="26"/>
        </w:rPr>
      </w:pPr>
      <w:r w:rsidDel="00000000" w:rsidR="00000000" w:rsidRPr="00000000">
        <w:rPr>
          <w:sz w:val="26"/>
          <w:szCs w:val="26"/>
          <w:rtl w:val="0"/>
        </w:rPr>
        <w:t xml:space="preserve">Examples: </w:t>
      </w:r>
    </w:p>
    <w:p w:rsidR="00000000" w:rsidDel="00000000" w:rsidP="00000000" w:rsidRDefault="00000000" w:rsidRPr="00000000" w14:paraId="00001EEB">
      <w:pPr>
        <w:spacing w:line="240" w:lineRule="auto"/>
        <w:ind w:left="729" w:firstLine="0"/>
        <w:jc w:val="both"/>
        <w:rPr>
          <w:sz w:val="26"/>
          <w:szCs w:val="26"/>
        </w:rPr>
      </w:pPr>
      <w:r w:rsidDel="00000000" w:rsidR="00000000" w:rsidRPr="00000000">
        <w:rPr>
          <w:sz w:val="26"/>
          <w:szCs w:val="26"/>
          <w:rtl w:val="0"/>
        </w:rPr>
        <w:t xml:space="preserve">Poor visibility: -10% to ranged attacks. </w:t>
      </w:r>
    </w:p>
    <w:p w:rsidR="00000000" w:rsidDel="00000000" w:rsidP="00000000" w:rsidRDefault="00000000" w:rsidRPr="00000000" w14:paraId="00001EEC">
      <w:pPr>
        <w:spacing w:line="240" w:lineRule="auto"/>
        <w:ind w:left="729" w:firstLine="0"/>
        <w:jc w:val="both"/>
        <w:rPr>
          <w:sz w:val="26"/>
          <w:szCs w:val="26"/>
        </w:rPr>
      </w:pPr>
      <w:r w:rsidDel="00000000" w:rsidR="00000000" w:rsidRPr="00000000">
        <w:rPr>
          <w:sz w:val="26"/>
          <w:szCs w:val="26"/>
          <w:rtl w:val="0"/>
        </w:rPr>
        <w:t xml:space="preserve">Superior tools: +15% to crafting tasks. </w:t>
      </w:r>
    </w:p>
    <w:p w:rsidR="00000000" w:rsidDel="00000000" w:rsidP="00000000" w:rsidRDefault="00000000" w:rsidRPr="00000000" w14:paraId="00001EED">
      <w:pPr>
        <w:spacing w:line="240" w:lineRule="auto"/>
        <w:ind w:left="729" w:firstLine="0"/>
        <w:jc w:val="both"/>
        <w:rPr>
          <w:sz w:val="26"/>
          <w:szCs w:val="26"/>
        </w:rPr>
      </w:pPr>
      <w:r w:rsidDel="00000000" w:rsidR="00000000" w:rsidRPr="00000000">
        <w:rPr>
          <w:sz w:val="26"/>
          <w:szCs w:val="26"/>
          <w:rtl w:val="0"/>
        </w:rPr>
        <w:t xml:space="preserve">Setting Target Numbers: </w:t>
      </w:r>
    </w:p>
    <w:p w:rsidR="00000000" w:rsidDel="00000000" w:rsidP="00000000" w:rsidRDefault="00000000" w:rsidRPr="00000000" w14:paraId="00001EEE">
      <w:pPr>
        <w:spacing w:line="240" w:lineRule="auto"/>
        <w:ind w:left="729" w:firstLine="0"/>
        <w:jc w:val="both"/>
        <w:rPr>
          <w:sz w:val="26"/>
          <w:szCs w:val="26"/>
        </w:rPr>
      </w:pPr>
      <w:r w:rsidDel="00000000" w:rsidR="00000000" w:rsidRPr="00000000">
        <w:rPr>
          <w:sz w:val="26"/>
          <w:szCs w:val="26"/>
          <w:rtl w:val="0"/>
        </w:rPr>
        <w:t xml:space="preserve">Provide templates for difficulty classes (DCs): </w:t>
      </w:r>
    </w:p>
    <w:p w:rsidR="00000000" w:rsidDel="00000000" w:rsidP="00000000" w:rsidRDefault="00000000" w:rsidRPr="00000000" w14:paraId="00001EEF">
      <w:pPr>
        <w:spacing w:line="240" w:lineRule="auto"/>
        <w:ind w:left="729" w:firstLine="0"/>
        <w:jc w:val="both"/>
        <w:rPr>
          <w:sz w:val="26"/>
          <w:szCs w:val="26"/>
        </w:rPr>
      </w:pPr>
      <w:r w:rsidDel="00000000" w:rsidR="00000000" w:rsidRPr="00000000">
        <w:rPr>
          <w:sz w:val="26"/>
          <w:szCs w:val="26"/>
          <w:rtl w:val="0"/>
        </w:rPr>
        <w:t xml:space="preserve">Trivial: 10-20%. </w:t>
      </w:r>
    </w:p>
    <w:p w:rsidR="00000000" w:rsidDel="00000000" w:rsidP="00000000" w:rsidRDefault="00000000" w:rsidRPr="00000000" w14:paraId="00001EF0">
      <w:pPr>
        <w:spacing w:line="240" w:lineRule="auto"/>
        <w:ind w:left="729" w:firstLine="0"/>
        <w:jc w:val="both"/>
        <w:rPr>
          <w:sz w:val="26"/>
          <w:szCs w:val="26"/>
        </w:rPr>
      </w:pPr>
      <w:r w:rsidDel="00000000" w:rsidR="00000000" w:rsidRPr="00000000">
        <w:rPr>
          <w:sz w:val="26"/>
          <w:szCs w:val="26"/>
          <w:rtl w:val="0"/>
        </w:rPr>
        <w:t xml:space="preserve">Routine: 21-40%. </w:t>
      </w:r>
    </w:p>
    <w:p w:rsidR="00000000" w:rsidDel="00000000" w:rsidP="00000000" w:rsidRDefault="00000000" w:rsidRPr="00000000" w14:paraId="00001EF1">
      <w:pPr>
        <w:spacing w:line="240" w:lineRule="auto"/>
        <w:ind w:left="729" w:firstLine="0"/>
        <w:jc w:val="both"/>
        <w:rPr>
          <w:sz w:val="26"/>
          <w:szCs w:val="26"/>
        </w:rPr>
      </w:pPr>
      <w:r w:rsidDel="00000000" w:rsidR="00000000" w:rsidRPr="00000000">
        <w:rPr>
          <w:sz w:val="26"/>
          <w:szCs w:val="26"/>
          <w:rtl w:val="0"/>
        </w:rPr>
        <w:t xml:space="preserve">Challenging: 41-60%. </w:t>
      </w:r>
    </w:p>
    <w:p w:rsidR="00000000" w:rsidDel="00000000" w:rsidP="00000000" w:rsidRDefault="00000000" w:rsidRPr="00000000" w14:paraId="00001EF2">
      <w:pPr>
        <w:spacing w:line="240" w:lineRule="auto"/>
        <w:ind w:left="729" w:firstLine="0"/>
        <w:jc w:val="both"/>
        <w:rPr>
          <w:sz w:val="26"/>
          <w:szCs w:val="26"/>
        </w:rPr>
      </w:pPr>
      <w:r w:rsidDel="00000000" w:rsidR="00000000" w:rsidRPr="00000000">
        <w:rPr>
          <w:sz w:val="26"/>
          <w:szCs w:val="26"/>
          <w:rtl w:val="0"/>
        </w:rPr>
        <w:t xml:space="preserve">Difficult: 61-80%.  </w:t>
        <w:tab/>
        <w:t xml:space="preserve">• </w:t>
        <w:tab/>
        <w:t xml:space="preserve">Extreme: 81-95%. </w:t>
      </w:r>
    </w:p>
    <w:p w:rsidR="00000000" w:rsidDel="00000000" w:rsidP="00000000" w:rsidRDefault="00000000" w:rsidRPr="00000000" w14:paraId="00001EF3">
      <w:pPr>
        <w:spacing w:line="240" w:lineRule="auto"/>
        <w:ind w:left="729" w:firstLine="0"/>
        <w:jc w:val="both"/>
        <w:rPr>
          <w:sz w:val="26"/>
          <w:szCs w:val="26"/>
        </w:rPr>
      </w:pPr>
      <w:r w:rsidDel="00000000" w:rsidR="00000000" w:rsidRPr="00000000">
        <w:rPr>
          <w:sz w:val="26"/>
          <w:szCs w:val="26"/>
          <w:rtl w:val="0"/>
        </w:rPr>
        <w:t xml:space="preserve">Environmental Factors: </w:t>
      </w:r>
    </w:p>
    <w:p w:rsidR="00000000" w:rsidDel="00000000" w:rsidP="00000000" w:rsidRDefault="00000000" w:rsidRPr="00000000" w14:paraId="00001EF4">
      <w:pPr>
        <w:spacing w:line="240" w:lineRule="auto"/>
        <w:ind w:left="729" w:firstLine="0"/>
        <w:jc w:val="both"/>
        <w:rPr>
          <w:sz w:val="26"/>
          <w:szCs w:val="26"/>
        </w:rPr>
      </w:pPr>
      <w:r w:rsidDel="00000000" w:rsidR="00000000" w:rsidRPr="00000000">
        <w:rPr>
          <w:sz w:val="26"/>
          <w:szCs w:val="26"/>
          <w:rtl w:val="0"/>
        </w:rPr>
        <w:t xml:space="preserve">Include rules for terrain, weather, and hazards affecting proficiency use. </w:t>
      </w:r>
    </w:p>
    <w:p w:rsidR="00000000" w:rsidDel="00000000" w:rsidP="00000000" w:rsidRDefault="00000000" w:rsidRPr="00000000" w14:paraId="00001EF5">
      <w:pPr>
        <w:spacing w:line="240" w:lineRule="auto"/>
        <w:ind w:left="729" w:firstLine="0"/>
        <w:jc w:val="both"/>
        <w:rPr>
          <w:sz w:val="26"/>
          <w:szCs w:val="26"/>
        </w:rPr>
        <w:sectPr>
          <w:headerReference r:id="rId37" w:type="default"/>
          <w:headerReference r:id="rId38" w:type="first"/>
          <w:headerReference r:id="rId39" w:type="even"/>
          <w:type w:val="nextPage"/>
          <w:pgSz w:h="15840" w:w="12240" w:orient="portrait"/>
          <w:pgMar w:bottom="895" w:top="2074" w:left="201" w:right="200" w:header="88" w:footer="720"/>
          <w:cols w:equalWidth="0" w:num="2">
            <w:col w:space="740" w:w="5549.5"/>
            <w:col w:space="0" w:w="5549.5"/>
          </w:cols>
          <w:titlePg w:val="1"/>
        </w:sectPr>
      </w:pPr>
      <w:r w:rsidDel="00000000" w:rsidR="00000000" w:rsidRPr="00000000">
        <w:rPr>
          <w:sz w:val="26"/>
          <w:szCs w:val="26"/>
          <w:rtl w:val="0"/>
        </w:rPr>
        <w:t xml:space="preserve">Examples: </w:t>
      </w:r>
    </w:p>
    <w:p w:rsidR="00000000" w:rsidDel="00000000" w:rsidP="00000000" w:rsidRDefault="00000000" w:rsidRPr="00000000" w14:paraId="00001EF6">
      <w:pPr>
        <w:spacing w:line="240" w:lineRule="auto"/>
        <w:ind w:left="729" w:firstLine="0"/>
        <w:jc w:val="both"/>
        <w:rPr>
          <w:sz w:val="26"/>
          <w:szCs w:val="26"/>
        </w:rPr>
      </w:pPr>
      <w:r w:rsidDel="00000000" w:rsidR="00000000" w:rsidRPr="00000000">
        <w:rPr>
          <w:sz w:val="26"/>
          <w:szCs w:val="26"/>
          <w:rtl w:val="0"/>
        </w:rPr>
        <w:t xml:space="preserve">Ranged combat in a windstorm: -20%. </w:t>
      </w:r>
    </w:p>
    <w:p w:rsidR="00000000" w:rsidDel="00000000" w:rsidP="00000000" w:rsidRDefault="00000000" w:rsidRPr="00000000" w14:paraId="00001EF7">
      <w:pPr>
        <w:spacing w:line="240" w:lineRule="auto"/>
        <w:ind w:left="729" w:firstLine="0"/>
        <w:jc w:val="both"/>
        <w:rPr>
          <w:sz w:val="26"/>
          <w:szCs w:val="26"/>
        </w:rPr>
      </w:pPr>
      <w:r w:rsidDel="00000000" w:rsidR="00000000" w:rsidRPr="00000000">
        <w:rPr>
          <w:sz w:val="26"/>
          <w:szCs w:val="26"/>
          <w:rtl w:val="0"/>
        </w:rPr>
        <w:t xml:space="preserve">Stealth in a dark area: +10%. </w:t>
      </w:r>
    </w:p>
    <w:p w:rsidR="00000000" w:rsidDel="00000000" w:rsidP="00000000" w:rsidRDefault="00000000" w:rsidRPr="00000000" w14:paraId="00001EF8">
      <w:pPr>
        <w:spacing w:line="240" w:lineRule="auto"/>
        <w:ind w:left="729" w:firstLine="0"/>
        <w:jc w:val="both"/>
        <w:rPr>
          <w:sz w:val="26"/>
          <w:szCs w:val="26"/>
        </w:rPr>
      </w:pPr>
      <w:r w:rsidDel="00000000" w:rsidR="00000000" w:rsidRPr="00000000">
        <w:rPr>
          <w:sz w:val="26"/>
          <w:szCs w:val="26"/>
          <w:rtl w:val="0"/>
        </w:rPr>
        <w:t xml:space="preserve">Opposed Checks </w:t>
      </w:r>
    </w:p>
    <w:p w:rsidR="00000000" w:rsidDel="00000000" w:rsidP="00000000" w:rsidRDefault="00000000" w:rsidRPr="00000000" w14:paraId="00001EF9">
      <w:pPr>
        <w:spacing w:line="240" w:lineRule="auto"/>
        <w:ind w:left="729" w:firstLine="0"/>
        <w:jc w:val="both"/>
        <w:rPr>
          <w:sz w:val="26"/>
          <w:szCs w:val="26"/>
        </w:rPr>
      </w:pPr>
      <w:r w:rsidDel="00000000" w:rsidR="00000000" w:rsidRPr="00000000">
        <w:rPr>
          <w:sz w:val="26"/>
          <w:szCs w:val="26"/>
          <w:rtl w:val="0"/>
        </w:rPr>
        <w:t xml:space="preserve">Mechanics for Opposed Rolls: </w:t>
      </w:r>
    </w:p>
    <w:p w:rsidR="00000000" w:rsidDel="00000000" w:rsidP="00000000" w:rsidRDefault="00000000" w:rsidRPr="00000000" w14:paraId="00001EFA">
      <w:pPr>
        <w:spacing w:line="240" w:lineRule="auto"/>
        <w:ind w:left="729" w:firstLine="0"/>
        <w:jc w:val="both"/>
        <w:rPr>
          <w:sz w:val="26"/>
          <w:szCs w:val="26"/>
        </w:rPr>
      </w:pPr>
      <w:r w:rsidDel="00000000" w:rsidR="00000000" w:rsidRPr="00000000">
        <w:rPr>
          <w:sz w:val="26"/>
          <w:szCs w:val="26"/>
          <w:rtl w:val="0"/>
        </w:rPr>
        <w:t xml:space="preserve">Define how two parties with opposing actions resolve checks: </w:t>
      </w:r>
    </w:p>
    <w:p w:rsidR="00000000" w:rsidDel="00000000" w:rsidP="00000000" w:rsidRDefault="00000000" w:rsidRPr="00000000" w14:paraId="00001EFB">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1EFC">
      <w:pPr>
        <w:spacing w:line="240" w:lineRule="auto"/>
        <w:ind w:left="729" w:firstLine="0"/>
        <w:jc w:val="both"/>
        <w:rPr>
          <w:sz w:val="26"/>
          <w:szCs w:val="26"/>
        </w:rPr>
      </w:pPr>
      <w:sdt>
        <w:sdtPr>
          <w:id w:val="1915527642"/>
          <w:tag w:val="goog_rdk_74"/>
        </w:sdtPr>
        <w:sdtContent>
          <w:r w:rsidDel="00000000" w:rsidR="00000000" w:rsidRPr="00000000">
            <w:rPr>
              <w:rFonts w:ascii="Nova Mono" w:cs="Nova Mono" w:eastAsia="Nova Mono" w:hAnsi="Nova Mono"/>
              <w:sz w:val="26"/>
              <w:szCs w:val="26"/>
              <w:rtl w:val="0"/>
            </w:rPr>
            <w:t xml:space="preserve">Attacker’s roll: 78, target = 85 → Margin: 7. </w:t>
          </w:r>
        </w:sdtContent>
      </w:sdt>
    </w:p>
    <w:p w:rsidR="00000000" w:rsidDel="00000000" w:rsidP="00000000" w:rsidRDefault="00000000" w:rsidRPr="00000000" w14:paraId="00001EFD">
      <w:pPr>
        <w:spacing w:line="240" w:lineRule="auto"/>
        <w:ind w:left="729" w:firstLine="0"/>
        <w:jc w:val="both"/>
        <w:rPr>
          <w:sz w:val="26"/>
          <w:szCs w:val="26"/>
        </w:rPr>
      </w:pPr>
      <w:sdt>
        <w:sdtPr>
          <w:id w:val="-1251674432"/>
          <w:tag w:val="goog_rdk_75"/>
        </w:sdtPr>
        <w:sdtContent>
          <w:r w:rsidDel="00000000" w:rsidR="00000000" w:rsidRPr="00000000">
            <w:rPr>
              <w:rFonts w:ascii="Nova Mono" w:cs="Nova Mono" w:eastAsia="Nova Mono" w:hAnsi="Nova Mono"/>
              <w:sz w:val="26"/>
              <w:szCs w:val="26"/>
              <w:rtl w:val="0"/>
            </w:rPr>
            <w:t xml:space="preserve">Defender’s roll: 60, target = 65 → Margin: 5. </w:t>
          </w:r>
        </w:sdtContent>
      </w:sdt>
    </w:p>
    <w:p w:rsidR="00000000" w:rsidDel="00000000" w:rsidP="00000000" w:rsidRDefault="00000000" w:rsidRPr="00000000" w14:paraId="00001EFE">
      <w:pPr>
        <w:spacing w:line="240" w:lineRule="auto"/>
        <w:ind w:left="729" w:firstLine="0"/>
        <w:jc w:val="both"/>
        <w:rPr>
          <w:sz w:val="26"/>
          <w:szCs w:val="26"/>
        </w:rPr>
      </w:pPr>
      <w:r w:rsidDel="00000000" w:rsidR="00000000" w:rsidRPr="00000000">
        <w:rPr>
          <w:sz w:val="26"/>
          <w:szCs w:val="26"/>
          <w:rtl w:val="0"/>
        </w:rPr>
        <w:t xml:space="preserve">Attacker wins. </w:t>
      </w:r>
    </w:p>
    <w:p w:rsidR="00000000" w:rsidDel="00000000" w:rsidP="00000000" w:rsidRDefault="00000000" w:rsidRPr="00000000" w14:paraId="00001EFF">
      <w:pPr>
        <w:spacing w:line="240" w:lineRule="auto"/>
        <w:ind w:left="729" w:firstLine="0"/>
        <w:jc w:val="both"/>
        <w:rPr>
          <w:sz w:val="26"/>
          <w:szCs w:val="26"/>
        </w:rPr>
      </w:pPr>
      <w:r w:rsidDel="00000000" w:rsidR="00000000" w:rsidRPr="00000000">
        <w:rPr>
          <w:sz w:val="26"/>
          <w:szCs w:val="26"/>
          <w:rtl w:val="0"/>
        </w:rPr>
        <w:t xml:space="preserve">Special Rules for Opposed Checks: </w:t>
      </w:r>
    </w:p>
    <w:p w:rsidR="00000000" w:rsidDel="00000000" w:rsidP="00000000" w:rsidRDefault="00000000" w:rsidRPr="00000000" w14:paraId="00001F00">
      <w:pPr>
        <w:spacing w:line="240" w:lineRule="auto"/>
        <w:ind w:left="729" w:firstLine="0"/>
        <w:jc w:val="both"/>
        <w:rPr>
          <w:sz w:val="26"/>
          <w:szCs w:val="26"/>
        </w:rPr>
      </w:pPr>
      <w:r w:rsidDel="00000000" w:rsidR="00000000" w:rsidRPr="00000000">
        <w:rPr>
          <w:sz w:val="26"/>
          <w:szCs w:val="26"/>
          <w:rtl w:val="0"/>
        </w:rPr>
        <w:t xml:space="preserve">Opposed checks may trigger critical </w:t>
      </w:r>
    </w:p>
    <w:p w:rsidR="00000000" w:rsidDel="00000000" w:rsidP="00000000" w:rsidRDefault="00000000" w:rsidRPr="00000000" w14:paraId="00001F01">
      <w:pPr>
        <w:spacing w:line="240" w:lineRule="auto"/>
        <w:ind w:left="729" w:firstLine="0"/>
        <w:jc w:val="both"/>
        <w:rPr>
          <w:sz w:val="26"/>
          <w:szCs w:val="26"/>
        </w:rPr>
      </w:pPr>
      <w:r w:rsidDel="00000000" w:rsidR="00000000" w:rsidRPr="00000000">
        <w:rPr>
          <w:sz w:val="26"/>
          <w:szCs w:val="26"/>
          <w:rtl w:val="0"/>
        </w:rPr>
        <w:t xml:space="preserve">success/failure chains (e.g., attacker critically succeeds, defender critically fails). </w:t>
      </w:r>
    </w:p>
    <w:p w:rsidR="00000000" w:rsidDel="00000000" w:rsidP="00000000" w:rsidRDefault="00000000" w:rsidRPr="00000000" w14:paraId="00001F02">
      <w:pPr>
        <w:spacing w:line="240" w:lineRule="auto"/>
        <w:ind w:left="729" w:firstLine="0"/>
        <w:jc w:val="both"/>
        <w:rPr>
          <w:sz w:val="26"/>
          <w:szCs w:val="26"/>
        </w:rPr>
      </w:pPr>
      <w:r w:rsidDel="00000000" w:rsidR="00000000" w:rsidRPr="00000000">
        <w:rPr>
          <w:sz w:val="26"/>
          <w:szCs w:val="26"/>
          <w:rtl w:val="0"/>
        </w:rPr>
        <w:t xml:space="preserve">Advancement Mechanics </w:t>
      </w:r>
    </w:p>
    <w:p w:rsidR="00000000" w:rsidDel="00000000" w:rsidP="00000000" w:rsidRDefault="00000000" w:rsidRPr="00000000" w14:paraId="00001F03">
      <w:pPr>
        <w:spacing w:line="240" w:lineRule="auto"/>
        <w:ind w:left="729" w:firstLine="0"/>
        <w:jc w:val="both"/>
        <w:rPr>
          <w:sz w:val="26"/>
          <w:szCs w:val="26"/>
        </w:rPr>
      </w:pPr>
      <w:r w:rsidDel="00000000" w:rsidR="00000000" w:rsidRPr="00000000">
        <w:rPr>
          <w:sz w:val="26"/>
          <w:szCs w:val="26"/>
          <w:rtl w:val="0"/>
        </w:rPr>
        <w:t xml:space="preserve">Tier Advancement: </w:t>
      </w:r>
    </w:p>
    <w:p w:rsidR="00000000" w:rsidDel="00000000" w:rsidP="00000000" w:rsidRDefault="00000000" w:rsidRPr="00000000" w14:paraId="00001F04">
      <w:pPr>
        <w:spacing w:line="240" w:lineRule="auto"/>
        <w:ind w:left="729" w:firstLine="0"/>
        <w:jc w:val="both"/>
        <w:rPr>
          <w:sz w:val="26"/>
          <w:szCs w:val="26"/>
        </w:rPr>
      </w:pPr>
      <w:r w:rsidDel="00000000" w:rsidR="00000000" w:rsidRPr="00000000">
        <w:rPr>
          <w:sz w:val="26"/>
          <w:szCs w:val="26"/>
          <w:rtl w:val="0"/>
        </w:rPr>
        <w:t xml:space="preserve">Define how characters improve proficiencies through gameplay: </w:t>
      </w:r>
    </w:p>
    <w:p w:rsidR="00000000" w:rsidDel="00000000" w:rsidP="00000000" w:rsidRDefault="00000000" w:rsidRPr="00000000" w14:paraId="00001F05">
      <w:pPr>
        <w:spacing w:line="240" w:lineRule="auto"/>
        <w:ind w:left="729" w:firstLine="0"/>
        <w:jc w:val="both"/>
        <w:rPr>
          <w:sz w:val="26"/>
          <w:szCs w:val="26"/>
        </w:rPr>
      </w:pPr>
      <w:r w:rsidDel="00000000" w:rsidR="00000000" w:rsidRPr="00000000">
        <w:rPr>
          <w:sz w:val="26"/>
          <w:szCs w:val="26"/>
          <w:rtl w:val="0"/>
        </w:rPr>
        <w:t xml:space="preserve">Odd Levels: Attempt two proficiency improvements. </w:t>
      </w:r>
    </w:p>
    <w:p w:rsidR="00000000" w:rsidDel="00000000" w:rsidP="00000000" w:rsidRDefault="00000000" w:rsidRPr="00000000" w14:paraId="00001F06">
      <w:pPr>
        <w:spacing w:line="240" w:lineRule="auto"/>
        <w:ind w:left="729" w:firstLine="0"/>
        <w:jc w:val="both"/>
        <w:rPr>
          <w:sz w:val="26"/>
          <w:szCs w:val="26"/>
        </w:rPr>
      </w:pPr>
      <w:r w:rsidDel="00000000" w:rsidR="00000000" w:rsidRPr="00000000">
        <w:rPr>
          <w:sz w:val="26"/>
          <w:szCs w:val="26"/>
          <w:rtl w:val="0"/>
        </w:rPr>
        <w:t xml:space="preserve">Gating by Modifier Die: </w:t>
      </w:r>
    </w:p>
    <w:p w:rsidR="00000000" w:rsidDel="00000000" w:rsidP="00000000" w:rsidRDefault="00000000" w:rsidRPr="00000000" w14:paraId="00001F07">
      <w:pPr>
        <w:spacing w:line="240" w:lineRule="auto"/>
        <w:ind w:left="729" w:firstLine="0"/>
        <w:jc w:val="both"/>
        <w:rPr>
          <w:sz w:val="26"/>
          <w:szCs w:val="26"/>
        </w:rPr>
      </w:pPr>
      <w:r w:rsidDel="00000000" w:rsidR="00000000" w:rsidRPr="00000000">
        <w:rPr>
          <w:sz w:val="26"/>
          <w:szCs w:val="26"/>
          <w:rtl w:val="0"/>
        </w:rPr>
        <w:t xml:space="preserve">A d6 attribute limits proficiency growth to Tier </w:t>
      </w:r>
    </w:p>
    <w:p w:rsidR="00000000" w:rsidDel="00000000" w:rsidP="00000000" w:rsidRDefault="00000000" w:rsidRPr="00000000" w14:paraId="00001F08">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1F09">
      <w:pPr>
        <w:spacing w:line="240" w:lineRule="auto"/>
        <w:ind w:left="729" w:firstLine="0"/>
        <w:jc w:val="both"/>
        <w:rPr>
          <w:sz w:val="26"/>
          <w:szCs w:val="26"/>
        </w:rPr>
      </w:pPr>
      <w:r w:rsidDel="00000000" w:rsidR="00000000" w:rsidRPr="00000000">
        <w:rPr>
          <w:sz w:val="26"/>
          <w:szCs w:val="26"/>
          <w:rtl w:val="0"/>
        </w:rPr>
        <w:t xml:space="preserve">A d12 attribute allows growth to Tier 5. </w:t>
      </w:r>
    </w:p>
    <w:p w:rsidR="00000000" w:rsidDel="00000000" w:rsidP="00000000" w:rsidRDefault="00000000" w:rsidRPr="00000000" w14:paraId="00001F0A">
      <w:pPr>
        <w:spacing w:line="240" w:lineRule="auto"/>
        <w:ind w:left="729" w:firstLine="0"/>
        <w:jc w:val="both"/>
        <w:rPr>
          <w:sz w:val="26"/>
          <w:szCs w:val="26"/>
        </w:rPr>
      </w:pPr>
      <w:r w:rsidDel="00000000" w:rsidR="00000000" w:rsidRPr="00000000">
        <w:rPr>
          <w:sz w:val="26"/>
          <w:szCs w:val="26"/>
          <w:rtl w:val="0"/>
        </w:rPr>
        <w:t xml:space="preserve">Advancement Perks: </w:t>
      </w:r>
    </w:p>
    <w:p w:rsidR="00000000" w:rsidDel="00000000" w:rsidP="00000000" w:rsidRDefault="00000000" w:rsidRPr="00000000" w14:paraId="00001F0B">
      <w:pPr>
        <w:spacing w:line="240" w:lineRule="auto"/>
        <w:ind w:left="729" w:firstLine="0"/>
        <w:jc w:val="both"/>
        <w:rPr>
          <w:sz w:val="26"/>
          <w:szCs w:val="26"/>
        </w:rPr>
      </w:pPr>
      <w:r w:rsidDel="00000000" w:rsidR="00000000" w:rsidRPr="00000000">
        <w:rPr>
          <w:sz w:val="26"/>
          <w:szCs w:val="26"/>
          <w:rtl w:val="0"/>
        </w:rPr>
        <w:t xml:space="preserve">At higher tiers, proficiencies unlock unique abilities: </w:t>
      </w:r>
    </w:p>
    <w:p w:rsidR="00000000" w:rsidDel="00000000" w:rsidP="00000000" w:rsidRDefault="00000000" w:rsidRPr="00000000" w14:paraId="00001F0C">
      <w:pPr>
        <w:spacing w:line="240" w:lineRule="auto"/>
        <w:ind w:left="729" w:firstLine="0"/>
        <w:jc w:val="both"/>
        <w:rPr>
          <w:sz w:val="26"/>
          <w:szCs w:val="26"/>
        </w:rPr>
      </w:pPr>
      <w:r w:rsidDel="00000000" w:rsidR="00000000" w:rsidRPr="00000000">
        <w:rPr>
          <w:sz w:val="26"/>
          <w:szCs w:val="26"/>
          <w:rtl w:val="0"/>
        </w:rPr>
        <w:t xml:space="preserve">Tier 3 (Expert): Attribute substitution or advanced applications. </w:t>
      </w:r>
    </w:p>
    <w:p w:rsidR="00000000" w:rsidDel="00000000" w:rsidP="00000000" w:rsidRDefault="00000000" w:rsidRPr="00000000" w14:paraId="00001F0D">
      <w:pPr>
        <w:spacing w:line="240" w:lineRule="auto"/>
        <w:ind w:left="729" w:firstLine="0"/>
        <w:jc w:val="both"/>
        <w:rPr>
          <w:sz w:val="26"/>
          <w:szCs w:val="26"/>
        </w:rPr>
      </w:pPr>
      <w:r w:rsidDel="00000000" w:rsidR="00000000" w:rsidRPr="00000000">
        <w:rPr>
          <w:sz w:val="26"/>
          <w:szCs w:val="26"/>
          <w:rtl w:val="0"/>
        </w:rPr>
        <w:t xml:space="preserve">Tier 4 (Master): No percentage cap; bypass trivial rolls. </w:t>
      </w:r>
    </w:p>
    <w:p w:rsidR="00000000" w:rsidDel="00000000" w:rsidP="00000000" w:rsidRDefault="00000000" w:rsidRPr="00000000" w14:paraId="00001F0E">
      <w:pPr>
        <w:spacing w:line="240" w:lineRule="auto"/>
        <w:ind w:left="729" w:firstLine="0"/>
        <w:jc w:val="both"/>
        <w:rPr>
          <w:sz w:val="26"/>
          <w:szCs w:val="26"/>
        </w:rPr>
      </w:pPr>
      <w:r w:rsidDel="00000000" w:rsidR="00000000" w:rsidRPr="00000000">
        <w:rPr>
          <w:sz w:val="26"/>
          <w:szCs w:val="26"/>
          <w:rtl w:val="0"/>
        </w:rPr>
        <w:t xml:space="preserve">Tier 5 (Paragon): Add a second governing attribute. </w:t>
      </w:r>
    </w:p>
    <w:p w:rsidR="00000000" w:rsidDel="00000000" w:rsidP="00000000" w:rsidRDefault="00000000" w:rsidRPr="00000000" w14:paraId="00001F0F">
      <w:pPr>
        <w:spacing w:line="240" w:lineRule="auto"/>
        <w:ind w:left="729" w:firstLine="0"/>
        <w:jc w:val="both"/>
        <w:rPr>
          <w:sz w:val="26"/>
          <w:szCs w:val="26"/>
        </w:rPr>
      </w:pPr>
      <w:r w:rsidDel="00000000" w:rsidR="00000000" w:rsidRPr="00000000">
        <w:rPr>
          <w:sz w:val="26"/>
          <w:szCs w:val="26"/>
          <w:rtl w:val="0"/>
        </w:rPr>
        <w:t xml:space="preserve">Full Proficiency List by Category </w:t>
      </w:r>
    </w:p>
    <w:p w:rsidR="00000000" w:rsidDel="00000000" w:rsidP="00000000" w:rsidRDefault="00000000" w:rsidRPr="00000000" w14:paraId="00001F10">
      <w:pPr>
        <w:spacing w:line="240" w:lineRule="auto"/>
        <w:ind w:left="729" w:firstLine="0"/>
        <w:jc w:val="both"/>
        <w:rPr>
          <w:sz w:val="26"/>
          <w:szCs w:val="26"/>
        </w:rPr>
      </w:pPr>
      <w:r w:rsidDel="00000000" w:rsidR="00000000" w:rsidRPr="00000000">
        <w:rPr>
          <w:sz w:val="26"/>
          <w:szCs w:val="26"/>
          <w:rtl w:val="0"/>
        </w:rPr>
        <w:t xml:space="preserve">Expand the list of proficiencies under each category and define their uses, tied attributes, and sample perks. </w:t>
      </w:r>
    </w:p>
    <w:p w:rsidR="00000000" w:rsidDel="00000000" w:rsidP="00000000" w:rsidRDefault="00000000" w:rsidRPr="00000000" w14:paraId="00001F11">
      <w:pPr>
        <w:spacing w:line="240" w:lineRule="auto"/>
        <w:ind w:left="729" w:firstLine="0"/>
        <w:jc w:val="both"/>
        <w:rPr>
          <w:sz w:val="26"/>
          <w:szCs w:val="26"/>
        </w:rPr>
      </w:pPr>
      <w:r w:rsidDel="00000000" w:rsidR="00000000" w:rsidRPr="00000000">
        <w:rPr>
          <w:sz w:val="26"/>
          <w:szCs w:val="26"/>
          <w:rtl w:val="0"/>
        </w:rPr>
        <w:t xml:space="preserve">Katra Proficiencies (Air: Logic and Adaptability): </w:t>
      </w:r>
    </w:p>
    <w:p w:rsidR="00000000" w:rsidDel="00000000" w:rsidP="00000000" w:rsidRDefault="00000000" w:rsidRPr="00000000" w14:paraId="00001F12">
      <w:pPr>
        <w:spacing w:line="240" w:lineRule="auto"/>
        <w:ind w:left="729" w:firstLine="0"/>
        <w:jc w:val="both"/>
        <w:rPr>
          <w:sz w:val="26"/>
          <w:szCs w:val="26"/>
        </w:rPr>
      </w:pPr>
      <w:r w:rsidDel="00000000" w:rsidR="00000000" w:rsidRPr="00000000">
        <w:rPr>
          <w:sz w:val="26"/>
          <w:szCs w:val="26"/>
          <w:rtl w:val="0"/>
        </w:rPr>
        <w:t xml:space="preserve">Marksman/Ranged Combat: Precision-based attacks. </w:t>
      </w:r>
    </w:p>
    <w:p w:rsidR="00000000" w:rsidDel="00000000" w:rsidP="00000000" w:rsidRDefault="00000000" w:rsidRPr="00000000" w14:paraId="00001F13">
      <w:pPr>
        <w:spacing w:line="240" w:lineRule="auto"/>
        <w:ind w:left="729" w:firstLine="0"/>
        <w:jc w:val="both"/>
        <w:rPr>
          <w:sz w:val="26"/>
          <w:szCs w:val="26"/>
        </w:rPr>
      </w:pPr>
      <w:r w:rsidDel="00000000" w:rsidR="00000000" w:rsidRPr="00000000">
        <w:rPr>
          <w:sz w:val="26"/>
          <w:szCs w:val="26"/>
          <w:rtl w:val="0"/>
        </w:rPr>
        <w:t xml:space="preserve">Tactics/Recon: Battlefield observation and planning. </w:t>
      </w:r>
    </w:p>
    <w:p w:rsidR="00000000" w:rsidDel="00000000" w:rsidP="00000000" w:rsidRDefault="00000000" w:rsidRPr="00000000" w14:paraId="00001F14">
      <w:pPr>
        <w:spacing w:line="240" w:lineRule="auto"/>
        <w:ind w:left="729" w:firstLine="0"/>
        <w:jc w:val="both"/>
        <w:rPr>
          <w:sz w:val="26"/>
          <w:szCs w:val="26"/>
        </w:rPr>
      </w:pPr>
      <w:r w:rsidDel="00000000" w:rsidR="00000000" w:rsidRPr="00000000">
        <w:rPr>
          <w:sz w:val="26"/>
          <w:szCs w:val="26"/>
          <w:rtl w:val="0"/>
        </w:rPr>
        <w:t xml:space="preserve">Logistics: Efficient resource management. </w:t>
      </w:r>
    </w:p>
    <w:p w:rsidR="00000000" w:rsidDel="00000000" w:rsidP="00000000" w:rsidRDefault="00000000" w:rsidRPr="00000000" w14:paraId="00001F15">
      <w:pPr>
        <w:spacing w:line="240" w:lineRule="auto"/>
        <w:ind w:left="729" w:firstLine="0"/>
        <w:jc w:val="both"/>
        <w:rPr>
          <w:sz w:val="26"/>
          <w:szCs w:val="26"/>
        </w:rPr>
      </w:pPr>
      <w:r w:rsidDel="00000000" w:rsidR="00000000" w:rsidRPr="00000000">
        <w:rPr>
          <w:sz w:val="26"/>
          <w:szCs w:val="26"/>
          <w:rtl w:val="0"/>
        </w:rPr>
        <w:t xml:space="preserve">Navigation: Finding paths in complex terrain. </w:t>
      </w:r>
    </w:p>
    <w:p w:rsidR="00000000" w:rsidDel="00000000" w:rsidP="00000000" w:rsidRDefault="00000000" w:rsidRPr="00000000" w14:paraId="00001F16">
      <w:pPr>
        <w:spacing w:line="240" w:lineRule="auto"/>
        <w:ind w:left="729" w:firstLine="0"/>
        <w:jc w:val="both"/>
        <w:rPr>
          <w:sz w:val="26"/>
          <w:szCs w:val="26"/>
        </w:rPr>
      </w:pPr>
      <w:r w:rsidDel="00000000" w:rsidR="00000000" w:rsidRPr="00000000">
        <w:rPr>
          <w:sz w:val="26"/>
          <w:szCs w:val="26"/>
          <w:rtl w:val="0"/>
        </w:rPr>
        <w:t xml:space="preserve">Imperius Proficiencies (Fire: Drive and Aggression): </w:t>
      </w:r>
    </w:p>
    <w:p w:rsidR="00000000" w:rsidDel="00000000" w:rsidP="00000000" w:rsidRDefault="00000000" w:rsidRPr="00000000" w14:paraId="00001F17">
      <w:pPr>
        <w:spacing w:line="240" w:lineRule="auto"/>
        <w:ind w:left="729" w:firstLine="0"/>
        <w:jc w:val="both"/>
        <w:rPr>
          <w:sz w:val="26"/>
          <w:szCs w:val="26"/>
        </w:rPr>
      </w:pPr>
      <w:r w:rsidDel="00000000" w:rsidR="00000000" w:rsidRPr="00000000">
        <w:rPr>
          <w:sz w:val="26"/>
          <w:szCs w:val="26"/>
          <w:rtl w:val="0"/>
        </w:rPr>
        <w:t xml:space="preserve">Leadership: Inspires and coordinates allies. </w:t>
      </w:r>
    </w:p>
    <w:p w:rsidR="00000000" w:rsidDel="00000000" w:rsidP="00000000" w:rsidRDefault="00000000" w:rsidRPr="00000000" w14:paraId="00001F18">
      <w:pPr>
        <w:spacing w:line="240" w:lineRule="auto"/>
        <w:ind w:left="729" w:firstLine="0"/>
        <w:jc w:val="both"/>
        <w:rPr>
          <w:sz w:val="26"/>
          <w:szCs w:val="26"/>
        </w:rPr>
      </w:pPr>
      <w:r w:rsidDel="00000000" w:rsidR="00000000" w:rsidRPr="00000000">
        <w:rPr>
          <w:sz w:val="26"/>
          <w:szCs w:val="26"/>
          <w:rtl w:val="0"/>
        </w:rPr>
        <w:t xml:space="preserve">Combat Tactics: High-stakes strategy in the heat of battle. </w:t>
      </w:r>
    </w:p>
    <w:p w:rsidR="00000000" w:rsidDel="00000000" w:rsidP="00000000" w:rsidRDefault="00000000" w:rsidRPr="00000000" w14:paraId="00001F19">
      <w:pPr>
        <w:spacing w:line="240" w:lineRule="auto"/>
        <w:ind w:left="729" w:firstLine="0"/>
        <w:jc w:val="both"/>
        <w:rPr>
          <w:sz w:val="26"/>
          <w:szCs w:val="26"/>
        </w:rPr>
      </w:pPr>
      <w:r w:rsidDel="00000000" w:rsidR="00000000" w:rsidRPr="00000000">
        <w:rPr>
          <w:sz w:val="26"/>
          <w:szCs w:val="26"/>
          <w:rtl w:val="0"/>
        </w:rPr>
        <w:t xml:space="preserve">Demolitions: Mastery of explosive devices. </w:t>
      </w:r>
    </w:p>
    <w:p w:rsidR="00000000" w:rsidDel="00000000" w:rsidP="00000000" w:rsidRDefault="00000000" w:rsidRPr="00000000" w14:paraId="00001F1A">
      <w:pPr>
        <w:spacing w:line="240" w:lineRule="auto"/>
        <w:ind w:left="729" w:firstLine="0"/>
        <w:jc w:val="both"/>
        <w:rPr>
          <w:sz w:val="26"/>
          <w:szCs w:val="26"/>
        </w:rPr>
      </w:pPr>
      <w:r w:rsidDel="00000000" w:rsidR="00000000" w:rsidRPr="00000000">
        <w:rPr>
          <w:sz w:val="26"/>
          <w:szCs w:val="26"/>
          <w:rtl w:val="0"/>
        </w:rPr>
        <w:t xml:space="preserve">Dominion Proficiencies (Earth: Stability and Strength): </w:t>
      </w:r>
    </w:p>
    <w:p w:rsidR="00000000" w:rsidDel="00000000" w:rsidP="00000000" w:rsidRDefault="00000000" w:rsidRPr="00000000" w14:paraId="00001F1B">
      <w:pPr>
        <w:spacing w:line="240" w:lineRule="auto"/>
        <w:ind w:left="729" w:firstLine="0"/>
        <w:jc w:val="both"/>
        <w:rPr>
          <w:sz w:val="26"/>
          <w:szCs w:val="26"/>
        </w:rPr>
      </w:pPr>
      <w:r w:rsidDel="00000000" w:rsidR="00000000" w:rsidRPr="00000000">
        <w:rPr>
          <w:sz w:val="26"/>
          <w:szCs w:val="26"/>
          <w:rtl w:val="0"/>
        </w:rPr>
        <w:t xml:space="preserve">Survival: Adapting to harsh environments. </w:t>
      </w:r>
    </w:p>
    <w:p w:rsidR="00000000" w:rsidDel="00000000" w:rsidP="00000000" w:rsidRDefault="00000000" w:rsidRPr="00000000" w14:paraId="00001F1C">
      <w:pPr>
        <w:spacing w:line="240" w:lineRule="auto"/>
        <w:ind w:left="729" w:firstLine="0"/>
        <w:jc w:val="both"/>
        <w:rPr>
          <w:sz w:val="26"/>
          <w:szCs w:val="26"/>
        </w:rPr>
      </w:pPr>
      <w:r w:rsidDel="00000000" w:rsidR="00000000" w:rsidRPr="00000000">
        <w:rPr>
          <w:sz w:val="26"/>
          <w:szCs w:val="26"/>
          <w:rtl w:val="0"/>
        </w:rPr>
        <w:t xml:space="preserve">Construction: Building and fortification. </w:t>
      </w:r>
    </w:p>
    <w:p w:rsidR="00000000" w:rsidDel="00000000" w:rsidP="00000000" w:rsidRDefault="00000000" w:rsidRPr="00000000" w14:paraId="00001F1D">
      <w:pPr>
        <w:spacing w:line="240" w:lineRule="auto"/>
        <w:ind w:left="729" w:firstLine="0"/>
        <w:jc w:val="both"/>
        <w:rPr>
          <w:sz w:val="26"/>
          <w:szCs w:val="26"/>
        </w:rPr>
      </w:pPr>
      <w:r w:rsidDel="00000000" w:rsidR="00000000" w:rsidRPr="00000000">
        <w:rPr>
          <w:sz w:val="26"/>
          <w:szCs w:val="26"/>
          <w:rtl w:val="0"/>
        </w:rPr>
        <w:t xml:space="preserve">Martial Arts: Close-quarters combat. </w:t>
      </w:r>
    </w:p>
    <w:p w:rsidR="00000000" w:rsidDel="00000000" w:rsidP="00000000" w:rsidRDefault="00000000" w:rsidRPr="00000000" w14:paraId="00001F1E">
      <w:pPr>
        <w:spacing w:line="240" w:lineRule="auto"/>
        <w:ind w:left="729" w:firstLine="0"/>
        <w:jc w:val="both"/>
        <w:rPr>
          <w:sz w:val="26"/>
          <w:szCs w:val="26"/>
        </w:rPr>
      </w:pPr>
      <w:r w:rsidDel="00000000" w:rsidR="00000000" w:rsidRPr="00000000">
        <w:rPr>
          <w:sz w:val="26"/>
          <w:szCs w:val="26"/>
          <w:rtl w:val="0"/>
        </w:rPr>
        <w:t xml:space="preserve">Harmonia Proficiencies (Water: Intuition and Flow): </w:t>
      </w:r>
    </w:p>
    <w:p w:rsidR="00000000" w:rsidDel="00000000" w:rsidP="00000000" w:rsidRDefault="00000000" w:rsidRPr="00000000" w14:paraId="00001F1F">
      <w:pPr>
        <w:spacing w:line="240" w:lineRule="auto"/>
        <w:ind w:left="729" w:firstLine="0"/>
        <w:jc w:val="both"/>
        <w:rPr>
          <w:sz w:val="26"/>
          <w:szCs w:val="26"/>
        </w:rPr>
      </w:pPr>
      <w:r w:rsidDel="00000000" w:rsidR="00000000" w:rsidRPr="00000000">
        <w:rPr>
          <w:sz w:val="26"/>
          <w:szCs w:val="26"/>
          <w:rtl w:val="0"/>
        </w:rPr>
        <w:t xml:space="preserve">Healing: Restores physical and mental health. </w:t>
      </w:r>
    </w:p>
    <w:p w:rsidR="00000000" w:rsidDel="00000000" w:rsidP="00000000" w:rsidRDefault="00000000" w:rsidRPr="00000000" w14:paraId="00001F20">
      <w:pPr>
        <w:spacing w:line="240" w:lineRule="auto"/>
        <w:ind w:left="729" w:firstLine="0"/>
        <w:jc w:val="both"/>
        <w:rPr>
          <w:sz w:val="26"/>
          <w:szCs w:val="26"/>
        </w:rPr>
      </w:pPr>
      <w:r w:rsidDel="00000000" w:rsidR="00000000" w:rsidRPr="00000000">
        <w:rPr>
          <w:sz w:val="26"/>
          <w:szCs w:val="26"/>
          <w:rtl w:val="0"/>
        </w:rPr>
        <w:t xml:space="preserve">Negotiation: Conflict resolution through empathy. </w:t>
      </w:r>
    </w:p>
    <w:p w:rsidR="00000000" w:rsidDel="00000000" w:rsidP="00000000" w:rsidRDefault="00000000" w:rsidRPr="00000000" w14:paraId="00001F21">
      <w:pPr>
        <w:spacing w:line="240" w:lineRule="auto"/>
        <w:ind w:left="729" w:firstLine="0"/>
        <w:jc w:val="both"/>
        <w:rPr>
          <w:sz w:val="26"/>
          <w:szCs w:val="26"/>
        </w:rPr>
      </w:pPr>
      <w:r w:rsidDel="00000000" w:rsidR="00000000" w:rsidRPr="00000000">
        <w:rPr>
          <w:sz w:val="26"/>
          <w:szCs w:val="26"/>
          <w:rtl w:val="0"/>
        </w:rPr>
        <w:t xml:space="preserve">Alchemy: Crafting mystical and scientific elixirs. </w:t>
      </w:r>
    </w:p>
    <w:p w:rsidR="00000000" w:rsidDel="00000000" w:rsidP="00000000" w:rsidRDefault="00000000" w:rsidRPr="00000000" w14:paraId="00001F22">
      <w:pPr>
        <w:spacing w:line="240" w:lineRule="auto"/>
        <w:ind w:left="729" w:firstLine="0"/>
        <w:jc w:val="both"/>
        <w:rPr>
          <w:sz w:val="26"/>
          <w:szCs w:val="26"/>
        </w:rPr>
      </w:pPr>
      <w:r w:rsidDel="00000000" w:rsidR="00000000" w:rsidRPr="00000000">
        <w:rPr>
          <w:sz w:val="26"/>
          <w:szCs w:val="26"/>
          <w:rtl w:val="0"/>
        </w:rPr>
        <w:t xml:space="preserve">Entropy Proficiencies (Chaos and Instinct): </w:t>
      </w:r>
    </w:p>
    <w:p w:rsidR="00000000" w:rsidDel="00000000" w:rsidP="00000000" w:rsidRDefault="00000000" w:rsidRPr="00000000" w14:paraId="00001F23">
      <w:pPr>
        <w:spacing w:line="240" w:lineRule="auto"/>
        <w:ind w:left="729" w:firstLine="0"/>
        <w:jc w:val="both"/>
        <w:rPr>
          <w:sz w:val="26"/>
          <w:szCs w:val="26"/>
        </w:rPr>
      </w:pPr>
      <w:r w:rsidDel="00000000" w:rsidR="00000000" w:rsidRPr="00000000">
        <w:rPr>
          <w:sz w:val="26"/>
          <w:szCs w:val="26"/>
          <w:rtl w:val="0"/>
        </w:rPr>
        <w:t xml:space="preserve">Sabotage: Undermining systems and structures. </w:t>
      </w:r>
    </w:p>
    <w:p w:rsidR="00000000" w:rsidDel="00000000" w:rsidP="00000000" w:rsidRDefault="00000000" w:rsidRPr="00000000" w14:paraId="00001F24">
      <w:pPr>
        <w:spacing w:line="240" w:lineRule="auto"/>
        <w:ind w:left="729" w:firstLine="0"/>
        <w:jc w:val="both"/>
        <w:rPr>
          <w:sz w:val="26"/>
          <w:szCs w:val="26"/>
        </w:rPr>
      </w:pPr>
      <w:r w:rsidDel="00000000" w:rsidR="00000000" w:rsidRPr="00000000">
        <w:rPr>
          <w:sz w:val="26"/>
          <w:szCs w:val="26"/>
          <w:rtl w:val="0"/>
        </w:rPr>
        <w:t xml:space="preserve">Improvisation: Innovating under pressure. </w:t>
      </w:r>
    </w:p>
    <w:p w:rsidR="00000000" w:rsidDel="00000000" w:rsidP="00000000" w:rsidRDefault="00000000" w:rsidRPr="00000000" w14:paraId="00001F25">
      <w:pPr>
        <w:spacing w:line="240" w:lineRule="auto"/>
        <w:ind w:left="729" w:firstLine="0"/>
        <w:jc w:val="both"/>
        <w:rPr>
          <w:sz w:val="26"/>
          <w:szCs w:val="26"/>
        </w:rPr>
      </w:pPr>
      <w:r w:rsidDel="00000000" w:rsidR="00000000" w:rsidRPr="00000000">
        <w:rPr>
          <w:sz w:val="26"/>
          <w:szCs w:val="26"/>
          <w:rtl w:val="0"/>
        </w:rPr>
        <w:t xml:space="preserve">Streetwise: Exploiting urban chaos. </w:t>
      </w:r>
    </w:p>
    <w:p w:rsidR="00000000" w:rsidDel="00000000" w:rsidP="00000000" w:rsidRDefault="00000000" w:rsidRPr="00000000" w14:paraId="00001F26">
      <w:pPr>
        <w:spacing w:line="240" w:lineRule="auto"/>
        <w:ind w:left="729" w:firstLine="0"/>
        <w:jc w:val="both"/>
        <w:rPr>
          <w:sz w:val="26"/>
          <w:szCs w:val="26"/>
        </w:rPr>
      </w:pPr>
      <w:r w:rsidDel="00000000" w:rsidR="00000000" w:rsidRPr="00000000">
        <w:rPr>
          <w:sz w:val="26"/>
          <w:szCs w:val="26"/>
          <w:rtl w:val="0"/>
        </w:rPr>
        <w:t xml:space="preserve">Gnosis Proficiencies (Harmony and Control): </w:t>
      </w:r>
    </w:p>
    <w:p w:rsidR="00000000" w:rsidDel="00000000" w:rsidP="00000000" w:rsidRDefault="00000000" w:rsidRPr="00000000" w14:paraId="00001F27">
      <w:pPr>
        <w:spacing w:line="240" w:lineRule="auto"/>
        <w:ind w:left="729" w:firstLine="0"/>
        <w:jc w:val="both"/>
        <w:rPr>
          <w:sz w:val="26"/>
          <w:szCs w:val="26"/>
        </w:rPr>
      </w:pPr>
      <w:r w:rsidDel="00000000" w:rsidR="00000000" w:rsidRPr="00000000">
        <w:rPr>
          <w:sz w:val="26"/>
          <w:szCs w:val="26"/>
          <w:rtl w:val="0"/>
        </w:rPr>
        <w:t xml:space="preserve">Rituals: Performing precise spiritual tasks. </w:t>
      </w:r>
    </w:p>
    <w:p w:rsidR="00000000" w:rsidDel="00000000" w:rsidP="00000000" w:rsidRDefault="00000000" w:rsidRPr="00000000" w14:paraId="00001F28">
      <w:pPr>
        <w:spacing w:line="240" w:lineRule="auto"/>
        <w:ind w:left="729" w:firstLine="0"/>
        <w:jc w:val="both"/>
        <w:rPr>
          <w:sz w:val="26"/>
          <w:szCs w:val="26"/>
        </w:rPr>
      </w:pPr>
      <w:r w:rsidDel="00000000" w:rsidR="00000000" w:rsidRPr="00000000">
        <w:rPr>
          <w:sz w:val="26"/>
          <w:szCs w:val="26"/>
          <w:rtl w:val="0"/>
        </w:rPr>
        <w:t xml:space="preserve">Arcana: Understanding magical forces. </w:t>
      </w:r>
    </w:p>
    <w:p w:rsidR="00000000" w:rsidDel="00000000" w:rsidP="00000000" w:rsidRDefault="00000000" w:rsidRPr="00000000" w14:paraId="00001F29">
      <w:pPr>
        <w:spacing w:line="240" w:lineRule="auto"/>
        <w:ind w:left="729" w:firstLine="0"/>
        <w:jc w:val="both"/>
        <w:rPr>
          <w:sz w:val="26"/>
          <w:szCs w:val="26"/>
        </w:rPr>
      </w:pPr>
      <w:r w:rsidDel="00000000" w:rsidR="00000000" w:rsidRPr="00000000">
        <w:rPr>
          <w:sz w:val="26"/>
          <w:szCs w:val="26"/>
          <w:rtl w:val="0"/>
        </w:rPr>
        <w:t xml:space="preserve">Crafting: Creating intricate tools or artifacts. </w:t>
      </w:r>
    </w:p>
    <w:p w:rsidR="00000000" w:rsidDel="00000000" w:rsidP="00000000" w:rsidRDefault="00000000" w:rsidRPr="00000000" w14:paraId="00001F2A">
      <w:pPr>
        <w:spacing w:line="240" w:lineRule="auto"/>
        <w:ind w:left="729" w:firstLine="0"/>
        <w:jc w:val="both"/>
        <w:rPr>
          <w:sz w:val="26"/>
          <w:szCs w:val="26"/>
        </w:rPr>
      </w:pPr>
      <w:r w:rsidDel="00000000" w:rsidR="00000000" w:rsidRPr="00000000">
        <w:rPr>
          <w:sz w:val="26"/>
          <w:szCs w:val="26"/>
          <w:rtl w:val="0"/>
        </w:rPr>
        <w:t xml:space="preserve">Templates for Setting Target Numbers and Modifiers </w:t>
      </w:r>
    </w:p>
    <w:p w:rsidR="00000000" w:rsidDel="00000000" w:rsidP="00000000" w:rsidRDefault="00000000" w:rsidRPr="00000000" w14:paraId="00001F2B">
      <w:pPr>
        <w:spacing w:line="240" w:lineRule="auto"/>
        <w:ind w:left="729" w:firstLine="0"/>
        <w:jc w:val="both"/>
        <w:rPr>
          <w:sz w:val="26"/>
          <w:szCs w:val="26"/>
        </w:rPr>
      </w:pPr>
      <w:r w:rsidDel="00000000" w:rsidR="00000000" w:rsidRPr="00000000">
        <w:rPr>
          <w:sz w:val="26"/>
          <w:szCs w:val="26"/>
          <w:rtl w:val="0"/>
        </w:rPr>
        <w:t xml:space="preserve">Create easy-to-use templates for players and Overseers to quickly set up tasks: </w:t>
      </w:r>
    </w:p>
    <w:p w:rsidR="00000000" w:rsidDel="00000000" w:rsidP="00000000" w:rsidRDefault="00000000" w:rsidRPr="00000000" w14:paraId="00001F2C">
      <w:pPr>
        <w:spacing w:line="240" w:lineRule="auto"/>
        <w:ind w:left="729" w:firstLine="0"/>
        <w:jc w:val="both"/>
        <w:rPr>
          <w:sz w:val="26"/>
          <w:szCs w:val="26"/>
        </w:rPr>
      </w:pPr>
      <w:r w:rsidDel="00000000" w:rsidR="00000000" w:rsidRPr="00000000">
        <w:rPr>
          <w:sz w:val="26"/>
          <w:szCs w:val="26"/>
          <w:rtl w:val="0"/>
        </w:rPr>
        <w:t xml:space="preserve">General Task Difficulty Table: </w:t>
      </w:r>
    </w:p>
    <w:p w:rsidR="00000000" w:rsidDel="00000000" w:rsidP="00000000" w:rsidRDefault="00000000" w:rsidRPr="00000000" w14:paraId="00001F2D">
      <w:pPr>
        <w:spacing w:line="240" w:lineRule="auto"/>
        <w:ind w:left="729" w:firstLine="0"/>
        <w:jc w:val="both"/>
        <w:rPr>
          <w:sz w:val="26"/>
          <w:szCs w:val="26"/>
        </w:rPr>
      </w:pPr>
      <w:r w:rsidDel="00000000" w:rsidR="00000000" w:rsidRPr="00000000">
        <w:rPr>
          <w:sz w:val="26"/>
          <w:szCs w:val="26"/>
          <w:rtl w:val="0"/>
        </w:rPr>
        <w:t xml:space="preserve">Difficulty </w:t>
        <w:tab/>
        <w:t xml:space="preserve">Target Range </w:t>
        <w:tab/>
        <w:t xml:space="preserve">Examples Trivial 10-20% </w:t>
        <w:tab/>
        <w:t xml:space="preserve">Picking up a heavy object. </w:t>
      </w:r>
    </w:p>
    <w:p w:rsidR="00000000" w:rsidDel="00000000" w:rsidP="00000000" w:rsidRDefault="00000000" w:rsidRPr="00000000" w14:paraId="00001F2E">
      <w:pPr>
        <w:spacing w:line="240" w:lineRule="auto"/>
        <w:ind w:left="729" w:firstLine="0"/>
        <w:jc w:val="both"/>
        <w:rPr>
          <w:sz w:val="26"/>
          <w:szCs w:val="26"/>
        </w:rPr>
      </w:pPr>
      <w:r w:rsidDel="00000000" w:rsidR="00000000" w:rsidRPr="00000000">
        <w:rPr>
          <w:sz w:val="26"/>
          <w:szCs w:val="26"/>
          <w:rtl w:val="0"/>
        </w:rPr>
        <w:t xml:space="preserve">Routine 21-40% </w:t>
        <w:tab/>
        <w:t xml:space="preserve">Repairing minor equipment. </w:t>
      </w:r>
    </w:p>
    <w:p w:rsidR="00000000" w:rsidDel="00000000" w:rsidP="00000000" w:rsidRDefault="00000000" w:rsidRPr="00000000" w14:paraId="00001F2F">
      <w:pPr>
        <w:spacing w:line="240" w:lineRule="auto"/>
        <w:ind w:left="729" w:firstLine="0"/>
        <w:jc w:val="both"/>
        <w:rPr>
          <w:sz w:val="26"/>
          <w:szCs w:val="26"/>
        </w:rPr>
      </w:pPr>
      <w:r w:rsidDel="00000000" w:rsidR="00000000" w:rsidRPr="00000000">
        <w:rPr>
          <w:sz w:val="26"/>
          <w:szCs w:val="26"/>
          <w:rtl w:val="0"/>
        </w:rPr>
        <w:t xml:space="preserve">Challenging </w:t>
        <w:tab/>
        <w:t xml:space="preserve">41-60% </w:t>
        <w:tab/>
        <w:t xml:space="preserve">Tracking a hidden target. </w:t>
      </w:r>
    </w:p>
    <w:p w:rsidR="00000000" w:rsidDel="00000000" w:rsidP="00000000" w:rsidRDefault="00000000" w:rsidRPr="00000000" w14:paraId="00001F30">
      <w:pPr>
        <w:spacing w:line="240" w:lineRule="auto"/>
        <w:ind w:left="729" w:firstLine="0"/>
        <w:jc w:val="both"/>
        <w:rPr>
          <w:sz w:val="26"/>
          <w:szCs w:val="26"/>
        </w:rPr>
      </w:pPr>
      <w:r w:rsidDel="00000000" w:rsidR="00000000" w:rsidRPr="00000000">
        <w:rPr>
          <w:sz w:val="26"/>
          <w:szCs w:val="26"/>
          <w:rtl w:val="0"/>
        </w:rPr>
        <w:t xml:space="preserve">Difficult 61-80% </w:t>
        <w:tab/>
        <w:t xml:space="preserve">Disarming a complex trap. </w:t>
      </w:r>
    </w:p>
    <w:p w:rsidR="00000000" w:rsidDel="00000000" w:rsidP="00000000" w:rsidRDefault="00000000" w:rsidRPr="00000000" w14:paraId="00001F31">
      <w:pPr>
        <w:spacing w:line="240" w:lineRule="auto"/>
        <w:ind w:left="729" w:firstLine="0"/>
        <w:jc w:val="both"/>
        <w:rPr>
          <w:sz w:val="26"/>
          <w:szCs w:val="26"/>
        </w:rPr>
      </w:pPr>
      <w:r w:rsidDel="00000000" w:rsidR="00000000" w:rsidRPr="00000000">
        <w:rPr>
          <w:sz w:val="26"/>
          <w:szCs w:val="26"/>
          <w:rtl w:val="0"/>
        </w:rPr>
        <w:t xml:space="preserve">Extreme 81-95% </w:t>
        <w:tab/>
        <w:t xml:space="preserve">Navigating a sandstorm. </w:t>
      </w:r>
    </w:p>
    <w:p w:rsidR="00000000" w:rsidDel="00000000" w:rsidP="00000000" w:rsidRDefault="00000000" w:rsidRPr="00000000" w14:paraId="00001F32">
      <w:pPr>
        <w:spacing w:line="240" w:lineRule="auto"/>
        <w:ind w:left="729" w:firstLine="0"/>
        <w:jc w:val="both"/>
        <w:rPr>
          <w:sz w:val="26"/>
          <w:szCs w:val="26"/>
        </w:rPr>
      </w:pPr>
      <w:r w:rsidDel="00000000" w:rsidR="00000000" w:rsidRPr="00000000">
        <w:rPr>
          <w:sz w:val="26"/>
          <w:szCs w:val="26"/>
          <w:rtl w:val="0"/>
        </w:rPr>
        <w:t xml:space="preserve">Environmental Modifier Table: </w:t>
      </w:r>
    </w:p>
    <w:p w:rsidR="00000000" w:rsidDel="00000000" w:rsidP="00000000" w:rsidRDefault="00000000" w:rsidRPr="00000000" w14:paraId="00001F33">
      <w:pPr>
        <w:spacing w:line="240" w:lineRule="auto"/>
        <w:ind w:left="729" w:firstLine="0"/>
        <w:jc w:val="both"/>
        <w:rPr>
          <w:sz w:val="26"/>
          <w:szCs w:val="26"/>
        </w:rPr>
      </w:pPr>
      <w:r w:rsidDel="00000000" w:rsidR="00000000" w:rsidRPr="00000000">
        <w:rPr>
          <w:sz w:val="26"/>
          <w:szCs w:val="26"/>
          <w:rtl w:val="0"/>
        </w:rPr>
        <w:t xml:space="preserve">Modifier Example </w:t>
      </w:r>
    </w:p>
    <w:p w:rsidR="00000000" w:rsidDel="00000000" w:rsidP="00000000" w:rsidRDefault="00000000" w:rsidRPr="00000000" w14:paraId="00001F34">
      <w:pPr>
        <w:spacing w:line="240" w:lineRule="auto"/>
        <w:ind w:left="729" w:firstLine="0"/>
        <w:jc w:val="both"/>
        <w:rPr>
          <w:sz w:val="26"/>
          <w:szCs w:val="26"/>
        </w:rPr>
      </w:pPr>
      <w:r w:rsidDel="00000000" w:rsidR="00000000" w:rsidRPr="00000000">
        <w:rPr>
          <w:sz w:val="26"/>
          <w:szCs w:val="26"/>
          <w:rtl w:val="0"/>
        </w:rPr>
        <w:t xml:space="preserve">-10% Poor lighting. </w:t>
      </w:r>
    </w:p>
    <w:p w:rsidR="00000000" w:rsidDel="00000000" w:rsidP="00000000" w:rsidRDefault="00000000" w:rsidRPr="00000000" w14:paraId="00001F35">
      <w:pPr>
        <w:spacing w:line="240" w:lineRule="auto"/>
        <w:ind w:left="729" w:firstLine="0"/>
        <w:jc w:val="both"/>
        <w:rPr>
          <w:sz w:val="26"/>
          <w:szCs w:val="26"/>
        </w:rPr>
      </w:pPr>
      <w:r w:rsidDel="00000000" w:rsidR="00000000" w:rsidRPr="00000000">
        <w:rPr>
          <w:sz w:val="26"/>
          <w:szCs w:val="26"/>
          <w:rtl w:val="0"/>
        </w:rPr>
        <w:t xml:space="preserve">-20% Severe weather conditions. </w:t>
      </w:r>
    </w:p>
    <w:p w:rsidR="00000000" w:rsidDel="00000000" w:rsidP="00000000" w:rsidRDefault="00000000" w:rsidRPr="00000000" w14:paraId="00001F36">
      <w:pPr>
        <w:spacing w:line="240" w:lineRule="auto"/>
        <w:ind w:left="729" w:firstLine="0"/>
        <w:jc w:val="both"/>
        <w:rPr>
          <w:sz w:val="26"/>
          <w:szCs w:val="26"/>
        </w:rPr>
      </w:pPr>
      <w:r w:rsidDel="00000000" w:rsidR="00000000" w:rsidRPr="00000000">
        <w:rPr>
          <w:sz w:val="26"/>
          <w:szCs w:val="26"/>
          <w:rtl w:val="0"/>
        </w:rPr>
        <w:t xml:space="preserve">+10% High-quality tools. </w:t>
      </w:r>
    </w:p>
    <w:p w:rsidR="00000000" w:rsidDel="00000000" w:rsidP="00000000" w:rsidRDefault="00000000" w:rsidRPr="00000000" w14:paraId="00001F37">
      <w:pPr>
        <w:spacing w:line="240" w:lineRule="auto"/>
        <w:ind w:left="729" w:firstLine="0"/>
        <w:jc w:val="both"/>
        <w:rPr>
          <w:sz w:val="26"/>
          <w:szCs w:val="26"/>
        </w:rPr>
      </w:pPr>
      <w:r w:rsidDel="00000000" w:rsidR="00000000" w:rsidRPr="00000000">
        <w:rPr>
          <w:sz w:val="26"/>
          <w:szCs w:val="26"/>
          <w:rtl w:val="0"/>
        </w:rPr>
        <w:t xml:space="preserve">+15% Perfect environmental conditions. </w:t>
      </w:r>
    </w:p>
    <w:p w:rsidR="00000000" w:rsidDel="00000000" w:rsidP="00000000" w:rsidRDefault="00000000" w:rsidRPr="00000000" w14:paraId="00001F38">
      <w:pPr>
        <w:spacing w:line="240" w:lineRule="auto"/>
        <w:ind w:left="729" w:firstLine="0"/>
        <w:jc w:val="both"/>
        <w:rPr>
          <w:sz w:val="26"/>
          <w:szCs w:val="26"/>
        </w:rPr>
      </w:pPr>
      <w:r w:rsidDel="00000000" w:rsidR="00000000" w:rsidRPr="00000000">
        <w:rPr>
          <w:sz w:val="26"/>
          <w:szCs w:val="26"/>
          <w:rtl w:val="0"/>
        </w:rPr>
        <w:t xml:space="preserve">Alignment and Entropy/Gnosis Impact </w:t>
      </w:r>
    </w:p>
    <w:p w:rsidR="00000000" w:rsidDel="00000000" w:rsidP="00000000" w:rsidRDefault="00000000" w:rsidRPr="00000000" w14:paraId="00001F39">
      <w:pPr>
        <w:spacing w:line="240" w:lineRule="auto"/>
        <w:ind w:left="729" w:firstLine="0"/>
        <w:jc w:val="both"/>
        <w:rPr>
          <w:sz w:val="26"/>
          <w:szCs w:val="26"/>
        </w:rPr>
      </w:pPr>
      <w:r w:rsidDel="00000000" w:rsidR="00000000" w:rsidRPr="00000000">
        <w:rPr>
          <w:sz w:val="26"/>
          <w:szCs w:val="26"/>
          <w:rtl w:val="0"/>
        </w:rPr>
        <w:t xml:space="preserve">Spiritual Drift: </w:t>
      </w:r>
    </w:p>
    <w:p w:rsidR="00000000" w:rsidDel="00000000" w:rsidP="00000000" w:rsidRDefault="00000000" w:rsidRPr="00000000" w14:paraId="00001F3A">
      <w:pPr>
        <w:spacing w:line="240" w:lineRule="auto"/>
        <w:ind w:left="729" w:firstLine="0"/>
        <w:jc w:val="both"/>
        <w:rPr>
          <w:sz w:val="26"/>
          <w:szCs w:val="26"/>
        </w:rPr>
      </w:pPr>
      <w:r w:rsidDel="00000000" w:rsidR="00000000" w:rsidRPr="00000000">
        <w:rPr>
          <w:sz w:val="26"/>
          <w:szCs w:val="26"/>
          <w:rtl w:val="0"/>
        </w:rPr>
        <w:t xml:space="preserve">Regular use of Entropy-based proficiencies </w:t>
      </w:r>
    </w:p>
    <w:p w:rsidR="00000000" w:rsidDel="00000000" w:rsidP="00000000" w:rsidRDefault="00000000" w:rsidRPr="00000000" w14:paraId="00001F3B">
      <w:pPr>
        <w:spacing w:line="240" w:lineRule="auto"/>
        <w:ind w:left="729" w:firstLine="0"/>
        <w:jc w:val="both"/>
        <w:rPr>
          <w:sz w:val="26"/>
          <w:szCs w:val="26"/>
        </w:rPr>
      </w:pPr>
      <w:r w:rsidDel="00000000" w:rsidR="00000000" w:rsidRPr="00000000">
        <w:rPr>
          <w:sz w:val="26"/>
          <w:szCs w:val="26"/>
          <w:rtl w:val="0"/>
        </w:rPr>
        <w:t xml:space="preserve">increases the Entropy pool over time, destabilizing alignment. </w:t>
      </w:r>
    </w:p>
    <w:p w:rsidR="00000000" w:rsidDel="00000000" w:rsidP="00000000" w:rsidRDefault="00000000" w:rsidRPr="00000000" w14:paraId="00001F3C">
      <w:pPr>
        <w:spacing w:line="240" w:lineRule="auto"/>
        <w:ind w:left="729" w:firstLine="0"/>
        <w:jc w:val="both"/>
        <w:rPr>
          <w:sz w:val="26"/>
          <w:szCs w:val="26"/>
        </w:rPr>
      </w:pPr>
      <w:r w:rsidDel="00000000" w:rsidR="00000000" w:rsidRPr="00000000">
        <w:rPr>
          <w:sz w:val="26"/>
          <w:szCs w:val="26"/>
          <w:rtl w:val="0"/>
        </w:rPr>
        <w:t xml:space="preserve">Regular use of Gnosis-based proficiencies increases the Gnosis pool, stabilizing alignment. </w:t>
      </w:r>
    </w:p>
    <w:p w:rsidR="00000000" w:rsidDel="00000000" w:rsidP="00000000" w:rsidRDefault="00000000" w:rsidRPr="00000000" w14:paraId="00001F3D">
      <w:pPr>
        <w:spacing w:line="240" w:lineRule="auto"/>
        <w:ind w:left="729" w:firstLine="0"/>
        <w:jc w:val="both"/>
        <w:rPr>
          <w:sz w:val="26"/>
          <w:szCs w:val="26"/>
        </w:rPr>
      </w:pPr>
      <w:r w:rsidDel="00000000" w:rsidR="00000000" w:rsidRPr="00000000">
        <w:rPr>
          <w:sz w:val="26"/>
          <w:szCs w:val="26"/>
          <w:rtl w:val="0"/>
        </w:rPr>
        <w:t xml:space="preserve">Critical Event Resolution </w:t>
      </w:r>
    </w:p>
    <w:p w:rsidR="00000000" w:rsidDel="00000000" w:rsidP="00000000" w:rsidRDefault="00000000" w:rsidRPr="00000000" w14:paraId="00001F3E">
      <w:pPr>
        <w:spacing w:line="240" w:lineRule="auto"/>
        <w:ind w:left="729" w:firstLine="0"/>
        <w:jc w:val="both"/>
        <w:rPr>
          <w:sz w:val="26"/>
          <w:szCs w:val="26"/>
        </w:rPr>
      </w:pPr>
      <w:r w:rsidDel="00000000" w:rsidR="00000000" w:rsidRPr="00000000">
        <w:rPr>
          <w:sz w:val="26"/>
          <w:szCs w:val="26"/>
          <w:rtl w:val="0"/>
        </w:rPr>
        <w:t xml:space="preserve">Define clear rules for resolving critical successes and failures: </w:t>
      </w:r>
    </w:p>
    <w:p w:rsidR="00000000" w:rsidDel="00000000" w:rsidP="00000000" w:rsidRDefault="00000000" w:rsidRPr="00000000" w14:paraId="00001F3F">
      <w:pPr>
        <w:spacing w:line="240" w:lineRule="auto"/>
        <w:ind w:left="729" w:firstLine="0"/>
        <w:jc w:val="both"/>
        <w:rPr>
          <w:sz w:val="26"/>
          <w:szCs w:val="26"/>
        </w:rPr>
      </w:pPr>
      <w:r w:rsidDel="00000000" w:rsidR="00000000" w:rsidRPr="00000000">
        <w:rPr>
          <w:sz w:val="26"/>
          <w:szCs w:val="26"/>
          <w:rtl w:val="0"/>
        </w:rPr>
        <w:t xml:space="preserve">Combat Proficiencies: Amplify damage or weapon effects. </w:t>
      </w:r>
    </w:p>
    <w:p w:rsidR="00000000" w:rsidDel="00000000" w:rsidP="00000000" w:rsidRDefault="00000000" w:rsidRPr="00000000" w14:paraId="00001F40">
      <w:pPr>
        <w:spacing w:line="240" w:lineRule="auto"/>
        <w:ind w:left="729" w:firstLine="0"/>
        <w:jc w:val="both"/>
        <w:rPr>
          <w:sz w:val="26"/>
          <w:szCs w:val="26"/>
        </w:rPr>
      </w:pPr>
      <w:r w:rsidDel="00000000" w:rsidR="00000000" w:rsidRPr="00000000">
        <w:rPr>
          <w:sz w:val="26"/>
          <w:szCs w:val="26"/>
          <w:rtl w:val="0"/>
        </w:rPr>
        <w:t xml:space="preserve">Knowledge Proficiencies: Uncover extra clues or insights. </w:t>
      </w:r>
    </w:p>
    <w:p w:rsidR="00000000" w:rsidDel="00000000" w:rsidP="00000000" w:rsidRDefault="00000000" w:rsidRPr="00000000" w14:paraId="00001F41">
      <w:pPr>
        <w:spacing w:line="240" w:lineRule="auto"/>
        <w:ind w:left="729" w:firstLine="0"/>
        <w:jc w:val="both"/>
        <w:rPr>
          <w:sz w:val="26"/>
          <w:szCs w:val="26"/>
        </w:rPr>
      </w:pPr>
      <w:r w:rsidDel="00000000" w:rsidR="00000000" w:rsidRPr="00000000">
        <w:rPr>
          <w:sz w:val="26"/>
          <w:szCs w:val="26"/>
          <w:rtl w:val="0"/>
        </w:rPr>
        <w:t xml:space="preserve">Technical Proficiencies: Create powerful, dangerous consequences. </w:t>
      </w:r>
    </w:p>
    <w:p w:rsidR="00000000" w:rsidDel="00000000" w:rsidP="00000000" w:rsidRDefault="00000000" w:rsidRPr="00000000" w14:paraId="00001F42">
      <w:pPr>
        <w:spacing w:line="240" w:lineRule="auto"/>
        <w:ind w:left="729" w:firstLine="0"/>
        <w:jc w:val="both"/>
        <w:rPr>
          <w:sz w:val="26"/>
          <w:szCs w:val="26"/>
        </w:rPr>
      </w:pPr>
      <w:r w:rsidDel="00000000" w:rsidR="00000000" w:rsidRPr="00000000">
        <w:rPr>
          <w:sz w:val="26"/>
          <w:szCs w:val="26"/>
          <w:rtl w:val="0"/>
        </w:rPr>
        <w:t xml:space="preserve">Generalized Classes with Paragon Powers and Progression Tables </w:t>
      </w:r>
    </w:p>
    <w:p w:rsidR="00000000" w:rsidDel="00000000" w:rsidP="00000000" w:rsidRDefault="00000000" w:rsidRPr="00000000" w14:paraId="00001F43">
      <w:pPr>
        <w:spacing w:line="240" w:lineRule="auto"/>
        <w:ind w:left="729" w:firstLine="0"/>
        <w:jc w:val="both"/>
        <w:rPr>
          <w:sz w:val="26"/>
          <w:szCs w:val="26"/>
        </w:rPr>
      </w:pPr>
      <w:r w:rsidDel="00000000" w:rsidR="00000000" w:rsidRPr="00000000">
        <w:rPr>
          <w:sz w:val="26"/>
          <w:szCs w:val="26"/>
          <w:rtl w:val="0"/>
        </w:rPr>
        <w:t xml:space="preserve">Below are generic classes with universal themes that can fit into any setting. These classes will have unique Paragon Powers, progression tables up to level 15, and balanced progression mechanics. Each class offers proficiencies, Paragon Powers, and equipment appropriate to its role. </w:t>
      </w:r>
    </w:p>
    <w:p w:rsidR="00000000" w:rsidDel="00000000" w:rsidP="00000000" w:rsidRDefault="00000000" w:rsidRPr="00000000" w14:paraId="00001F44">
      <w:pPr>
        <w:spacing w:line="240" w:lineRule="auto"/>
        <w:ind w:left="729" w:firstLine="0"/>
        <w:jc w:val="both"/>
        <w:rPr>
          <w:sz w:val="26"/>
          <w:szCs w:val="26"/>
        </w:rPr>
      </w:pPr>
      <w:r w:rsidDel="00000000" w:rsidR="00000000" w:rsidRPr="00000000">
        <w:rPr>
          <w:sz w:val="26"/>
          <w:szCs w:val="26"/>
          <w:rtl w:val="0"/>
        </w:rPr>
        <w:t xml:space="preserve">Class Structure </w:t>
      </w:r>
    </w:p>
    <w:p w:rsidR="00000000" w:rsidDel="00000000" w:rsidP="00000000" w:rsidRDefault="00000000" w:rsidRPr="00000000" w14:paraId="00001F45">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Class Overview: </w:t>
      </w:r>
    </w:p>
    <w:p w:rsidR="00000000" w:rsidDel="00000000" w:rsidP="00000000" w:rsidRDefault="00000000" w:rsidRPr="00000000" w14:paraId="00001F46">
      <w:pPr>
        <w:spacing w:line="240" w:lineRule="auto"/>
        <w:ind w:left="729" w:firstLine="0"/>
        <w:jc w:val="both"/>
        <w:rPr>
          <w:sz w:val="26"/>
          <w:szCs w:val="26"/>
        </w:rPr>
      </w:pPr>
      <w:r w:rsidDel="00000000" w:rsidR="00000000" w:rsidRPr="00000000">
        <w:rPr>
          <w:sz w:val="26"/>
          <w:szCs w:val="26"/>
          <w:rtl w:val="0"/>
        </w:rPr>
        <w:t xml:space="preserve">A brief description of the class’s thematic identity and playstyle. </w:t>
      </w:r>
    </w:p>
    <w:p w:rsidR="00000000" w:rsidDel="00000000" w:rsidP="00000000" w:rsidRDefault="00000000" w:rsidRPr="00000000" w14:paraId="00001F47">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Proficiencies: </w:t>
      </w:r>
    </w:p>
    <w:p w:rsidR="00000000" w:rsidDel="00000000" w:rsidP="00000000" w:rsidRDefault="00000000" w:rsidRPr="00000000" w14:paraId="00001F48">
      <w:pPr>
        <w:spacing w:line="240" w:lineRule="auto"/>
        <w:ind w:left="729" w:firstLine="0"/>
        <w:jc w:val="both"/>
        <w:rPr>
          <w:sz w:val="26"/>
          <w:szCs w:val="26"/>
        </w:rPr>
      </w:pPr>
      <w:r w:rsidDel="00000000" w:rsidR="00000000" w:rsidRPr="00000000">
        <w:rPr>
          <w:sz w:val="26"/>
          <w:szCs w:val="26"/>
          <w:rtl w:val="0"/>
        </w:rPr>
        <w:t xml:space="preserve">The 5 core proficiencies granted by the class. </w:t>
      </w:r>
    </w:p>
    <w:p w:rsidR="00000000" w:rsidDel="00000000" w:rsidP="00000000" w:rsidRDefault="00000000" w:rsidRPr="00000000" w14:paraId="00001F49">
      <w:pPr>
        <w:spacing w:line="240" w:lineRule="auto"/>
        <w:ind w:left="729" w:firstLine="0"/>
        <w:jc w:val="both"/>
        <w:rPr>
          <w:sz w:val="26"/>
          <w:szCs w:val="26"/>
        </w:rPr>
      </w:pPr>
      <w:r w:rsidDel="00000000" w:rsidR="00000000" w:rsidRPr="00000000">
        <w:rPr>
          <w:sz w:val="26"/>
          <w:szCs w:val="26"/>
          <w:rtl w:val="0"/>
        </w:rPr>
        <w:t xml:space="preserve">2 player-chosen proficiencies starting at </w:t>
      </w:r>
    </w:p>
    <w:p w:rsidR="00000000" w:rsidDel="00000000" w:rsidP="00000000" w:rsidRDefault="00000000" w:rsidRPr="00000000" w14:paraId="00001F4A">
      <w:pPr>
        <w:spacing w:line="240" w:lineRule="auto"/>
        <w:ind w:left="729" w:firstLine="0"/>
        <w:jc w:val="both"/>
        <w:rPr>
          <w:sz w:val="26"/>
          <w:szCs w:val="26"/>
        </w:rPr>
      </w:pPr>
      <w:r w:rsidDel="00000000" w:rsidR="00000000" w:rsidRPr="00000000">
        <w:rPr>
          <w:sz w:val="26"/>
          <w:szCs w:val="26"/>
          <w:rtl w:val="0"/>
        </w:rPr>
        <w:t xml:space="preserve">Novice Tier. </w:t>
      </w:r>
    </w:p>
    <w:p w:rsidR="00000000" w:rsidDel="00000000" w:rsidP="00000000" w:rsidRDefault="00000000" w:rsidRPr="00000000" w14:paraId="00001F4B">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Paragon Powers: </w:t>
      </w:r>
    </w:p>
    <w:p w:rsidR="00000000" w:rsidDel="00000000" w:rsidP="00000000" w:rsidRDefault="00000000" w:rsidRPr="00000000" w14:paraId="00001F4C">
      <w:pPr>
        <w:spacing w:line="240" w:lineRule="auto"/>
        <w:ind w:left="729" w:firstLine="0"/>
        <w:jc w:val="both"/>
        <w:rPr>
          <w:sz w:val="26"/>
          <w:szCs w:val="26"/>
        </w:rPr>
      </w:pPr>
      <w:r w:rsidDel="00000000" w:rsidR="00000000" w:rsidRPr="00000000">
        <w:rPr>
          <w:sz w:val="26"/>
          <w:szCs w:val="26"/>
          <w:rtl w:val="0"/>
        </w:rPr>
        <w:t xml:space="preserve">Gained at Level 1 and one at every level thereafter. </w:t>
      </w:r>
    </w:p>
    <w:p w:rsidR="00000000" w:rsidDel="00000000" w:rsidP="00000000" w:rsidRDefault="00000000" w:rsidRPr="00000000" w14:paraId="00001F4D">
      <w:pPr>
        <w:spacing w:line="240" w:lineRule="auto"/>
        <w:ind w:left="729" w:firstLine="0"/>
        <w:jc w:val="both"/>
        <w:rPr>
          <w:sz w:val="26"/>
          <w:szCs w:val="26"/>
        </w:rPr>
      </w:pPr>
      <w:r w:rsidDel="00000000" w:rsidR="00000000" w:rsidRPr="00000000">
        <w:rPr>
          <w:sz w:val="26"/>
          <w:szCs w:val="26"/>
          <w:rtl w:val="0"/>
        </w:rPr>
        <w:t xml:space="preserve">Scaled bonuses tied to attributes and Entropy </w:t>
      </w:r>
    </w:p>
    <w:p w:rsidR="00000000" w:rsidDel="00000000" w:rsidP="00000000" w:rsidRDefault="00000000" w:rsidRPr="00000000" w14:paraId="00001F4E">
      <w:pPr>
        <w:spacing w:line="240" w:lineRule="auto"/>
        <w:ind w:left="729" w:firstLine="0"/>
        <w:jc w:val="both"/>
        <w:rPr>
          <w:sz w:val="26"/>
          <w:szCs w:val="26"/>
        </w:rPr>
      </w:pPr>
      <w:r w:rsidDel="00000000" w:rsidR="00000000" w:rsidRPr="00000000">
        <w:rPr>
          <w:sz w:val="26"/>
          <w:szCs w:val="26"/>
          <w:rtl w:val="0"/>
        </w:rPr>
        <w:t xml:space="preserve">or Gnosis. </w:t>
      </w:r>
    </w:p>
    <w:p w:rsidR="00000000" w:rsidDel="00000000" w:rsidP="00000000" w:rsidRDefault="00000000" w:rsidRPr="00000000" w14:paraId="00001F4F">
      <w:pPr>
        <w:spacing w:line="240" w:lineRule="auto"/>
        <w:ind w:left="729" w:firstLine="0"/>
        <w:jc w:val="both"/>
        <w:rPr>
          <w:sz w:val="26"/>
          <w:szCs w:val="26"/>
        </w:rPr>
      </w:pPr>
      <w:r w:rsidDel="00000000" w:rsidR="00000000" w:rsidRPr="00000000">
        <w:rPr>
          <w:sz w:val="26"/>
          <w:szCs w:val="26"/>
          <w:rtl w:val="0"/>
        </w:rPr>
        <w:t xml:space="preserve"> </w:t>
        <w:tab/>
        <w:t xml:space="preserve">4. </w:t>
        <w:tab/>
        <w:t xml:space="preserve">Equipment: </w:t>
      </w:r>
    </w:p>
    <w:p w:rsidR="00000000" w:rsidDel="00000000" w:rsidP="00000000" w:rsidRDefault="00000000" w:rsidRPr="00000000" w14:paraId="00001F50">
      <w:pPr>
        <w:spacing w:line="240" w:lineRule="auto"/>
        <w:ind w:left="729" w:firstLine="0"/>
        <w:jc w:val="both"/>
        <w:rPr>
          <w:sz w:val="26"/>
          <w:szCs w:val="26"/>
        </w:rPr>
      </w:pPr>
      <w:r w:rsidDel="00000000" w:rsidR="00000000" w:rsidRPr="00000000">
        <w:rPr>
          <w:sz w:val="26"/>
          <w:szCs w:val="26"/>
          <w:rtl w:val="0"/>
        </w:rPr>
        <w:t xml:space="preserve">Four pieces of starting equipment, including any necessary weapons or tools. </w:t>
      </w:r>
    </w:p>
    <w:p w:rsidR="00000000" w:rsidDel="00000000" w:rsidP="00000000" w:rsidRDefault="00000000" w:rsidRPr="00000000" w14:paraId="00001F51">
      <w:pPr>
        <w:spacing w:line="240" w:lineRule="auto"/>
        <w:ind w:left="729" w:firstLine="0"/>
        <w:jc w:val="both"/>
        <w:rPr>
          <w:sz w:val="26"/>
          <w:szCs w:val="26"/>
        </w:rPr>
      </w:pPr>
      <w:r w:rsidDel="00000000" w:rsidR="00000000" w:rsidRPr="00000000">
        <w:rPr>
          <w:sz w:val="26"/>
          <w:szCs w:val="26"/>
          <w:rtl w:val="0"/>
        </w:rPr>
        <w:t xml:space="preserve"> </w:t>
        <w:tab/>
        <w:t xml:space="preserve">5. </w:t>
        <w:tab/>
        <w:t xml:space="preserve">Progression Table: </w:t>
      </w:r>
    </w:p>
    <w:p w:rsidR="00000000" w:rsidDel="00000000" w:rsidP="00000000" w:rsidRDefault="00000000" w:rsidRPr="00000000" w14:paraId="00001F52">
      <w:pPr>
        <w:spacing w:line="240" w:lineRule="auto"/>
        <w:ind w:left="729" w:firstLine="0"/>
        <w:jc w:val="both"/>
        <w:rPr>
          <w:sz w:val="26"/>
          <w:szCs w:val="26"/>
        </w:rPr>
      </w:pPr>
      <w:r w:rsidDel="00000000" w:rsidR="00000000" w:rsidRPr="00000000">
        <w:rPr>
          <w:sz w:val="26"/>
          <w:szCs w:val="26"/>
          <w:rtl w:val="0"/>
        </w:rPr>
        <w:t xml:space="preserve">Defines attributes, proficiencies, and power growth up to Level 15. </w:t>
      </w:r>
    </w:p>
    <w:p w:rsidR="00000000" w:rsidDel="00000000" w:rsidP="00000000" w:rsidRDefault="00000000" w:rsidRPr="00000000" w14:paraId="00001F53">
      <w:pPr>
        <w:spacing w:line="240" w:lineRule="auto"/>
        <w:ind w:left="729" w:firstLine="0"/>
        <w:jc w:val="both"/>
        <w:rPr>
          <w:sz w:val="26"/>
          <w:szCs w:val="26"/>
        </w:rPr>
      </w:pPr>
      <w:r w:rsidDel="00000000" w:rsidR="00000000" w:rsidRPr="00000000">
        <w:rPr>
          <w:sz w:val="26"/>
          <w:szCs w:val="26"/>
          <w:rtl w:val="0"/>
        </w:rPr>
        <w:t xml:space="preserve">Generic Classes </w:t>
      </w:r>
    </w:p>
    <w:p w:rsidR="00000000" w:rsidDel="00000000" w:rsidP="00000000" w:rsidRDefault="00000000" w:rsidRPr="00000000" w14:paraId="00001F54">
      <w:pPr>
        <w:spacing w:line="240" w:lineRule="auto"/>
        <w:ind w:left="729" w:firstLine="0"/>
        <w:jc w:val="both"/>
        <w:rPr>
          <w:sz w:val="26"/>
          <w:szCs w:val="26"/>
        </w:rPr>
      </w:pPr>
      <w:r w:rsidDel="00000000" w:rsidR="00000000" w:rsidRPr="00000000">
        <w:rPr>
          <w:sz w:val="26"/>
          <w:szCs w:val="26"/>
          <w:rtl w:val="0"/>
        </w:rPr>
        <w:t xml:space="preserve">The Vanguard (Combat Specialist) </w:t>
      </w:r>
    </w:p>
    <w:p w:rsidR="00000000" w:rsidDel="00000000" w:rsidP="00000000" w:rsidRDefault="00000000" w:rsidRPr="00000000" w14:paraId="00001F55">
      <w:pPr>
        <w:spacing w:line="240" w:lineRule="auto"/>
        <w:ind w:left="729" w:firstLine="0"/>
        <w:jc w:val="both"/>
        <w:rPr>
          <w:sz w:val="26"/>
          <w:szCs w:val="26"/>
        </w:rPr>
      </w:pPr>
      <w:r w:rsidDel="00000000" w:rsidR="00000000" w:rsidRPr="00000000">
        <w:rPr>
          <w:sz w:val="26"/>
          <w:szCs w:val="26"/>
          <w:rtl w:val="0"/>
        </w:rPr>
        <w:t xml:space="preserve">Overview: The Vanguard is a frontline combatant, mastering melee and ranged combat while coordinating tactical maneuvers to inspire allies. </w:t>
      </w:r>
    </w:p>
    <w:p w:rsidR="00000000" w:rsidDel="00000000" w:rsidP="00000000" w:rsidRDefault="00000000" w:rsidRPr="00000000" w14:paraId="00001F56">
      <w:pPr>
        <w:spacing w:line="240" w:lineRule="auto"/>
        <w:ind w:left="729" w:firstLine="0"/>
        <w:jc w:val="both"/>
        <w:rPr>
          <w:sz w:val="26"/>
          <w:szCs w:val="26"/>
        </w:rPr>
      </w:pPr>
      <w:r w:rsidDel="00000000" w:rsidR="00000000" w:rsidRPr="00000000">
        <w:rPr>
          <w:sz w:val="26"/>
          <w:szCs w:val="26"/>
          <w:rtl w:val="0"/>
        </w:rPr>
        <w:t xml:space="preserve">Core Proficiencies: </w:t>
      </w:r>
    </w:p>
    <w:p w:rsidR="00000000" w:rsidDel="00000000" w:rsidP="00000000" w:rsidRDefault="00000000" w:rsidRPr="00000000" w14:paraId="00001F57">
      <w:pPr>
        <w:spacing w:line="240" w:lineRule="auto"/>
        <w:ind w:left="729" w:firstLine="0"/>
        <w:jc w:val="both"/>
        <w:rPr>
          <w:sz w:val="26"/>
          <w:szCs w:val="26"/>
        </w:rPr>
      </w:pPr>
      <w:r w:rsidDel="00000000" w:rsidR="00000000" w:rsidRPr="00000000">
        <w:rPr>
          <w:sz w:val="26"/>
          <w:szCs w:val="26"/>
          <w:rtl w:val="0"/>
        </w:rPr>
        <w:t xml:space="preserve">Martial Arts </w:t>
      </w:r>
    </w:p>
    <w:p w:rsidR="00000000" w:rsidDel="00000000" w:rsidP="00000000" w:rsidRDefault="00000000" w:rsidRPr="00000000" w14:paraId="00001F58">
      <w:pPr>
        <w:spacing w:line="240" w:lineRule="auto"/>
        <w:ind w:left="729" w:firstLine="0"/>
        <w:jc w:val="both"/>
        <w:rPr>
          <w:sz w:val="26"/>
          <w:szCs w:val="26"/>
        </w:rPr>
      </w:pPr>
      <w:r w:rsidDel="00000000" w:rsidR="00000000" w:rsidRPr="00000000">
        <w:rPr>
          <w:sz w:val="26"/>
          <w:szCs w:val="26"/>
          <w:rtl w:val="0"/>
        </w:rPr>
        <w:t xml:space="preserve">Weapon Tactics </w:t>
      </w:r>
    </w:p>
    <w:p w:rsidR="00000000" w:rsidDel="00000000" w:rsidP="00000000" w:rsidRDefault="00000000" w:rsidRPr="00000000" w14:paraId="00001F59">
      <w:pPr>
        <w:spacing w:line="240" w:lineRule="auto"/>
        <w:ind w:left="729" w:firstLine="0"/>
        <w:jc w:val="both"/>
        <w:rPr>
          <w:sz w:val="26"/>
          <w:szCs w:val="26"/>
        </w:rPr>
      </w:pPr>
      <w:r w:rsidDel="00000000" w:rsidR="00000000" w:rsidRPr="00000000">
        <w:rPr>
          <w:sz w:val="26"/>
          <w:szCs w:val="26"/>
          <w:rtl w:val="0"/>
        </w:rPr>
        <w:t xml:space="preserve">Heavy Weapons </w:t>
      </w:r>
    </w:p>
    <w:p w:rsidR="00000000" w:rsidDel="00000000" w:rsidP="00000000" w:rsidRDefault="00000000" w:rsidRPr="00000000" w14:paraId="00001F5A">
      <w:pPr>
        <w:spacing w:line="240" w:lineRule="auto"/>
        <w:ind w:left="729" w:firstLine="0"/>
        <w:jc w:val="both"/>
        <w:rPr>
          <w:sz w:val="26"/>
          <w:szCs w:val="26"/>
        </w:rPr>
      </w:pPr>
      <w:r w:rsidDel="00000000" w:rsidR="00000000" w:rsidRPr="00000000">
        <w:rPr>
          <w:sz w:val="26"/>
          <w:szCs w:val="26"/>
          <w:rtl w:val="0"/>
        </w:rPr>
        <w:t xml:space="preserve">Intimidation </w:t>
      </w:r>
    </w:p>
    <w:p w:rsidR="00000000" w:rsidDel="00000000" w:rsidP="00000000" w:rsidRDefault="00000000" w:rsidRPr="00000000" w14:paraId="00001F5B">
      <w:pPr>
        <w:spacing w:line="240" w:lineRule="auto"/>
        <w:ind w:left="729" w:firstLine="0"/>
        <w:jc w:val="both"/>
        <w:rPr>
          <w:sz w:val="26"/>
          <w:szCs w:val="26"/>
        </w:rPr>
      </w:pPr>
      <w:r w:rsidDel="00000000" w:rsidR="00000000" w:rsidRPr="00000000">
        <w:rPr>
          <w:sz w:val="26"/>
          <w:szCs w:val="26"/>
          <w:rtl w:val="0"/>
        </w:rPr>
        <w:t xml:space="preserve">Leadership </w:t>
      </w:r>
    </w:p>
    <w:p w:rsidR="00000000" w:rsidDel="00000000" w:rsidP="00000000" w:rsidRDefault="00000000" w:rsidRPr="00000000" w14:paraId="00001F5C">
      <w:pPr>
        <w:spacing w:line="240" w:lineRule="auto"/>
        <w:ind w:left="729" w:firstLine="0"/>
        <w:jc w:val="both"/>
        <w:rPr>
          <w:sz w:val="26"/>
          <w:szCs w:val="26"/>
        </w:rPr>
      </w:pPr>
      <w:r w:rsidDel="00000000" w:rsidR="00000000" w:rsidRPr="00000000">
        <w:rPr>
          <w:sz w:val="26"/>
          <w:szCs w:val="26"/>
          <w:rtl w:val="0"/>
        </w:rPr>
        <w:t xml:space="preserve">Player-Chosen Proficiencies: Choose 2, starting at Novice Tier. </w:t>
      </w:r>
    </w:p>
    <w:p w:rsidR="00000000" w:rsidDel="00000000" w:rsidP="00000000" w:rsidRDefault="00000000" w:rsidRPr="00000000" w14:paraId="00001F5D">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F5E">
      <w:pPr>
        <w:spacing w:line="240" w:lineRule="auto"/>
        <w:ind w:left="729" w:firstLine="0"/>
        <w:jc w:val="both"/>
        <w:rPr>
          <w:sz w:val="26"/>
          <w:szCs w:val="26"/>
        </w:rPr>
      </w:pPr>
      <w:r w:rsidDel="00000000" w:rsidR="00000000" w:rsidRPr="00000000">
        <w:rPr>
          <w:sz w:val="26"/>
          <w:szCs w:val="26"/>
          <w:rtl w:val="0"/>
        </w:rPr>
        <w:t xml:space="preserve">Reinforced Combat Armor </w:t>
      </w:r>
    </w:p>
    <w:p w:rsidR="00000000" w:rsidDel="00000000" w:rsidP="00000000" w:rsidRDefault="00000000" w:rsidRPr="00000000" w14:paraId="00001F5F">
      <w:pPr>
        <w:spacing w:line="240" w:lineRule="auto"/>
        <w:ind w:left="729" w:firstLine="0"/>
        <w:jc w:val="both"/>
        <w:rPr>
          <w:sz w:val="26"/>
          <w:szCs w:val="26"/>
        </w:rPr>
      </w:pPr>
      <w:r w:rsidDel="00000000" w:rsidR="00000000" w:rsidRPr="00000000">
        <w:rPr>
          <w:sz w:val="26"/>
          <w:szCs w:val="26"/>
          <w:rtl w:val="0"/>
        </w:rPr>
        <w:t xml:space="preserve">Longsword or Ranged Weapon (e.g., Service </w:t>
      </w:r>
    </w:p>
    <w:p w:rsidR="00000000" w:rsidDel="00000000" w:rsidP="00000000" w:rsidRDefault="00000000" w:rsidRPr="00000000" w14:paraId="00001F60">
      <w:pPr>
        <w:spacing w:line="240" w:lineRule="auto"/>
        <w:ind w:left="729" w:firstLine="0"/>
        <w:jc w:val="both"/>
        <w:rPr>
          <w:sz w:val="26"/>
          <w:szCs w:val="26"/>
        </w:rPr>
      </w:pPr>
      <w:r w:rsidDel="00000000" w:rsidR="00000000" w:rsidRPr="00000000">
        <w:rPr>
          <w:sz w:val="26"/>
          <w:szCs w:val="26"/>
          <w:rtl w:val="0"/>
        </w:rPr>
        <w:t xml:space="preserve">Rifle) </w:t>
      </w:r>
    </w:p>
    <w:p w:rsidR="00000000" w:rsidDel="00000000" w:rsidP="00000000" w:rsidRDefault="00000000" w:rsidRPr="00000000" w14:paraId="00001F61">
      <w:pPr>
        <w:spacing w:line="240" w:lineRule="auto"/>
        <w:ind w:left="729" w:firstLine="0"/>
        <w:jc w:val="both"/>
        <w:rPr>
          <w:sz w:val="26"/>
          <w:szCs w:val="26"/>
        </w:rPr>
      </w:pPr>
      <w:r w:rsidDel="00000000" w:rsidR="00000000" w:rsidRPr="00000000">
        <w:rPr>
          <w:sz w:val="26"/>
          <w:szCs w:val="26"/>
          <w:rtl w:val="0"/>
        </w:rPr>
        <w:t xml:space="preserve">Survival Kit  </w:t>
        <w:tab/>
        <w:t xml:space="preserve">• </w:t>
        <w:tab/>
        <w:t xml:space="preserve">Tactical Communication Device </w:t>
      </w:r>
    </w:p>
    <w:p w:rsidR="00000000" w:rsidDel="00000000" w:rsidP="00000000" w:rsidRDefault="00000000" w:rsidRPr="00000000" w14:paraId="00001F62">
      <w:pPr>
        <w:spacing w:line="240" w:lineRule="auto"/>
        <w:ind w:left="729" w:firstLine="0"/>
        <w:jc w:val="both"/>
        <w:rPr>
          <w:sz w:val="26"/>
          <w:szCs w:val="26"/>
        </w:rPr>
      </w:pPr>
      <w:r w:rsidDel="00000000" w:rsidR="00000000" w:rsidRPr="00000000">
        <w:rPr>
          <w:sz w:val="26"/>
          <w:szCs w:val="26"/>
          <w:rtl w:val="0"/>
        </w:rPr>
        <w:t xml:space="preserve">Paragon Powers: </w:t>
      </w:r>
    </w:p>
    <w:p w:rsidR="00000000" w:rsidDel="00000000" w:rsidP="00000000" w:rsidRDefault="00000000" w:rsidRPr="00000000" w14:paraId="00001F63">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Level 1: Battle Presence </w:t>
      </w:r>
    </w:p>
    <w:p w:rsidR="00000000" w:rsidDel="00000000" w:rsidP="00000000" w:rsidRDefault="00000000" w:rsidRPr="00000000" w14:paraId="00001F64">
      <w:pPr>
        <w:spacing w:line="240" w:lineRule="auto"/>
        <w:ind w:left="729" w:firstLine="0"/>
        <w:jc w:val="both"/>
        <w:rPr>
          <w:sz w:val="26"/>
          <w:szCs w:val="26"/>
        </w:rPr>
      </w:pPr>
      <w:r w:rsidDel="00000000" w:rsidR="00000000" w:rsidRPr="00000000">
        <w:rPr>
          <w:sz w:val="26"/>
          <w:szCs w:val="26"/>
          <w:rtl w:val="0"/>
        </w:rPr>
        <w:t xml:space="preserve">Attributes: Dominion + Imperius </w:t>
      </w:r>
    </w:p>
    <w:p w:rsidR="00000000" w:rsidDel="00000000" w:rsidP="00000000" w:rsidRDefault="00000000" w:rsidRPr="00000000" w14:paraId="00001F65">
      <w:pPr>
        <w:spacing w:line="240" w:lineRule="auto"/>
        <w:ind w:left="729" w:firstLine="0"/>
        <w:jc w:val="both"/>
        <w:rPr>
          <w:sz w:val="26"/>
          <w:szCs w:val="26"/>
        </w:rPr>
      </w:pPr>
      <w:r w:rsidDel="00000000" w:rsidR="00000000" w:rsidRPr="00000000">
        <w:rPr>
          <w:sz w:val="26"/>
          <w:szCs w:val="26"/>
          <w:rtl w:val="0"/>
        </w:rPr>
        <w:t xml:space="preserve">Effect: Adds +5% to Offensive Threshold and </w:t>
      </w:r>
    </w:p>
    <w:p w:rsidR="00000000" w:rsidDel="00000000" w:rsidP="00000000" w:rsidRDefault="00000000" w:rsidRPr="00000000" w14:paraId="00001F66">
      <w:pPr>
        <w:spacing w:line="240" w:lineRule="auto"/>
        <w:ind w:left="729" w:firstLine="0"/>
        <w:jc w:val="both"/>
        <w:rPr>
          <w:sz w:val="26"/>
          <w:szCs w:val="26"/>
        </w:rPr>
      </w:pPr>
      <w:r w:rsidDel="00000000" w:rsidR="00000000" w:rsidRPr="00000000">
        <w:rPr>
          <w:sz w:val="26"/>
          <w:szCs w:val="26"/>
          <w:rtl w:val="0"/>
        </w:rPr>
        <w:t xml:space="preserve">Defensive Threshold for all allies within a certain range. </w:t>
      </w:r>
    </w:p>
    <w:p w:rsidR="00000000" w:rsidDel="00000000" w:rsidP="00000000" w:rsidRDefault="00000000" w:rsidRPr="00000000" w14:paraId="00001F67">
      <w:pPr>
        <w:spacing w:line="240" w:lineRule="auto"/>
        <w:ind w:left="729" w:firstLine="0"/>
        <w:jc w:val="both"/>
        <w:rPr>
          <w:sz w:val="26"/>
          <w:szCs w:val="26"/>
        </w:rPr>
      </w:pPr>
      <w:r w:rsidDel="00000000" w:rsidR="00000000" w:rsidRPr="00000000">
        <w:rPr>
          <w:sz w:val="26"/>
          <w:szCs w:val="26"/>
          <w:rtl w:val="0"/>
        </w:rPr>
        <w:t xml:space="preserve">Level 5: Rallying Cry </w:t>
      </w:r>
    </w:p>
    <w:p w:rsidR="00000000" w:rsidDel="00000000" w:rsidP="00000000" w:rsidRDefault="00000000" w:rsidRPr="00000000" w14:paraId="00001F68">
      <w:pPr>
        <w:spacing w:line="240" w:lineRule="auto"/>
        <w:ind w:left="729" w:firstLine="0"/>
        <w:jc w:val="both"/>
        <w:rPr>
          <w:sz w:val="26"/>
          <w:szCs w:val="26"/>
        </w:rPr>
      </w:pPr>
      <w:r w:rsidDel="00000000" w:rsidR="00000000" w:rsidRPr="00000000">
        <w:rPr>
          <w:sz w:val="26"/>
          <w:szCs w:val="26"/>
          <w:rtl w:val="0"/>
        </w:rPr>
        <w:t xml:space="preserve">Attributes: Harmonia + Dominion </w:t>
      </w:r>
    </w:p>
    <w:p w:rsidR="00000000" w:rsidDel="00000000" w:rsidP="00000000" w:rsidRDefault="00000000" w:rsidRPr="00000000" w14:paraId="00001F69">
      <w:pPr>
        <w:spacing w:line="240" w:lineRule="auto"/>
        <w:ind w:left="729" w:firstLine="0"/>
        <w:jc w:val="both"/>
        <w:rPr>
          <w:sz w:val="26"/>
          <w:szCs w:val="26"/>
        </w:rPr>
      </w:pPr>
      <w:r w:rsidDel="00000000" w:rsidR="00000000" w:rsidRPr="00000000">
        <w:rPr>
          <w:sz w:val="26"/>
          <w:szCs w:val="26"/>
          <w:rtl w:val="0"/>
        </w:rPr>
        <w:t xml:space="preserve">Effect: Once per combat, grant all allies within sight +10% to their next roll and restore 1d4 HP. </w:t>
      </w:r>
    </w:p>
    <w:p w:rsidR="00000000" w:rsidDel="00000000" w:rsidP="00000000" w:rsidRDefault="00000000" w:rsidRPr="00000000" w14:paraId="00001F6A">
      <w:pPr>
        <w:spacing w:line="240" w:lineRule="auto"/>
        <w:ind w:left="729" w:firstLine="0"/>
        <w:jc w:val="both"/>
        <w:rPr>
          <w:sz w:val="26"/>
          <w:szCs w:val="26"/>
        </w:rPr>
      </w:pPr>
      <w:r w:rsidDel="00000000" w:rsidR="00000000" w:rsidRPr="00000000">
        <w:rPr>
          <w:sz w:val="26"/>
          <w:szCs w:val="26"/>
          <w:rtl w:val="0"/>
        </w:rPr>
        <w:t xml:space="preserve">Level 10: Unyielding Wall </w:t>
      </w:r>
    </w:p>
    <w:p w:rsidR="00000000" w:rsidDel="00000000" w:rsidP="00000000" w:rsidRDefault="00000000" w:rsidRPr="00000000" w14:paraId="00001F6B">
      <w:pPr>
        <w:spacing w:line="240" w:lineRule="auto"/>
        <w:ind w:left="729" w:firstLine="0"/>
        <w:jc w:val="both"/>
        <w:rPr>
          <w:sz w:val="26"/>
          <w:szCs w:val="26"/>
        </w:rPr>
      </w:pPr>
      <w:r w:rsidDel="00000000" w:rsidR="00000000" w:rsidRPr="00000000">
        <w:rPr>
          <w:sz w:val="26"/>
          <w:szCs w:val="26"/>
          <w:rtl w:val="0"/>
        </w:rPr>
        <w:t xml:space="preserve">Attributes: Dominion + Gnosis </w:t>
      </w:r>
    </w:p>
    <w:p w:rsidR="00000000" w:rsidDel="00000000" w:rsidP="00000000" w:rsidRDefault="00000000" w:rsidRPr="00000000" w14:paraId="00001F6C">
      <w:pPr>
        <w:spacing w:line="240" w:lineRule="auto"/>
        <w:ind w:left="729" w:firstLine="0"/>
        <w:jc w:val="both"/>
        <w:rPr>
          <w:sz w:val="26"/>
          <w:szCs w:val="26"/>
        </w:rPr>
      </w:pPr>
      <w:r w:rsidDel="00000000" w:rsidR="00000000" w:rsidRPr="00000000">
        <w:rPr>
          <w:sz w:val="26"/>
          <w:szCs w:val="26"/>
          <w:rtl w:val="0"/>
        </w:rPr>
        <w:t xml:space="preserve">Effect: When you take damage, reduce incoming damage by your Defensive Threshold bonus. </w:t>
      </w:r>
    </w:p>
    <w:p w:rsidR="00000000" w:rsidDel="00000000" w:rsidP="00000000" w:rsidRDefault="00000000" w:rsidRPr="00000000" w14:paraId="00001F6D">
      <w:pPr>
        <w:spacing w:line="240" w:lineRule="auto"/>
        <w:ind w:left="729" w:firstLine="0"/>
        <w:jc w:val="both"/>
        <w:rPr>
          <w:sz w:val="26"/>
          <w:szCs w:val="26"/>
        </w:rPr>
      </w:pPr>
      <w:r w:rsidDel="00000000" w:rsidR="00000000" w:rsidRPr="00000000">
        <w:rPr>
          <w:sz w:val="26"/>
          <w:szCs w:val="26"/>
          <w:rtl w:val="0"/>
        </w:rPr>
        <w:t xml:space="preserve">Progression Table: </w:t>
      </w:r>
    </w:p>
    <w:p w:rsidR="00000000" w:rsidDel="00000000" w:rsidP="00000000" w:rsidRDefault="00000000" w:rsidRPr="00000000" w14:paraId="00001F6E">
      <w:pPr>
        <w:spacing w:line="240" w:lineRule="auto"/>
        <w:ind w:left="729" w:firstLine="0"/>
        <w:jc w:val="both"/>
        <w:rPr>
          <w:sz w:val="26"/>
          <w:szCs w:val="26"/>
        </w:rPr>
      </w:pPr>
      <w:r w:rsidDel="00000000" w:rsidR="00000000" w:rsidRPr="00000000">
        <w:rPr>
          <w:sz w:val="26"/>
          <w:szCs w:val="26"/>
          <w:rtl w:val="0"/>
        </w:rPr>
        <w:t xml:space="preserve">Level </w:t>
        <w:tab/>
        <w:t xml:space="preserve">Features </w:t>
        <w:tab/>
        <w:t xml:space="preserve">Proficiency Growth </w:t>
        <w:tab/>
        <w:t xml:space="preserve">Attribute Bonus </w:t>
      </w:r>
    </w:p>
    <w:p w:rsidR="00000000" w:rsidDel="00000000" w:rsidP="00000000" w:rsidRDefault="00000000" w:rsidRPr="00000000" w14:paraId="00001F6F">
      <w:pPr>
        <w:spacing w:line="240" w:lineRule="auto"/>
        <w:ind w:left="729" w:firstLine="0"/>
        <w:jc w:val="both"/>
        <w:rPr>
          <w:sz w:val="26"/>
          <w:szCs w:val="26"/>
        </w:rPr>
      </w:pPr>
      <w:r w:rsidDel="00000000" w:rsidR="00000000" w:rsidRPr="00000000">
        <w:rPr>
          <w:sz w:val="26"/>
          <w:szCs w:val="26"/>
          <w:rtl w:val="0"/>
        </w:rPr>
        <w:t xml:space="preserve">5 Core Proficiencies, Paragon Power </w:t>
        <w:tab/>
        <w:t xml:space="preserve">2 Novice Proficiencies </w:t>
        <w:tab/>
        <w:t xml:space="preserve">+2 Dominion, +1 Imperius </w:t>
      </w:r>
    </w:p>
    <w:p w:rsidR="00000000" w:rsidDel="00000000" w:rsidP="00000000" w:rsidRDefault="00000000" w:rsidRPr="00000000" w14:paraId="00001F70">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71">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72">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73">
      <w:pPr>
        <w:spacing w:line="240" w:lineRule="auto"/>
        <w:ind w:left="729" w:firstLine="0"/>
        <w:jc w:val="both"/>
        <w:rPr>
          <w:sz w:val="26"/>
          <w:szCs w:val="26"/>
        </w:rPr>
      </w:pPr>
      <w:r w:rsidDel="00000000" w:rsidR="00000000" w:rsidRPr="00000000">
        <w:rPr>
          <w:sz w:val="26"/>
          <w:szCs w:val="26"/>
          <w:rtl w:val="0"/>
        </w:rPr>
        <w:t xml:space="preserve">Paragon Power  </w:t>
        <w:tab/>
        <w:t xml:space="preserve">+2 Dominion </w:t>
      </w:r>
    </w:p>
    <w:p w:rsidR="00000000" w:rsidDel="00000000" w:rsidP="00000000" w:rsidRDefault="00000000" w:rsidRPr="00000000" w14:paraId="00001F74">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75">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76">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77">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78">
      <w:pPr>
        <w:spacing w:line="240" w:lineRule="auto"/>
        <w:ind w:left="729" w:firstLine="0"/>
        <w:jc w:val="both"/>
        <w:rPr>
          <w:sz w:val="26"/>
          <w:szCs w:val="26"/>
        </w:rPr>
      </w:pPr>
      <w:r w:rsidDel="00000000" w:rsidR="00000000" w:rsidRPr="00000000">
        <w:rPr>
          <w:sz w:val="26"/>
          <w:szCs w:val="26"/>
          <w:rtl w:val="0"/>
        </w:rPr>
        <w:t xml:space="preserve">Paragon Power  </w:t>
        <w:tab/>
        <w:t xml:space="preserve">+2 Dominion </w:t>
      </w:r>
    </w:p>
    <w:tbl>
      <w:tblPr>
        <w:tblStyle w:val="Table4"/>
        <w:tblW w:w="5267.0" w:type="dxa"/>
        <w:jc w:val="left"/>
        <w:tblLayout w:type="fixed"/>
        <w:tblLook w:val="0400"/>
      </w:tblPr>
      <w:tblGrid>
        <w:gridCol w:w="3600"/>
        <w:gridCol w:w="1667"/>
        <w:tblGridChange w:id="0">
          <w:tblGrid>
            <w:gridCol w:w="3600"/>
            <w:gridCol w:w="1667"/>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9">
            <w:pPr>
              <w:spacing w:line="240" w:lineRule="auto"/>
              <w:ind w:left="729" w:firstLine="0"/>
              <w:jc w:val="both"/>
              <w:rPr>
                <w:sz w:val="26"/>
                <w:szCs w:val="26"/>
              </w:rPr>
            </w:pPr>
            <w:r w:rsidDel="00000000" w:rsidR="00000000" w:rsidRPr="00000000">
              <w:rPr>
                <w:sz w:val="26"/>
                <w:szCs w:val="26"/>
                <w:rtl w:val="0"/>
              </w:rPr>
              <w:t xml:space="preserve">11 </w:t>
              <w:tab/>
              <w:t xml:space="preserve">Proficiency Improvement improvements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A">
            <w:pPr>
              <w:spacing w:line="240" w:lineRule="auto"/>
              <w:ind w:left="729" w:firstLine="0"/>
              <w:jc w:val="both"/>
              <w:rPr>
                <w:sz w:val="26"/>
                <w:szCs w:val="26"/>
              </w:rPr>
            </w:pPr>
            <w:r w:rsidDel="00000000" w:rsidR="00000000" w:rsidRPr="00000000">
              <w:rPr>
                <w:sz w:val="26"/>
                <w:szCs w:val="26"/>
                <w:rtl w:val="0"/>
              </w:rPr>
              <w:t xml:space="preserve">2 proficiency </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F7B">
            <w:pPr>
              <w:spacing w:line="240" w:lineRule="auto"/>
              <w:ind w:left="729" w:firstLine="0"/>
              <w:jc w:val="both"/>
              <w:rPr>
                <w:sz w:val="26"/>
                <w:szCs w:val="26"/>
              </w:rPr>
            </w:pPr>
            <w:r w:rsidDel="00000000" w:rsidR="00000000" w:rsidRPr="00000000">
              <w:rPr>
                <w:sz w:val="26"/>
                <w:szCs w:val="26"/>
                <w:rtl w:val="0"/>
              </w:rPr>
              <w:t xml:space="preserve">12 </w:t>
              <w:tab/>
              <w:t xml:space="preserve">Attribute Increase </w:t>
              <w:tab/>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F7C">
            <w:pPr>
              <w:spacing w:line="240" w:lineRule="auto"/>
              <w:ind w:left="729" w:firstLine="0"/>
              <w:jc w:val="both"/>
              <w:rPr>
                <w:sz w:val="26"/>
                <w:szCs w:val="26"/>
              </w:rPr>
            </w:pPr>
            <w:r w:rsidDel="00000000" w:rsidR="00000000" w:rsidRPr="00000000">
              <w:rPr>
                <w:sz w:val="26"/>
                <w:szCs w:val="26"/>
                <w:rtl w:val="0"/>
              </w:rPr>
              <w:t xml:space="preserve">+1 to any Attribute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F7D">
            <w:pPr>
              <w:spacing w:line="240" w:lineRule="auto"/>
              <w:ind w:left="729" w:firstLine="0"/>
              <w:jc w:val="both"/>
              <w:rPr>
                <w:sz w:val="26"/>
                <w:szCs w:val="26"/>
              </w:rPr>
            </w:pPr>
            <w:r w:rsidDel="00000000" w:rsidR="00000000" w:rsidRPr="00000000">
              <w:rPr>
                <w:sz w:val="26"/>
                <w:szCs w:val="26"/>
                <w:rtl w:val="0"/>
              </w:rPr>
              <w:t xml:space="preserve">13 </w:t>
              <w:tab/>
              <w:t xml:space="preserve">Proficiency Improvement improvements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E">
            <w:pPr>
              <w:spacing w:line="240" w:lineRule="auto"/>
              <w:ind w:left="729" w:firstLine="0"/>
              <w:jc w:val="both"/>
              <w:rPr>
                <w:sz w:val="26"/>
                <w:szCs w:val="26"/>
              </w:rPr>
            </w:pPr>
            <w:r w:rsidDel="00000000" w:rsidR="00000000" w:rsidRPr="00000000">
              <w:rPr>
                <w:sz w:val="26"/>
                <w:szCs w:val="26"/>
                <w:rtl w:val="0"/>
              </w:rPr>
              <w:t xml:space="preserve">2 proficiency </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F7F">
            <w:pPr>
              <w:spacing w:line="240" w:lineRule="auto"/>
              <w:ind w:left="729" w:firstLine="0"/>
              <w:jc w:val="both"/>
              <w:rPr>
                <w:sz w:val="26"/>
                <w:szCs w:val="26"/>
              </w:rPr>
            </w:pPr>
            <w:r w:rsidDel="00000000" w:rsidR="00000000" w:rsidRPr="00000000">
              <w:rPr>
                <w:sz w:val="26"/>
                <w:szCs w:val="26"/>
                <w:rtl w:val="0"/>
              </w:rPr>
              <w:t xml:space="preserve">14 </w:t>
              <w:tab/>
              <w:t xml:space="preserve">Attribute Increase </w:t>
              <w:tab/>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F80">
            <w:pPr>
              <w:spacing w:line="240" w:lineRule="auto"/>
              <w:ind w:left="729" w:firstLine="0"/>
              <w:jc w:val="both"/>
              <w:rPr>
                <w:sz w:val="26"/>
                <w:szCs w:val="26"/>
              </w:rPr>
            </w:pPr>
            <w:r w:rsidDel="00000000" w:rsidR="00000000" w:rsidRPr="00000000">
              <w:rPr>
                <w:sz w:val="26"/>
                <w:szCs w:val="26"/>
                <w:rtl w:val="0"/>
              </w:rPr>
              <w:t xml:space="preserve">+1 to any Attribute </w:t>
            </w:r>
          </w:p>
        </w:tc>
      </w:tr>
    </w:tbl>
    <w:p w:rsidR="00000000" w:rsidDel="00000000" w:rsidP="00000000" w:rsidRDefault="00000000" w:rsidRPr="00000000" w14:paraId="00001F81">
      <w:pPr>
        <w:spacing w:line="240" w:lineRule="auto"/>
        <w:ind w:left="729" w:firstLine="0"/>
        <w:jc w:val="both"/>
        <w:rPr>
          <w:sz w:val="26"/>
          <w:szCs w:val="26"/>
        </w:rPr>
      </w:pPr>
      <w:r w:rsidDel="00000000" w:rsidR="00000000" w:rsidRPr="00000000">
        <w:rPr>
          <w:sz w:val="26"/>
          <w:szCs w:val="26"/>
          <w:rtl w:val="0"/>
        </w:rPr>
        <w:t xml:space="preserve">15 </w:t>
        <w:tab/>
        <w:t xml:space="preserve">Paragon Power  </w:t>
        <w:tab/>
        <w:t xml:space="preserve">+2 Dominion </w:t>
      </w:r>
    </w:p>
    <w:p w:rsidR="00000000" w:rsidDel="00000000" w:rsidP="00000000" w:rsidRDefault="00000000" w:rsidRPr="00000000" w14:paraId="00001F82">
      <w:pPr>
        <w:spacing w:line="240" w:lineRule="auto"/>
        <w:ind w:left="729" w:firstLine="0"/>
        <w:jc w:val="both"/>
        <w:rPr>
          <w:sz w:val="26"/>
          <w:szCs w:val="26"/>
        </w:rPr>
      </w:pPr>
      <w:r w:rsidDel="00000000" w:rsidR="00000000" w:rsidRPr="00000000">
        <w:rPr>
          <w:sz w:val="26"/>
          <w:szCs w:val="26"/>
          <w:rtl w:val="0"/>
        </w:rPr>
        <w:t xml:space="preserve">The Arcanist (Mystic Caster) </w:t>
      </w:r>
    </w:p>
    <w:p w:rsidR="00000000" w:rsidDel="00000000" w:rsidP="00000000" w:rsidRDefault="00000000" w:rsidRPr="00000000" w14:paraId="00001F83">
      <w:pPr>
        <w:spacing w:line="240" w:lineRule="auto"/>
        <w:ind w:left="729" w:firstLine="0"/>
        <w:jc w:val="both"/>
        <w:rPr>
          <w:sz w:val="26"/>
          <w:szCs w:val="26"/>
        </w:rPr>
      </w:pPr>
      <w:r w:rsidDel="00000000" w:rsidR="00000000" w:rsidRPr="00000000">
        <w:rPr>
          <w:sz w:val="26"/>
          <w:szCs w:val="26"/>
          <w:rtl w:val="0"/>
        </w:rPr>
        <w:t xml:space="preserve">Overview: The Arcanist channels mystical </w:t>
      </w:r>
    </w:p>
    <w:p w:rsidR="00000000" w:rsidDel="00000000" w:rsidP="00000000" w:rsidRDefault="00000000" w:rsidRPr="00000000" w14:paraId="00001F84">
      <w:pPr>
        <w:spacing w:line="240" w:lineRule="auto"/>
        <w:ind w:left="729" w:firstLine="0"/>
        <w:jc w:val="both"/>
        <w:rPr>
          <w:sz w:val="26"/>
          <w:szCs w:val="26"/>
        </w:rPr>
      </w:pPr>
      <w:r w:rsidDel="00000000" w:rsidR="00000000" w:rsidRPr="00000000">
        <w:rPr>
          <w:sz w:val="26"/>
          <w:szCs w:val="26"/>
          <w:rtl w:val="0"/>
        </w:rPr>
        <w:t xml:space="preserve">forces, manipulating Gnosis to perform rituals, spells, and otherworldly feats. </w:t>
      </w:r>
    </w:p>
    <w:p w:rsidR="00000000" w:rsidDel="00000000" w:rsidP="00000000" w:rsidRDefault="00000000" w:rsidRPr="00000000" w14:paraId="00001F85">
      <w:pPr>
        <w:spacing w:line="240" w:lineRule="auto"/>
        <w:ind w:left="729" w:firstLine="0"/>
        <w:jc w:val="both"/>
        <w:rPr>
          <w:sz w:val="26"/>
          <w:szCs w:val="26"/>
        </w:rPr>
      </w:pPr>
      <w:r w:rsidDel="00000000" w:rsidR="00000000" w:rsidRPr="00000000">
        <w:rPr>
          <w:sz w:val="26"/>
          <w:szCs w:val="26"/>
          <w:rtl w:val="0"/>
        </w:rPr>
        <w:t xml:space="preserve">Core Proficiencies: </w:t>
      </w:r>
    </w:p>
    <w:p w:rsidR="00000000" w:rsidDel="00000000" w:rsidP="00000000" w:rsidRDefault="00000000" w:rsidRPr="00000000" w14:paraId="00001F86">
      <w:pPr>
        <w:spacing w:line="240" w:lineRule="auto"/>
        <w:ind w:left="729" w:firstLine="0"/>
        <w:jc w:val="both"/>
        <w:rPr>
          <w:sz w:val="26"/>
          <w:szCs w:val="26"/>
        </w:rPr>
      </w:pPr>
      <w:r w:rsidDel="00000000" w:rsidR="00000000" w:rsidRPr="00000000">
        <w:rPr>
          <w:sz w:val="26"/>
          <w:szCs w:val="26"/>
          <w:rtl w:val="0"/>
        </w:rPr>
        <w:t xml:space="preserve">Arcana </w:t>
      </w:r>
    </w:p>
    <w:p w:rsidR="00000000" w:rsidDel="00000000" w:rsidP="00000000" w:rsidRDefault="00000000" w:rsidRPr="00000000" w14:paraId="00001F87">
      <w:pPr>
        <w:spacing w:line="240" w:lineRule="auto"/>
        <w:ind w:left="729" w:firstLine="0"/>
        <w:jc w:val="both"/>
        <w:rPr>
          <w:sz w:val="26"/>
          <w:szCs w:val="26"/>
        </w:rPr>
      </w:pPr>
      <w:r w:rsidDel="00000000" w:rsidR="00000000" w:rsidRPr="00000000">
        <w:rPr>
          <w:sz w:val="26"/>
          <w:szCs w:val="26"/>
          <w:rtl w:val="0"/>
        </w:rPr>
        <w:t xml:space="preserve">Rituals </w:t>
      </w:r>
    </w:p>
    <w:p w:rsidR="00000000" w:rsidDel="00000000" w:rsidP="00000000" w:rsidRDefault="00000000" w:rsidRPr="00000000" w14:paraId="00001F88">
      <w:pPr>
        <w:spacing w:line="240" w:lineRule="auto"/>
        <w:ind w:left="729" w:firstLine="0"/>
        <w:jc w:val="both"/>
        <w:rPr>
          <w:sz w:val="26"/>
          <w:szCs w:val="26"/>
        </w:rPr>
      </w:pPr>
      <w:r w:rsidDel="00000000" w:rsidR="00000000" w:rsidRPr="00000000">
        <w:rPr>
          <w:sz w:val="26"/>
          <w:szCs w:val="26"/>
          <w:rtl w:val="0"/>
        </w:rPr>
        <w:t xml:space="preserve">Alchemy </w:t>
      </w:r>
    </w:p>
    <w:p w:rsidR="00000000" w:rsidDel="00000000" w:rsidP="00000000" w:rsidRDefault="00000000" w:rsidRPr="00000000" w14:paraId="00001F89">
      <w:pPr>
        <w:spacing w:line="240" w:lineRule="auto"/>
        <w:ind w:left="729" w:firstLine="0"/>
        <w:jc w:val="both"/>
        <w:rPr>
          <w:sz w:val="26"/>
          <w:szCs w:val="26"/>
        </w:rPr>
      </w:pPr>
      <w:r w:rsidDel="00000000" w:rsidR="00000000" w:rsidRPr="00000000">
        <w:rPr>
          <w:sz w:val="26"/>
          <w:szCs w:val="26"/>
          <w:rtl w:val="0"/>
        </w:rPr>
        <w:t xml:space="preserve">Insight </w:t>
      </w:r>
    </w:p>
    <w:p w:rsidR="00000000" w:rsidDel="00000000" w:rsidP="00000000" w:rsidRDefault="00000000" w:rsidRPr="00000000" w14:paraId="00001F8A">
      <w:pPr>
        <w:spacing w:line="240" w:lineRule="auto"/>
        <w:ind w:left="729" w:firstLine="0"/>
        <w:jc w:val="both"/>
        <w:rPr>
          <w:sz w:val="26"/>
          <w:szCs w:val="26"/>
        </w:rPr>
      </w:pPr>
      <w:r w:rsidDel="00000000" w:rsidR="00000000" w:rsidRPr="00000000">
        <w:rPr>
          <w:sz w:val="26"/>
          <w:szCs w:val="26"/>
          <w:rtl w:val="0"/>
        </w:rPr>
        <w:t xml:space="preserve">Research </w:t>
      </w:r>
    </w:p>
    <w:p w:rsidR="00000000" w:rsidDel="00000000" w:rsidP="00000000" w:rsidRDefault="00000000" w:rsidRPr="00000000" w14:paraId="00001F8B">
      <w:pPr>
        <w:spacing w:line="240" w:lineRule="auto"/>
        <w:ind w:left="729" w:firstLine="0"/>
        <w:jc w:val="both"/>
        <w:rPr>
          <w:sz w:val="26"/>
          <w:szCs w:val="26"/>
        </w:rPr>
      </w:pPr>
      <w:r w:rsidDel="00000000" w:rsidR="00000000" w:rsidRPr="00000000">
        <w:rPr>
          <w:sz w:val="26"/>
          <w:szCs w:val="26"/>
          <w:rtl w:val="0"/>
        </w:rPr>
        <w:t xml:space="preserve">Player-Chosen Proficiencies: Choose 2, starting at Novice Tier. </w:t>
      </w:r>
    </w:p>
    <w:p w:rsidR="00000000" w:rsidDel="00000000" w:rsidP="00000000" w:rsidRDefault="00000000" w:rsidRPr="00000000" w14:paraId="00001F8C">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F8D">
      <w:pPr>
        <w:spacing w:line="240" w:lineRule="auto"/>
        <w:ind w:left="729" w:firstLine="0"/>
        <w:jc w:val="both"/>
        <w:rPr>
          <w:sz w:val="26"/>
          <w:szCs w:val="26"/>
        </w:rPr>
      </w:pPr>
      <w:r w:rsidDel="00000000" w:rsidR="00000000" w:rsidRPr="00000000">
        <w:rPr>
          <w:sz w:val="26"/>
          <w:szCs w:val="26"/>
          <w:rtl w:val="0"/>
        </w:rPr>
        <w:t xml:space="preserve">Spellbook or Ritual Components </w:t>
      </w:r>
    </w:p>
    <w:p w:rsidR="00000000" w:rsidDel="00000000" w:rsidP="00000000" w:rsidRDefault="00000000" w:rsidRPr="00000000" w14:paraId="00001F8E">
      <w:pPr>
        <w:spacing w:line="240" w:lineRule="auto"/>
        <w:ind w:left="729" w:firstLine="0"/>
        <w:jc w:val="both"/>
        <w:rPr>
          <w:sz w:val="26"/>
          <w:szCs w:val="26"/>
        </w:rPr>
      </w:pPr>
      <w:r w:rsidDel="00000000" w:rsidR="00000000" w:rsidRPr="00000000">
        <w:rPr>
          <w:sz w:val="26"/>
          <w:szCs w:val="26"/>
          <w:rtl w:val="0"/>
        </w:rPr>
        <w:t xml:space="preserve">Focus Item (e.g., Wand, Amulet) </w:t>
      </w:r>
    </w:p>
    <w:p w:rsidR="00000000" w:rsidDel="00000000" w:rsidP="00000000" w:rsidRDefault="00000000" w:rsidRPr="00000000" w14:paraId="00001F8F">
      <w:pPr>
        <w:spacing w:line="240" w:lineRule="auto"/>
        <w:ind w:left="729" w:firstLine="0"/>
        <w:jc w:val="both"/>
        <w:rPr>
          <w:sz w:val="26"/>
          <w:szCs w:val="26"/>
        </w:rPr>
      </w:pPr>
      <w:r w:rsidDel="00000000" w:rsidR="00000000" w:rsidRPr="00000000">
        <w:rPr>
          <w:sz w:val="26"/>
          <w:szCs w:val="26"/>
          <w:rtl w:val="0"/>
        </w:rPr>
        <w:t xml:space="preserve">Healing Elixirs (x2)  </w:t>
        <w:tab/>
        <w:t xml:space="preserve">• </w:t>
        <w:tab/>
        <w:t xml:space="preserve">Light Robes or Armor </w:t>
      </w:r>
    </w:p>
    <w:p w:rsidR="00000000" w:rsidDel="00000000" w:rsidP="00000000" w:rsidRDefault="00000000" w:rsidRPr="00000000" w14:paraId="00001F90">
      <w:pPr>
        <w:spacing w:line="240" w:lineRule="auto"/>
        <w:ind w:left="729" w:firstLine="0"/>
        <w:jc w:val="both"/>
        <w:rPr>
          <w:sz w:val="26"/>
          <w:szCs w:val="26"/>
        </w:rPr>
      </w:pPr>
      <w:r w:rsidDel="00000000" w:rsidR="00000000" w:rsidRPr="00000000">
        <w:rPr>
          <w:sz w:val="26"/>
          <w:szCs w:val="26"/>
          <w:rtl w:val="0"/>
        </w:rPr>
        <w:t xml:space="preserve">Paragon Powers: </w:t>
      </w:r>
    </w:p>
    <w:p w:rsidR="00000000" w:rsidDel="00000000" w:rsidP="00000000" w:rsidRDefault="00000000" w:rsidRPr="00000000" w14:paraId="00001F91">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Level 1: Mystical Focus </w:t>
      </w:r>
    </w:p>
    <w:p w:rsidR="00000000" w:rsidDel="00000000" w:rsidP="00000000" w:rsidRDefault="00000000" w:rsidRPr="00000000" w14:paraId="00001F92">
      <w:pPr>
        <w:spacing w:line="240" w:lineRule="auto"/>
        <w:ind w:left="729" w:firstLine="0"/>
        <w:jc w:val="both"/>
        <w:rPr>
          <w:sz w:val="26"/>
          <w:szCs w:val="26"/>
        </w:rPr>
      </w:pPr>
      <w:r w:rsidDel="00000000" w:rsidR="00000000" w:rsidRPr="00000000">
        <w:rPr>
          <w:sz w:val="26"/>
          <w:szCs w:val="26"/>
          <w:rtl w:val="0"/>
        </w:rPr>
        <w:t xml:space="preserve">Attributes: Harmonia + Gnosis </w:t>
      </w:r>
    </w:p>
    <w:p w:rsidR="00000000" w:rsidDel="00000000" w:rsidP="00000000" w:rsidRDefault="00000000" w:rsidRPr="00000000" w14:paraId="00001F93">
      <w:pPr>
        <w:spacing w:line="240" w:lineRule="auto"/>
        <w:ind w:left="729" w:firstLine="0"/>
        <w:jc w:val="both"/>
        <w:rPr>
          <w:sz w:val="26"/>
          <w:szCs w:val="26"/>
        </w:rPr>
      </w:pPr>
      <w:r w:rsidDel="00000000" w:rsidR="00000000" w:rsidRPr="00000000">
        <w:rPr>
          <w:sz w:val="26"/>
          <w:szCs w:val="26"/>
          <w:rtl w:val="0"/>
        </w:rPr>
        <w:t xml:space="preserve">Effect: Gain +5% to Ritual and Arcana rolls and recover Gnosis at twice the normal rate. </w:t>
      </w:r>
    </w:p>
    <w:p w:rsidR="00000000" w:rsidDel="00000000" w:rsidP="00000000" w:rsidRDefault="00000000" w:rsidRPr="00000000" w14:paraId="00001F94">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Level 5: Ward of Balance </w:t>
      </w:r>
    </w:p>
    <w:p w:rsidR="00000000" w:rsidDel="00000000" w:rsidP="00000000" w:rsidRDefault="00000000" w:rsidRPr="00000000" w14:paraId="00001F95">
      <w:pPr>
        <w:spacing w:line="240" w:lineRule="auto"/>
        <w:ind w:left="729" w:firstLine="0"/>
        <w:jc w:val="both"/>
        <w:rPr>
          <w:sz w:val="26"/>
          <w:szCs w:val="26"/>
        </w:rPr>
      </w:pPr>
      <w:r w:rsidDel="00000000" w:rsidR="00000000" w:rsidRPr="00000000">
        <w:rPr>
          <w:sz w:val="26"/>
          <w:szCs w:val="26"/>
          <w:rtl w:val="0"/>
        </w:rPr>
        <w:t xml:space="preserve">Attributes: Katra + Harmonia </w:t>
      </w:r>
    </w:p>
    <w:p w:rsidR="00000000" w:rsidDel="00000000" w:rsidP="00000000" w:rsidRDefault="00000000" w:rsidRPr="00000000" w14:paraId="00001F96">
      <w:pPr>
        <w:spacing w:line="240" w:lineRule="auto"/>
        <w:ind w:left="729" w:firstLine="0"/>
        <w:jc w:val="both"/>
        <w:rPr>
          <w:sz w:val="26"/>
          <w:szCs w:val="26"/>
        </w:rPr>
      </w:pPr>
      <w:r w:rsidDel="00000000" w:rsidR="00000000" w:rsidRPr="00000000">
        <w:rPr>
          <w:sz w:val="26"/>
          <w:szCs w:val="26"/>
          <w:rtl w:val="0"/>
        </w:rPr>
        <w:t xml:space="preserve">Effect: Create a protective ward that adds </w:t>
      </w:r>
    </w:p>
    <w:p w:rsidR="00000000" w:rsidDel="00000000" w:rsidP="00000000" w:rsidRDefault="00000000" w:rsidRPr="00000000" w14:paraId="00001F97">
      <w:pPr>
        <w:spacing w:line="240" w:lineRule="auto"/>
        <w:ind w:left="729" w:firstLine="0"/>
        <w:jc w:val="both"/>
        <w:rPr>
          <w:sz w:val="26"/>
          <w:szCs w:val="26"/>
        </w:rPr>
      </w:pPr>
      <w:r w:rsidDel="00000000" w:rsidR="00000000" w:rsidRPr="00000000">
        <w:rPr>
          <w:sz w:val="26"/>
          <w:szCs w:val="26"/>
          <w:rtl w:val="0"/>
        </w:rPr>
        <w:t xml:space="preserve">+10% to Defensive Threshold for all allies in its area. </w:t>
      </w:r>
    </w:p>
    <w:p w:rsidR="00000000" w:rsidDel="00000000" w:rsidP="00000000" w:rsidRDefault="00000000" w:rsidRPr="00000000" w14:paraId="00001F98">
      <w:pPr>
        <w:spacing w:line="240" w:lineRule="auto"/>
        <w:ind w:left="729" w:firstLine="0"/>
        <w:jc w:val="both"/>
        <w:rPr>
          <w:sz w:val="26"/>
          <w:szCs w:val="26"/>
        </w:rPr>
      </w:pPr>
      <w:r w:rsidDel="00000000" w:rsidR="00000000" w:rsidRPr="00000000">
        <w:rPr>
          <w:sz w:val="26"/>
          <w:szCs w:val="26"/>
          <w:rtl w:val="0"/>
        </w:rPr>
        <w:t xml:space="preserve">Level 10: Empowered Spellcraft </w:t>
      </w:r>
    </w:p>
    <w:p w:rsidR="00000000" w:rsidDel="00000000" w:rsidP="00000000" w:rsidRDefault="00000000" w:rsidRPr="00000000" w14:paraId="00001F99">
      <w:pPr>
        <w:spacing w:line="240" w:lineRule="auto"/>
        <w:ind w:left="729" w:firstLine="0"/>
        <w:jc w:val="both"/>
        <w:rPr>
          <w:sz w:val="26"/>
          <w:szCs w:val="26"/>
        </w:rPr>
      </w:pPr>
      <w:r w:rsidDel="00000000" w:rsidR="00000000" w:rsidRPr="00000000">
        <w:rPr>
          <w:sz w:val="26"/>
          <w:szCs w:val="26"/>
          <w:rtl w:val="0"/>
        </w:rPr>
        <w:t xml:space="preserve">Attributes: Gnosis + Entropy </w:t>
      </w:r>
    </w:p>
    <w:p w:rsidR="00000000" w:rsidDel="00000000" w:rsidP="00000000" w:rsidRDefault="00000000" w:rsidRPr="00000000" w14:paraId="00001F9A">
      <w:pPr>
        <w:spacing w:line="240" w:lineRule="auto"/>
        <w:ind w:left="729" w:firstLine="0"/>
        <w:jc w:val="both"/>
        <w:rPr>
          <w:sz w:val="26"/>
          <w:szCs w:val="26"/>
        </w:rPr>
      </w:pPr>
      <w:r w:rsidDel="00000000" w:rsidR="00000000" w:rsidRPr="00000000">
        <w:rPr>
          <w:sz w:val="26"/>
          <w:szCs w:val="26"/>
          <w:rtl w:val="0"/>
        </w:rPr>
        <w:t xml:space="preserve">Effect: Once per session, double the effects of a </w:t>
      </w:r>
    </w:p>
    <w:p w:rsidR="00000000" w:rsidDel="00000000" w:rsidP="00000000" w:rsidRDefault="00000000" w:rsidRPr="00000000" w14:paraId="00001F9B">
      <w:pPr>
        <w:spacing w:line="240" w:lineRule="auto"/>
        <w:ind w:left="729" w:firstLine="0"/>
        <w:jc w:val="both"/>
        <w:rPr>
          <w:sz w:val="26"/>
          <w:szCs w:val="26"/>
        </w:rPr>
      </w:pPr>
      <w:r w:rsidDel="00000000" w:rsidR="00000000" w:rsidRPr="00000000">
        <w:rPr>
          <w:sz w:val="26"/>
          <w:szCs w:val="26"/>
          <w:rtl w:val="0"/>
        </w:rPr>
        <w:t xml:space="preserve">Ritual or Arcana action. </w:t>
      </w:r>
    </w:p>
    <w:p w:rsidR="00000000" w:rsidDel="00000000" w:rsidP="00000000" w:rsidRDefault="00000000" w:rsidRPr="00000000" w14:paraId="00001F9C">
      <w:pPr>
        <w:spacing w:line="240" w:lineRule="auto"/>
        <w:ind w:left="729" w:firstLine="0"/>
        <w:jc w:val="both"/>
        <w:rPr>
          <w:sz w:val="26"/>
          <w:szCs w:val="26"/>
        </w:rPr>
      </w:pPr>
      <w:r w:rsidDel="00000000" w:rsidR="00000000" w:rsidRPr="00000000">
        <w:rPr>
          <w:sz w:val="26"/>
          <w:szCs w:val="26"/>
          <w:rtl w:val="0"/>
        </w:rPr>
        <w:t xml:space="preserve">Progression Table: </w:t>
      </w:r>
    </w:p>
    <w:p w:rsidR="00000000" w:rsidDel="00000000" w:rsidP="00000000" w:rsidRDefault="00000000" w:rsidRPr="00000000" w14:paraId="00001F9D">
      <w:pPr>
        <w:spacing w:line="240" w:lineRule="auto"/>
        <w:ind w:left="729" w:firstLine="0"/>
        <w:jc w:val="both"/>
        <w:rPr>
          <w:sz w:val="26"/>
          <w:szCs w:val="26"/>
        </w:rPr>
      </w:pPr>
      <w:r w:rsidDel="00000000" w:rsidR="00000000" w:rsidRPr="00000000">
        <w:rPr>
          <w:sz w:val="26"/>
          <w:szCs w:val="26"/>
          <w:rtl w:val="0"/>
        </w:rPr>
        <w:t xml:space="preserve">Level </w:t>
        <w:tab/>
        <w:t xml:space="preserve">Features </w:t>
        <w:tab/>
        <w:t xml:space="preserve">Proficiency Growth </w:t>
        <w:tab/>
        <w:t xml:space="preserve">Attribute Bonus </w:t>
      </w:r>
    </w:p>
    <w:p w:rsidR="00000000" w:rsidDel="00000000" w:rsidP="00000000" w:rsidRDefault="00000000" w:rsidRPr="00000000" w14:paraId="00001F9E">
      <w:pPr>
        <w:spacing w:line="240" w:lineRule="auto"/>
        <w:ind w:left="729" w:firstLine="0"/>
        <w:jc w:val="both"/>
        <w:rPr>
          <w:sz w:val="26"/>
          <w:szCs w:val="26"/>
        </w:rPr>
      </w:pPr>
      <w:r w:rsidDel="00000000" w:rsidR="00000000" w:rsidRPr="00000000">
        <w:rPr>
          <w:sz w:val="26"/>
          <w:szCs w:val="26"/>
          <w:rtl w:val="0"/>
        </w:rPr>
        <w:t xml:space="preserve">5 Core Proficiencies, Paragon Power </w:t>
        <w:tab/>
        <w:t xml:space="preserve">2 Novice Proficiencies </w:t>
        <w:tab/>
        <w:t xml:space="preserve">+2 Harmonia, +1 Gnosis </w:t>
      </w:r>
    </w:p>
    <w:p w:rsidR="00000000" w:rsidDel="00000000" w:rsidP="00000000" w:rsidRDefault="00000000" w:rsidRPr="00000000" w14:paraId="00001F9F">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A0">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A1">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A2">
      <w:pPr>
        <w:spacing w:line="240" w:lineRule="auto"/>
        <w:ind w:left="729" w:firstLine="0"/>
        <w:jc w:val="both"/>
        <w:rPr>
          <w:sz w:val="26"/>
          <w:szCs w:val="26"/>
        </w:rPr>
      </w:pPr>
      <w:r w:rsidDel="00000000" w:rsidR="00000000" w:rsidRPr="00000000">
        <w:rPr>
          <w:sz w:val="26"/>
          <w:szCs w:val="26"/>
          <w:rtl w:val="0"/>
        </w:rPr>
        <w:t xml:space="preserve">Paragon Power  </w:t>
        <w:tab/>
        <w:t xml:space="preserve">+2 Harmonia </w:t>
      </w:r>
    </w:p>
    <w:p w:rsidR="00000000" w:rsidDel="00000000" w:rsidP="00000000" w:rsidRDefault="00000000" w:rsidRPr="00000000" w14:paraId="00001FA3">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A4">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A5">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A6">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A7">
      <w:pPr>
        <w:spacing w:line="240" w:lineRule="auto"/>
        <w:ind w:left="729" w:firstLine="0"/>
        <w:jc w:val="both"/>
        <w:rPr>
          <w:sz w:val="26"/>
          <w:szCs w:val="26"/>
        </w:rPr>
      </w:pPr>
      <w:r w:rsidDel="00000000" w:rsidR="00000000" w:rsidRPr="00000000">
        <w:rPr>
          <w:sz w:val="26"/>
          <w:szCs w:val="26"/>
          <w:rtl w:val="0"/>
        </w:rPr>
        <w:t xml:space="preserve">Paragon Power  </w:t>
        <w:tab/>
        <w:t xml:space="preserve">+2 Harmonia </w:t>
      </w:r>
    </w:p>
    <w:p w:rsidR="00000000" w:rsidDel="00000000" w:rsidP="00000000" w:rsidRDefault="00000000" w:rsidRPr="00000000" w14:paraId="00001FA8">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A9">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AA">
      <w:pPr>
        <w:spacing w:line="240" w:lineRule="auto"/>
        <w:ind w:left="729" w:firstLine="0"/>
        <w:jc w:val="both"/>
        <w:rPr>
          <w:sz w:val="26"/>
          <w:szCs w:val="26"/>
        </w:rPr>
      </w:pPr>
      <w:r w:rsidDel="00000000" w:rsidR="00000000" w:rsidRPr="00000000">
        <w:rPr>
          <w:sz w:val="26"/>
          <w:szCs w:val="26"/>
          <w:rtl w:val="0"/>
        </w:rPr>
        <w:t xml:space="preserve">Proficiency Improvement </w:t>
        <w:tab/>
        <w:t xml:space="preserve">2 proficiency improvements  </w:t>
      </w:r>
    </w:p>
    <w:p w:rsidR="00000000" w:rsidDel="00000000" w:rsidP="00000000" w:rsidRDefault="00000000" w:rsidRPr="00000000" w14:paraId="00001FAB">
      <w:pPr>
        <w:spacing w:line="240" w:lineRule="auto"/>
        <w:ind w:left="729" w:firstLine="0"/>
        <w:jc w:val="both"/>
        <w:rPr>
          <w:sz w:val="26"/>
          <w:szCs w:val="26"/>
        </w:rPr>
      </w:pPr>
      <w:r w:rsidDel="00000000" w:rsidR="00000000" w:rsidRPr="00000000">
        <w:rPr>
          <w:sz w:val="26"/>
          <w:szCs w:val="26"/>
          <w:rtl w:val="0"/>
        </w:rPr>
        <w:t xml:space="preserve">Attribute Increase </w:t>
        <w:tab/>
        <w:t xml:space="preserve"> </w:t>
        <w:tab/>
        <w:t xml:space="preserve">+1 to any Attribute </w:t>
      </w:r>
    </w:p>
    <w:p w:rsidR="00000000" w:rsidDel="00000000" w:rsidP="00000000" w:rsidRDefault="00000000" w:rsidRPr="00000000" w14:paraId="00001FAC">
      <w:pPr>
        <w:spacing w:line="240" w:lineRule="auto"/>
        <w:ind w:left="729" w:firstLine="0"/>
        <w:jc w:val="both"/>
        <w:rPr>
          <w:sz w:val="26"/>
          <w:szCs w:val="26"/>
        </w:rPr>
      </w:pPr>
      <w:r w:rsidDel="00000000" w:rsidR="00000000" w:rsidRPr="00000000">
        <w:rPr>
          <w:sz w:val="26"/>
          <w:szCs w:val="26"/>
          <w:rtl w:val="0"/>
        </w:rPr>
        <w:t xml:space="preserve">Paragon Power  </w:t>
        <w:tab/>
        <w:t xml:space="preserve">+2 Harmonia </w:t>
      </w:r>
    </w:p>
    <w:p w:rsidR="00000000" w:rsidDel="00000000" w:rsidP="00000000" w:rsidRDefault="00000000" w:rsidRPr="00000000" w14:paraId="00001FAD">
      <w:pPr>
        <w:spacing w:line="240" w:lineRule="auto"/>
        <w:ind w:left="729" w:firstLine="0"/>
        <w:jc w:val="both"/>
        <w:rPr>
          <w:sz w:val="26"/>
          <w:szCs w:val="26"/>
        </w:rPr>
      </w:pPr>
      <w:r w:rsidDel="00000000" w:rsidR="00000000" w:rsidRPr="00000000">
        <w:rPr>
          <w:sz w:val="26"/>
          <w:szCs w:val="26"/>
          <w:rtl w:val="0"/>
        </w:rPr>
        <w:t xml:space="preserve">3. The Infiltrator (Stealth and Subterfuge) </w:t>
      </w:r>
    </w:p>
    <w:p w:rsidR="00000000" w:rsidDel="00000000" w:rsidP="00000000" w:rsidRDefault="00000000" w:rsidRPr="00000000" w14:paraId="00001FAE">
      <w:pPr>
        <w:spacing w:line="240" w:lineRule="auto"/>
        <w:ind w:left="729" w:firstLine="0"/>
        <w:jc w:val="both"/>
        <w:rPr>
          <w:sz w:val="26"/>
          <w:szCs w:val="26"/>
        </w:rPr>
      </w:pPr>
      <w:r w:rsidDel="00000000" w:rsidR="00000000" w:rsidRPr="00000000">
        <w:rPr>
          <w:sz w:val="26"/>
          <w:szCs w:val="26"/>
          <w:rtl w:val="0"/>
        </w:rPr>
        <w:t xml:space="preserve">Overview: The Infiltrator excels in stealth, deception, and sabotage, using Entropy to destabilize enemies. </w:t>
      </w:r>
    </w:p>
    <w:p w:rsidR="00000000" w:rsidDel="00000000" w:rsidP="00000000" w:rsidRDefault="00000000" w:rsidRPr="00000000" w14:paraId="00001FAF">
      <w:pPr>
        <w:spacing w:line="240" w:lineRule="auto"/>
        <w:ind w:left="729" w:firstLine="0"/>
        <w:jc w:val="both"/>
        <w:rPr>
          <w:sz w:val="26"/>
          <w:szCs w:val="26"/>
        </w:rPr>
      </w:pPr>
      <w:r w:rsidDel="00000000" w:rsidR="00000000" w:rsidRPr="00000000">
        <w:rPr>
          <w:sz w:val="26"/>
          <w:szCs w:val="26"/>
          <w:rtl w:val="0"/>
        </w:rPr>
        <w:t xml:space="preserve">Core Proficiencies: </w:t>
      </w:r>
    </w:p>
    <w:p w:rsidR="00000000" w:rsidDel="00000000" w:rsidP="00000000" w:rsidRDefault="00000000" w:rsidRPr="00000000" w14:paraId="00001FB0">
      <w:pPr>
        <w:spacing w:line="240" w:lineRule="auto"/>
        <w:ind w:left="729" w:firstLine="0"/>
        <w:jc w:val="both"/>
        <w:rPr>
          <w:sz w:val="26"/>
          <w:szCs w:val="26"/>
        </w:rPr>
      </w:pPr>
      <w:r w:rsidDel="00000000" w:rsidR="00000000" w:rsidRPr="00000000">
        <w:rPr>
          <w:sz w:val="26"/>
          <w:szCs w:val="26"/>
          <w:rtl w:val="0"/>
        </w:rPr>
        <w:t xml:space="preserve">Stealth </w:t>
      </w:r>
    </w:p>
    <w:p w:rsidR="00000000" w:rsidDel="00000000" w:rsidP="00000000" w:rsidRDefault="00000000" w:rsidRPr="00000000" w14:paraId="00001FB1">
      <w:pPr>
        <w:spacing w:line="240" w:lineRule="auto"/>
        <w:ind w:left="729" w:firstLine="0"/>
        <w:jc w:val="both"/>
        <w:rPr>
          <w:sz w:val="26"/>
          <w:szCs w:val="26"/>
        </w:rPr>
      </w:pPr>
      <w:r w:rsidDel="00000000" w:rsidR="00000000" w:rsidRPr="00000000">
        <w:rPr>
          <w:sz w:val="26"/>
          <w:szCs w:val="26"/>
          <w:rtl w:val="0"/>
        </w:rPr>
        <w:t xml:space="preserve">Improvisation </w:t>
      </w:r>
    </w:p>
    <w:p w:rsidR="00000000" w:rsidDel="00000000" w:rsidP="00000000" w:rsidRDefault="00000000" w:rsidRPr="00000000" w14:paraId="00001FB2">
      <w:pPr>
        <w:spacing w:line="240" w:lineRule="auto"/>
        <w:ind w:left="729" w:firstLine="0"/>
        <w:jc w:val="both"/>
        <w:rPr>
          <w:sz w:val="26"/>
          <w:szCs w:val="26"/>
        </w:rPr>
      </w:pPr>
      <w:r w:rsidDel="00000000" w:rsidR="00000000" w:rsidRPr="00000000">
        <w:rPr>
          <w:sz w:val="26"/>
          <w:szCs w:val="26"/>
          <w:rtl w:val="0"/>
        </w:rPr>
        <w:t xml:space="preserve">Sabotage </w:t>
      </w:r>
    </w:p>
    <w:p w:rsidR="00000000" w:rsidDel="00000000" w:rsidP="00000000" w:rsidRDefault="00000000" w:rsidRPr="00000000" w14:paraId="00001FB3">
      <w:pPr>
        <w:spacing w:line="240" w:lineRule="auto"/>
        <w:ind w:left="729" w:firstLine="0"/>
        <w:jc w:val="both"/>
        <w:rPr>
          <w:sz w:val="26"/>
          <w:szCs w:val="26"/>
        </w:rPr>
      </w:pPr>
      <w:r w:rsidDel="00000000" w:rsidR="00000000" w:rsidRPr="00000000">
        <w:rPr>
          <w:sz w:val="26"/>
          <w:szCs w:val="26"/>
          <w:rtl w:val="0"/>
        </w:rPr>
        <w:t xml:space="preserve">Perception </w:t>
      </w:r>
    </w:p>
    <w:p w:rsidR="00000000" w:rsidDel="00000000" w:rsidP="00000000" w:rsidRDefault="00000000" w:rsidRPr="00000000" w14:paraId="00001FB4">
      <w:pPr>
        <w:spacing w:line="240" w:lineRule="auto"/>
        <w:ind w:left="729" w:firstLine="0"/>
        <w:jc w:val="both"/>
        <w:rPr>
          <w:sz w:val="26"/>
          <w:szCs w:val="26"/>
        </w:rPr>
      </w:pPr>
      <w:r w:rsidDel="00000000" w:rsidR="00000000" w:rsidRPr="00000000">
        <w:rPr>
          <w:sz w:val="26"/>
          <w:szCs w:val="26"/>
          <w:rtl w:val="0"/>
        </w:rPr>
        <w:t xml:space="preserve">Hacking </w:t>
      </w:r>
    </w:p>
    <w:p w:rsidR="00000000" w:rsidDel="00000000" w:rsidP="00000000" w:rsidRDefault="00000000" w:rsidRPr="00000000" w14:paraId="00001FB5">
      <w:pPr>
        <w:spacing w:line="240" w:lineRule="auto"/>
        <w:ind w:left="729" w:firstLine="0"/>
        <w:jc w:val="both"/>
        <w:rPr>
          <w:sz w:val="26"/>
          <w:szCs w:val="26"/>
        </w:rPr>
      </w:pPr>
      <w:r w:rsidDel="00000000" w:rsidR="00000000" w:rsidRPr="00000000">
        <w:rPr>
          <w:sz w:val="26"/>
          <w:szCs w:val="26"/>
          <w:rtl w:val="0"/>
        </w:rPr>
        <w:t xml:space="preserve">Player-Chosen Proficiencies: Choose 2, starting at Novice Tier. </w:t>
      </w:r>
    </w:p>
    <w:p w:rsidR="00000000" w:rsidDel="00000000" w:rsidP="00000000" w:rsidRDefault="00000000" w:rsidRPr="00000000" w14:paraId="00001FB6">
      <w:pPr>
        <w:spacing w:line="240" w:lineRule="auto"/>
        <w:ind w:left="729" w:firstLine="0"/>
        <w:jc w:val="both"/>
        <w:rPr>
          <w:sz w:val="26"/>
          <w:szCs w:val="26"/>
        </w:rPr>
      </w:pPr>
      <w:r w:rsidDel="00000000" w:rsidR="00000000" w:rsidRPr="00000000">
        <w:rPr>
          <w:sz w:val="26"/>
          <w:szCs w:val="26"/>
          <w:rtl w:val="0"/>
        </w:rPr>
        <w:t xml:space="preserve">Starting Equipment: </w:t>
      </w:r>
    </w:p>
    <w:p w:rsidR="00000000" w:rsidDel="00000000" w:rsidP="00000000" w:rsidRDefault="00000000" w:rsidRPr="00000000" w14:paraId="00001FB7">
      <w:pPr>
        <w:spacing w:line="240" w:lineRule="auto"/>
        <w:ind w:left="729" w:firstLine="0"/>
        <w:jc w:val="both"/>
        <w:rPr>
          <w:sz w:val="26"/>
          <w:szCs w:val="26"/>
        </w:rPr>
      </w:pPr>
      <w:r w:rsidDel="00000000" w:rsidR="00000000" w:rsidRPr="00000000">
        <w:rPr>
          <w:sz w:val="26"/>
          <w:szCs w:val="26"/>
          <w:rtl w:val="0"/>
        </w:rPr>
        <w:t xml:space="preserve">Lightweight Armor </w:t>
      </w:r>
    </w:p>
    <w:p w:rsidR="00000000" w:rsidDel="00000000" w:rsidP="00000000" w:rsidRDefault="00000000" w:rsidRPr="00000000" w14:paraId="00001FB8">
      <w:pPr>
        <w:spacing w:line="240" w:lineRule="auto"/>
        <w:ind w:left="729" w:firstLine="0"/>
        <w:jc w:val="both"/>
        <w:rPr>
          <w:sz w:val="26"/>
          <w:szCs w:val="26"/>
        </w:rPr>
      </w:pPr>
      <w:r w:rsidDel="00000000" w:rsidR="00000000" w:rsidRPr="00000000">
        <w:rPr>
          <w:sz w:val="26"/>
          <w:szCs w:val="26"/>
          <w:rtl w:val="0"/>
        </w:rPr>
        <w:t xml:space="preserve">Lockpicks or Hacking Tools </w:t>
      </w:r>
    </w:p>
    <w:p w:rsidR="00000000" w:rsidDel="00000000" w:rsidP="00000000" w:rsidRDefault="00000000" w:rsidRPr="00000000" w14:paraId="00001FB9">
      <w:pPr>
        <w:spacing w:line="240" w:lineRule="auto"/>
        <w:ind w:left="729" w:firstLine="0"/>
        <w:jc w:val="both"/>
        <w:rPr>
          <w:sz w:val="26"/>
          <w:szCs w:val="26"/>
        </w:rPr>
      </w:pPr>
      <w:r w:rsidDel="00000000" w:rsidR="00000000" w:rsidRPr="00000000">
        <w:rPr>
          <w:sz w:val="26"/>
          <w:szCs w:val="26"/>
          <w:rtl w:val="0"/>
        </w:rPr>
        <w:t xml:space="preserve">Silent Ranged Weapon (e.g., Crossbow, Pistol) </w:t>
      </w:r>
    </w:p>
    <w:p w:rsidR="00000000" w:rsidDel="00000000" w:rsidP="00000000" w:rsidRDefault="00000000" w:rsidRPr="00000000" w14:paraId="00001FBA">
      <w:pPr>
        <w:spacing w:line="240" w:lineRule="auto"/>
        <w:ind w:left="729" w:firstLine="0"/>
        <w:jc w:val="both"/>
        <w:rPr>
          <w:sz w:val="26"/>
          <w:szCs w:val="26"/>
        </w:rPr>
      </w:pPr>
      <w:r w:rsidDel="00000000" w:rsidR="00000000" w:rsidRPr="00000000">
        <w:rPr>
          <w:sz w:val="26"/>
          <w:szCs w:val="26"/>
          <w:rtl w:val="0"/>
        </w:rPr>
        <w:t xml:space="preserve">Utility Pack (rope, smoke bombs, etc.) Paragon Powers: </w:t>
      </w:r>
    </w:p>
    <w:p w:rsidR="00000000" w:rsidDel="00000000" w:rsidP="00000000" w:rsidRDefault="00000000" w:rsidRPr="00000000" w14:paraId="00001FBB">
      <w:pPr>
        <w:spacing w:line="240" w:lineRule="auto"/>
        <w:ind w:left="729" w:firstLine="0"/>
        <w:jc w:val="both"/>
        <w:rPr>
          <w:sz w:val="26"/>
          <w:szCs w:val="26"/>
        </w:rPr>
      </w:pPr>
      <w:r w:rsidDel="00000000" w:rsidR="00000000" w:rsidRPr="00000000">
        <w:rPr>
          <w:sz w:val="26"/>
          <w:szCs w:val="26"/>
          <w:rtl w:val="0"/>
        </w:rPr>
        <w:tab/>
        <w:t xml:space="preserve">1.</w:t>
        <w:tab/>
        <w:t xml:space="preserve">Level 1: Shadowmeld </w:t>
      </w:r>
    </w:p>
    <w:p w:rsidR="00000000" w:rsidDel="00000000" w:rsidP="00000000" w:rsidRDefault="00000000" w:rsidRPr="00000000" w14:paraId="00001FBC">
      <w:pPr>
        <w:spacing w:line="240" w:lineRule="auto"/>
        <w:ind w:left="729" w:firstLine="0"/>
        <w:jc w:val="both"/>
        <w:rPr>
          <w:sz w:val="26"/>
          <w:szCs w:val="26"/>
        </w:rPr>
      </w:pPr>
      <w:r w:rsidDel="00000000" w:rsidR="00000000" w:rsidRPr="00000000">
        <w:rPr>
          <w:sz w:val="26"/>
          <w:szCs w:val="26"/>
          <w:rtl w:val="0"/>
        </w:rPr>
        <w:t xml:space="preserve">Attributes: Katra + Entropy </w:t>
      </w:r>
    </w:p>
    <w:p w:rsidR="00000000" w:rsidDel="00000000" w:rsidP="00000000" w:rsidRDefault="00000000" w:rsidRPr="00000000" w14:paraId="00001FBD">
      <w:pPr>
        <w:spacing w:line="240" w:lineRule="auto"/>
        <w:ind w:left="729" w:firstLine="0"/>
        <w:jc w:val="both"/>
        <w:rPr>
          <w:sz w:val="26"/>
          <w:szCs w:val="26"/>
        </w:rPr>
      </w:pPr>
      <w:r w:rsidDel="00000000" w:rsidR="00000000" w:rsidRPr="00000000">
        <w:rPr>
          <w:sz w:val="26"/>
          <w:szCs w:val="26"/>
          <w:rtl w:val="0"/>
        </w:rPr>
        <w:t xml:space="preserve">Effect: Add +5% to Stealth and Sabotage rolls; enemies suffer -5% to Perception against you. </w:t>
      </w:r>
    </w:p>
    <w:p w:rsidR="00000000" w:rsidDel="00000000" w:rsidP="00000000" w:rsidRDefault="00000000" w:rsidRPr="00000000" w14:paraId="00001FBE">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Level 5: Saboteur’s Gift </w:t>
      </w:r>
    </w:p>
    <w:p w:rsidR="00000000" w:rsidDel="00000000" w:rsidP="00000000" w:rsidRDefault="00000000" w:rsidRPr="00000000" w14:paraId="00001FBF">
      <w:pPr>
        <w:spacing w:line="240" w:lineRule="auto"/>
        <w:ind w:left="729" w:firstLine="0"/>
        <w:jc w:val="both"/>
        <w:rPr>
          <w:sz w:val="26"/>
          <w:szCs w:val="26"/>
        </w:rPr>
      </w:pPr>
      <w:r w:rsidDel="00000000" w:rsidR="00000000" w:rsidRPr="00000000">
        <w:rPr>
          <w:sz w:val="26"/>
          <w:szCs w:val="26"/>
          <w:rtl w:val="0"/>
        </w:rPr>
        <w:t xml:space="preserve">Attributes: Imperius + Entropy </w:t>
      </w:r>
    </w:p>
    <w:p w:rsidR="00000000" w:rsidDel="00000000" w:rsidP="00000000" w:rsidRDefault="00000000" w:rsidRPr="00000000" w14:paraId="00001FC0">
      <w:pPr>
        <w:spacing w:line="240" w:lineRule="auto"/>
        <w:ind w:left="729" w:firstLine="0"/>
        <w:jc w:val="both"/>
        <w:rPr>
          <w:sz w:val="26"/>
          <w:szCs w:val="26"/>
        </w:rPr>
      </w:pPr>
      <w:r w:rsidDel="00000000" w:rsidR="00000000" w:rsidRPr="00000000">
        <w:rPr>
          <w:sz w:val="26"/>
          <w:szCs w:val="26"/>
          <w:rtl w:val="0"/>
        </w:rPr>
        <w:t xml:space="preserve">Effect: Double the effects of critical successes for Sabotage and Improvisation actions. </w:t>
      </w:r>
    </w:p>
    <w:p w:rsidR="00000000" w:rsidDel="00000000" w:rsidP="00000000" w:rsidRDefault="00000000" w:rsidRPr="00000000" w14:paraId="00001FC1">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Level 10: Phantom Strike </w:t>
      </w:r>
    </w:p>
    <w:p w:rsidR="00000000" w:rsidDel="00000000" w:rsidP="00000000" w:rsidRDefault="00000000" w:rsidRPr="00000000" w14:paraId="00001FC2">
      <w:pPr>
        <w:spacing w:line="240" w:lineRule="auto"/>
        <w:ind w:left="729" w:firstLine="0"/>
        <w:jc w:val="both"/>
        <w:rPr>
          <w:sz w:val="26"/>
          <w:szCs w:val="26"/>
        </w:rPr>
      </w:pPr>
      <w:r w:rsidDel="00000000" w:rsidR="00000000" w:rsidRPr="00000000">
        <w:rPr>
          <w:sz w:val="26"/>
          <w:szCs w:val="26"/>
          <w:rtl w:val="0"/>
        </w:rPr>
        <w:t xml:space="preserve">Attributes: Katra + Gnosis </w:t>
      </w:r>
    </w:p>
    <w:p w:rsidR="00000000" w:rsidDel="00000000" w:rsidP="00000000" w:rsidRDefault="00000000" w:rsidRPr="00000000" w14:paraId="00001FC3">
      <w:pPr>
        <w:spacing w:line="240" w:lineRule="auto"/>
        <w:ind w:left="729" w:firstLine="0"/>
        <w:jc w:val="both"/>
        <w:rPr>
          <w:sz w:val="26"/>
          <w:szCs w:val="26"/>
        </w:rPr>
      </w:pPr>
      <w:r w:rsidDel="00000000" w:rsidR="00000000" w:rsidRPr="00000000">
        <w:rPr>
          <w:sz w:val="26"/>
          <w:szCs w:val="26"/>
          <w:rtl w:val="0"/>
        </w:rPr>
        <w:t xml:space="preserve">Effect: Once per combat, automatically succeed </w:t>
      </w:r>
    </w:p>
    <w:p w:rsidR="00000000" w:rsidDel="00000000" w:rsidP="00000000" w:rsidRDefault="00000000" w:rsidRPr="00000000" w14:paraId="00001FC4">
      <w:pPr>
        <w:spacing w:line="240" w:lineRule="auto"/>
        <w:ind w:left="729" w:firstLine="0"/>
        <w:jc w:val="both"/>
        <w:rPr>
          <w:sz w:val="26"/>
          <w:szCs w:val="26"/>
        </w:rPr>
      </w:pPr>
      <w:r w:rsidDel="00000000" w:rsidR="00000000" w:rsidRPr="00000000">
        <w:rPr>
          <w:sz w:val="26"/>
          <w:szCs w:val="26"/>
          <w:rtl w:val="0"/>
        </w:rPr>
        <w:t xml:space="preserve">on a Stealth-based attack roll.Class Proficiencies Proficiency Allocation: </w:t>
      </w:r>
    </w:p>
    <w:p w:rsidR="00000000" w:rsidDel="00000000" w:rsidP="00000000" w:rsidRDefault="00000000" w:rsidRPr="00000000" w14:paraId="00001FC5">
      <w:pPr>
        <w:spacing w:line="240" w:lineRule="auto"/>
        <w:ind w:left="729" w:firstLine="0"/>
        <w:jc w:val="both"/>
        <w:rPr>
          <w:sz w:val="26"/>
          <w:szCs w:val="26"/>
        </w:rPr>
      </w:pPr>
      <w:r w:rsidDel="00000000" w:rsidR="00000000" w:rsidRPr="00000000">
        <w:rPr>
          <w:sz w:val="26"/>
          <w:szCs w:val="26"/>
          <w:rtl w:val="0"/>
        </w:rPr>
        <w:t xml:space="preserve"> </w:t>
        <w:tab/>
        <w:t xml:space="preserve">1. </w:t>
        <w:tab/>
        <w:t xml:space="preserve">5 Class-Determined Proficiencies: </w:t>
      </w:r>
    </w:p>
    <w:p w:rsidR="00000000" w:rsidDel="00000000" w:rsidP="00000000" w:rsidRDefault="00000000" w:rsidRPr="00000000" w14:paraId="00001FC6">
      <w:pPr>
        <w:spacing w:line="240" w:lineRule="auto"/>
        <w:ind w:left="729" w:firstLine="0"/>
        <w:jc w:val="both"/>
        <w:rPr>
          <w:sz w:val="26"/>
          <w:szCs w:val="26"/>
        </w:rPr>
      </w:pPr>
      <w:r w:rsidDel="00000000" w:rsidR="00000000" w:rsidRPr="00000000">
        <w:rPr>
          <w:sz w:val="26"/>
          <w:szCs w:val="26"/>
          <w:rtl w:val="0"/>
        </w:rPr>
        <w:t xml:space="preserve">These are core to the class identity and predetermined for every character of that class. </w:t>
      </w:r>
    </w:p>
    <w:p w:rsidR="00000000" w:rsidDel="00000000" w:rsidP="00000000" w:rsidRDefault="00000000" w:rsidRPr="00000000" w14:paraId="00001FC7">
      <w:pPr>
        <w:spacing w:line="240" w:lineRule="auto"/>
        <w:ind w:left="729" w:firstLine="0"/>
        <w:jc w:val="both"/>
        <w:rPr>
          <w:sz w:val="26"/>
          <w:szCs w:val="26"/>
        </w:rPr>
      </w:pPr>
      <w:r w:rsidDel="00000000" w:rsidR="00000000" w:rsidRPr="00000000">
        <w:rPr>
          <w:sz w:val="26"/>
          <w:szCs w:val="26"/>
          <w:rtl w:val="0"/>
        </w:rPr>
        <w:t xml:space="preserve">Starting Values: Calculated using the associated attribute and tied mechanics. </w:t>
      </w:r>
    </w:p>
    <w:p w:rsidR="00000000" w:rsidDel="00000000" w:rsidP="00000000" w:rsidRDefault="00000000" w:rsidRPr="00000000" w14:paraId="00001FC8">
      <w:pPr>
        <w:spacing w:line="240" w:lineRule="auto"/>
        <w:ind w:left="729" w:firstLine="0"/>
        <w:jc w:val="both"/>
        <w:rPr>
          <w:sz w:val="26"/>
          <w:szCs w:val="26"/>
        </w:rPr>
      </w:pPr>
      <w:r w:rsidDel="00000000" w:rsidR="00000000" w:rsidRPr="00000000">
        <w:rPr>
          <w:sz w:val="26"/>
          <w:szCs w:val="26"/>
          <w:rtl w:val="0"/>
        </w:rPr>
        <w:t xml:space="preserve">Tier Gating: The starting tier is limited by the attribute modifier die (e.g., d6 allows Tier 1). </w:t>
      </w:r>
    </w:p>
    <w:p w:rsidR="00000000" w:rsidDel="00000000" w:rsidP="00000000" w:rsidRDefault="00000000" w:rsidRPr="00000000" w14:paraId="00001FC9">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2 Chosen Proficiencies: </w:t>
      </w:r>
    </w:p>
    <w:p w:rsidR="00000000" w:rsidDel="00000000" w:rsidP="00000000" w:rsidRDefault="00000000" w:rsidRPr="00000000" w14:paraId="00001FCA">
      <w:pPr>
        <w:spacing w:line="240" w:lineRule="auto"/>
        <w:ind w:left="729" w:firstLine="0"/>
        <w:jc w:val="both"/>
        <w:rPr>
          <w:sz w:val="26"/>
          <w:szCs w:val="26"/>
        </w:rPr>
      </w:pPr>
      <w:r w:rsidDel="00000000" w:rsidR="00000000" w:rsidRPr="00000000">
        <w:rPr>
          <w:sz w:val="26"/>
          <w:szCs w:val="26"/>
          <w:rtl w:val="0"/>
        </w:rPr>
        <w:t xml:space="preserve">Players select 2 additional proficiencies from the Master List at Novice Tier. </w:t>
      </w:r>
    </w:p>
    <w:p w:rsidR="00000000" w:rsidDel="00000000" w:rsidP="00000000" w:rsidRDefault="00000000" w:rsidRPr="00000000" w14:paraId="00001FCB">
      <w:pPr>
        <w:spacing w:line="240" w:lineRule="auto"/>
        <w:ind w:left="729" w:firstLine="0"/>
        <w:jc w:val="both"/>
        <w:rPr>
          <w:sz w:val="26"/>
          <w:szCs w:val="26"/>
        </w:rPr>
        <w:sectPr>
          <w:headerReference r:id="rId40" w:type="default"/>
          <w:headerReference r:id="rId41" w:type="first"/>
          <w:headerReference r:id="rId42" w:type="even"/>
          <w:type w:val="nextPage"/>
          <w:pgSz w:h="15840" w:w="12240" w:orient="portrait"/>
          <w:pgMar w:bottom="1185" w:top="2074" w:left="216" w:right="218" w:header="88" w:footer="720"/>
          <w:cols w:equalWidth="0" w:num="2">
            <w:col w:space="722" w:w="5542"/>
            <w:col w:space="0" w:w="5542"/>
          </w:cols>
          <w:titlePg w:val="1"/>
        </w:sectPr>
      </w:pPr>
      <w:r w:rsidDel="00000000" w:rsidR="00000000" w:rsidRPr="00000000">
        <w:rPr>
          <w:sz w:val="26"/>
          <w:szCs w:val="26"/>
          <w:rtl w:val="0"/>
        </w:rPr>
        <w:t xml:space="preserve">These chosen proficiencies allow customization to suit individual playstyles. </w:t>
      </w:r>
    </w:p>
    <w:p w:rsidR="00000000" w:rsidDel="00000000" w:rsidP="00000000" w:rsidRDefault="00000000" w:rsidRPr="00000000" w14:paraId="00001FCC">
      <w:pPr>
        <w:spacing w:line="240" w:lineRule="auto"/>
        <w:ind w:left="729" w:firstLine="0"/>
        <w:jc w:val="both"/>
        <w:rPr>
          <w:sz w:val="26"/>
          <w:szCs w:val="26"/>
        </w:rPr>
      </w:pPr>
      <w:r w:rsidDel="00000000" w:rsidR="00000000" w:rsidRPr="00000000">
        <w:rPr>
          <w:sz w:val="26"/>
          <w:szCs w:val="26"/>
          <w:rtl w:val="0"/>
        </w:rPr>
        <w:t xml:space="preserve">Example: The Vanguard (Combat Specialist) </w:t>
      </w:r>
    </w:p>
    <w:p w:rsidR="00000000" w:rsidDel="00000000" w:rsidP="00000000" w:rsidRDefault="00000000" w:rsidRPr="00000000" w14:paraId="00001FCD">
      <w:pPr>
        <w:spacing w:line="240" w:lineRule="auto"/>
        <w:ind w:left="729" w:firstLine="0"/>
        <w:jc w:val="both"/>
        <w:rPr>
          <w:sz w:val="26"/>
          <w:szCs w:val="26"/>
        </w:rPr>
      </w:pPr>
      <w:r w:rsidDel="00000000" w:rsidR="00000000" w:rsidRPr="00000000">
        <w:rPr>
          <w:sz w:val="26"/>
          <w:szCs w:val="26"/>
          <w:rtl w:val="0"/>
        </w:rPr>
        <w:t xml:space="preserve">Class Proficiencies: </w:t>
      </w:r>
    </w:p>
    <w:p w:rsidR="00000000" w:rsidDel="00000000" w:rsidP="00000000" w:rsidRDefault="00000000" w:rsidRPr="00000000" w14:paraId="00001FCE">
      <w:pPr>
        <w:spacing w:line="240" w:lineRule="auto"/>
        <w:ind w:left="729" w:firstLine="0"/>
        <w:jc w:val="both"/>
        <w:rPr>
          <w:sz w:val="26"/>
          <w:szCs w:val="26"/>
        </w:rPr>
      </w:pPr>
      <w:r w:rsidDel="00000000" w:rsidR="00000000" w:rsidRPr="00000000">
        <w:rPr>
          <w:sz w:val="26"/>
          <w:szCs w:val="26"/>
          <w:rtl w:val="0"/>
        </w:rPr>
        <w:t xml:space="preserve">Martial Arts (Dominion-based). </w:t>
      </w:r>
    </w:p>
    <w:p w:rsidR="00000000" w:rsidDel="00000000" w:rsidP="00000000" w:rsidRDefault="00000000" w:rsidRPr="00000000" w14:paraId="00001FCF">
      <w:pPr>
        <w:spacing w:line="240" w:lineRule="auto"/>
        <w:ind w:left="729" w:firstLine="0"/>
        <w:jc w:val="both"/>
        <w:rPr>
          <w:sz w:val="26"/>
          <w:szCs w:val="26"/>
        </w:rPr>
      </w:pPr>
      <w:r w:rsidDel="00000000" w:rsidR="00000000" w:rsidRPr="00000000">
        <w:rPr>
          <w:sz w:val="26"/>
          <w:szCs w:val="26"/>
          <w:rtl w:val="0"/>
        </w:rPr>
        <w:t xml:space="preserve">Weapon Tactics (Imperius-based). </w:t>
      </w:r>
    </w:p>
    <w:p w:rsidR="00000000" w:rsidDel="00000000" w:rsidP="00000000" w:rsidRDefault="00000000" w:rsidRPr="00000000" w14:paraId="00001FD0">
      <w:pPr>
        <w:spacing w:line="240" w:lineRule="auto"/>
        <w:ind w:left="729" w:firstLine="0"/>
        <w:jc w:val="both"/>
        <w:rPr>
          <w:sz w:val="26"/>
          <w:szCs w:val="26"/>
        </w:rPr>
      </w:pPr>
      <w:r w:rsidDel="00000000" w:rsidR="00000000" w:rsidRPr="00000000">
        <w:rPr>
          <w:sz w:val="26"/>
          <w:szCs w:val="26"/>
          <w:rtl w:val="0"/>
        </w:rPr>
        <w:t xml:space="preserve">Leadership (Imperius-based). </w:t>
      </w:r>
    </w:p>
    <w:p w:rsidR="00000000" w:rsidDel="00000000" w:rsidP="00000000" w:rsidRDefault="00000000" w:rsidRPr="00000000" w14:paraId="00001FD1">
      <w:pPr>
        <w:spacing w:line="240" w:lineRule="auto"/>
        <w:ind w:left="729" w:firstLine="0"/>
        <w:jc w:val="both"/>
        <w:rPr>
          <w:sz w:val="26"/>
          <w:szCs w:val="26"/>
        </w:rPr>
      </w:pPr>
      <w:r w:rsidDel="00000000" w:rsidR="00000000" w:rsidRPr="00000000">
        <w:rPr>
          <w:sz w:val="26"/>
          <w:szCs w:val="26"/>
          <w:rtl w:val="0"/>
        </w:rPr>
        <w:t xml:space="preserve">Survival (Dominion-based). </w:t>
      </w:r>
    </w:p>
    <w:p w:rsidR="00000000" w:rsidDel="00000000" w:rsidP="00000000" w:rsidRDefault="00000000" w:rsidRPr="00000000" w14:paraId="00001FD2">
      <w:pPr>
        <w:spacing w:line="240" w:lineRule="auto"/>
        <w:ind w:left="729" w:firstLine="0"/>
        <w:jc w:val="both"/>
        <w:rPr>
          <w:sz w:val="26"/>
          <w:szCs w:val="26"/>
        </w:rPr>
      </w:pPr>
      <w:r w:rsidDel="00000000" w:rsidR="00000000" w:rsidRPr="00000000">
        <w:rPr>
          <w:sz w:val="26"/>
          <w:szCs w:val="26"/>
          <w:rtl w:val="0"/>
        </w:rPr>
        <w:t xml:space="preserve">Heavy Weapons (Dominion-based). </w:t>
      </w:r>
    </w:p>
    <w:p w:rsidR="00000000" w:rsidDel="00000000" w:rsidP="00000000" w:rsidRDefault="00000000" w:rsidRPr="00000000" w14:paraId="00001FD3">
      <w:pPr>
        <w:spacing w:line="240" w:lineRule="auto"/>
        <w:ind w:left="729" w:firstLine="0"/>
        <w:jc w:val="both"/>
        <w:rPr>
          <w:sz w:val="26"/>
          <w:szCs w:val="26"/>
        </w:rPr>
      </w:pPr>
      <w:r w:rsidDel="00000000" w:rsidR="00000000" w:rsidRPr="00000000">
        <w:rPr>
          <w:sz w:val="26"/>
          <w:szCs w:val="26"/>
          <w:rtl w:val="0"/>
        </w:rPr>
        <w:t xml:space="preserve">Player-Chosen Proficiencies: </w:t>
      </w:r>
    </w:p>
    <w:p w:rsidR="00000000" w:rsidDel="00000000" w:rsidP="00000000" w:rsidRDefault="00000000" w:rsidRPr="00000000" w14:paraId="00001FD4">
      <w:pPr>
        <w:spacing w:line="240" w:lineRule="auto"/>
        <w:ind w:left="729" w:firstLine="0"/>
        <w:jc w:val="both"/>
        <w:rPr>
          <w:sz w:val="26"/>
          <w:szCs w:val="26"/>
        </w:rPr>
      </w:pPr>
      <w:r w:rsidDel="00000000" w:rsidR="00000000" w:rsidRPr="00000000">
        <w:rPr>
          <w:sz w:val="26"/>
          <w:szCs w:val="26"/>
          <w:rtl w:val="0"/>
        </w:rPr>
        <w:t xml:space="preserve">Navigation (Katra-based). </w:t>
      </w:r>
    </w:p>
    <w:p w:rsidR="00000000" w:rsidDel="00000000" w:rsidP="00000000" w:rsidRDefault="00000000" w:rsidRPr="00000000" w14:paraId="00001FD5">
      <w:pPr>
        <w:spacing w:line="240" w:lineRule="auto"/>
        <w:ind w:left="729" w:firstLine="0"/>
        <w:jc w:val="both"/>
        <w:rPr>
          <w:sz w:val="26"/>
          <w:szCs w:val="26"/>
        </w:rPr>
      </w:pPr>
      <w:r w:rsidDel="00000000" w:rsidR="00000000" w:rsidRPr="00000000">
        <w:rPr>
          <w:sz w:val="26"/>
          <w:szCs w:val="26"/>
          <w:rtl w:val="0"/>
        </w:rPr>
        <w:t xml:space="preserve">Intimidation (Imperius-based). </w:t>
      </w:r>
    </w:p>
    <w:p w:rsidR="00000000" w:rsidDel="00000000" w:rsidP="00000000" w:rsidRDefault="00000000" w:rsidRPr="00000000" w14:paraId="00001FD6">
      <w:pPr>
        <w:spacing w:line="240" w:lineRule="auto"/>
        <w:ind w:left="729" w:firstLine="0"/>
        <w:jc w:val="both"/>
        <w:rPr>
          <w:sz w:val="26"/>
          <w:szCs w:val="26"/>
        </w:rPr>
      </w:pPr>
      <w:r w:rsidDel="00000000" w:rsidR="00000000" w:rsidRPr="00000000">
        <w:rPr>
          <w:sz w:val="26"/>
          <w:szCs w:val="26"/>
          <w:rtl w:val="0"/>
        </w:rPr>
        <w:t xml:space="preserve">Mechanic Manipulations for Classes </w:t>
      </w:r>
    </w:p>
    <w:p w:rsidR="00000000" w:rsidDel="00000000" w:rsidP="00000000" w:rsidRDefault="00000000" w:rsidRPr="00000000" w14:paraId="00001FD7">
      <w:pPr>
        <w:spacing w:line="240" w:lineRule="auto"/>
        <w:ind w:left="729" w:firstLine="0"/>
        <w:jc w:val="both"/>
        <w:rPr>
          <w:sz w:val="26"/>
          <w:szCs w:val="26"/>
        </w:rPr>
      </w:pPr>
      <w:r w:rsidDel="00000000" w:rsidR="00000000" w:rsidRPr="00000000">
        <w:rPr>
          <w:sz w:val="26"/>
          <w:szCs w:val="26"/>
          <w:rtl w:val="0"/>
        </w:rPr>
        <w:t xml:space="preserve">Each class features mechanic manipulations at specific levels. These manipulations reflect thematic and mechanical mastery, offering unique tools and interactions with the game’s core mechanics. Below is the template for progression with examples like Divine Favor. </w:t>
      </w:r>
    </w:p>
    <w:p w:rsidR="00000000" w:rsidDel="00000000" w:rsidP="00000000" w:rsidRDefault="00000000" w:rsidRPr="00000000" w14:paraId="00001FD8">
      <w:pPr>
        <w:spacing w:line="240" w:lineRule="auto"/>
        <w:ind w:left="729" w:firstLine="0"/>
        <w:jc w:val="both"/>
        <w:rPr>
          <w:sz w:val="26"/>
          <w:szCs w:val="26"/>
        </w:rPr>
      </w:pPr>
      <w:r w:rsidDel="00000000" w:rsidR="00000000" w:rsidRPr="00000000">
        <w:rPr>
          <w:sz w:val="26"/>
          <w:szCs w:val="26"/>
          <w:rtl w:val="0"/>
        </w:rPr>
        <w:t xml:space="preserve">Level 3: Mechanic Manipulation Example - Divine Favor </w:t>
      </w:r>
    </w:p>
    <w:p w:rsidR="00000000" w:rsidDel="00000000" w:rsidP="00000000" w:rsidRDefault="00000000" w:rsidRPr="00000000" w14:paraId="00001FD9">
      <w:pPr>
        <w:spacing w:line="240" w:lineRule="auto"/>
        <w:ind w:left="729" w:firstLine="0"/>
        <w:jc w:val="both"/>
        <w:rPr>
          <w:sz w:val="26"/>
          <w:szCs w:val="26"/>
        </w:rPr>
      </w:pPr>
      <w:r w:rsidDel="00000000" w:rsidR="00000000" w:rsidRPr="00000000">
        <w:rPr>
          <w:sz w:val="26"/>
          <w:szCs w:val="26"/>
          <w:rtl w:val="0"/>
        </w:rPr>
        <w:t xml:space="preserve">Description: </w:t>
      </w:r>
    </w:p>
    <w:p w:rsidR="00000000" w:rsidDel="00000000" w:rsidP="00000000" w:rsidRDefault="00000000" w:rsidRPr="00000000" w14:paraId="00001FDA">
      <w:pPr>
        <w:spacing w:line="240" w:lineRule="auto"/>
        <w:ind w:left="729" w:firstLine="0"/>
        <w:jc w:val="both"/>
        <w:rPr>
          <w:sz w:val="26"/>
          <w:szCs w:val="26"/>
        </w:rPr>
      </w:pPr>
      <w:r w:rsidDel="00000000" w:rsidR="00000000" w:rsidRPr="00000000">
        <w:rPr>
          <w:sz w:val="26"/>
          <w:szCs w:val="26"/>
          <w:rtl w:val="0"/>
        </w:rPr>
        <w:t xml:space="preserve">Divine Favor allows the player to spend Gnosis to protect or assist allies without suffering immediate alignment shifts. This mechanic ties into both narrative and gameplay as a way of emphasizing the class’s connection to harmony and self-sacrifice. </w:t>
      </w:r>
    </w:p>
    <w:p w:rsidR="00000000" w:rsidDel="00000000" w:rsidP="00000000" w:rsidRDefault="00000000" w:rsidRPr="00000000" w14:paraId="00001FDB">
      <w:pPr>
        <w:spacing w:line="240" w:lineRule="auto"/>
        <w:ind w:left="729" w:firstLine="0"/>
        <w:jc w:val="both"/>
        <w:rPr>
          <w:sz w:val="26"/>
          <w:szCs w:val="26"/>
        </w:rPr>
      </w:pPr>
      <w:r w:rsidDel="00000000" w:rsidR="00000000" w:rsidRPr="00000000">
        <w:rPr>
          <w:sz w:val="26"/>
          <w:szCs w:val="26"/>
          <w:rtl w:val="0"/>
        </w:rPr>
        <w:t xml:space="preserve">Mechanic: </w:t>
      </w:r>
    </w:p>
    <w:p w:rsidR="00000000" w:rsidDel="00000000" w:rsidP="00000000" w:rsidRDefault="00000000" w:rsidRPr="00000000" w14:paraId="00001FDC">
      <w:pPr>
        <w:spacing w:line="240" w:lineRule="auto"/>
        <w:ind w:left="729" w:firstLine="0"/>
        <w:jc w:val="both"/>
        <w:rPr>
          <w:sz w:val="26"/>
          <w:szCs w:val="26"/>
        </w:rPr>
      </w:pPr>
      <w:r w:rsidDel="00000000" w:rsidR="00000000" w:rsidRPr="00000000">
        <w:rPr>
          <w:sz w:val="26"/>
          <w:szCs w:val="26"/>
          <w:rtl w:val="0"/>
        </w:rPr>
        <w:t xml:space="preserve">1.</w:t>
        <w:tab/>
        <w:t xml:space="preserve">Players may spend any amount of Gnosis throughout a session to: </w:t>
      </w:r>
    </w:p>
    <w:p w:rsidR="00000000" w:rsidDel="00000000" w:rsidP="00000000" w:rsidRDefault="00000000" w:rsidRPr="00000000" w14:paraId="00001FDD">
      <w:pPr>
        <w:spacing w:line="240" w:lineRule="auto"/>
        <w:ind w:left="729" w:firstLine="0"/>
        <w:jc w:val="both"/>
        <w:rPr>
          <w:sz w:val="26"/>
          <w:szCs w:val="26"/>
        </w:rPr>
      </w:pPr>
      <w:r w:rsidDel="00000000" w:rsidR="00000000" w:rsidRPr="00000000">
        <w:rPr>
          <w:sz w:val="26"/>
          <w:szCs w:val="26"/>
          <w:rtl w:val="0"/>
        </w:rPr>
        <w:t xml:space="preserve">Boost an ally’s roll. </w:t>
      </w:r>
    </w:p>
    <w:p w:rsidR="00000000" w:rsidDel="00000000" w:rsidP="00000000" w:rsidRDefault="00000000" w:rsidRPr="00000000" w14:paraId="00001FDE">
      <w:pPr>
        <w:spacing w:line="240" w:lineRule="auto"/>
        <w:ind w:left="729" w:firstLine="0"/>
        <w:jc w:val="both"/>
        <w:rPr>
          <w:sz w:val="26"/>
          <w:szCs w:val="26"/>
        </w:rPr>
      </w:pPr>
      <w:r w:rsidDel="00000000" w:rsidR="00000000" w:rsidRPr="00000000">
        <w:rPr>
          <w:sz w:val="26"/>
          <w:szCs w:val="26"/>
          <w:rtl w:val="0"/>
        </w:rPr>
        <w:t xml:space="preserve">Reduce incoming damage. </w:t>
      </w:r>
    </w:p>
    <w:p w:rsidR="00000000" w:rsidDel="00000000" w:rsidP="00000000" w:rsidRDefault="00000000" w:rsidRPr="00000000" w14:paraId="00001FDF">
      <w:pPr>
        <w:spacing w:line="240" w:lineRule="auto"/>
        <w:ind w:left="729" w:firstLine="0"/>
        <w:jc w:val="both"/>
        <w:rPr>
          <w:sz w:val="26"/>
          <w:szCs w:val="26"/>
        </w:rPr>
      </w:pPr>
      <w:r w:rsidDel="00000000" w:rsidR="00000000" w:rsidRPr="00000000">
        <w:rPr>
          <w:sz w:val="26"/>
          <w:szCs w:val="26"/>
          <w:rtl w:val="0"/>
        </w:rPr>
        <w:t xml:space="preserve">Cancel alignment shifts temporarily. </w:t>
      </w:r>
    </w:p>
    <w:p w:rsidR="00000000" w:rsidDel="00000000" w:rsidP="00000000" w:rsidRDefault="00000000" w:rsidRPr="00000000" w14:paraId="00001FE0">
      <w:pPr>
        <w:spacing w:line="240" w:lineRule="auto"/>
        <w:ind w:left="729" w:firstLine="0"/>
        <w:jc w:val="both"/>
        <w:rPr>
          <w:sz w:val="26"/>
          <w:szCs w:val="26"/>
        </w:rPr>
      </w:pPr>
      <w:r w:rsidDel="00000000" w:rsidR="00000000" w:rsidRPr="00000000">
        <w:rPr>
          <w:sz w:val="26"/>
          <w:szCs w:val="26"/>
          <w:rtl w:val="0"/>
        </w:rPr>
        <w:t xml:space="preserve"> </w:t>
        <w:tab/>
        <w:t xml:space="preserve">2. </w:t>
        <w:tab/>
        <w:t xml:space="preserve">At the end of the session, roll to restore </w:t>
      </w:r>
    </w:p>
    <w:p w:rsidR="00000000" w:rsidDel="00000000" w:rsidP="00000000" w:rsidRDefault="00000000" w:rsidRPr="00000000" w14:paraId="00001FE1">
      <w:pPr>
        <w:spacing w:line="240" w:lineRule="auto"/>
        <w:ind w:left="729" w:firstLine="0"/>
        <w:jc w:val="both"/>
        <w:rPr>
          <w:sz w:val="26"/>
          <w:szCs w:val="26"/>
        </w:rPr>
      </w:pPr>
      <w:r w:rsidDel="00000000" w:rsidR="00000000" w:rsidRPr="00000000">
        <w:rPr>
          <w:sz w:val="26"/>
          <w:szCs w:val="26"/>
          <w:rtl w:val="0"/>
        </w:rPr>
        <w:t xml:space="preserve">Gnosis: </w:t>
      </w:r>
    </w:p>
    <w:p w:rsidR="00000000" w:rsidDel="00000000" w:rsidP="00000000" w:rsidRDefault="00000000" w:rsidRPr="00000000" w14:paraId="00001FE2">
      <w:pPr>
        <w:spacing w:line="240" w:lineRule="auto"/>
        <w:ind w:left="729" w:firstLine="0"/>
        <w:jc w:val="both"/>
        <w:rPr>
          <w:sz w:val="26"/>
          <w:szCs w:val="26"/>
        </w:rPr>
      </w:pPr>
      <w:r w:rsidDel="00000000" w:rsidR="00000000" w:rsidRPr="00000000">
        <w:rPr>
          <w:sz w:val="26"/>
          <w:szCs w:val="26"/>
          <w:rtl w:val="0"/>
        </w:rPr>
        <w:t xml:space="preserve">Roll 1d100 against the remaining Gnosis pool. </w:t>
      </w:r>
    </w:p>
    <w:p w:rsidR="00000000" w:rsidDel="00000000" w:rsidP="00000000" w:rsidRDefault="00000000" w:rsidRPr="00000000" w14:paraId="00001FE3">
      <w:pPr>
        <w:spacing w:line="240" w:lineRule="auto"/>
        <w:ind w:left="729" w:firstLine="0"/>
        <w:jc w:val="both"/>
        <w:rPr>
          <w:sz w:val="26"/>
          <w:szCs w:val="26"/>
        </w:rPr>
      </w:pPr>
      <w:r w:rsidDel="00000000" w:rsidR="00000000" w:rsidRPr="00000000">
        <w:rPr>
          <w:sz w:val="26"/>
          <w:szCs w:val="26"/>
          <w:rtl w:val="0"/>
        </w:rPr>
        <w:t xml:space="preserve">Success: Roll d20 × 2 to restore Gnosis. </w:t>
      </w:r>
    </w:p>
    <w:p w:rsidR="00000000" w:rsidDel="00000000" w:rsidP="00000000" w:rsidRDefault="00000000" w:rsidRPr="00000000" w14:paraId="00001FE4">
      <w:pPr>
        <w:spacing w:line="240" w:lineRule="auto"/>
        <w:ind w:left="729" w:firstLine="0"/>
        <w:jc w:val="both"/>
        <w:rPr>
          <w:sz w:val="26"/>
          <w:szCs w:val="26"/>
        </w:rPr>
      </w:pPr>
      <w:r w:rsidDel="00000000" w:rsidR="00000000" w:rsidRPr="00000000">
        <w:rPr>
          <w:sz w:val="26"/>
          <w:szCs w:val="26"/>
          <w:rtl w:val="0"/>
        </w:rPr>
        <w:t xml:space="preserve">Failure: Restore half the amount of Gnosis. </w:t>
      </w:r>
    </w:p>
    <w:p w:rsidR="00000000" w:rsidDel="00000000" w:rsidP="00000000" w:rsidRDefault="00000000" w:rsidRPr="00000000" w14:paraId="00001FE5">
      <w:pPr>
        <w:spacing w:line="240" w:lineRule="auto"/>
        <w:ind w:left="729" w:firstLine="0"/>
        <w:jc w:val="both"/>
        <w:rPr>
          <w:sz w:val="26"/>
          <w:szCs w:val="26"/>
        </w:rPr>
      </w:pPr>
      <w:r w:rsidDel="00000000" w:rsidR="00000000" w:rsidRPr="00000000">
        <w:rPr>
          <w:sz w:val="26"/>
          <w:szCs w:val="26"/>
          <w:rtl w:val="0"/>
        </w:rPr>
        <w:t xml:space="preserve"> </w:t>
        <w:tab/>
        <w:t xml:space="preserve">3. </w:t>
        <w:tab/>
        <w:t xml:space="preserve">Alignment Shift: </w:t>
      </w:r>
    </w:p>
    <w:p w:rsidR="00000000" w:rsidDel="00000000" w:rsidP="00000000" w:rsidRDefault="00000000" w:rsidRPr="00000000" w14:paraId="00001FE6">
      <w:pPr>
        <w:spacing w:line="240" w:lineRule="auto"/>
        <w:ind w:left="729" w:firstLine="0"/>
        <w:jc w:val="both"/>
        <w:rPr>
          <w:sz w:val="26"/>
          <w:szCs w:val="26"/>
        </w:rPr>
      </w:pPr>
      <w:r w:rsidDel="00000000" w:rsidR="00000000" w:rsidRPr="00000000">
        <w:rPr>
          <w:sz w:val="26"/>
          <w:szCs w:val="26"/>
          <w:rtl w:val="0"/>
        </w:rPr>
        <w:t xml:space="preserve">If Gnosis dropped below a certain threshold </w:t>
      </w:r>
    </w:p>
    <w:p w:rsidR="00000000" w:rsidDel="00000000" w:rsidP="00000000" w:rsidRDefault="00000000" w:rsidRPr="00000000" w14:paraId="00001FE7">
      <w:pPr>
        <w:spacing w:line="240" w:lineRule="auto"/>
        <w:ind w:left="729" w:firstLine="0"/>
        <w:jc w:val="both"/>
        <w:rPr>
          <w:sz w:val="26"/>
          <w:szCs w:val="26"/>
        </w:rPr>
      </w:pPr>
      <w:r w:rsidDel="00000000" w:rsidR="00000000" w:rsidRPr="00000000">
        <w:rPr>
          <w:sz w:val="26"/>
          <w:szCs w:val="26"/>
          <w:rtl w:val="0"/>
        </w:rPr>
        <w:t xml:space="preserve">(e.g., 25%), calculate an alignment shift based on total Gnosis spent. </w:t>
      </w:r>
    </w:p>
    <w:p w:rsidR="00000000" w:rsidDel="00000000" w:rsidP="00000000" w:rsidRDefault="00000000" w:rsidRPr="00000000" w14:paraId="00001FE8">
      <w:pPr>
        <w:spacing w:line="240" w:lineRule="auto"/>
        <w:ind w:left="729" w:firstLine="0"/>
        <w:jc w:val="both"/>
        <w:rPr>
          <w:sz w:val="26"/>
          <w:szCs w:val="26"/>
        </w:rPr>
      </w:pPr>
      <w:r w:rsidDel="00000000" w:rsidR="00000000" w:rsidRPr="00000000">
        <w:rPr>
          <w:sz w:val="26"/>
          <w:szCs w:val="26"/>
          <w:rtl w:val="0"/>
        </w:rPr>
        <w:t xml:space="preserve">Scaling Manipulations by Level: </w:t>
      </w:r>
    </w:p>
    <w:p w:rsidR="00000000" w:rsidDel="00000000" w:rsidP="00000000" w:rsidRDefault="00000000" w:rsidRPr="00000000" w14:paraId="00001FE9">
      <w:pPr>
        <w:spacing w:line="240" w:lineRule="auto"/>
        <w:ind w:left="729" w:firstLine="0"/>
        <w:jc w:val="both"/>
        <w:rPr>
          <w:sz w:val="26"/>
          <w:szCs w:val="26"/>
        </w:rPr>
      </w:pPr>
      <w:r w:rsidDel="00000000" w:rsidR="00000000" w:rsidRPr="00000000">
        <w:rPr>
          <w:sz w:val="26"/>
          <w:szCs w:val="26"/>
          <w:rtl w:val="0"/>
        </w:rPr>
        <w:t xml:space="preserve">Here’s how similar mechanics could scale across levels to create meaningful progression: </w:t>
      </w:r>
    </w:p>
    <w:p w:rsidR="00000000" w:rsidDel="00000000" w:rsidP="00000000" w:rsidRDefault="00000000" w:rsidRPr="00000000" w14:paraId="00001FEA">
      <w:pPr>
        <w:spacing w:line="240" w:lineRule="auto"/>
        <w:ind w:left="729" w:firstLine="0"/>
        <w:jc w:val="both"/>
        <w:rPr>
          <w:sz w:val="26"/>
          <w:szCs w:val="26"/>
        </w:rPr>
      </w:pPr>
      <w:r w:rsidDel="00000000" w:rsidR="00000000" w:rsidRPr="00000000">
        <w:rPr>
          <w:sz w:val="26"/>
          <w:szCs w:val="26"/>
          <w:rtl w:val="0"/>
        </w:rPr>
        <w:t xml:space="preserve">Level </w:t>
        <w:tab/>
        <w:t xml:space="preserve">Mechanic Manipulation </w:t>
      </w:r>
    </w:p>
    <w:p w:rsidR="00000000" w:rsidDel="00000000" w:rsidP="00000000" w:rsidRDefault="00000000" w:rsidRPr="00000000" w14:paraId="00001FEB">
      <w:pPr>
        <w:spacing w:line="240" w:lineRule="auto"/>
        <w:ind w:left="729" w:firstLine="0"/>
        <w:jc w:val="both"/>
        <w:rPr>
          <w:sz w:val="26"/>
          <w:szCs w:val="26"/>
        </w:rPr>
      </w:pPr>
      <w:r w:rsidDel="00000000" w:rsidR="00000000" w:rsidRPr="00000000">
        <w:rPr>
          <w:sz w:val="26"/>
          <w:szCs w:val="26"/>
          <w:rtl w:val="0"/>
        </w:rPr>
        <w:t xml:space="preserve">3 </w:t>
        <w:tab/>
        <w:t xml:space="preserve">Divine Favor: Spend Gnosis freely to assist allies, with delayed alignment consequences. </w:t>
      </w:r>
    </w:p>
    <w:p w:rsidR="00000000" w:rsidDel="00000000" w:rsidP="00000000" w:rsidRDefault="00000000" w:rsidRPr="00000000" w14:paraId="00001FEC">
      <w:pPr>
        <w:spacing w:line="240" w:lineRule="auto"/>
        <w:ind w:left="729" w:firstLine="0"/>
        <w:jc w:val="both"/>
        <w:rPr>
          <w:sz w:val="26"/>
          <w:szCs w:val="26"/>
        </w:rPr>
      </w:pPr>
      <w:r w:rsidDel="00000000" w:rsidR="00000000" w:rsidRPr="00000000">
        <w:rPr>
          <w:sz w:val="26"/>
          <w:szCs w:val="26"/>
          <w:rtl w:val="0"/>
        </w:rPr>
        <w:t xml:space="preserve">5 </w:t>
        <w:tab/>
        <w:t xml:space="preserve">Surge of Chaos: Spend Entropy to temporarily gain double bonuses on Offensive Threshold rolls for one combat round. </w:t>
      </w:r>
    </w:p>
    <w:p w:rsidR="00000000" w:rsidDel="00000000" w:rsidP="00000000" w:rsidRDefault="00000000" w:rsidRPr="00000000" w14:paraId="00001FED">
      <w:pPr>
        <w:spacing w:line="240" w:lineRule="auto"/>
        <w:ind w:left="729" w:firstLine="0"/>
        <w:jc w:val="both"/>
        <w:rPr>
          <w:sz w:val="26"/>
          <w:szCs w:val="26"/>
        </w:rPr>
      </w:pPr>
      <w:r w:rsidDel="00000000" w:rsidR="00000000" w:rsidRPr="00000000">
        <w:rPr>
          <w:sz w:val="26"/>
          <w:szCs w:val="26"/>
          <w:rtl w:val="0"/>
        </w:rPr>
        <w:t xml:space="preserve">7 </w:t>
        <w:tab/>
        <w:t xml:space="preserve">Reckoning: Choose a Paragon Power. You may spend Gnosis or Entropy to activate it an additional time during the session, with cumulative alignment consequences. </w:t>
      </w:r>
    </w:p>
    <w:p w:rsidR="00000000" w:rsidDel="00000000" w:rsidP="00000000" w:rsidRDefault="00000000" w:rsidRPr="00000000" w14:paraId="00001FEE">
      <w:pPr>
        <w:spacing w:line="240" w:lineRule="auto"/>
        <w:ind w:left="729" w:firstLine="0"/>
        <w:jc w:val="both"/>
        <w:rPr>
          <w:sz w:val="26"/>
          <w:szCs w:val="26"/>
        </w:rPr>
      </w:pPr>
      <w:r w:rsidDel="00000000" w:rsidR="00000000" w:rsidRPr="00000000">
        <w:rPr>
          <w:sz w:val="26"/>
          <w:szCs w:val="26"/>
          <w:rtl w:val="0"/>
        </w:rPr>
        <w:t xml:space="preserve">10 </w:t>
        <w:tab/>
        <w:t xml:space="preserve">Harmony Breaker: Use Gnosis to neutralize </w:t>
      </w:r>
    </w:p>
    <w:p w:rsidR="00000000" w:rsidDel="00000000" w:rsidP="00000000" w:rsidRDefault="00000000" w:rsidRPr="00000000" w14:paraId="00001FEF">
      <w:pPr>
        <w:spacing w:line="240" w:lineRule="auto"/>
        <w:ind w:left="729" w:firstLine="0"/>
        <w:jc w:val="both"/>
        <w:rPr>
          <w:sz w:val="26"/>
          <w:szCs w:val="26"/>
        </w:rPr>
      </w:pPr>
      <w:r w:rsidDel="00000000" w:rsidR="00000000" w:rsidRPr="00000000">
        <w:rPr>
          <w:sz w:val="26"/>
          <w:szCs w:val="26"/>
          <w:rtl w:val="0"/>
        </w:rPr>
        <w:t xml:space="preserve">Entropy-based effects in an area (e.g., dispelling chaotic energy, rebalancing the environment). </w:t>
      </w:r>
    </w:p>
    <w:p w:rsidR="00000000" w:rsidDel="00000000" w:rsidP="00000000" w:rsidRDefault="00000000" w:rsidRPr="00000000" w14:paraId="00001FF0">
      <w:pPr>
        <w:spacing w:line="240" w:lineRule="auto"/>
        <w:ind w:left="729" w:firstLine="0"/>
        <w:jc w:val="both"/>
        <w:rPr>
          <w:sz w:val="26"/>
          <w:szCs w:val="26"/>
        </w:rPr>
      </w:pPr>
      <w:r w:rsidDel="00000000" w:rsidR="00000000" w:rsidRPr="00000000">
        <w:rPr>
          <w:sz w:val="26"/>
          <w:szCs w:val="26"/>
          <w:rtl w:val="0"/>
        </w:rPr>
        <w:t xml:space="preserve">13 </w:t>
        <w:tab/>
        <w:t xml:space="preserve">Synchronized Assault: Boost all allied rolls in a single round by spending a cumulative amount of Gnosis based on the party’s size (e.g., 10 Gnosis per ally). </w:t>
      </w:r>
    </w:p>
    <w:p w:rsidR="00000000" w:rsidDel="00000000" w:rsidP="00000000" w:rsidRDefault="00000000" w:rsidRPr="00000000" w14:paraId="00001FF1">
      <w:pPr>
        <w:spacing w:line="240" w:lineRule="auto"/>
        <w:ind w:left="729" w:firstLine="0"/>
        <w:jc w:val="both"/>
        <w:rPr>
          <w:sz w:val="26"/>
          <w:szCs w:val="26"/>
        </w:rPr>
      </w:pPr>
      <w:r w:rsidDel="00000000" w:rsidR="00000000" w:rsidRPr="00000000">
        <w:rPr>
          <w:sz w:val="26"/>
          <w:szCs w:val="26"/>
          <w:rtl w:val="0"/>
        </w:rPr>
        <w:t xml:space="preserve">15 </w:t>
        <w:tab/>
        <w:t xml:space="preserve">Paragon Unity: Combine your Gnosis or Entropy pool with an ally for one action. Use the higher attribute score and double the proficiency bonus for that action. </w:t>
      </w:r>
    </w:p>
    <w:p w:rsidR="00000000" w:rsidDel="00000000" w:rsidP="00000000" w:rsidRDefault="00000000" w:rsidRPr="00000000" w14:paraId="00001FF2">
      <w:pPr>
        <w:spacing w:line="240" w:lineRule="auto"/>
        <w:ind w:left="729" w:firstLine="0"/>
        <w:jc w:val="both"/>
        <w:rPr>
          <w:sz w:val="26"/>
          <w:szCs w:val="26"/>
        </w:rPr>
      </w:pPr>
      <w:r w:rsidDel="00000000" w:rsidR="00000000" w:rsidRPr="00000000">
        <w:rPr>
          <w:sz w:val="26"/>
          <w:szCs w:val="26"/>
          <w:rtl w:val="0"/>
        </w:rPr>
        <w:t xml:space="preserve">Class Progression Table (Expanded) </w:t>
      </w:r>
    </w:p>
    <w:p w:rsidR="00000000" w:rsidDel="00000000" w:rsidP="00000000" w:rsidRDefault="00000000" w:rsidRPr="00000000" w14:paraId="00001FF3">
      <w:pPr>
        <w:spacing w:line="240" w:lineRule="auto"/>
        <w:ind w:left="729" w:firstLine="0"/>
        <w:jc w:val="both"/>
        <w:rPr>
          <w:sz w:val="26"/>
          <w:szCs w:val="26"/>
        </w:rPr>
      </w:pPr>
      <w:r w:rsidDel="00000000" w:rsidR="00000000" w:rsidRPr="00000000">
        <w:rPr>
          <w:sz w:val="26"/>
          <w:szCs w:val="26"/>
          <w:rtl w:val="0"/>
        </w:rPr>
        <w:t xml:space="preserve">This table reflects mechanic manipulations, Paragon Powers, and the opportunity to improve proficiencies and attributes. </w:t>
      </w:r>
    </w:p>
    <w:p w:rsidR="00000000" w:rsidDel="00000000" w:rsidP="00000000" w:rsidRDefault="00000000" w:rsidRPr="00000000" w14:paraId="00001FF4">
      <w:pPr>
        <w:spacing w:line="240" w:lineRule="auto"/>
        <w:ind w:left="729" w:firstLine="0"/>
        <w:jc w:val="both"/>
        <w:rPr>
          <w:sz w:val="26"/>
          <w:szCs w:val="26"/>
        </w:rPr>
      </w:pPr>
      <w:r w:rsidDel="00000000" w:rsidR="00000000" w:rsidRPr="00000000">
        <w:rPr>
          <w:sz w:val="26"/>
          <w:szCs w:val="26"/>
          <w:rtl w:val="0"/>
        </w:rPr>
        <w:t xml:space="preserve">Level Proficiencies Attribute Bonus Mechanic Manipulation or Paragon Power </w:t>
      </w:r>
    </w:p>
    <w:p w:rsidR="00000000" w:rsidDel="00000000" w:rsidP="00000000" w:rsidRDefault="00000000" w:rsidRPr="00000000" w14:paraId="00001FF5">
      <w:pPr>
        <w:spacing w:line="240" w:lineRule="auto"/>
        <w:ind w:left="729" w:firstLine="0"/>
        <w:jc w:val="both"/>
        <w:rPr>
          <w:sz w:val="26"/>
          <w:szCs w:val="26"/>
        </w:rPr>
      </w:pPr>
      <w:r w:rsidDel="00000000" w:rsidR="00000000" w:rsidRPr="00000000">
        <w:rPr>
          <w:sz w:val="26"/>
          <w:szCs w:val="26"/>
          <w:rtl w:val="0"/>
        </w:rPr>
        <w:t xml:space="preserve">5 core + 2 chosen proficiencies None </w:t>
        <w:tab/>
        <w:t xml:space="preserve">Gain 1 Paragon Power. </w:t>
      </w:r>
    </w:p>
    <w:p w:rsidR="00000000" w:rsidDel="00000000" w:rsidP="00000000" w:rsidRDefault="00000000" w:rsidRPr="00000000" w14:paraId="00001FF6">
      <w:pPr>
        <w:spacing w:line="240" w:lineRule="auto"/>
        <w:ind w:left="729" w:firstLine="0"/>
        <w:jc w:val="both"/>
        <w:rPr>
          <w:sz w:val="26"/>
          <w:szCs w:val="26"/>
        </w:rPr>
      </w:pPr>
      <w:r w:rsidDel="00000000" w:rsidR="00000000" w:rsidRPr="00000000">
        <w:rPr>
          <w:sz w:val="26"/>
          <w:szCs w:val="26"/>
          <w:rtl w:val="0"/>
        </w:rPr>
        <w:t xml:space="preserve">None </w:t>
        <w:tab/>
        <w:t xml:space="preserve">Roll for 1 Attribute Increase </w:t>
        <w:tab/>
        <w:t xml:space="preserve">Upgrade an existing Paragon Power. </w:t>
      </w:r>
    </w:p>
    <w:p w:rsidR="00000000" w:rsidDel="00000000" w:rsidP="00000000" w:rsidRDefault="00000000" w:rsidRPr="00000000" w14:paraId="00001FF7">
      <w:pPr>
        <w:spacing w:line="240" w:lineRule="auto"/>
        <w:ind w:left="729" w:firstLine="0"/>
        <w:jc w:val="both"/>
        <w:rPr>
          <w:sz w:val="26"/>
          <w:szCs w:val="26"/>
        </w:rPr>
      </w:pPr>
      <w:r w:rsidDel="00000000" w:rsidR="00000000" w:rsidRPr="00000000">
        <w:rPr>
          <w:sz w:val="26"/>
          <w:szCs w:val="26"/>
          <w:rtl w:val="0"/>
        </w:rPr>
        <w:t xml:space="preserve">Attempt to improve 2 proficiencies </w:t>
        <w:tab/>
        <w:t xml:space="preserve">None </w:t>
      </w:r>
    </w:p>
    <w:p w:rsidR="00000000" w:rsidDel="00000000" w:rsidP="00000000" w:rsidRDefault="00000000" w:rsidRPr="00000000" w14:paraId="00001FF8">
      <w:pPr>
        <w:spacing w:line="240" w:lineRule="auto"/>
        <w:ind w:left="729" w:firstLine="0"/>
        <w:jc w:val="both"/>
        <w:rPr>
          <w:sz w:val="26"/>
          <w:szCs w:val="26"/>
        </w:rPr>
      </w:pPr>
      <w:r w:rsidDel="00000000" w:rsidR="00000000" w:rsidRPr="00000000">
        <w:rPr>
          <w:sz w:val="26"/>
          <w:szCs w:val="26"/>
          <w:rtl w:val="0"/>
        </w:rPr>
        <w:t xml:space="preserve">Divine Favor (or class-specific mechanic). </w:t>
      </w:r>
    </w:p>
    <w:p w:rsidR="00000000" w:rsidDel="00000000" w:rsidP="00000000" w:rsidRDefault="00000000" w:rsidRPr="00000000" w14:paraId="00001FF9">
      <w:pPr>
        <w:spacing w:line="240" w:lineRule="auto"/>
        <w:ind w:left="729" w:firstLine="0"/>
        <w:jc w:val="both"/>
        <w:rPr>
          <w:sz w:val="26"/>
          <w:szCs w:val="26"/>
        </w:rPr>
      </w:pPr>
      <w:r w:rsidDel="00000000" w:rsidR="00000000" w:rsidRPr="00000000">
        <w:rPr>
          <w:sz w:val="26"/>
          <w:szCs w:val="26"/>
          <w:rtl w:val="0"/>
        </w:rPr>
        <w:t xml:space="preserve">None </w:t>
        <w:tab/>
        <w:t xml:space="preserve">Roll for 1 Attribute Increase </w:t>
        <w:tab/>
        <w:t xml:space="preserve">Upgrade an existing Paragon Power. </w:t>
      </w:r>
    </w:p>
    <w:tbl>
      <w:tblPr>
        <w:tblStyle w:val="Table5"/>
        <w:tblW w:w="5595.0" w:type="dxa"/>
        <w:jc w:val="left"/>
        <w:tblLayout w:type="fixed"/>
        <w:tblLook w:val="0400"/>
      </w:tblPr>
      <w:tblGrid>
        <w:gridCol w:w="4320"/>
        <w:gridCol w:w="1275"/>
        <w:tblGridChange w:id="0">
          <w:tblGrid>
            <w:gridCol w:w="4320"/>
            <w:gridCol w:w="1275"/>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A">
            <w:pPr>
              <w:spacing w:line="240" w:lineRule="auto"/>
              <w:ind w:left="729" w:firstLine="0"/>
              <w:jc w:val="both"/>
              <w:rPr>
                <w:sz w:val="26"/>
                <w:szCs w:val="26"/>
              </w:rPr>
            </w:pPr>
            <w:r w:rsidDel="00000000" w:rsidR="00000000" w:rsidRPr="00000000">
              <w:rPr>
                <w:sz w:val="26"/>
                <w:szCs w:val="26"/>
                <w:rtl w:val="0"/>
              </w:rPr>
              <w:t xml:space="preserve">5 </w:t>
              <w:tab/>
              <w:t xml:space="preserve">Attempt to improve 2 proficiencies of Chaos (or class-specific mechanic).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B">
            <w:pPr>
              <w:spacing w:line="240" w:lineRule="auto"/>
              <w:ind w:left="555" w:firstLine="0"/>
              <w:jc w:val="both"/>
              <w:rPr>
                <w:sz w:val="26"/>
                <w:szCs w:val="26"/>
              </w:rPr>
            </w:pPr>
            <w:r w:rsidDel="00000000" w:rsidR="00000000" w:rsidRPr="00000000">
              <w:rPr>
                <w:sz w:val="26"/>
                <w:szCs w:val="26"/>
                <w:rtl w:val="0"/>
              </w:rPr>
              <w:t xml:space="preserve">None </w:t>
              <w:tab/>
              <w:t xml:space="preserve">Surge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FFC">
            <w:pPr>
              <w:spacing w:line="240" w:lineRule="auto"/>
              <w:ind w:left="729" w:firstLine="0"/>
              <w:jc w:val="both"/>
              <w:rPr>
                <w:sz w:val="26"/>
                <w:szCs w:val="26"/>
              </w:rPr>
            </w:pPr>
            <w:r w:rsidDel="00000000" w:rsidR="00000000" w:rsidRPr="00000000">
              <w:rPr>
                <w:sz w:val="26"/>
                <w:szCs w:val="26"/>
                <w:rtl w:val="0"/>
              </w:rPr>
              <w:t xml:space="preserve">6 </w:t>
              <w:tab/>
              <w:t xml:space="preserve">None </w:t>
              <w:tab/>
              <w:t xml:space="preserve">Roll for 1 Attribute Increase upgrade 1 Paragon Power.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D">
            <w:pPr>
              <w:spacing w:line="240" w:lineRule="auto"/>
              <w:ind w:left="555" w:firstLine="0"/>
              <w:jc w:val="both"/>
              <w:rPr>
                <w:sz w:val="26"/>
                <w:szCs w:val="26"/>
              </w:rPr>
            </w:pPr>
            <w:r w:rsidDel="00000000" w:rsidR="00000000" w:rsidRPr="00000000">
              <w:rPr>
                <w:sz w:val="26"/>
                <w:szCs w:val="26"/>
                <w:rtl w:val="0"/>
              </w:rPr>
              <w:t xml:space="preserve">Gain or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1FFE">
            <w:pPr>
              <w:spacing w:line="240" w:lineRule="auto"/>
              <w:ind w:left="729" w:firstLine="0"/>
              <w:jc w:val="both"/>
              <w:rPr>
                <w:sz w:val="26"/>
                <w:szCs w:val="26"/>
              </w:rPr>
            </w:pPr>
            <w:r w:rsidDel="00000000" w:rsidR="00000000" w:rsidRPr="00000000">
              <w:rPr>
                <w:sz w:val="26"/>
                <w:szCs w:val="26"/>
                <w:rtl w:val="0"/>
              </w:rPr>
              <w:t xml:space="preserve">7 </w:t>
              <w:tab/>
              <w:t xml:space="preserve">Attempt to improve 2 proficiencies Reckoning (or class-specific mechanic).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spacing w:line="240" w:lineRule="auto"/>
              <w:ind w:left="555" w:firstLine="0"/>
              <w:jc w:val="both"/>
              <w:rPr>
                <w:sz w:val="26"/>
                <w:szCs w:val="26"/>
              </w:rPr>
            </w:pPr>
            <w:r w:rsidDel="00000000" w:rsidR="00000000" w:rsidRPr="00000000">
              <w:rPr>
                <w:sz w:val="26"/>
                <w:szCs w:val="26"/>
                <w:rtl w:val="0"/>
              </w:rPr>
              <w:t xml:space="preserve">None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000">
            <w:pPr>
              <w:spacing w:line="240" w:lineRule="auto"/>
              <w:ind w:left="729" w:firstLine="0"/>
              <w:jc w:val="both"/>
              <w:rPr>
                <w:sz w:val="26"/>
                <w:szCs w:val="26"/>
              </w:rPr>
            </w:pPr>
            <w:r w:rsidDel="00000000" w:rsidR="00000000" w:rsidRPr="00000000">
              <w:rPr>
                <w:sz w:val="26"/>
                <w:szCs w:val="26"/>
                <w:rtl w:val="0"/>
              </w:rPr>
              <w:t xml:space="preserve">8 </w:t>
              <w:tab/>
              <w:t xml:space="preserve">None </w:t>
              <w:tab/>
              <w:t xml:space="preserve">Roll for 1 Attribute Increase upgrade 1 Paragon Power.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spacing w:line="240" w:lineRule="auto"/>
              <w:ind w:left="555" w:firstLine="0"/>
              <w:jc w:val="both"/>
              <w:rPr>
                <w:sz w:val="26"/>
                <w:szCs w:val="26"/>
              </w:rPr>
            </w:pPr>
            <w:r w:rsidDel="00000000" w:rsidR="00000000" w:rsidRPr="00000000">
              <w:rPr>
                <w:sz w:val="26"/>
                <w:szCs w:val="26"/>
                <w:rtl w:val="0"/>
              </w:rPr>
              <w:t xml:space="preserve">Gain or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002">
            <w:pPr>
              <w:spacing w:line="240" w:lineRule="auto"/>
              <w:ind w:left="729" w:firstLine="0"/>
              <w:jc w:val="both"/>
              <w:rPr>
                <w:sz w:val="26"/>
                <w:szCs w:val="26"/>
              </w:rPr>
            </w:pPr>
            <w:r w:rsidDel="00000000" w:rsidR="00000000" w:rsidRPr="00000000">
              <w:rPr>
                <w:sz w:val="26"/>
                <w:szCs w:val="26"/>
                <w:rtl w:val="0"/>
              </w:rPr>
              <w:t xml:space="preserve">9 </w:t>
              <w:tab/>
              <w:t xml:space="preserve">Attempt to improve 2 proficiencies 1 Paragon Power or upgrade.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3">
            <w:pPr>
              <w:spacing w:line="240" w:lineRule="auto"/>
              <w:ind w:left="555" w:firstLine="0"/>
              <w:jc w:val="both"/>
              <w:rPr>
                <w:sz w:val="26"/>
                <w:szCs w:val="26"/>
              </w:rPr>
            </w:pPr>
            <w:r w:rsidDel="00000000" w:rsidR="00000000" w:rsidRPr="00000000">
              <w:rPr>
                <w:sz w:val="26"/>
                <w:szCs w:val="26"/>
                <w:rtl w:val="0"/>
              </w:rPr>
              <w:t xml:space="preserve">None </w:t>
              <w:tab/>
              <w:t xml:space="preserve">Gain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004">
            <w:pPr>
              <w:spacing w:line="240" w:lineRule="auto"/>
              <w:ind w:left="729" w:firstLine="0"/>
              <w:jc w:val="both"/>
              <w:rPr>
                <w:sz w:val="26"/>
                <w:szCs w:val="26"/>
              </w:rPr>
            </w:pPr>
            <w:r w:rsidDel="00000000" w:rsidR="00000000" w:rsidRPr="00000000">
              <w:rPr>
                <w:sz w:val="26"/>
                <w:szCs w:val="26"/>
                <w:rtl w:val="0"/>
              </w:rPr>
              <w:t xml:space="preserve">10 </w:t>
              <w:tab/>
              <w:t xml:space="preserve">None </w:t>
              <w:tab/>
              <w:t xml:space="preserve">Roll for 1 Attribute Increase Breaker (or class-specific mechanic).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5">
            <w:pPr>
              <w:spacing w:line="240" w:lineRule="auto"/>
              <w:ind w:left="555" w:firstLine="0"/>
              <w:jc w:val="both"/>
              <w:rPr>
                <w:sz w:val="26"/>
                <w:szCs w:val="26"/>
              </w:rPr>
            </w:pPr>
            <w:r w:rsidDel="00000000" w:rsidR="00000000" w:rsidRPr="00000000">
              <w:rPr>
                <w:sz w:val="26"/>
                <w:szCs w:val="26"/>
                <w:rtl w:val="0"/>
              </w:rPr>
              <w:t xml:space="preserve">Harmony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006">
            <w:pPr>
              <w:spacing w:line="240" w:lineRule="auto"/>
              <w:ind w:left="729" w:firstLine="0"/>
              <w:jc w:val="both"/>
              <w:rPr>
                <w:sz w:val="26"/>
                <w:szCs w:val="26"/>
              </w:rPr>
            </w:pPr>
            <w:r w:rsidDel="00000000" w:rsidR="00000000" w:rsidRPr="00000000">
              <w:rPr>
                <w:sz w:val="26"/>
                <w:szCs w:val="26"/>
                <w:rtl w:val="0"/>
              </w:rPr>
              <w:t xml:space="preserve">11 </w:t>
              <w:tab/>
              <w:t xml:space="preserve">Attempt to improve 2 proficiencies 1 Paragon Power or upgrade.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7">
            <w:pPr>
              <w:spacing w:line="240" w:lineRule="auto"/>
              <w:ind w:left="555" w:firstLine="0"/>
              <w:jc w:val="both"/>
              <w:rPr>
                <w:sz w:val="26"/>
                <w:szCs w:val="26"/>
              </w:rPr>
            </w:pPr>
            <w:r w:rsidDel="00000000" w:rsidR="00000000" w:rsidRPr="00000000">
              <w:rPr>
                <w:sz w:val="26"/>
                <w:szCs w:val="26"/>
                <w:rtl w:val="0"/>
              </w:rPr>
              <w:t xml:space="preserve">None </w:t>
              <w:tab/>
              <w:t xml:space="preserve">Gain </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008">
            <w:pPr>
              <w:spacing w:line="240" w:lineRule="auto"/>
              <w:ind w:left="729" w:firstLine="0"/>
              <w:jc w:val="both"/>
              <w:rPr>
                <w:sz w:val="26"/>
                <w:szCs w:val="26"/>
              </w:rPr>
            </w:pPr>
            <w:r w:rsidDel="00000000" w:rsidR="00000000" w:rsidRPr="00000000">
              <w:rPr>
                <w:sz w:val="26"/>
                <w:szCs w:val="26"/>
                <w:rtl w:val="0"/>
              </w:rPr>
              <w:t xml:space="preserve">12 </w:t>
              <w:tab/>
              <w:t xml:space="preserve">None </w:t>
              <w:tab/>
              <w:t xml:space="preserve">Roll for 1 Attribute Increase Paragon Power or upgrade.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spacing w:line="240" w:lineRule="auto"/>
              <w:ind w:left="555" w:firstLine="0"/>
              <w:jc w:val="both"/>
              <w:rPr>
                <w:sz w:val="26"/>
                <w:szCs w:val="26"/>
              </w:rPr>
            </w:pPr>
            <w:r w:rsidDel="00000000" w:rsidR="00000000" w:rsidRPr="00000000">
              <w:rPr>
                <w:sz w:val="26"/>
                <w:szCs w:val="26"/>
                <w:rtl w:val="0"/>
              </w:rPr>
              <w:t xml:space="preserve">Gain 1 </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00A">
            <w:pPr>
              <w:spacing w:line="240" w:lineRule="auto"/>
              <w:ind w:left="729" w:firstLine="0"/>
              <w:jc w:val="both"/>
              <w:rPr>
                <w:sz w:val="26"/>
                <w:szCs w:val="26"/>
              </w:rPr>
            </w:pPr>
            <w:r w:rsidDel="00000000" w:rsidR="00000000" w:rsidRPr="00000000">
              <w:rPr>
                <w:sz w:val="26"/>
                <w:szCs w:val="26"/>
                <w:rtl w:val="0"/>
              </w:rPr>
              <w:t xml:space="preserve">13 </w:t>
              <w:tab/>
              <w:t xml:space="preserve">Attempt to improve 2 proficiencies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00B">
            <w:pPr>
              <w:spacing w:line="240" w:lineRule="auto"/>
              <w:ind w:left="555" w:firstLine="0"/>
              <w:jc w:val="both"/>
              <w:rPr>
                <w:sz w:val="26"/>
                <w:szCs w:val="26"/>
              </w:rPr>
            </w:pPr>
            <w:r w:rsidDel="00000000" w:rsidR="00000000" w:rsidRPr="00000000">
              <w:rPr>
                <w:sz w:val="26"/>
                <w:szCs w:val="26"/>
                <w:rtl w:val="0"/>
              </w:rPr>
              <w:t xml:space="preserve">None </w:t>
            </w:r>
          </w:p>
        </w:tc>
      </w:tr>
    </w:tbl>
    <w:p w:rsidR="00000000" w:rsidDel="00000000" w:rsidP="00000000" w:rsidRDefault="00000000" w:rsidRPr="00000000" w14:paraId="0000200C">
      <w:pPr>
        <w:spacing w:line="240" w:lineRule="auto"/>
        <w:ind w:left="729" w:firstLine="0"/>
        <w:jc w:val="both"/>
        <w:rPr>
          <w:sz w:val="26"/>
          <w:szCs w:val="26"/>
        </w:rPr>
      </w:pPr>
      <w:r w:rsidDel="00000000" w:rsidR="00000000" w:rsidRPr="00000000">
        <w:rPr>
          <w:sz w:val="26"/>
          <w:szCs w:val="26"/>
          <w:rtl w:val="0"/>
        </w:rPr>
        <w:t xml:space="preserve">Synchronized Assault (or class-specific mechanic). </w:t>
      </w:r>
    </w:p>
    <w:p w:rsidR="00000000" w:rsidDel="00000000" w:rsidP="00000000" w:rsidRDefault="00000000" w:rsidRPr="00000000" w14:paraId="0000200D">
      <w:pPr>
        <w:spacing w:line="240" w:lineRule="auto"/>
        <w:ind w:left="729" w:firstLine="0"/>
        <w:jc w:val="both"/>
        <w:rPr>
          <w:sz w:val="26"/>
          <w:szCs w:val="26"/>
        </w:rPr>
      </w:pPr>
      <w:r w:rsidDel="00000000" w:rsidR="00000000" w:rsidRPr="00000000">
        <w:rPr>
          <w:sz w:val="26"/>
          <w:szCs w:val="26"/>
          <w:rtl w:val="0"/>
        </w:rPr>
        <w:t xml:space="preserve">None </w:t>
        <w:tab/>
        <w:t xml:space="preserve">Roll for 1 Attribute Increase </w:t>
        <w:tab/>
        <w:t xml:space="preserve">Gain 1 Paragon Power or upgrade. </w:t>
      </w:r>
    </w:p>
    <w:p w:rsidR="00000000" w:rsidDel="00000000" w:rsidP="00000000" w:rsidRDefault="00000000" w:rsidRPr="00000000" w14:paraId="0000200E">
      <w:pPr>
        <w:spacing w:line="240" w:lineRule="auto"/>
        <w:ind w:left="729" w:firstLine="0"/>
        <w:jc w:val="both"/>
        <w:rPr>
          <w:sz w:val="26"/>
          <w:szCs w:val="26"/>
        </w:rPr>
      </w:pPr>
      <w:r w:rsidDel="00000000" w:rsidR="00000000" w:rsidRPr="00000000">
        <w:rPr>
          <w:sz w:val="26"/>
          <w:szCs w:val="26"/>
          <w:rtl w:val="0"/>
        </w:rPr>
        <w:t xml:space="preserve">Attempt to improve 2 proficiencies </w:t>
        <w:tab/>
        <w:t xml:space="preserve">None </w:t>
      </w:r>
    </w:p>
    <w:p w:rsidR="00000000" w:rsidDel="00000000" w:rsidP="00000000" w:rsidRDefault="00000000" w:rsidRPr="00000000" w14:paraId="0000200F">
      <w:pPr>
        <w:spacing w:line="240" w:lineRule="auto"/>
        <w:ind w:left="729" w:firstLine="0"/>
        <w:jc w:val="both"/>
        <w:rPr>
          <w:sz w:val="26"/>
          <w:szCs w:val="26"/>
        </w:rPr>
      </w:pPr>
      <w:r w:rsidDel="00000000" w:rsidR="00000000" w:rsidRPr="00000000">
        <w:rPr>
          <w:sz w:val="26"/>
          <w:szCs w:val="26"/>
          <w:rtl w:val="0"/>
        </w:rPr>
        <w:t xml:space="preserve">Paragon Unity (or class-specific mechanic). </w:t>
      </w:r>
    </w:p>
    <w:p w:rsidR="00000000" w:rsidDel="00000000" w:rsidP="00000000" w:rsidRDefault="00000000" w:rsidRPr="00000000" w14:paraId="00002010">
      <w:pPr>
        <w:spacing w:line="240" w:lineRule="auto"/>
        <w:ind w:left="729" w:firstLine="0"/>
        <w:jc w:val="both"/>
        <w:rPr>
          <w:sz w:val="26"/>
          <w:szCs w:val="26"/>
        </w:rPr>
      </w:pPr>
      <w:r w:rsidDel="00000000" w:rsidR="00000000" w:rsidRPr="00000000">
        <w:rPr>
          <w:sz w:val="26"/>
          <w:szCs w:val="26"/>
          <w:rtl w:val="0"/>
        </w:rPr>
        <w:t xml:space="preserve">Refined Paragon Powers Scaling </w:t>
      </w:r>
    </w:p>
    <w:p w:rsidR="00000000" w:rsidDel="00000000" w:rsidP="00000000" w:rsidRDefault="00000000" w:rsidRPr="00000000" w14:paraId="00002011">
      <w:pPr>
        <w:spacing w:line="240" w:lineRule="auto"/>
        <w:ind w:left="729" w:firstLine="0"/>
        <w:jc w:val="both"/>
        <w:rPr>
          <w:sz w:val="26"/>
          <w:szCs w:val="26"/>
        </w:rPr>
      </w:pPr>
      <w:r w:rsidDel="00000000" w:rsidR="00000000" w:rsidRPr="00000000">
        <w:rPr>
          <w:sz w:val="26"/>
          <w:szCs w:val="26"/>
          <w:rtl w:val="0"/>
        </w:rPr>
        <w:t xml:space="preserve">Scaling by Tier: </w:t>
      </w:r>
    </w:p>
    <w:p w:rsidR="00000000" w:rsidDel="00000000" w:rsidP="00000000" w:rsidRDefault="00000000" w:rsidRPr="00000000" w14:paraId="00002012">
      <w:pPr>
        <w:spacing w:line="240" w:lineRule="auto"/>
        <w:ind w:left="729" w:firstLine="0"/>
        <w:jc w:val="both"/>
        <w:rPr>
          <w:sz w:val="26"/>
          <w:szCs w:val="26"/>
        </w:rPr>
      </w:pPr>
      <w:r w:rsidDel="00000000" w:rsidR="00000000" w:rsidRPr="00000000">
        <w:rPr>
          <w:sz w:val="26"/>
          <w:szCs w:val="26"/>
          <w:rtl w:val="0"/>
        </w:rPr>
        <w:t xml:space="preserve">At higher levels, Paragon Powers can integrate environmental effects, team buffs, and mechanic bypasses (e.g., ignoring rolls under specific conditions). </w:t>
      </w:r>
    </w:p>
    <w:p w:rsidR="00000000" w:rsidDel="00000000" w:rsidP="00000000" w:rsidRDefault="00000000" w:rsidRPr="00000000" w14:paraId="00002013">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2014">
      <w:pPr>
        <w:spacing w:line="240" w:lineRule="auto"/>
        <w:ind w:left="729" w:firstLine="0"/>
        <w:jc w:val="both"/>
        <w:rPr>
          <w:sz w:val="26"/>
          <w:szCs w:val="26"/>
        </w:rPr>
      </w:pPr>
      <w:r w:rsidDel="00000000" w:rsidR="00000000" w:rsidRPr="00000000">
        <w:rPr>
          <w:sz w:val="26"/>
          <w:szCs w:val="26"/>
          <w:rtl w:val="0"/>
        </w:rPr>
        <w:t xml:space="preserve">Tier 1 Paragon Power: Adds +5% to Insight checks. </w:t>
      </w:r>
    </w:p>
    <w:p w:rsidR="00000000" w:rsidDel="00000000" w:rsidP="00000000" w:rsidRDefault="00000000" w:rsidRPr="00000000" w14:paraId="00002015">
      <w:pPr>
        <w:spacing w:line="240" w:lineRule="auto"/>
        <w:ind w:left="729" w:firstLine="0"/>
        <w:jc w:val="both"/>
        <w:rPr>
          <w:sz w:val="26"/>
          <w:szCs w:val="26"/>
        </w:rPr>
      </w:pPr>
      <w:r w:rsidDel="00000000" w:rsidR="00000000" w:rsidRPr="00000000">
        <w:rPr>
          <w:sz w:val="26"/>
          <w:szCs w:val="26"/>
          <w:rtl w:val="0"/>
        </w:rPr>
        <w:t xml:space="preserve">Tier 5 Paragon Power: Insight checks </w:t>
      </w:r>
    </w:p>
    <w:p w:rsidR="00000000" w:rsidDel="00000000" w:rsidP="00000000" w:rsidRDefault="00000000" w:rsidRPr="00000000" w14:paraId="00002016">
      <w:pPr>
        <w:spacing w:line="240" w:lineRule="auto"/>
        <w:ind w:left="729" w:firstLine="0"/>
        <w:jc w:val="both"/>
        <w:rPr>
          <w:sz w:val="26"/>
          <w:szCs w:val="26"/>
        </w:rPr>
      </w:pPr>
      <w:r w:rsidDel="00000000" w:rsidR="00000000" w:rsidRPr="00000000">
        <w:rPr>
          <w:sz w:val="26"/>
          <w:szCs w:val="26"/>
          <w:rtl w:val="0"/>
        </w:rPr>
        <w:t xml:space="preserve">automatically succeed in low-pressure situations, and rolls under high pressure gain +15%. </w:t>
      </w:r>
    </w:p>
    <w:p w:rsidR="00000000" w:rsidDel="00000000" w:rsidP="00000000" w:rsidRDefault="00000000" w:rsidRPr="00000000" w14:paraId="00002017">
      <w:pPr>
        <w:spacing w:line="240" w:lineRule="auto"/>
        <w:ind w:left="729" w:firstLine="0"/>
        <w:jc w:val="both"/>
        <w:rPr>
          <w:sz w:val="26"/>
          <w:szCs w:val="26"/>
        </w:rPr>
      </w:pPr>
      <w:r w:rsidDel="00000000" w:rsidR="00000000" w:rsidRPr="00000000">
        <w:rPr>
          <w:sz w:val="26"/>
          <w:szCs w:val="26"/>
          <w:rtl w:val="0"/>
        </w:rPr>
        <w:t xml:space="preserve">Alignment Impact: </w:t>
      </w:r>
    </w:p>
    <w:p w:rsidR="00000000" w:rsidDel="00000000" w:rsidP="00000000" w:rsidRDefault="00000000" w:rsidRPr="00000000" w14:paraId="00002018">
      <w:pPr>
        <w:spacing w:line="240" w:lineRule="auto"/>
        <w:ind w:left="729" w:firstLine="0"/>
        <w:jc w:val="both"/>
        <w:rPr>
          <w:sz w:val="26"/>
          <w:szCs w:val="26"/>
        </w:rPr>
      </w:pPr>
      <w:r w:rsidDel="00000000" w:rsidR="00000000" w:rsidRPr="00000000">
        <w:rPr>
          <w:sz w:val="26"/>
          <w:szCs w:val="26"/>
          <w:rtl w:val="0"/>
        </w:rPr>
        <w:t xml:space="preserve">Spending Gnosis or Entropy on Paragon Powers shifts alignment gradually. </w:t>
      </w:r>
    </w:p>
    <w:p w:rsidR="00000000" w:rsidDel="00000000" w:rsidP="00000000" w:rsidRDefault="00000000" w:rsidRPr="00000000" w14:paraId="00002019">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201A">
      <w:pPr>
        <w:spacing w:line="240" w:lineRule="auto"/>
        <w:ind w:left="729" w:firstLine="0"/>
        <w:jc w:val="both"/>
        <w:rPr>
          <w:sz w:val="26"/>
          <w:szCs w:val="26"/>
        </w:rPr>
      </w:pPr>
      <w:r w:rsidDel="00000000" w:rsidR="00000000" w:rsidRPr="00000000">
        <w:rPr>
          <w:sz w:val="26"/>
          <w:szCs w:val="26"/>
          <w:rtl w:val="0"/>
        </w:rPr>
        <w:t xml:space="preserve">Gnosis-based powers reduce Entropy and stabilize alignment. </w:t>
      </w:r>
    </w:p>
    <w:p w:rsidR="00000000" w:rsidDel="00000000" w:rsidP="00000000" w:rsidRDefault="00000000" w:rsidRPr="00000000" w14:paraId="0000201B">
      <w:pPr>
        <w:spacing w:line="240" w:lineRule="auto"/>
        <w:ind w:left="729" w:firstLine="0"/>
        <w:jc w:val="both"/>
        <w:rPr>
          <w:sz w:val="26"/>
          <w:szCs w:val="26"/>
        </w:rPr>
      </w:pPr>
      <w:r w:rsidDel="00000000" w:rsidR="00000000" w:rsidRPr="00000000">
        <w:rPr>
          <w:sz w:val="26"/>
          <w:szCs w:val="26"/>
          <w:rtl w:val="0"/>
        </w:rPr>
        <w:t xml:space="preserve">Entropy-based powers destabilize alignment, increasing risk and chaos. </w:t>
      </w:r>
    </w:p>
    <w:p w:rsidR="00000000" w:rsidDel="00000000" w:rsidP="00000000" w:rsidRDefault="00000000" w:rsidRPr="00000000" w14:paraId="0000201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1D">
      <w:pPr>
        <w:spacing w:line="240" w:lineRule="auto"/>
        <w:ind w:left="729" w:firstLine="0"/>
        <w:jc w:val="both"/>
        <w:rPr>
          <w:sz w:val="26"/>
          <w:szCs w:val="26"/>
        </w:rPr>
      </w:pPr>
      <w:r w:rsidDel="00000000" w:rsidR="00000000" w:rsidRPr="00000000">
        <w:rPr>
          <w:sz w:val="26"/>
          <w:szCs w:val="26"/>
          <w:rtl w:val="0"/>
        </w:rPr>
        <w:t xml:space="preserve">### **Expanded Mechanics** #### **1. Calculating Alignment Position** </w:t>
      </w:r>
    </w:p>
    <w:p w:rsidR="00000000" w:rsidDel="00000000" w:rsidP="00000000" w:rsidRDefault="00000000" w:rsidRPr="00000000" w14:paraId="0000201E">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201F">
      <w:pPr>
        <w:spacing w:line="240" w:lineRule="auto"/>
        <w:ind w:left="729" w:firstLine="0"/>
        <w:jc w:val="both"/>
        <w:rPr>
          <w:sz w:val="26"/>
          <w:szCs w:val="26"/>
        </w:rPr>
      </w:pPr>
      <w:r w:rsidDel="00000000" w:rsidR="00000000" w:rsidRPr="00000000">
        <w:rPr>
          <w:sz w:val="26"/>
          <w:szCs w:val="26"/>
          <w:rtl w:val="0"/>
        </w:rPr>
        <w:t xml:space="preserve">**Starting Alignment** </w:t>
      </w:r>
    </w:p>
    <w:p w:rsidR="00000000" w:rsidDel="00000000" w:rsidP="00000000" w:rsidRDefault="00000000" w:rsidRPr="00000000" w14:paraId="00002020">
      <w:pPr>
        <w:spacing w:line="240" w:lineRule="auto"/>
        <w:ind w:left="729" w:firstLine="0"/>
        <w:jc w:val="both"/>
        <w:rPr>
          <w:sz w:val="26"/>
          <w:szCs w:val="26"/>
        </w:rPr>
      </w:pPr>
      <w:r w:rsidDel="00000000" w:rsidR="00000000" w:rsidRPr="00000000">
        <w:rPr>
          <w:sz w:val="26"/>
          <w:szCs w:val="26"/>
          <w:rtl w:val="0"/>
        </w:rPr>
        <w:t xml:space="preserve">Characters begin in the archetype matching their starting </w:t>
      </w:r>
    </w:p>
    <w:p w:rsidR="00000000" w:rsidDel="00000000" w:rsidP="00000000" w:rsidRDefault="00000000" w:rsidRPr="00000000" w14:paraId="00002021">
      <w:pPr>
        <w:spacing w:line="240" w:lineRule="auto"/>
        <w:ind w:left="729" w:firstLine="0"/>
        <w:jc w:val="both"/>
        <w:rPr>
          <w:sz w:val="26"/>
          <w:szCs w:val="26"/>
        </w:rPr>
      </w:pPr>
      <w:r w:rsidDel="00000000" w:rsidR="00000000" w:rsidRPr="00000000">
        <w:rPr>
          <w:sz w:val="26"/>
          <w:szCs w:val="26"/>
          <w:rtl w:val="0"/>
        </w:rPr>
        <w:t xml:space="preserve">**Entropy** and **Gnosis** </w:t>
      </w:r>
    </w:p>
    <w:p w:rsidR="00000000" w:rsidDel="00000000" w:rsidP="00000000" w:rsidRDefault="00000000" w:rsidRPr="00000000" w14:paraId="00002022">
      <w:pPr>
        <w:spacing w:line="240" w:lineRule="auto"/>
        <w:ind w:left="729" w:firstLine="0"/>
        <w:jc w:val="both"/>
        <w:rPr>
          <w:sz w:val="26"/>
          <w:szCs w:val="26"/>
        </w:rPr>
      </w:pPr>
      <w:r w:rsidDel="00000000" w:rsidR="00000000" w:rsidRPr="00000000">
        <w:rPr>
          <w:sz w:val="26"/>
          <w:szCs w:val="26"/>
          <w:rtl w:val="0"/>
        </w:rPr>
        <w:t xml:space="preserve">values. </w:t>
      </w:r>
    </w:p>
    <w:p w:rsidR="00000000" w:rsidDel="00000000" w:rsidP="00000000" w:rsidRDefault="00000000" w:rsidRPr="00000000" w14:paraId="0000202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24">
      <w:pPr>
        <w:spacing w:line="240" w:lineRule="auto"/>
        <w:ind w:left="729" w:firstLine="0"/>
        <w:jc w:val="both"/>
        <w:rPr>
          <w:sz w:val="26"/>
          <w:szCs w:val="26"/>
        </w:rPr>
      </w:pPr>
      <w:r w:rsidDel="00000000" w:rsidR="00000000" w:rsidRPr="00000000">
        <w:rPr>
          <w:sz w:val="26"/>
          <w:szCs w:val="26"/>
          <w:rtl w:val="0"/>
        </w:rPr>
        <w:t xml:space="preserve">**Entropy =** \((Dominion + Imperius) ÷ 2\). </w:t>
      </w:r>
    </w:p>
    <w:p w:rsidR="00000000" w:rsidDel="00000000" w:rsidP="00000000" w:rsidRDefault="00000000" w:rsidRPr="00000000" w14:paraId="0000202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26">
      <w:pPr>
        <w:spacing w:line="240" w:lineRule="auto"/>
        <w:ind w:left="729" w:firstLine="0"/>
        <w:jc w:val="both"/>
        <w:rPr>
          <w:sz w:val="26"/>
          <w:szCs w:val="26"/>
        </w:rPr>
      </w:pPr>
      <w:r w:rsidDel="00000000" w:rsidR="00000000" w:rsidRPr="00000000">
        <w:rPr>
          <w:sz w:val="26"/>
          <w:szCs w:val="26"/>
          <w:rtl w:val="0"/>
        </w:rPr>
        <w:t xml:space="preserve">**Gnosis =** \((Katra + Harmonia) ÷ 2\). </w:t>
      </w:r>
    </w:p>
    <w:p w:rsidR="00000000" w:rsidDel="00000000" w:rsidP="00000000" w:rsidRDefault="00000000" w:rsidRPr="00000000" w14:paraId="0000202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28">
      <w:pPr>
        <w:spacing w:line="240" w:lineRule="auto"/>
        <w:ind w:left="729" w:firstLine="0"/>
        <w:jc w:val="both"/>
        <w:rPr>
          <w:sz w:val="26"/>
          <w:szCs w:val="26"/>
        </w:rPr>
      </w:pPr>
      <w:r w:rsidDel="00000000" w:rsidR="00000000" w:rsidRPr="00000000">
        <w:rPr>
          <w:sz w:val="26"/>
          <w:szCs w:val="26"/>
          <w:rtl w:val="0"/>
        </w:rPr>
        <w:t xml:space="preserve">**Disparity =** \(\text{Gnosis} - \text{Entropy}\). </w:t>
      </w:r>
    </w:p>
    <w:p w:rsidR="00000000" w:rsidDel="00000000" w:rsidP="00000000" w:rsidRDefault="00000000" w:rsidRPr="00000000" w14:paraId="00002029">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202A">
      <w:pPr>
        <w:spacing w:line="240" w:lineRule="auto"/>
        <w:ind w:left="729" w:firstLine="0"/>
        <w:jc w:val="both"/>
        <w:rPr>
          <w:sz w:val="26"/>
          <w:szCs w:val="26"/>
        </w:rPr>
      </w:pPr>
      <w:r w:rsidDel="00000000" w:rsidR="00000000" w:rsidRPr="00000000">
        <w:rPr>
          <w:sz w:val="26"/>
          <w:szCs w:val="26"/>
          <w:rtl w:val="0"/>
        </w:rPr>
        <w:t xml:space="preserve">**Degree Calculation** </w:t>
      </w:r>
    </w:p>
    <w:p w:rsidR="00000000" w:rsidDel="00000000" w:rsidP="00000000" w:rsidRDefault="00000000" w:rsidRPr="00000000" w14:paraId="0000202B">
      <w:pPr>
        <w:spacing w:line="240" w:lineRule="auto"/>
        <w:ind w:left="729" w:firstLine="0"/>
        <w:jc w:val="both"/>
        <w:rPr>
          <w:sz w:val="26"/>
          <w:szCs w:val="26"/>
        </w:rPr>
      </w:pPr>
      <w:r w:rsidDel="00000000" w:rsidR="00000000" w:rsidRPr="00000000">
        <w:rPr>
          <w:sz w:val="26"/>
          <w:szCs w:val="26"/>
          <w:rtl w:val="0"/>
        </w:rPr>
        <w:t xml:space="preserve">Each archetype occupies **30°** on the wheel. Disparity shifts alignment within the degrees: </w:t>
      </w:r>
    </w:p>
    <w:p w:rsidR="00000000" w:rsidDel="00000000" w:rsidP="00000000" w:rsidRDefault="00000000" w:rsidRPr="00000000" w14:paraId="0000202C">
      <w:pPr>
        <w:spacing w:line="240" w:lineRule="auto"/>
        <w:ind w:left="729" w:firstLine="0"/>
        <w:jc w:val="both"/>
        <w:rPr>
          <w:sz w:val="26"/>
          <w:szCs w:val="26"/>
        </w:rPr>
      </w:pPr>
      <w:r w:rsidDel="00000000" w:rsidR="00000000" w:rsidRPr="00000000">
        <w:rPr>
          <w:sz w:val="26"/>
          <w:szCs w:val="26"/>
          <w:rtl w:val="0"/>
        </w:rPr>
        <w:t xml:space="preserve">Positive Disparity: Moves alignment counterclockwise toward </w:t>
      </w:r>
    </w:p>
    <w:p w:rsidR="00000000" w:rsidDel="00000000" w:rsidP="00000000" w:rsidRDefault="00000000" w:rsidRPr="00000000" w14:paraId="0000202D">
      <w:pPr>
        <w:spacing w:line="240" w:lineRule="auto"/>
        <w:ind w:left="729" w:firstLine="0"/>
        <w:jc w:val="both"/>
        <w:rPr>
          <w:sz w:val="26"/>
          <w:szCs w:val="26"/>
        </w:rPr>
      </w:pPr>
      <w:r w:rsidDel="00000000" w:rsidR="00000000" w:rsidRPr="00000000">
        <w:rPr>
          <w:sz w:val="26"/>
          <w:szCs w:val="26"/>
          <w:rtl w:val="0"/>
        </w:rPr>
        <w:t xml:space="preserve">**Gnosis-aligned archetypes** </w:t>
      </w:r>
    </w:p>
    <w:p w:rsidR="00000000" w:rsidDel="00000000" w:rsidP="00000000" w:rsidRDefault="00000000" w:rsidRPr="00000000" w14:paraId="0000202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2F">
      <w:pPr>
        <w:spacing w:line="240" w:lineRule="auto"/>
        <w:ind w:left="729" w:firstLine="0"/>
        <w:jc w:val="both"/>
        <w:rPr>
          <w:sz w:val="26"/>
          <w:szCs w:val="26"/>
        </w:rPr>
      </w:pPr>
      <w:r w:rsidDel="00000000" w:rsidR="00000000" w:rsidRPr="00000000">
        <w:rPr>
          <w:sz w:val="26"/>
          <w:szCs w:val="26"/>
          <w:rtl w:val="0"/>
        </w:rPr>
        <w:t xml:space="preserve">Negative Disparity: Moves alignment clockwise toward </w:t>
      </w:r>
    </w:p>
    <w:p w:rsidR="00000000" w:rsidDel="00000000" w:rsidP="00000000" w:rsidRDefault="00000000" w:rsidRPr="00000000" w14:paraId="00002030">
      <w:pPr>
        <w:spacing w:line="240" w:lineRule="auto"/>
        <w:ind w:left="729" w:firstLine="0"/>
        <w:jc w:val="both"/>
        <w:rPr>
          <w:sz w:val="26"/>
          <w:szCs w:val="26"/>
        </w:rPr>
      </w:pPr>
      <w:r w:rsidDel="00000000" w:rsidR="00000000" w:rsidRPr="00000000">
        <w:rPr>
          <w:sz w:val="26"/>
          <w:szCs w:val="26"/>
          <w:rtl w:val="0"/>
        </w:rPr>
        <w:t xml:space="preserve">**Entropy-aligned archetypes** </w:t>
      </w:r>
    </w:p>
    <w:p w:rsidR="00000000" w:rsidDel="00000000" w:rsidP="00000000" w:rsidRDefault="00000000" w:rsidRPr="00000000" w14:paraId="00002031">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3">
      <w:pPr>
        <w:spacing w:line="240" w:lineRule="auto"/>
        <w:ind w:left="729" w:firstLine="0"/>
        <w:jc w:val="both"/>
        <w:rPr>
          <w:sz w:val="26"/>
          <w:szCs w:val="26"/>
        </w:rPr>
      </w:pPr>
      <w:r w:rsidDel="00000000" w:rsidR="00000000" w:rsidRPr="00000000">
        <w:rPr>
          <w:sz w:val="26"/>
          <w:szCs w:val="26"/>
          <w:rtl w:val="0"/>
        </w:rPr>
        <w:t xml:space="preserve">**Shift Rate:** \(1 \text{ point of Disparity} = 2° shift.\) **Example Calculation:** </w:t>
      </w:r>
    </w:p>
    <w:p w:rsidR="00000000" w:rsidDel="00000000" w:rsidP="00000000" w:rsidRDefault="00000000" w:rsidRPr="00000000" w14:paraId="00002034">
      <w:pPr>
        <w:spacing w:line="240" w:lineRule="auto"/>
        <w:ind w:left="729" w:firstLine="0"/>
        <w:jc w:val="both"/>
        <w:rPr>
          <w:sz w:val="26"/>
          <w:szCs w:val="26"/>
        </w:rPr>
      </w:pPr>
      <w:r w:rsidDel="00000000" w:rsidR="00000000" w:rsidRPr="00000000">
        <w:rPr>
          <w:sz w:val="26"/>
          <w:szCs w:val="26"/>
          <w:rtl w:val="0"/>
        </w:rPr>
        <w:t xml:space="preserve">Starting Archetype: **Infernal Spark (Fire, Imperius, 150°)** </w:t>
      </w:r>
    </w:p>
    <w:p w:rsidR="00000000" w:rsidDel="00000000" w:rsidP="00000000" w:rsidRDefault="00000000" w:rsidRPr="00000000" w14:paraId="0000203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7">
      <w:pPr>
        <w:spacing w:line="240" w:lineRule="auto"/>
        <w:ind w:left="729" w:firstLine="0"/>
        <w:jc w:val="both"/>
        <w:rPr>
          <w:sz w:val="26"/>
          <w:szCs w:val="26"/>
        </w:rPr>
      </w:pPr>
      <w:r w:rsidDel="00000000" w:rsidR="00000000" w:rsidRPr="00000000">
        <w:rPr>
          <w:sz w:val="26"/>
          <w:szCs w:val="26"/>
          <w:rtl w:val="0"/>
        </w:rPr>
        <w:t xml:space="preserve">**Entropy = 60, Gnosis = 80. </w:t>
      </w:r>
    </w:p>
    <w:p w:rsidR="00000000" w:rsidDel="00000000" w:rsidP="00000000" w:rsidRDefault="00000000" w:rsidRPr="00000000" w14:paraId="0000203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A">
      <w:pPr>
        <w:spacing w:line="240" w:lineRule="auto"/>
        <w:ind w:left="729" w:firstLine="0"/>
        <w:jc w:val="both"/>
        <w:rPr>
          <w:sz w:val="26"/>
          <w:szCs w:val="26"/>
        </w:rPr>
      </w:pPr>
      <w:r w:rsidDel="00000000" w:rsidR="00000000" w:rsidRPr="00000000">
        <w:rPr>
          <w:sz w:val="26"/>
          <w:szCs w:val="26"/>
          <w:rtl w:val="0"/>
        </w:rPr>
        <w:t xml:space="preserve">**Disparity = 80 - 60 = +20. </w:t>
      </w:r>
    </w:p>
    <w:p w:rsidR="00000000" w:rsidDel="00000000" w:rsidP="00000000" w:rsidRDefault="00000000" w:rsidRPr="00000000" w14:paraId="0000203B">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3C">
      <w:pPr>
        <w:spacing w:line="240" w:lineRule="auto"/>
        <w:ind w:left="729" w:firstLine="0"/>
        <w:jc w:val="both"/>
        <w:rPr>
          <w:sz w:val="26"/>
          <w:szCs w:val="26"/>
        </w:rPr>
      </w:pPr>
      <w:r w:rsidDel="00000000" w:rsidR="00000000" w:rsidRPr="00000000">
        <w:rPr>
          <w:sz w:val="26"/>
          <w:szCs w:val="26"/>
          <w:rtl w:val="0"/>
        </w:rPr>
        <w:t xml:space="preserve">Degree Shift: \(20 × 2 = 40°\).31 </w:t>
      </w:r>
    </w:p>
    <w:p w:rsidR="00000000" w:rsidDel="00000000" w:rsidP="00000000" w:rsidRDefault="00000000" w:rsidRPr="00000000" w14:paraId="0000203D">
      <w:pPr>
        <w:spacing w:line="240" w:lineRule="auto"/>
        <w:ind w:left="729" w:firstLine="0"/>
        <w:jc w:val="both"/>
        <w:rPr>
          <w:sz w:val="26"/>
          <w:szCs w:val="26"/>
        </w:rPr>
      </w:pPr>
      <w:r w:rsidDel="00000000" w:rsidR="00000000" w:rsidRPr="00000000">
        <w:rPr>
          <w:sz w:val="26"/>
          <w:szCs w:val="26"/>
          <w:rtl w:val="0"/>
        </w:rPr>
        <w:t xml:space="preserve">Final Position: \(150° </w:t>
      </w:r>
    </w:p>
    <w:p w:rsidR="00000000" w:rsidDel="00000000" w:rsidP="00000000" w:rsidRDefault="00000000" w:rsidRPr="00000000" w14:paraId="0000203E">
      <w:pPr>
        <w:spacing w:line="240" w:lineRule="auto"/>
        <w:ind w:left="729" w:firstLine="0"/>
        <w:jc w:val="both"/>
        <w:rPr>
          <w:sz w:val="26"/>
          <w:szCs w:val="26"/>
        </w:rPr>
      </w:pPr>
      <w:r w:rsidDel="00000000" w:rsidR="00000000" w:rsidRPr="00000000">
        <w:rPr>
          <w:sz w:val="26"/>
          <w:szCs w:val="26"/>
          <w:rtl w:val="0"/>
        </w:rPr>
        <w:t xml:space="preserve">Harmonia)** </w:t>
      </w:r>
    </w:p>
    <w:p w:rsidR="00000000" w:rsidDel="00000000" w:rsidP="00000000" w:rsidRDefault="00000000" w:rsidRPr="00000000" w14:paraId="0000203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40">
      <w:pPr>
        <w:spacing w:line="240" w:lineRule="auto"/>
        <w:ind w:left="729" w:firstLine="0"/>
        <w:jc w:val="both"/>
        <w:rPr>
          <w:sz w:val="26"/>
          <w:szCs w:val="26"/>
        </w:rPr>
      </w:pPr>
      <w:r w:rsidDel="00000000" w:rsidR="00000000" w:rsidRPr="00000000">
        <w:rPr>
          <w:sz w:val="26"/>
          <w:szCs w:val="26"/>
          <w:rtl w:val="0"/>
        </w:rPr>
        <w:t xml:space="preserve">40° = 110°\), placing the character in **Flowkeeper (Water, </w:t>
      </w:r>
    </w:p>
    <w:p w:rsidR="00000000" w:rsidDel="00000000" w:rsidP="00000000" w:rsidRDefault="00000000" w:rsidRPr="00000000" w14:paraId="00002041">
      <w:pPr>
        <w:spacing w:line="240" w:lineRule="auto"/>
        <w:ind w:left="729" w:firstLine="0"/>
        <w:jc w:val="both"/>
        <w:rPr>
          <w:sz w:val="26"/>
          <w:szCs w:val="26"/>
        </w:rPr>
      </w:pPr>
      <w:r w:rsidDel="00000000" w:rsidR="00000000" w:rsidRPr="00000000">
        <w:rPr>
          <w:sz w:val="26"/>
          <w:szCs w:val="26"/>
          <w:rtl w:val="0"/>
        </w:rPr>
        <w:t xml:space="preserve">#### **2. Alignment Shifts in Gameplay** </w:t>
      </w:r>
    </w:p>
    <w:p w:rsidR="00000000" w:rsidDel="00000000" w:rsidP="00000000" w:rsidRDefault="00000000" w:rsidRPr="00000000" w14:paraId="00002042">
      <w:pPr>
        <w:spacing w:line="240" w:lineRule="auto"/>
        <w:ind w:left="729" w:firstLine="0"/>
        <w:jc w:val="both"/>
        <w:rPr>
          <w:sz w:val="26"/>
          <w:szCs w:val="26"/>
        </w:rPr>
      </w:pPr>
      <w:r w:rsidDel="00000000" w:rsidR="00000000" w:rsidRPr="00000000">
        <w:rPr>
          <w:sz w:val="26"/>
          <w:szCs w:val="26"/>
          <w:rtl w:val="0"/>
        </w:rPr>
        <w:t xml:space="preserve">Alignment shifts dynamically based on player actions, narrative decisions, and Entropy/Gnosis changes. </w:t>
      </w:r>
    </w:p>
    <w:p w:rsidR="00000000" w:rsidDel="00000000" w:rsidP="00000000" w:rsidRDefault="00000000" w:rsidRPr="00000000" w14:paraId="00002043">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2044">
      <w:pPr>
        <w:spacing w:line="240" w:lineRule="auto"/>
        <w:ind w:left="729" w:firstLine="0"/>
        <w:jc w:val="both"/>
        <w:rPr>
          <w:sz w:val="26"/>
          <w:szCs w:val="26"/>
        </w:rPr>
      </w:pPr>
      <w:r w:rsidDel="00000000" w:rsidR="00000000" w:rsidRPr="00000000">
        <w:rPr>
          <w:sz w:val="26"/>
          <w:szCs w:val="26"/>
          <w:rtl w:val="0"/>
        </w:rPr>
        <w:t xml:space="preserve">**Minor Shifts:** Small acts (e.g., saving an NPC or destroying </w:t>
      </w:r>
    </w:p>
    <w:p w:rsidR="00000000" w:rsidDel="00000000" w:rsidP="00000000" w:rsidRDefault="00000000" w:rsidRPr="00000000" w14:paraId="00002045">
      <w:pPr>
        <w:spacing w:line="240" w:lineRule="auto"/>
        <w:ind w:left="729" w:firstLine="0"/>
        <w:jc w:val="both"/>
        <w:rPr>
          <w:sz w:val="26"/>
          <w:szCs w:val="26"/>
        </w:rPr>
      </w:pPr>
      <w:r w:rsidDel="00000000" w:rsidR="00000000" w:rsidRPr="00000000">
        <w:rPr>
          <w:sz w:val="26"/>
          <w:szCs w:val="26"/>
          <w:rtl w:val="0"/>
        </w:rPr>
        <w:t xml:space="preserve">property) move </w:t>
      </w:r>
    </w:p>
    <w:p w:rsidR="00000000" w:rsidDel="00000000" w:rsidP="00000000" w:rsidRDefault="00000000" w:rsidRPr="00000000" w14:paraId="00002046">
      <w:pPr>
        <w:spacing w:line="240" w:lineRule="auto"/>
        <w:ind w:left="729" w:firstLine="0"/>
        <w:jc w:val="both"/>
        <w:rPr>
          <w:sz w:val="26"/>
          <w:szCs w:val="26"/>
        </w:rPr>
      </w:pPr>
      <w:r w:rsidDel="00000000" w:rsidR="00000000" w:rsidRPr="00000000">
        <w:rPr>
          <w:sz w:val="26"/>
          <w:szCs w:val="26"/>
          <w:rtl w:val="0"/>
        </w:rPr>
        <w:t xml:space="preserve">alignment by **2° </w:t>
      </w:r>
    </w:p>
    <w:p w:rsidR="00000000" w:rsidDel="00000000" w:rsidP="00000000" w:rsidRDefault="00000000" w:rsidRPr="00000000" w14:paraId="00002047">
      <w:pPr>
        <w:spacing w:line="240" w:lineRule="auto"/>
        <w:ind w:left="729" w:firstLine="0"/>
        <w:jc w:val="both"/>
        <w:rPr>
          <w:sz w:val="26"/>
          <w:szCs w:val="26"/>
        </w:rPr>
      </w:pPr>
      <w:r w:rsidDel="00000000" w:rsidR="00000000" w:rsidRPr="00000000">
        <w:rPr>
          <w:sz w:val="26"/>
          <w:szCs w:val="26"/>
          <w:rtl w:val="0"/>
        </w:rPr>
        <w:t xml:space="preserve">–5°** </w:t>
      </w:r>
    </w:p>
    <w:p w:rsidR="00000000" w:rsidDel="00000000" w:rsidP="00000000" w:rsidRDefault="00000000" w:rsidRPr="00000000" w14:paraId="0000204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49">
      <w:pPr>
        <w:spacing w:line="240" w:lineRule="auto"/>
        <w:ind w:left="729" w:firstLine="0"/>
        <w:jc w:val="both"/>
        <w:rPr>
          <w:sz w:val="26"/>
          <w:szCs w:val="26"/>
        </w:rPr>
      </w:pPr>
      <w:r w:rsidDel="00000000" w:rsidR="00000000" w:rsidRPr="00000000">
        <w:rPr>
          <w:sz w:val="26"/>
          <w:szCs w:val="26"/>
          <w:rtl w:val="0"/>
        </w:rPr>
        <w:t xml:space="preserve">2. </w:t>
      </w:r>
    </w:p>
    <w:p w:rsidR="00000000" w:rsidDel="00000000" w:rsidP="00000000" w:rsidRDefault="00000000" w:rsidRPr="00000000" w14:paraId="0000204A">
      <w:pPr>
        <w:spacing w:line="240" w:lineRule="auto"/>
        <w:ind w:left="729" w:firstLine="0"/>
        <w:jc w:val="both"/>
        <w:rPr>
          <w:sz w:val="26"/>
          <w:szCs w:val="26"/>
        </w:rPr>
      </w:pPr>
      <w:r w:rsidDel="00000000" w:rsidR="00000000" w:rsidRPr="00000000">
        <w:rPr>
          <w:sz w:val="26"/>
          <w:szCs w:val="26"/>
          <w:rtl w:val="0"/>
        </w:rPr>
        <w:t xml:space="preserve">**Major Shifts:** Significant actions (e.g., sabotaging a faction, leading a psionic ritual) move alignment by **10° </w:t>
      </w:r>
    </w:p>
    <w:p w:rsidR="00000000" w:rsidDel="00000000" w:rsidP="00000000" w:rsidRDefault="00000000" w:rsidRPr="00000000" w14:paraId="0000204B">
      <w:pPr>
        <w:spacing w:line="240" w:lineRule="auto"/>
        <w:ind w:left="729" w:firstLine="0"/>
        <w:jc w:val="both"/>
        <w:rPr>
          <w:sz w:val="26"/>
          <w:szCs w:val="26"/>
        </w:rPr>
      </w:pPr>
      <w:r w:rsidDel="00000000" w:rsidR="00000000" w:rsidRPr="00000000">
        <w:rPr>
          <w:sz w:val="26"/>
          <w:szCs w:val="26"/>
          <w:rtl w:val="0"/>
        </w:rPr>
        <w:t xml:space="preserve">–15°** </w:t>
      </w:r>
    </w:p>
    <w:p w:rsidR="00000000" w:rsidDel="00000000" w:rsidP="00000000" w:rsidRDefault="00000000" w:rsidRPr="00000000" w14:paraId="0000204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4D">
      <w:pPr>
        <w:spacing w:line="240" w:lineRule="auto"/>
        <w:ind w:left="729" w:firstLine="0"/>
        <w:jc w:val="both"/>
        <w:rPr>
          <w:sz w:val="26"/>
          <w:szCs w:val="26"/>
        </w:rPr>
      </w:pPr>
      <w:r w:rsidDel="00000000" w:rsidR="00000000" w:rsidRPr="00000000">
        <w:rPr>
          <w:sz w:val="26"/>
          <w:szCs w:val="26"/>
          <w:rtl w:val="0"/>
        </w:rPr>
        <w:t xml:space="preserve">3. </w:t>
      </w:r>
    </w:p>
    <w:p w:rsidR="00000000" w:rsidDel="00000000" w:rsidP="00000000" w:rsidRDefault="00000000" w:rsidRPr="00000000" w14:paraId="0000204E">
      <w:pPr>
        <w:spacing w:line="240" w:lineRule="auto"/>
        <w:ind w:left="729" w:firstLine="0"/>
        <w:jc w:val="both"/>
        <w:rPr>
          <w:sz w:val="26"/>
          <w:szCs w:val="26"/>
        </w:rPr>
      </w:pPr>
      <w:r w:rsidDel="00000000" w:rsidR="00000000" w:rsidRPr="00000000">
        <w:rPr>
          <w:sz w:val="26"/>
          <w:szCs w:val="26"/>
          <w:rtl w:val="0"/>
        </w:rPr>
        <w:t xml:space="preserve">**Critical Shifts:** World-changing decisions or dramatic narrative events shift alignment by **20° </w:t>
      </w:r>
    </w:p>
    <w:p w:rsidR="00000000" w:rsidDel="00000000" w:rsidP="00000000" w:rsidRDefault="00000000" w:rsidRPr="00000000" w14:paraId="0000204F">
      <w:pPr>
        <w:spacing w:line="240" w:lineRule="auto"/>
        <w:ind w:left="729" w:firstLine="0"/>
        <w:jc w:val="both"/>
        <w:rPr>
          <w:sz w:val="26"/>
          <w:szCs w:val="26"/>
        </w:rPr>
      </w:pPr>
      <w:r w:rsidDel="00000000" w:rsidR="00000000" w:rsidRPr="00000000">
        <w:rPr>
          <w:sz w:val="26"/>
          <w:szCs w:val="26"/>
          <w:rtl w:val="0"/>
        </w:rPr>
        <w:t xml:space="preserve">–30°** </w:t>
      </w:r>
    </w:p>
    <w:p w:rsidR="00000000" w:rsidDel="00000000" w:rsidP="00000000" w:rsidRDefault="00000000" w:rsidRPr="00000000" w14:paraId="0000205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51">
      <w:pPr>
        <w:spacing w:line="240" w:lineRule="auto"/>
        <w:ind w:left="729" w:firstLine="0"/>
        <w:jc w:val="both"/>
        <w:rPr>
          <w:sz w:val="26"/>
          <w:szCs w:val="26"/>
        </w:rPr>
      </w:pPr>
      <w:r w:rsidDel="00000000" w:rsidR="00000000" w:rsidRPr="00000000">
        <w:rPr>
          <w:sz w:val="26"/>
          <w:szCs w:val="26"/>
          <w:rtl w:val="0"/>
        </w:rPr>
        <w:t xml:space="preserve">#### **3. Proximity Bonuses** </w:t>
      </w:r>
    </w:p>
    <w:p w:rsidR="00000000" w:rsidDel="00000000" w:rsidP="00000000" w:rsidRDefault="00000000" w:rsidRPr="00000000" w14:paraId="00002052">
      <w:pPr>
        <w:spacing w:line="240" w:lineRule="auto"/>
        <w:ind w:left="729" w:firstLine="0"/>
        <w:jc w:val="both"/>
        <w:rPr>
          <w:sz w:val="26"/>
          <w:szCs w:val="26"/>
        </w:rPr>
      </w:pPr>
      <w:r w:rsidDel="00000000" w:rsidR="00000000" w:rsidRPr="00000000">
        <w:rPr>
          <w:sz w:val="26"/>
          <w:szCs w:val="26"/>
          <w:rtl w:val="0"/>
        </w:rPr>
        <w:t xml:space="preserve">A character’s gameplay bonuses depend on their proximity to their archetype’s exact degree position: </w:t>
      </w:r>
    </w:p>
    <w:p w:rsidR="00000000" w:rsidDel="00000000" w:rsidP="00000000" w:rsidRDefault="00000000" w:rsidRPr="00000000" w14:paraId="0000205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54">
      <w:pPr>
        <w:spacing w:line="240" w:lineRule="auto"/>
        <w:ind w:left="729" w:firstLine="0"/>
        <w:jc w:val="both"/>
        <w:rPr>
          <w:sz w:val="26"/>
          <w:szCs w:val="26"/>
        </w:rPr>
      </w:pPr>
      <w:r w:rsidDel="00000000" w:rsidR="00000000" w:rsidRPr="00000000">
        <w:rPr>
          <w:sz w:val="26"/>
          <w:szCs w:val="26"/>
          <w:rtl w:val="0"/>
        </w:rPr>
        <w:t xml:space="preserve">**Exact Match:** +5% to all rolls tied to the archetype’s associated attribute. </w:t>
      </w:r>
    </w:p>
    <w:p w:rsidR="00000000" w:rsidDel="00000000" w:rsidP="00000000" w:rsidRDefault="00000000" w:rsidRPr="00000000" w14:paraId="0000205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56">
      <w:pPr>
        <w:spacing w:line="240" w:lineRule="auto"/>
        <w:ind w:left="729" w:firstLine="0"/>
        <w:jc w:val="both"/>
        <w:rPr>
          <w:sz w:val="26"/>
          <w:szCs w:val="26"/>
        </w:rPr>
      </w:pPr>
      <w:r w:rsidDel="00000000" w:rsidR="00000000" w:rsidRPr="00000000">
        <w:rPr>
          <w:sz w:val="26"/>
          <w:szCs w:val="26"/>
          <w:rtl w:val="0"/>
        </w:rPr>
        <w:t xml:space="preserve">**Within 10°:** +3%. </w:t>
      </w:r>
    </w:p>
    <w:p w:rsidR="00000000" w:rsidDel="00000000" w:rsidP="00000000" w:rsidRDefault="00000000" w:rsidRPr="00000000" w14:paraId="0000205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58">
      <w:pPr>
        <w:spacing w:line="240" w:lineRule="auto"/>
        <w:ind w:left="729" w:firstLine="0"/>
        <w:jc w:val="both"/>
        <w:rPr>
          <w:sz w:val="26"/>
          <w:szCs w:val="26"/>
        </w:rPr>
      </w:pPr>
      <w:r w:rsidDel="00000000" w:rsidR="00000000" w:rsidRPr="00000000">
        <w:rPr>
          <w:sz w:val="26"/>
          <w:szCs w:val="26"/>
          <w:rtl w:val="0"/>
        </w:rPr>
        <w:t xml:space="preserve">**Within 20°:** +1%. </w:t>
      </w:r>
    </w:p>
    <w:p w:rsidR="00000000" w:rsidDel="00000000" w:rsidP="00000000" w:rsidRDefault="00000000" w:rsidRPr="00000000" w14:paraId="00002059">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205A">
      <w:pPr>
        <w:spacing w:line="240" w:lineRule="auto"/>
        <w:ind w:left="729" w:firstLine="0"/>
        <w:jc w:val="both"/>
        <w:rPr>
          <w:sz w:val="26"/>
          <w:szCs w:val="26"/>
        </w:rPr>
      </w:pPr>
      <w:r w:rsidDel="00000000" w:rsidR="00000000" w:rsidRPr="00000000">
        <w:rPr>
          <w:sz w:val="26"/>
          <w:szCs w:val="26"/>
          <w:rtl w:val="0"/>
        </w:rPr>
        <w:t xml:space="preserve">A **Strifeblade (30° </w:t>
      </w:r>
    </w:p>
    <w:p w:rsidR="00000000" w:rsidDel="00000000" w:rsidP="00000000" w:rsidRDefault="00000000" w:rsidRPr="00000000" w14:paraId="0000205B">
      <w:pPr>
        <w:spacing w:line="240" w:lineRule="auto"/>
        <w:ind w:left="729" w:firstLine="0"/>
        <w:jc w:val="both"/>
        <w:rPr>
          <w:sz w:val="26"/>
          <w:szCs w:val="26"/>
        </w:rPr>
      </w:pPr>
      <w:r w:rsidDel="00000000" w:rsidR="00000000" w:rsidRPr="00000000">
        <w:rPr>
          <w:sz w:val="26"/>
          <w:szCs w:val="26"/>
          <w:rtl w:val="0"/>
        </w:rPr>
        <w:t xml:space="preserve">–59°)** character at **45°** gains **+5%** to Imperius-based rolls. </w:t>
      </w:r>
    </w:p>
    <w:p w:rsidR="00000000" w:rsidDel="00000000" w:rsidP="00000000" w:rsidRDefault="00000000" w:rsidRPr="00000000" w14:paraId="0000205C">
      <w:pPr>
        <w:spacing w:line="240" w:lineRule="auto"/>
        <w:ind w:left="729" w:firstLine="0"/>
        <w:jc w:val="both"/>
        <w:rPr>
          <w:sz w:val="26"/>
          <w:szCs w:val="26"/>
        </w:rPr>
      </w:pPr>
      <w:r w:rsidDel="00000000" w:rsidR="00000000" w:rsidRPr="00000000">
        <w:rPr>
          <w:sz w:val="26"/>
          <w:szCs w:val="26"/>
          <w:rtl w:val="0"/>
        </w:rPr>
        <w:t xml:space="preserve">#### **4. Opposed Archetypes** </w:t>
      </w:r>
    </w:p>
    <w:p w:rsidR="00000000" w:rsidDel="00000000" w:rsidP="00000000" w:rsidRDefault="00000000" w:rsidRPr="00000000" w14:paraId="0000205D">
      <w:pPr>
        <w:spacing w:line="240" w:lineRule="auto"/>
        <w:ind w:left="729" w:firstLine="0"/>
        <w:jc w:val="both"/>
        <w:rPr>
          <w:sz w:val="26"/>
          <w:szCs w:val="26"/>
        </w:rPr>
      </w:pPr>
      <w:r w:rsidDel="00000000" w:rsidR="00000000" w:rsidRPr="00000000">
        <w:rPr>
          <w:sz w:val="26"/>
          <w:szCs w:val="26"/>
          <w:rtl w:val="0"/>
        </w:rPr>
        <w:t xml:space="preserve">Opposed archetypes introduce challenges in character progression. For example: </w:t>
      </w:r>
    </w:p>
    <w:p w:rsidR="00000000" w:rsidDel="00000000" w:rsidP="00000000" w:rsidRDefault="00000000" w:rsidRPr="00000000" w14:paraId="0000205E">
      <w:pPr>
        <w:spacing w:line="240" w:lineRule="auto"/>
        <w:ind w:left="729" w:firstLine="0"/>
        <w:jc w:val="both"/>
        <w:rPr>
          <w:sz w:val="26"/>
          <w:szCs w:val="26"/>
        </w:rPr>
      </w:pPr>
      <w:r w:rsidDel="00000000" w:rsidR="00000000" w:rsidRPr="00000000">
        <w:rPr>
          <w:sz w:val="26"/>
          <w:szCs w:val="26"/>
          <w:rtl w:val="0"/>
        </w:rPr>
        <w:t xml:space="preserve">A **Tideshaper (Water)** may face penalties when performing aggressive actions aligned with **Strifeblade (Fire)** </w:t>
      </w:r>
    </w:p>
    <w:p w:rsidR="00000000" w:rsidDel="00000000" w:rsidP="00000000" w:rsidRDefault="00000000" w:rsidRPr="00000000" w14:paraId="0000205F">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60">
      <w:pPr>
        <w:spacing w:line="240" w:lineRule="auto"/>
        <w:ind w:left="729" w:firstLine="0"/>
        <w:jc w:val="both"/>
        <w:rPr>
          <w:sz w:val="26"/>
          <w:szCs w:val="26"/>
        </w:rPr>
      </w:pPr>
      <w:r w:rsidDel="00000000" w:rsidR="00000000" w:rsidRPr="00000000">
        <w:rPr>
          <w:sz w:val="26"/>
          <w:szCs w:val="26"/>
          <w:rtl w:val="0"/>
        </w:rPr>
        <w:t xml:space="preserve">Opposed archetypes are always **180° apart** on the wheel. </w:t>
      </w:r>
    </w:p>
    <w:p w:rsidR="00000000" w:rsidDel="00000000" w:rsidP="00000000" w:rsidRDefault="00000000" w:rsidRPr="00000000" w14:paraId="00002061">
      <w:pPr>
        <w:spacing w:line="240" w:lineRule="auto"/>
        <w:ind w:left="729" w:firstLine="0"/>
        <w:jc w:val="both"/>
        <w:rPr>
          <w:sz w:val="26"/>
          <w:szCs w:val="26"/>
        </w:rPr>
      </w:pPr>
      <w:r w:rsidDel="00000000" w:rsidR="00000000" w:rsidRPr="00000000">
        <w:rPr>
          <w:sz w:val="26"/>
          <w:szCs w:val="26"/>
          <w:rtl w:val="0"/>
        </w:rPr>
        <w:t xml:space="preserve">### **Thematic Flavor: Archetypes in the Palladial Universe** </w:t>
      </w:r>
    </w:p>
    <w:p w:rsidR="00000000" w:rsidDel="00000000" w:rsidP="00000000" w:rsidRDefault="00000000" w:rsidRPr="00000000" w14:paraId="00002062">
      <w:pPr>
        <w:spacing w:line="240" w:lineRule="auto"/>
        <w:ind w:left="729" w:firstLine="0"/>
        <w:jc w:val="both"/>
        <w:rPr>
          <w:sz w:val="26"/>
          <w:szCs w:val="26"/>
        </w:rPr>
      </w:pPr>
      <w:r w:rsidDel="00000000" w:rsidR="00000000" w:rsidRPr="00000000">
        <w:rPr>
          <w:sz w:val="26"/>
          <w:szCs w:val="26"/>
          <w:rtl w:val="0"/>
        </w:rPr>
        <w:t xml:space="preserve">Each archetype is tied to the celestial mythology of the Palladial Universe, drawing on the elements and psionic resonance. </w:t>
      </w:r>
    </w:p>
    <w:p w:rsidR="00000000" w:rsidDel="00000000" w:rsidP="00000000" w:rsidRDefault="00000000" w:rsidRPr="00000000" w14:paraId="00002063">
      <w:pPr>
        <w:spacing w:line="240" w:lineRule="auto"/>
        <w:ind w:left="729" w:firstLine="0"/>
        <w:jc w:val="both"/>
        <w:rPr>
          <w:sz w:val="26"/>
          <w:szCs w:val="26"/>
        </w:rPr>
      </w:pPr>
      <w:r w:rsidDel="00000000" w:rsidR="00000000" w:rsidRPr="00000000">
        <w:rPr>
          <w:sz w:val="26"/>
          <w:szCs w:val="26"/>
          <w:rtl w:val="0"/>
        </w:rPr>
        <w:t xml:space="preserve">#### **Earth Archetypes (Dominion)** </w:t>
      </w:r>
    </w:p>
    <w:p w:rsidR="00000000" w:rsidDel="00000000" w:rsidP="00000000" w:rsidRDefault="00000000" w:rsidRPr="00000000" w14:paraId="0000206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65">
      <w:pPr>
        <w:spacing w:line="240" w:lineRule="auto"/>
        <w:ind w:left="729" w:firstLine="0"/>
        <w:jc w:val="both"/>
        <w:rPr>
          <w:sz w:val="26"/>
          <w:szCs w:val="26"/>
        </w:rPr>
      </w:pPr>
      <w:r w:rsidDel="00000000" w:rsidR="00000000" w:rsidRPr="00000000">
        <w:rPr>
          <w:sz w:val="26"/>
          <w:szCs w:val="26"/>
          <w:rtl w:val="0"/>
        </w:rPr>
        <w:t xml:space="preserve">**Forgesoul (0° </w:t>
      </w:r>
    </w:p>
    <w:p w:rsidR="00000000" w:rsidDel="00000000" w:rsidP="00000000" w:rsidRDefault="00000000" w:rsidRPr="00000000" w14:paraId="00002066">
      <w:pPr>
        <w:spacing w:line="240" w:lineRule="auto"/>
        <w:ind w:left="729" w:firstLine="0"/>
        <w:jc w:val="both"/>
        <w:rPr>
          <w:sz w:val="26"/>
          <w:szCs w:val="26"/>
        </w:rPr>
      </w:pPr>
      <w:r w:rsidDel="00000000" w:rsidR="00000000" w:rsidRPr="00000000">
        <w:rPr>
          <w:sz w:val="26"/>
          <w:szCs w:val="26"/>
          <w:rtl w:val="0"/>
        </w:rPr>
        <w:t xml:space="preserve">–29°):** Shaped by the molten core of Palladial worlds, </w:t>
      </w:r>
    </w:p>
    <w:p w:rsidR="00000000" w:rsidDel="00000000" w:rsidP="00000000" w:rsidRDefault="00000000" w:rsidRPr="00000000" w14:paraId="00002067">
      <w:pPr>
        <w:spacing w:line="240" w:lineRule="auto"/>
        <w:ind w:left="729" w:firstLine="0"/>
        <w:jc w:val="both"/>
        <w:rPr>
          <w:sz w:val="26"/>
          <w:szCs w:val="26"/>
        </w:rPr>
      </w:pPr>
      <w:r w:rsidDel="00000000" w:rsidR="00000000" w:rsidRPr="00000000">
        <w:rPr>
          <w:sz w:val="26"/>
          <w:szCs w:val="26"/>
          <w:rtl w:val="0"/>
        </w:rPr>
        <w:t xml:space="preserve">Forgesouls </w:t>
      </w:r>
    </w:p>
    <w:p w:rsidR="00000000" w:rsidDel="00000000" w:rsidP="00000000" w:rsidRDefault="00000000" w:rsidRPr="00000000" w14:paraId="00002068">
      <w:pPr>
        <w:spacing w:line="240" w:lineRule="auto"/>
        <w:ind w:left="729" w:firstLine="0"/>
        <w:jc w:val="both"/>
        <w:rPr>
          <w:sz w:val="26"/>
          <w:szCs w:val="26"/>
        </w:rPr>
      </w:pPr>
      <w:r w:rsidDel="00000000" w:rsidR="00000000" w:rsidRPr="00000000">
        <w:rPr>
          <w:sz w:val="26"/>
          <w:szCs w:val="26"/>
          <w:rtl w:val="0"/>
        </w:rPr>
        <w:t xml:space="preserve">represent creation and stability, embodying builders, defenders, and protectors.32 </w:t>
      </w:r>
    </w:p>
    <w:p w:rsidR="00000000" w:rsidDel="00000000" w:rsidP="00000000" w:rsidRDefault="00000000" w:rsidRPr="00000000" w14:paraId="00002069">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6A">
      <w:pPr>
        <w:spacing w:line="240" w:lineRule="auto"/>
        <w:ind w:left="729" w:firstLine="0"/>
        <w:jc w:val="both"/>
        <w:rPr>
          <w:sz w:val="26"/>
          <w:szCs w:val="26"/>
        </w:rPr>
      </w:pPr>
      <w:r w:rsidDel="00000000" w:rsidR="00000000" w:rsidRPr="00000000">
        <w:rPr>
          <w:sz w:val="26"/>
          <w:szCs w:val="26"/>
          <w:rtl w:val="0"/>
        </w:rPr>
        <w:t xml:space="preserve">**Ironmantle (120° </w:t>
      </w:r>
    </w:p>
    <w:p w:rsidR="00000000" w:rsidDel="00000000" w:rsidP="00000000" w:rsidRDefault="00000000" w:rsidRPr="00000000" w14:paraId="0000206B">
      <w:pPr>
        <w:spacing w:line="240" w:lineRule="auto"/>
        <w:ind w:left="729" w:firstLine="0"/>
        <w:jc w:val="both"/>
        <w:rPr>
          <w:sz w:val="26"/>
          <w:szCs w:val="26"/>
        </w:rPr>
      </w:pPr>
      <w:r w:rsidDel="00000000" w:rsidR="00000000" w:rsidRPr="00000000">
        <w:rPr>
          <w:sz w:val="26"/>
          <w:szCs w:val="26"/>
          <w:rtl w:val="0"/>
        </w:rPr>
        <w:t xml:space="preserve">–149°):** Born of the unyielding mountains, Ironmantles </w:t>
      </w:r>
    </w:p>
    <w:p w:rsidR="00000000" w:rsidDel="00000000" w:rsidP="00000000" w:rsidRDefault="00000000" w:rsidRPr="00000000" w14:paraId="0000206C">
      <w:pPr>
        <w:spacing w:line="240" w:lineRule="auto"/>
        <w:ind w:left="729" w:firstLine="0"/>
        <w:jc w:val="both"/>
        <w:rPr>
          <w:sz w:val="26"/>
          <w:szCs w:val="26"/>
        </w:rPr>
      </w:pPr>
      <w:r w:rsidDel="00000000" w:rsidR="00000000" w:rsidRPr="00000000">
        <w:rPr>
          <w:sz w:val="26"/>
          <w:szCs w:val="26"/>
          <w:rtl w:val="0"/>
        </w:rPr>
        <w:t xml:space="preserve">symbolize resilience and legacy, standing firm against the chaos of the galaxy. </w:t>
      </w:r>
    </w:p>
    <w:p w:rsidR="00000000" w:rsidDel="00000000" w:rsidP="00000000" w:rsidRDefault="00000000" w:rsidRPr="00000000" w14:paraId="0000206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6E">
      <w:pPr>
        <w:spacing w:line="240" w:lineRule="auto"/>
        <w:ind w:left="729" w:firstLine="0"/>
        <w:jc w:val="both"/>
        <w:rPr>
          <w:sz w:val="26"/>
          <w:szCs w:val="26"/>
        </w:rPr>
      </w:pPr>
      <w:r w:rsidDel="00000000" w:rsidR="00000000" w:rsidRPr="00000000">
        <w:rPr>
          <w:sz w:val="26"/>
          <w:szCs w:val="26"/>
          <w:rtl w:val="0"/>
        </w:rPr>
        <w:t xml:space="preserve">**Stoneward (240° </w:t>
      </w:r>
    </w:p>
    <w:p w:rsidR="00000000" w:rsidDel="00000000" w:rsidP="00000000" w:rsidRDefault="00000000" w:rsidRPr="00000000" w14:paraId="0000206F">
      <w:pPr>
        <w:spacing w:line="240" w:lineRule="auto"/>
        <w:ind w:left="729" w:firstLine="0"/>
        <w:jc w:val="both"/>
        <w:rPr>
          <w:sz w:val="26"/>
          <w:szCs w:val="26"/>
        </w:rPr>
      </w:pPr>
      <w:r w:rsidDel="00000000" w:rsidR="00000000" w:rsidRPr="00000000">
        <w:rPr>
          <w:sz w:val="26"/>
          <w:szCs w:val="26"/>
          <w:rtl w:val="0"/>
        </w:rPr>
        <w:t xml:space="preserve">–269°):** Rooted in the ancient past, Stonewards are patient </w:t>
      </w:r>
    </w:p>
    <w:p w:rsidR="00000000" w:rsidDel="00000000" w:rsidP="00000000" w:rsidRDefault="00000000" w:rsidRPr="00000000" w14:paraId="00002070">
      <w:pPr>
        <w:spacing w:line="240" w:lineRule="auto"/>
        <w:ind w:left="729" w:firstLine="0"/>
        <w:jc w:val="both"/>
        <w:rPr>
          <w:sz w:val="26"/>
          <w:szCs w:val="26"/>
        </w:rPr>
      </w:pPr>
      <w:r w:rsidDel="00000000" w:rsidR="00000000" w:rsidRPr="00000000">
        <w:rPr>
          <w:sz w:val="26"/>
          <w:szCs w:val="26"/>
          <w:rtl w:val="0"/>
        </w:rPr>
        <w:t xml:space="preserve">guardians of tradition, preserving knowledge and grounding others. </w:t>
      </w:r>
    </w:p>
    <w:p w:rsidR="00000000" w:rsidDel="00000000" w:rsidP="00000000" w:rsidRDefault="00000000" w:rsidRPr="00000000" w14:paraId="00002071">
      <w:pPr>
        <w:spacing w:line="240" w:lineRule="auto"/>
        <w:ind w:left="729" w:firstLine="0"/>
        <w:jc w:val="both"/>
        <w:rPr>
          <w:sz w:val="26"/>
          <w:szCs w:val="26"/>
        </w:rPr>
      </w:pPr>
      <w:r w:rsidDel="00000000" w:rsidR="00000000" w:rsidRPr="00000000">
        <w:rPr>
          <w:sz w:val="26"/>
          <w:szCs w:val="26"/>
          <w:rtl w:val="0"/>
        </w:rPr>
        <w:t xml:space="preserve">#### **Fire Archetypes (Imperius)** </w:t>
      </w:r>
    </w:p>
    <w:p w:rsidR="00000000" w:rsidDel="00000000" w:rsidP="00000000" w:rsidRDefault="00000000" w:rsidRPr="00000000" w14:paraId="0000207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73">
      <w:pPr>
        <w:spacing w:line="240" w:lineRule="auto"/>
        <w:ind w:left="729" w:firstLine="0"/>
        <w:jc w:val="both"/>
        <w:rPr>
          <w:sz w:val="26"/>
          <w:szCs w:val="26"/>
        </w:rPr>
      </w:pPr>
      <w:r w:rsidDel="00000000" w:rsidR="00000000" w:rsidRPr="00000000">
        <w:rPr>
          <w:sz w:val="26"/>
          <w:szCs w:val="26"/>
          <w:rtl w:val="0"/>
        </w:rPr>
        <w:t xml:space="preserve">**Strifeblade (30° </w:t>
      </w:r>
    </w:p>
    <w:p w:rsidR="00000000" w:rsidDel="00000000" w:rsidP="00000000" w:rsidRDefault="00000000" w:rsidRPr="00000000" w14:paraId="00002074">
      <w:pPr>
        <w:spacing w:line="240" w:lineRule="auto"/>
        <w:ind w:left="729" w:firstLine="0"/>
        <w:jc w:val="both"/>
        <w:rPr>
          <w:sz w:val="26"/>
          <w:szCs w:val="26"/>
        </w:rPr>
      </w:pPr>
      <w:r w:rsidDel="00000000" w:rsidR="00000000" w:rsidRPr="00000000">
        <w:rPr>
          <w:sz w:val="26"/>
          <w:szCs w:val="26"/>
          <w:rtl w:val="0"/>
        </w:rPr>
        <w:t xml:space="preserve">–59°):** Strifeblades thrive in the chaos of war, wielding ambition and aggression to carve paths through adversity. </w:t>
      </w:r>
    </w:p>
    <w:p w:rsidR="00000000" w:rsidDel="00000000" w:rsidP="00000000" w:rsidRDefault="00000000" w:rsidRPr="00000000" w14:paraId="00002075">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76">
      <w:pPr>
        <w:spacing w:line="240" w:lineRule="auto"/>
        <w:ind w:left="729" w:firstLine="0"/>
        <w:jc w:val="both"/>
        <w:rPr>
          <w:sz w:val="26"/>
          <w:szCs w:val="26"/>
        </w:rPr>
      </w:pPr>
      <w:r w:rsidDel="00000000" w:rsidR="00000000" w:rsidRPr="00000000">
        <w:rPr>
          <w:sz w:val="26"/>
          <w:szCs w:val="26"/>
          <w:rtl w:val="0"/>
        </w:rPr>
        <w:t xml:space="preserve">**Infernal Spark (150° </w:t>
      </w:r>
    </w:p>
    <w:p w:rsidR="00000000" w:rsidDel="00000000" w:rsidP="00000000" w:rsidRDefault="00000000" w:rsidRPr="00000000" w14:paraId="00002077">
      <w:pPr>
        <w:spacing w:line="240" w:lineRule="auto"/>
        <w:ind w:left="729" w:firstLine="0"/>
        <w:jc w:val="both"/>
        <w:rPr>
          <w:sz w:val="26"/>
          <w:szCs w:val="26"/>
        </w:rPr>
      </w:pPr>
      <w:r w:rsidDel="00000000" w:rsidR="00000000" w:rsidRPr="00000000">
        <w:rPr>
          <w:sz w:val="26"/>
          <w:szCs w:val="26"/>
          <w:rtl w:val="0"/>
        </w:rPr>
        <w:t xml:space="preserve">–179°):** Like a wildfire, Infernal Sparks inspire and destroy, burning brightly as leaders and visionaries. </w:t>
      </w:r>
    </w:p>
    <w:p w:rsidR="00000000" w:rsidDel="00000000" w:rsidP="00000000" w:rsidRDefault="00000000" w:rsidRPr="00000000" w14:paraId="0000207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79">
      <w:pPr>
        <w:spacing w:line="240" w:lineRule="auto"/>
        <w:ind w:left="729" w:firstLine="0"/>
        <w:jc w:val="both"/>
        <w:rPr>
          <w:sz w:val="26"/>
          <w:szCs w:val="26"/>
        </w:rPr>
      </w:pPr>
      <w:r w:rsidDel="00000000" w:rsidR="00000000" w:rsidRPr="00000000">
        <w:rPr>
          <w:sz w:val="26"/>
          <w:szCs w:val="26"/>
          <w:rtl w:val="0"/>
        </w:rPr>
        <w:t xml:space="preserve">**Flamescourge (270° </w:t>
      </w:r>
    </w:p>
    <w:p w:rsidR="00000000" w:rsidDel="00000000" w:rsidP="00000000" w:rsidRDefault="00000000" w:rsidRPr="00000000" w14:paraId="0000207A">
      <w:pPr>
        <w:spacing w:line="240" w:lineRule="auto"/>
        <w:ind w:left="729" w:firstLine="0"/>
        <w:jc w:val="both"/>
        <w:rPr>
          <w:sz w:val="26"/>
          <w:szCs w:val="26"/>
        </w:rPr>
      </w:pPr>
      <w:r w:rsidDel="00000000" w:rsidR="00000000" w:rsidRPr="00000000">
        <w:rPr>
          <w:sz w:val="26"/>
          <w:szCs w:val="26"/>
          <w:rtl w:val="0"/>
        </w:rPr>
        <w:t xml:space="preserve">–299°):** Flamescourges revel in destruction and intensity, serving as harbingers of transformation. </w:t>
      </w:r>
    </w:p>
    <w:p w:rsidR="00000000" w:rsidDel="00000000" w:rsidP="00000000" w:rsidRDefault="00000000" w:rsidRPr="00000000" w14:paraId="0000207B">
      <w:pPr>
        <w:spacing w:line="240" w:lineRule="auto"/>
        <w:ind w:left="729" w:firstLine="0"/>
        <w:jc w:val="both"/>
        <w:rPr>
          <w:sz w:val="26"/>
          <w:szCs w:val="26"/>
        </w:rPr>
      </w:pPr>
      <w:r w:rsidDel="00000000" w:rsidR="00000000" w:rsidRPr="00000000">
        <w:rPr>
          <w:sz w:val="26"/>
          <w:szCs w:val="26"/>
          <w:rtl w:val="0"/>
        </w:rPr>
        <w:t xml:space="preserve">#### **Air Archetypes (Katra)** </w:t>
      </w:r>
    </w:p>
    <w:p w:rsidR="00000000" w:rsidDel="00000000" w:rsidP="00000000" w:rsidRDefault="00000000" w:rsidRPr="00000000" w14:paraId="0000207C">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7D">
      <w:pPr>
        <w:spacing w:line="240" w:lineRule="auto"/>
        <w:ind w:left="729" w:firstLine="0"/>
        <w:jc w:val="both"/>
        <w:rPr>
          <w:sz w:val="26"/>
          <w:szCs w:val="26"/>
        </w:rPr>
      </w:pPr>
      <w:r w:rsidDel="00000000" w:rsidR="00000000" w:rsidRPr="00000000">
        <w:rPr>
          <w:sz w:val="26"/>
          <w:szCs w:val="26"/>
          <w:rtl w:val="0"/>
        </w:rPr>
        <w:t xml:space="preserve">**Whisperwind (60° </w:t>
      </w:r>
    </w:p>
    <w:p w:rsidR="00000000" w:rsidDel="00000000" w:rsidP="00000000" w:rsidRDefault="00000000" w:rsidRPr="00000000" w14:paraId="0000207E">
      <w:pPr>
        <w:spacing w:line="240" w:lineRule="auto"/>
        <w:ind w:left="729" w:firstLine="0"/>
        <w:jc w:val="both"/>
        <w:rPr>
          <w:sz w:val="26"/>
          <w:szCs w:val="26"/>
        </w:rPr>
      </w:pPr>
      <w:r w:rsidDel="00000000" w:rsidR="00000000" w:rsidRPr="00000000">
        <w:rPr>
          <w:sz w:val="26"/>
          <w:szCs w:val="26"/>
          <w:rtl w:val="0"/>
        </w:rPr>
        <w:t xml:space="preserve">–89°):** Whisperwinds are the seekers of knowledge and </w:t>
      </w:r>
    </w:p>
    <w:p w:rsidR="00000000" w:rsidDel="00000000" w:rsidP="00000000" w:rsidRDefault="00000000" w:rsidRPr="00000000" w14:paraId="0000207F">
      <w:pPr>
        <w:spacing w:line="240" w:lineRule="auto"/>
        <w:ind w:left="729" w:firstLine="0"/>
        <w:jc w:val="both"/>
        <w:rPr>
          <w:sz w:val="26"/>
          <w:szCs w:val="26"/>
        </w:rPr>
      </w:pPr>
      <w:r w:rsidDel="00000000" w:rsidR="00000000" w:rsidRPr="00000000">
        <w:rPr>
          <w:sz w:val="26"/>
          <w:szCs w:val="26"/>
          <w:rtl w:val="0"/>
        </w:rPr>
        <w:t xml:space="preserve">opportunity, moving swiftly and unseen through the currents of fate. </w:t>
      </w:r>
    </w:p>
    <w:p w:rsidR="00000000" w:rsidDel="00000000" w:rsidP="00000000" w:rsidRDefault="00000000" w:rsidRPr="00000000" w14:paraId="0000208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81">
      <w:pPr>
        <w:spacing w:line="240" w:lineRule="auto"/>
        <w:ind w:left="729" w:firstLine="0"/>
        <w:jc w:val="both"/>
        <w:rPr>
          <w:sz w:val="26"/>
          <w:szCs w:val="26"/>
        </w:rPr>
      </w:pPr>
      <w:r w:rsidDel="00000000" w:rsidR="00000000" w:rsidRPr="00000000">
        <w:rPr>
          <w:sz w:val="26"/>
          <w:szCs w:val="26"/>
          <w:rtl w:val="0"/>
        </w:rPr>
        <w:t xml:space="preserve">**Starbound (180° </w:t>
      </w:r>
    </w:p>
    <w:p w:rsidR="00000000" w:rsidDel="00000000" w:rsidP="00000000" w:rsidRDefault="00000000" w:rsidRPr="00000000" w14:paraId="00002082">
      <w:pPr>
        <w:spacing w:line="240" w:lineRule="auto"/>
        <w:ind w:left="729" w:firstLine="0"/>
        <w:jc w:val="both"/>
        <w:rPr>
          <w:sz w:val="26"/>
          <w:szCs w:val="26"/>
        </w:rPr>
      </w:pPr>
      <w:r w:rsidDel="00000000" w:rsidR="00000000" w:rsidRPr="00000000">
        <w:rPr>
          <w:sz w:val="26"/>
          <w:szCs w:val="26"/>
          <w:rtl w:val="0"/>
        </w:rPr>
        <w:t xml:space="preserve">–209°):** Dreamers and explorers, Starbound characters chart the unknown, embracing adaptability and curiosity. </w:t>
      </w:r>
    </w:p>
    <w:p w:rsidR="00000000" w:rsidDel="00000000" w:rsidP="00000000" w:rsidRDefault="00000000" w:rsidRPr="00000000" w14:paraId="0000208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84">
      <w:pPr>
        <w:spacing w:line="240" w:lineRule="auto"/>
        <w:ind w:left="729" w:firstLine="0"/>
        <w:jc w:val="both"/>
        <w:rPr>
          <w:sz w:val="26"/>
          <w:szCs w:val="26"/>
        </w:rPr>
      </w:pPr>
      <w:r w:rsidDel="00000000" w:rsidR="00000000" w:rsidRPr="00000000">
        <w:rPr>
          <w:sz w:val="26"/>
          <w:szCs w:val="26"/>
          <w:rtl w:val="0"/>
        </w:rPr>
        <w:t xml:space="preserve">**Skydancer (300° </w:t>
      </w:r>
    </w:p>
    <w:p w:rsidR="00000000" w:rsidDel="00000000" w:rsidP="00000000" w:rsidRDefault="00000000" w:rsidRPr="00000000" w14:paraId="00002085">
      <w:pPr>
        <w:spacing w:line="240" w:lineRule="auto"/>
        <w:ind w:left="729" w:firstLine="0"/>
        <w:jc w:val="both"/>
        <w:rPr>
          <w:sz w:val="26"/>
          <w:szCs w:val="26"/>
        </w:rPr>
      </w:pPr>
      <w:r w:rsidDel="00000000" w:rsidR="00000000" w:rsidRPr="00000000">
        <w:rPr>
          <w:sz w:val="26"/>
          <w:szCs w:val="26"/>
          <w:rtl w:val="0"/>
        </w:rPr>
        <w:t xml:space="preserve">–329°):** Masters of precision and grace, Skydancers are agile and innovative, excelling in calculated movements. </w:t>
      </w:r>
    </w:p>
    <w:p w:rsidR="00000000" w:rsidDel="00000000" w:rsidP="00000000" w:rsidRDefault="00000000" w:rsidRPr="00000000" w14:paraId="00002086">
      <w:pPr>
        <w:spacing w:line="240" w:lineRule="auto"/>
        <w:ind w:left="729" w:firstLine="0"/>
        <w:jc w:val="both"/>
        <w:rPr>
          <w:sz w:val="26"/>
          <w:szCs w:val="26"/>
        </w:rPr>
      </w:pPr>
      <w:r w:rsidDel="00000000" w:rsidR="00000000" w:rsidRPr="00000000">
        <w:rPr>
          <w:sz w:val="26"/>
          <w:szCs w:val="26"/>
          <w:rtl w:val="0"/>
        </w:rPr>
        <w:t xml:space="preserve">#### **Water Archetypes (Harmonia)** </w:t>
      </w:r>
    </w:p>
    <w:p w:rsidR="00000000" w:rsidDel="00000000" w:rsidP="00000000" w:rsidRDefault="00000000" w:rsidRPr="00000000" w14:paraId="00002087">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88">
      <w:pPr>
        <w:spacing w:line="240" w:lineRule="auto"/>
        <w:ind w:left="729" w:firstLine="0"/>
        <w:jc w:val="both"/>
        <w:rPr>
          <w:sz w:val="26"/>
          <w:szCs w:val="26"/>
        </w:rPr>
      </w:pPr>
      <w:r w:rsidDel="00000000" w:rsidR="00000000" w:rsidRPr="00000000">
        <w:rPr>
          <w:sz w:val="26"/>
          <w:szCs w:val="26"/>
          <w:rtl w:val="0"/>
        </w:rPr>
        <w:t xml:space="preserve">**Flowkeeper (90° </w:t>
      </w:r>
    </w:p>
    <w:p w:rsidR="00000000" w:rsidDel="00000000" w:rsidP="00000000" w:rsidRDefault="00000000" w:rsidRPr="00000000" w14:paraId="00002089">
      <w:pPr>
        <w:spacing w:line="240" w:lineRule="auto"/>
        <w:ind w:left="729" w:firstLine="0"/>
        <w:jc w:val="both"/>
        <w:rPr>
          <w:sz w:val="26"/>
          <w:szCs w:val="26"/>
        </w:rPr>
      </w:pPr>
      <w:r w:rsidDel="00000000" w:rsidR="00000000" w:rsidRPr="00000000">
        <w:rPr>
          <w:sz w:val="26"/>
          <w:szCs w:val="26"/>
          <w:rtl w:val="0"/>
        </w:rPr>
        <w:t xml:space="preserve">–119°):** Flowkeepers are the stewards of balance and foresight, guiding others through intuition and emotional wisdom. </w:t>
      </w:r>
    </w:p>
    <w:p w:rsidR="00000000" w:rsidDel="00000000" w:rsidP="00000000" w:rsidRDefault="00000000" w:rsidRPr="00000000" w14:paraId="0000208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8B">
      <w:pPr>
        <w:spacing w:line="240" w:lineRule="auto"/>
        <w:ind w:left="729" w:firstLine="0"/>
        <w:jc w:val="both"/>
        <w:rPr>
          <w:sz w:val="26"/>
          <w:szCs w:val="26"/>
        </w:rPr>
      </w:pPr>
      <w:r w:rsidDel="00000000" w:rsidR="00000000" w:rsidRPr="00000000">
        <w:rPr>
          <w:sz w:val="26"/>
          <w:szCs w:val="26"/>
          <w:rtl w:val="0"/>
        </w:rPr>
        <w:t xml:space="preserve">**Tideshaper (210° </w:t>
      </w:r>
    </w:p>
    <w:p w:rsidR="00000000" w:rsidDel="00000000" w:rsidP="00000000" w:rsidRDefault="00000000" w:rsidRPr="00000000" w14:paraId="0000208C">
      <w:pPr>
        <w:spacing w:line="240" w:lineRule="auto"/>
        <w:ind w:left="729" w:firstLine="0"/>
        <w:jc w:val="both"/>
        <w:rPr>
          <w:sz w:val="26"/>
          <w:szCs w:val="26"/>
        </w:rPr>
      </w:pPr>
      <w:r w:rsidDel="00000000" w:rsidR="00000000" w:rsidRPr="00000000">
        <w:rPr>
          <w:sz w:val="26"/>
          <w:szCs w:val="26"/>
          <w:rtl w:val="0"/>
        </w:rPr>
        <w:t xml:space="preserve">–239°):** Tideshapers embody healing and harmony, mending the fractures of both people and worlds. </w:t>
      </w:r>
    </w:p>
    <w:p w:rsidR="00000000" w:rsidDel="00000000" w:rsidP="00000000" w:rsidRDefault="00000000" w:rsidRPr="00000000" w14:paraId="0000208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8E">
      <w:pPr>
        <w:spacing w:line="240" w:lineRule="auto"/>
        <w:ind w:left="729" w:firstLine="0"/>
        <w:jc w:val="both"/>
        <w:rPr>
          <w:sz w:val="26"/>
          <w:szCs w:val="26"/>
        </w:rPr>
      </w:pPr>
      <w:r w:rsidDel="00000000" w:rsidR="00000000" w:rsidRPr="00000000">
        <w:rPr>
          <w:sz w:val="26"/>
          <w:szCs w:val="26"/>
          <w:rtl w:val="0"/>
        </w:rPr>
        <w:t xml:space="preserve">**Wavesoul (330° </w:t>
      </w:r>
    </w:p>
    <w:p w:rsidR="00000000" w:rsidDel="00000000" w:rsidP="00000000" w:rsidRDefault="00000000" w:rsidRPr="00000000" w14:paraId="0000208F">
      <w:pPr>
        <w:spacing w:line="240" w:lineRule="auto"/>
        <w:ind w:left="729" w:firstLine="0"/>
        <w:jc w:val="both"/>
        <w:rPr>
          <w:sz w:val="26"/>
          <w:szCs w:val="26"/>
        </w:rPr>
      </w:pPr>
      <w:r w:rsidDel="00000000" w:rsidR="00000000" w:rsidRPr="00000000">
        <w:rPr>
          <w:sz w:val="26"/>
          <w:szCs w:val="26"/>
          <w:rtl w:val="0"/>
        </w:rPr>
        <w:t xml:space="preserve">–359°):** Wavesouls reflect on the ebb and flow of life, offering compassion and unity amidst turmoil. </w:t>
      </w:r>
    </w:p>
    <w:p w:rsidR="00000000" w:rsidDel="00000000" w:rsidP="00000000" w:rsidRDefault="00000000" w:rsidRPr="00000000" w14:paraId="00002090">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91">
      <w:pPr>
        <w:spacing w:line="240" w:lineRule="auto"/>
        <w:ind w:left="729" w:firstLine="0"/>
        <w:jc w:val="both"/>
        <w:rPr>
          <w:sz w:val="26"/>
          <w:szCs w:val="26"/>
        </w:rPr>
      </w:pPr>
      <w:r w:rsidDel="00000000" w:rsidR="00000000" w:rsidRPr="00000000">
        <w:rPr>
          <w:sz w:val="26"/>
          <w:szCs w:val="26"/>
          <w:rtl w:val="0"/>
        </w:rPr>
        <w:t xml:space="preserve">### **Expanded Gameplay Impacts** </w:t>
      </w:r>
    </w:p>
    <w:p w:rsidR="00000000" w:rsidDel="00000000" w:rsidP="00000000" w:rsidRDefault="00000000" w:rsidRPr="00000000" w14:paraId="00002092">
      <w:pPr>
        <w:spacing w:line="240" w:lineRule="auto"/>
        <w:ind w:left="729" w:firstLine="0"/>
        <w:jc w:val="both"/>
        <w:rPr>
          <w:sz w:val="26"/>
          <w:szCs w:val="26"/>
        </w:rPr>
      </w:pPr>
      <w:r w:rsidDel="00000000" w:rsidR="00000000" w:rsidRPr="00000000">
        <w:rPr>
          <w:sz w:val="26"/>
          <w:szCs w:val="26"/>
          <w:rtl w:val="0"/>
        </w:rPr>
        <w:t xml:space="preserve">#### **1. Elemental Resonance**33 </w:t>
      </w:r>
    </w:p>
    <w:p w:rsidR="00000000" w:rsidDel="00000000" w:rsidP="00000000" w:rsidRDefault="00000000" w:rsidRPr="00000000" w14:paraId="00002093">
      <w:pPr>
        <w:spacing w:line="240" w:lineRule="auto"/>
        <w:ind w:left="729" w:firstLine="0"/>
        <w:jc w:val="both"/>
        <w:rPr>
          <w:sz w:val="26"/>
          <w:szCs w:val="26"/>
        </w:rPr>
      </w:pPr>
      <w:r w:rsidDel="00000000" w:rsidR="00000000" w:rsidRPr="00000000">
        <w:rPr>
          <w:sz w:val="26"/>
          <w:szCs w:val="26"/>
          <w:rtl w:val="0"/>
        </w:rPr>
        <w:t xml:space="preserve">Characters aligned with specific elements gain bonuses in corresponding environments or psionic fields: </w:t>
      </w:r>
    </w:p>
    <w:p w:rsidR="00000000" w:rsidDel="00000000" w:rsidP="00000000" w:rsidRDefault="00000000" w:rsidRPr="00000000" w14:paraId="00002094">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95">
      <w:pPr>
        <w:spacing w:line="240" w:lineRule="auto"/>
        <w:ind w:left="729" w:firstLine="0"/>
        <w:jc w:val="both"/>
        <w:rPr>
          <w:sz w:val="26"/>
          <w:szCs w:val="26"/>
        </w:rPr>
      </w:pPr>
      <w:r w:rsidDel="00000000" w:rsidR="00000000" w:rsidRPr="00000000">
        <w:rPr>
          <w:sz w:val="26"/>
          <w:szCs w:val="26"/>
          <w:rtl w:val="0"/>
        </w:rPr>
        <w:t xml:space="preserve">**Earth (Dominion):** Resistance to physical damage, bonuses in industrial or subterranean settings. </w:t>
      </w:r>
    </w:p>
    <w:p w:rsidR="00000000" w:rsidDel="00000000" w:rsidP="00000000" w:rsidRDefault="00000000" w:rsidRPr="00000000" w14:paraId="00002096">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97">
      <w:pPr>
        <w:spacing w:line="240" w:lineRule="auto"/>
        <w:ind w:left="729" w:firstLine="0"/>
        <w:jc w:val="both"/>
        <w:rPr>
          <w:sz w:val="26"/>
          <w:szCs w:val="26"/>
        </w:rPr>
      </w:pPr>
      <w:r w:rsidDel="00000000" w:rsidR="00000000" w:rsidRPr="00000000">
        <w:rPr>
          <w:sz w:val="26"/>
          <w:szCs w:val="26"/>
          <w:rtl w:val="0"/>
        </w:rPr>
        <w:t xml:space="preserve">**Fire (Imperius):** Increased critical hit range, bonuses in heated or chaotic situations. </w:t>
      </w:r>
    </w:p>
    <w:p w:rsidR="00000000" w:rsidDel="00000000" w:rsidP="00000000" w:rsidRDefault="00000000" w:rsidRPr="00000000" w14:paraId="00002098">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99">
      <w:pPr>
        <w:spacing w:line="240" w:lineRule="auto"/>
        <w:ind w:left="729" w:firstLine="0"/>
        <w:jc w:val="both"/>
        <w:rPr>
          <w:sz w:val="26"/>
          <w:szCs w:val="26"/>
        </w:rPr>
      </w:pPr>
      <w:r w:rsidDel="00000000" w:rsidR="00000000" w:rsidRPr="00000000">
        <w:rPr>
          <w:sz w:val="26"/>
          <w:szCs w:val="26"/>
          <w:rtl w:val="0"/>
        </w:rPr>
        <w:t xml:space="preserve">**Air (Katra):** Evasion bonuses, improved movement in low-gravity or high-altitude environments. </w:t>
      </w:r>
    </w:p>
    <w:p w:rsidR="00000000" w:rsidDel="00000000" w:rsidP="00000000" w:rsidRDefault="00000000" w:rsidRPr="00000000" w14:paraId="0000209A">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9B">
      <w:pPr>
        <w:spacing w:line="240" w:lineRule="auto"/>
        <w:ind w:left="729" w:firstLine="0"/>
        <w:jc w:val="both"/>
        <w:rPr>
          <w:sz w:val="26"/>
          <w:szCs w:val="26"/>
        </w:rPr>
      </w:pPr>
      <w:r w:rsidDel="00000000" w:rsidR="00000000" w:rsidRPr="00000000">
        <w:rPr>
          <w:sz w:val="26"/>
          <w:szCs w:val="26"/>
          <w:rtl w:val="0"/>
        </w:rPr>
        <w:t xml:space="preserve">**Water (Harmonia):** Enhanced healing and perception in aquatic or emotional interactions. </w:t>
      </w:r>
    </w:p>
    <w:p w:rsidR="00000000" w:rsidDel="00000000" w:rsidP="00000000" w:rsidRDefault="00000000" w:rsidRPr="00000000" w14:paraId="0000209C">
      <w:pPr>
        <w:spacing w:line="240" w:lineRule="auto"/>
        <w:ind w:left="729" w:firstLine="0"/>
        <w:jc w:val="both"/>
        <w:rPr>
          <w:sz w:val="26"/>
          <w:szCs w:val="26"/>
        </w:rPr>
      </w:pPr>
      <w:r w:rsidDel="00000000" w:rsidR="00000000" w:rsidRPr="00000000">
        <w:rPr>
          <w:sz w:val="26"/>
          <w:szCs w:val="26"/>
          <w:rtl w:val="0"/>
        </w:rPr>
        <w:t xml:space="preserve">#### **2. Faction Interactions** </w:t>
      </w:r>
    </w:p>
    <w:p w:rsidR="00000000" w:rsidDel="00000000" w:rsidP="00000000" w:rsidRDefault="00000000" w:rsidRPr="00000000" w14:paraId="0000209D">
      <w:pPr>
        <w:spacing w:line="240" w:lineRule="auto"/>
        <w:ind w:left="729" w:firstLine="0"/>
        <w:jc w:val="both"/>
        <w:rPr>
          <w:sz w:val="26"/>
          <w:szCs w:val="26"/>
        </w:rPr>
      </w:pPr>
      <w:r w:rsidDel="00000000" w:rsidR="00000000" w:rsidRPr="00000000">
        <w:rPr>
          <w:sz w:val="26"/>
          <w:szCs w:val="26"/>
          <w:rtl w:val="0"/>
        </w:rPr>
        <w:t xml:space="preserve">Alignment directly affects faction alliances and story consequences. </w:t>
      </w:r>
    </w:p>
    <w:p w:rsidR="00000000" w:rsidDel="00000000" w:rsidP="00000000" w:rsidRDefault="00000000" w:rsidRPr="00000000" w14:paraId="0000209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9F">
      <w:pPr>
        <w:spacing w:line="240" w:lineRule="auto"/>
        <w:ind w:left="729" w:firstLine="0"/>
        <w:jc w:val="both"/>
        <w:rPr>
          <w:sz w:val="26"/>
          <w:szCs w:val="26"/>
        </w:rPr>
      </w:pPr>
      <w:r w:rsidDel="00000000" w:rsidR="00000000" w:rsidRPr="00000000">
        <w:rPr>
          <w:sz w:val="26"/>
          <w:szCs w:val="26"/>
          <w:rtl w:val="0"/>
        </w:rPr>
        <w:t xml:space="preserve">**Example:** </w:t>
      </w:r>
    </w:p>
    <w:p w:rsidR="00000000" w:rsidDel="00000000" w:rsidP="00000000" w:rsidRDefault="00000000" w:rsidRPr="00000000" w14:paraId="000020A0">
      <w:pPr>
        <w:spacing w:line="240" w:lineRule="auto"/>
        <w:ind w:left="729" w:firstLine="0"/>
        <w:jc w:val="both"/>
        <w:rPr>
          <w:sz w:val="26"/>
          <w:szCs w:val="26"/>
        </w:rPr>
      </w:pPr>
      <w:r w:rsidDel="00000000" w:rsidR="00000000" w:rsidRPr="00000000">
        <w:rPr>
          <w:sz w:val="26"/>
          <w:szCs w:val="26"/>
          <w:rtl w:val="0"/>
        </w:rPr>
        <w:t xml:space="preserve">A **Flamescourge** may align with militaristic or chaotic factions but struggle to </w:t>
      </w:r>
    </w:p>
    <w:p w:rsidR="00000000" w:rsidDel="00000000" w:rsidP="00000000" w:rsidRDefault="00000000" w:rsidRPr="00000000" w14:paraId="000020A1">
      <w:pPr>
        <w:spacing w:line="240" w:lineRule="auto"/>
        <w:ind w:left="729" w:firstLine="0"/>
        <w:jc w:val="both"/>
        <w:rPr>
          <w:sz w:val="26"/>
          <w:szCs w:val="26"/>
        </w:rPr>
      </w:pPr>
      <w:r w:rsidDel="00000000" w:rsidR="00000000" w:rsidRPr="00000000">
        <w:rPr>
          <w:sz w:val="26"/>
          <w:szCs w:val="26"/>
          <w:rtl w:val="0"/>
        </w:rPr>
        <w:t xml:space="preserve">gain favor with peace-focused groups like the **Tideshapers. </w:t>
      </w:r>
    </w:p>
    <w:p w:rsidR="00000000" w:rsidDel="00000000" w:rsidP="00000000" w:rsidRDefault="00000000" w:rsidRPr="00000000" w14:paraId="000020A2">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A3">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A4">
      <w:pPr>
        <w:spacing w:line="240" w:lineRule="auto"/>
        <w:ind w:left="729" w:firstLine="0"/>
        <w:jc w:val="both"/>
        <w:rPr>
          <w:sz w:val="26"/>
          <w:szCs w:val="26"/>
        </w:rPr>
      </w:pPr>
      <w:r w:rsidDel="00000000" w:rsidR="00000000" w:rsidRPr="00000000">
        <w:rPr>
          <w:sz w:val="26"/>
          <w:szCs w:val="26"/>
          <w:rtl w:val="0"/>
        </w:rPr>
        <w:t xml:space="preserve">This list now incorporates all **13 archetypes** accurately and aligned with the source materialow if you’d like further refinements! ### **Core Elements of Alignment** </w:t>
      </w:r>
    </w:p>
    <w:p w:rsidR="00000000" w:rsidDel="00000000" w:rsidP="00000000" w:rsidRDefault="00000000" w:rsidRPr="00000000" w14:paraId="000020A5">
      <w:pPr>
        <w:spacing w:line="240" w:lineRule="auto"/>
        <w:ind w:left="729" w:firstLine="0"/>
        <w:jc w:val="both"/>
        <w:rPr>
          <w:sz w:val="26"/>
          <w:szCs w:val="26"/>
        </w:rPr>
      </w:pPr>
      <w:r w:rsidDel="00000000" w:rsidR="00000000" w:rsidRPr="00000000">
        <w:rPr>
          <w:sz w:val="26"/>
          <w:szCs w:val="26"/>
          <w:rtl w:val="0"/>
        </w:rPr>
        <w:t xml:space="preserve">1. </w:t>
      </w:r>
    </w:p>
    <w:p w:rsidR="00000000" w:rsidDel="00000000" w:rsidP="00000000" w:rsidRDefault="00000000" w:rsidRPr="00000000" w14:paraId="000020A6">
      <w:pPr>
        <w:spacing w:line="240" w:lineRule="auto"/>
        <w:ind w:left="729" w:firstLine="0"/>
        <w:jc w:val="both"/>
        <w:rPr>
          <w:sz w:val="26"/>
          <w:szCs w:val="26"/>
        </w:rPr>
      </w:pPr>
      <w:r w:rsidDel="00000000" w:rsidR="00000000" w:rsidRPr="00000000">
        <w:rPr>
          <w:sz w:val="26"/>
          <w:szCs w:val="26"/>
          <w:rtl w:val="0"/>
        </w:rPr>
        <w:t xml:space="preserve">**Dynamic Alignment Wheel** </w:t>
      </w:r>
    </w:p>
    <w:p w:rsidR="00000000" w:rsidDel="00000000" w:rsidP="00000000" w:rsidRDefault="00000000" w:rsidRPr="00000000" w14:paraId="000020A7">
      <w:pPr>
        <w:spacing w:line="240" w:lineRule="auto"/>
        <w:ind w:left="729" w:firstLine="0"/>
        <w:jc w:val="both"/>
        <w:rPr>
          <w:sz w:val="26"/>
          <w:szCs w:val="26"/>
        </w:rPr>
      </w:pPr>
      <w:r w:rsidDel="00000000" w:rsidR="00000000" w:rsidRPr="00000000">
        <w:rPr>
          <w:sz w:val="26"/>
          <w:szCs w:val="26"/>
          <w:rtl w:val="0"/>
        </w:rPr>
        <w:t xml:space="preserve">The **360° alignment wheel** represents the cosmic forces at play, dividing into **12 celestial archetypes** </w:t>
      </w:r>
    </w:p>
    <w:p w:rsidR="00000000" w:rsidDel="00000000" w:rsidP="00000000" w:rsidRDefault="00000000" w:rsidRPr="00000000" w14:paraId="000020A8">
      <w:pPr>
        <w:spacing w:line="240" w:lineRule="auto"/>
        <w:ind w:left="729" w:firstLine="0"/>
        <w:jc w:val="both"/>
        <w:rPr>
          <w:sz w:val="26"/>
          <w:szCs w:val="26"/>
        </w:rPr>
      </w:pPr>
      <w:r w:rsidDel="00000000" w:rsidR="00000000" w:rsidRPr="00000000">
        <w:rPr>
          <w:sz w:val="26"/>
          <w:szCs w:val="26"/>
          <w:rtl w:val="0"/>
        </w:rPr>
        <w:t xml:space="preserve">, each tied to a specific element (**Earth, Air, Fire, Water**) and attribute (**Dominion, Katra, Imperius, Harmonia**). </w:t>
      </w:r>
    </w:p>
    <w:p w:rsidR="00000000" w:rsidDel="00000000" w:rsidP="00000000" w:rsidRDefault="00000000" w:rsidRPr="00000000" w14:paraId="000020A9">
      <w:pPr>
        <w:spacing w:line="240" w:lineRule="auto"/>
        <w:ind w:left="729" w:firstLine="0"/>
        <w:jc w:val="both"/>
        <w:rPr>
          <w:sz w:val="26"/>
          <w:szCs w:val="26"/>
        </w:rPr>
      </w:pPr>
      <w:r w:rsidDel="00000000" w:rsidR="00000000" w:rsidRPr="00000000">
        <w:rPr>
          <w:sz w:val="26"/>
          <w:szCs w:val="26"/>
          <w:rtl w:val="0"/>
        </w:rPr>
        <w:t xml:space="preserve">Players move dynamically along the wheel as their actions and choices shift their alignment between **Entropy (chaos)** and **Gnosis (harmony)** </w:t>
      </w:r>
    </w:p>
    <w:p w:rsidR="00000000" w:rsidDel="00000000" w:rsidP="00000000" w:rsidRDefault="00000000" w:rsidRPr="00000000" w14:paraId="000020AA">
      <w:pPr>
        <w:spacing w:line="240" w:lineRule="auto"/>
        <w:ind w:left="729" w:firstLine="0"/>
        <w:jc w:val="both"/>
        <w:rPr>
          <w:sz w:val="26"/>
          <w:szCs w:val="26"/>
        </w:rPr>
      </w:pPr>
      <w:r w:rsidDel="00000000" w:rsidR="00000000" w:rsidRPr="00000000">
        <w:rPr>
          <w:rtl w:val="0"/>
        </w:rPr>
      </w:r>
    </w:p>
    <w:p w:rsidR="00000000" w:rsidDel="00000000" w:rsidP="00000000" w:rsidRDefault="00000000" w:rsidRPr="00000000" w14:paraId="000020AB">
      <w:pPr>
        <w:spacing w:line="240" w:lineRule="auto"/>
        <w:ind w:left="729" w:firstLine="0"/>
        <w:jc w:val="both"/>
        <w:rPr>
          <w:sz w:val="26"/>
          <w:szCs w:val="26"/>
        </w:rPr>
      </w:pPr>
      <w:r w:rsidDel="00000000" w:rsidR="00000000" w:rsidRPr="00000000">
        <w:rPr>
          <w:sz w:val="26"/>
          <w:szCs w:val="26"/>
          <w:rtl w:val="0"/>
        </w:rPr>
        <w:t xml:space="preserve">Each archetype reflects a cosmic ideal, acting as a guide or force pulling the character toward specific </w:t>
      </w:r>
    </w:p>
    <w:p w:rsidR="00000000" w:rsidDel="00000000" w:rsidP="00000000" w:rsidRDefault="00000000" w:rsidRPr="00000000" w14:paraId="000020AC">
      <w:pPr>
        <w:spacing w:line="240" w:lineRule="auto"/>
        <w:ind w:left="729" w:firstLine="0"/>
        <w:jc w:val="both"/>
        <w:rPr>
          <w:sz w:val="26"/>
          <w:szCs w:val="26"/>
        </w:rPr>
      </w:pPr>
      <w:r w:rsidDel="00000000" w:rsidR="00000000" w:rsidRPr="00000000">
        <w:rPr>
          <w:sz w:val="26"/>
          <w:szCs w:val="26"/>
          <w:rtl w:val="0"/>
        </w:rPr>
        <w:t xml:space="preserve">behaviors, abilities, and challenges. </w:t>
      </w:r>
    </w:p>
    <w:p w:rsidR="00000000" w:rsidDel="00000000" w:rsidP="00000000" w:rsidRDefault="00000000" w:rsidRPr="00000000" w14:paraId="000020AD">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AE">
      <w:pPr>
        <w:spacing w:line="240" w:lineRule="auto"/>
        <w:ind w:left="729"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20AF">
      <w:pPr>
        <w:spacing w:line="240" w:lineRule="auto"/>
        <w:ind w:left="729" w:firstLine="0"/>
        <w:jc w:val="both"/>
        <w:rPr>
          <w:b w:val="1"/>
          <w:bCs w:val="1"/>
          <w:sz w:val="26"/>
          <w:szCs w:val="26"/>
          <w:u w:val="single"/>
        </w:rPr>
      </w:pPr>
      <w:r w:rsidDel="00000000" w:rsidR="00000000" w:rsidRPr="00000000">
        <w:rPr>
          <w:b w:val="1"/>
          <w:bCs w:val="1"/>
          <w:sz w:val="26"/>
          <w:szCs w:val="26"/>
          <w:u w:val="single"/>
          <w:rtl w:val="0"/>
        </w:rPr>
        <w:t xml:space="preserve">Rules for Conflict Horizon</w:t>
      </w:r>
    </w:p>
    <w:p w:rsidR="00000000" w:rsidDel="00000000" w:rsidP="00000000" w:rsidRDefault="00000000" w:rsidRPr="00000000" w14:paraId="000020B0">
      <w:pPr>
        <w:spacing w:line="240" w:lineRule="auto"/>
        <w:ind w:left="729" w:firstLine="0"/>
        <w:jc w:val="both"/>
        <w:rPr>
          <w:sz w:val="26"/>
          <w:szCs w:val="26"/>
        </w:rPr>
      </w:pPr>
      <w:r w:rsidDel="00000000" w:rsidR="00000000" w:rsidRPr="00000000">
        <w:rPr>
          <w:sz w:val="26"/>
          <w:szCs w:val="26"/>
          <w:rtl w:val="0"/>
        </w:rPr>
        <w:t xml:space="preserve">This is a complete system integrating the Universal System's mechanics into the thematic universe of Conflict Horizon. It provides rules for target numbers, dice mechanics, proficiency use, tier progression, critical successes/failures, and more, ensuring a robust gameplay experience. </w:t>
      </w:r>
    </w:p>
    <w:p w:rsidR="00000000" w:rsidDel="00000000" w:rsidP="00000000" w:rsidRDefault="00000000" w:rsidRPr="00000000" w14:paraId="000020B1">
      <w:pPr>
        <w:spacing w:line="240" w:lineRule="auto"/>
        <w:ind w:left="729" w:firstLine="0"/>
        <w:jc w:val="both"/>
        <w:rPr>
          <w:sz w:val="26"/>
          <w:szCs w:val="26"/>
        </w:rPr>
      </w:pPr>
      <w:r w:rsidDel="00000000" w:rsidR="00000000" w:rsidRPr="00000000">
        <w:rPr>
          <w:rtl w:val="0"/>
        </w:rPr>
      </w:r>
    </w:p>
    <w:sectPr>
      <w:type w:val="nextPage"/>
      <w:pgSz w:h="15840" w:w="12240" w:orient="portrait"/>
      <w:pgMar w:bottom="1080" w:top="2074" w:left="201" w:right="208" w:header="88" w:footer="720"/>
      <w:cols w:equalWidth="0" w:num="2">
        <w:col w:space="806" w:w="5512.500000000001"/>
        <w:col w:space="0" w:w="5512.500000000001"/>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E8">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2">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6"/>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B3">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B5">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B6">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B7">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B8">
    <w:pPr>
      <w:spacing w:after="0"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B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A">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7"/>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BB">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BD">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BE">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BF">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C0">
    <w:pPr>
      <w:spacing w:after="0"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C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2">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8"/>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C3">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C5">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C6">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C7">
    <w:pPr>
      <w:spacing w:after="1364" w:line="259" w:lineRule="auto"/>
      <w:ind w:left="-6"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C8">
    <w:pPr>
      <w:spacing w:after="252" w:line="259" w:lineRule="auto"/>
      <w:ind w:left="-21"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C9">
    <w:pPr>
      <w:tabs>
        <w:tab w:val="center" w:leader="none" w:pos="6641"/>
        <w:tab w:val="center" w:leader="none" w:pos="7404"/>
        <w:tab w:val="center" w:leader="none" w:pos="10073"/>
        <w:tab w:val="center" w:leader="none" w:pos="11881"/>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tab/>
      <w:t xml:space="preserve"> </w:t>
    </w:r>
  </w:p>
  <w:p w:rsidR="00000000" w:rsidDel="00000000" w:rsidP="00000000" w:rsidRDefault="00000000" w:rsidRPr="00000000" w14:paraId="000020CA">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5" name="Shape 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7" name="Shape 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9" name="Shape 9"/>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B">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9"/>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CC">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CE">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CF">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D0">
    <w:pPr>
      <w:spacing w:after="1364" w:line="259" w:lineRule="auto"/>
      <w:ind w:left="-6"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D1">
    <w:pPr>
      <w:spacing w:after="252" w:line="259" w:lineRule="auto"/>
      <w:ind w:left="-21"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D2">
    <w:pPr>
      <w:tabs>
        <w:tab w:val="center" w:leader="none" w:pos="6641"/>
        <w:tab w:val="center" w:leader="none" w:pos="7404"/>
        <w:tab w:val="center" w:leader="none" w:pos="10073"/>
        <w:tab w:val="center" w:leader="none" w:pos="11881"/>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tab/>
      <w:t xml:space="preserve"> </w:t>
    </w:r>
  </w:p>
  <w:p w:rsidR="00000000" w:rsidDel="00000000" w:rsidP="00000000" w:rsidRDefault="00000000" w:rsidRPr="00000000" w14:paraId="000020D3">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69" name="Shape 6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71" name="Shape 7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73" name="Shape 7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D4">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0"/>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D5">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D7">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D8">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D9">
    <w:pPr>
      <w:spacing w:after="1364" w:line="259" w:lineRule="auto"/>
      <w:ind w:left="-6"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DA">
    <w:pPr>
      <w:spacing w:after="246" w:line="259" w:lineRule="auto"/>
      <w:ind w:left="-21"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DB">
    <w:pPr>
      <w:tabs>
        <w:tab w:val="center" w:leader="none" w:pos="5451"/>
        <w:tab w:val="center" w:leader="none" w:pos="6660"/>
        <w:tab w:val="center" w:leader="none" w:pos="7424"/>
        <w:tab w:val="center" w:leader="none" w:pos="10187"/>
        <w:tab w:val="center" w:leader="none" w:pos="11862"/>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rFonts w:ascii="Arial" w:cs="Arial" w:eastAsia="Arial" w:hAnsi="Arial"/>
        <w:sz w:val="37"/>
        <w:szCs w:val="37"/>
        <w:vertAlign w:val="subscript"/>
        <w:rtl w:val="0"/>
      </w:rPr>
      <w:t xml:space="preserve"> </w:t>
      <w:tab/>
    </w:r>
    <w:r w:rsidDel="00000000" w:rsidR="00000000" w:rsidRPr="00000000">
      <w:rPr>
        <w:rtl w:val="0"/>
      </w:rPr>
      <w:t xml:space="preserve">•</w:t>
    </w:r>
    <w:r w:rsidDel="00000000" w:rsidR="00000000" w:rsidRPr="00000000">
      <w:rPr>
        <w:rFonts w:ascii="Arial" w:cs="Arial" w:eastAsia="Arial" w:hAnsi="Arial"/>
        <w:sz w:val="37"/>
        <w:szCs w:val="37"/>
        <w:vertAlign w:val="subscript"/>
        <w:rtl w:val="0"/>
      </w:rPr>
      <w:t xml:space="preserve"> </w:t>
      <w:tab/>
    </w:r>
    <w:r w:rsidDel="00000000" w:rsidR="00000000" w:rsidRPr="00000000">
      <w:rPr>
        <w:rtl w:val="0"/>
      </w:rPr>
      <w:t xml:space="preserve"> </w:t>
      <w:tab/>
      <w:t xml:space="preserve"> </w:t>
    </w:r>
  </w:p>
  <w:p w:rsidR="00000000" w:rsidDel="00000000" w:rsidP="00000000" w:rsidRDefault="00000000" w:rsidRPr="00000000" w14:paraId="000020DC">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97" name="Shape 19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99" name="Shape 19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201" name="Shape 201"/>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DD">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1"/>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DE">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E0">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E1">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E2">
    <w:pPr>
      <w:spacing w:after="1364" w:line="259" w:lineRule="auto"/>
      <w:ind w:left="-8"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E3">
    <w:pPr>
      <w:spacing w:after="207" w:line="259" w:lineRule="auto"/>
      <w:ind w:left="-23"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E4">
    <w:pPr>
      <w:spacing w:after="0" w:line="259" w:lineRule="auto"/>
      <w:ind w:left="3290" w:firstLine="0"/>
      <w:rPr/>
    </w:pPr>
    <w:r w:rsidDel="00000000" w:rsidR="00000000" w:rsidRPr="00000000">
      <w:rPr>
        <w:rtl w:val="0"/>
      </w:rPr>
      <w:t xml:space="preserve"> </w:t>
    </w:r>
  </w:p>
  <w:p w:rsidR="00000000" w:rsidDel="00000000" w:rsidP="00000000" w:rsidRDefault="00000000" w:rsidRPr="00000000" w14:paraId="000020E5">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33" name="Shape 13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35" name="Shape 13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37" name="Shape 137"/>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txbx>
                                <w:txbxContent>
                                  <w:p w:rsidR="00000000" w:rsidDel="00000000" w:rsidP="00000000" w:rsidRDefault="00000000" w:rsidRPr="00000000">
                                    <w:pPr>
                                      <w:spacing w:after="202.00000762939453" w:before="0" w:line="247.99999237060547"/>
                                      <w:ind w:left="0" w:right="0" w:firstLine="8.999999761581421"/>
                                      <w:jc w:val="center"/>
                                      <w:textDirection w:val="btLr"/>
                                    </w:pPr>
                                    <w:r w:rsidDel="00000000" w:rsidR="00000000" w:rsidRPr="00000000">
                                      <w:rPr>
                                        <w:rFonts w:ascii="Cambria" w:cs="Cambria" w:eastAsia="Cambria" w:hAnsi="Cambria"/>
                                        <w:b w:val="0"/>
                                        <w:i w:val="0"/>
                                        <w:smallCaps w:val="0"/>
                                        <w:strike w:val="0"/>
                                        <w:color w:val="000000"/>
                                        <w:sz w:val="24"/>
                                        <w:vertAlign w:val="baseline"/>
                                      </w:rPr>
                                      <w:t xml:space="preserve"> </w:t>
                                    </w: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E6">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2"/>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E7">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E9">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EA">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EB">
    <w:pPr>
      <w:spacing w:after="1364" w:line="259" w:lineRule="auto"/>
      <w:ind w:left="-8"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EC">
    <w:pPr>
      <w:spacing w:after="207" w:line="259" w:lineRule="auto"/>
      <w:ind w:left="-23"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ED">
    <w:pPr>
      <w:spacing w:after="0" w:line="259" w:lineRule="auto"/>
      <w:ind w:right="1695" w:firstLine="0"/>
      <w:jc w:val="right"/>
      <w:rPr/>
    </w:pPr>
    <w:r w:rsidDel="00000000" w:rsidR="00000000" w:rsidRPr="00000000">
      <w:rPr>
        <w:rtl w:val="0"/>
      </w:rPr>
      <w:t xml:space="preserve"> </w:t>
    </w:r>
  </w:p>
  <w:p w:rsidR="00000000" w:rsidDel="00000000" w:rsidP="00000000" w:rsidRDefault="00000000" w:rsidRPr="00000000" w14:paraId="000020EE">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1176245</wp:posOffset>
              </wp:positionH>
              <wp:positionV relativeFrom="page">
                <wp:posOffset>4104276</wp:posOffset>
              </wp:positionV>
              <wp:extent cx="7968159" cy="10317992"/>
              <wp:effectExtent b="0" l="0" r="0" t="0"/>
              <wp:wrapNone/>
              <wp:docPr id="81" name=""/>
              <a:graphic>
                <a:graphicData uri="http://schemas.microsoft.com/office/word/2010/wordprocessingGroup">
                  <wpg:wgp>
                    <wpg:cNvGrpSpPr/>
                    <wpg:grpSpPr>
                      <a:xfrm>
                        <a:off x="1459800" y="0"/>
                        <a:ext cx="7968159" cy="10317992"/>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65" name="Shape 16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67" name="Shape 16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69" name="Shape 169"/>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1176245</wp:posOffset>
              </wp:positionH>
              <wp:positionV relativeFrom="page">
                <wp:posOffset>4104276</wp:posOffset>
              </wp:positionV>
              <wp:extent cx="7968159" cy="10317992"/>
              <wp:effectExtent b="0" l="0" r="0" t="0"/>
              <wp:wrapNone/>
              <wp:docPr id="8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968159" cy="10317992"/>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EF">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3"/>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F0">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F2">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F3">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F4">
    <w:pPr>
      <w:spacing w:after="1364" w:line="259" w:lineRule="auto"/>
      <w:ind w:left="-8"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F5">
    <w:pPr>
      <w:spacing w:after="207" w:line="259" w:lineRule="auto"/>
      <w:ind w:left="-23"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F6">
    <w:pPr>
      <w:spacing w:after="0" w:line="259" w:lineRule="auto"/>
      <w:ind w:right="1695" w:firstLine="0"/>
      <w:jc w:val="right"/>
      <w:rPr/>
    </w:pPr>
    <w:r w:rsidDel="00000000" w:rsidR="00000000" w:rsidRPr="00000000">
      <w:rPr>
        <w:rtl w:val="0"/>
      </w:rPr>
      <w:t xml:space="preserve"> </w:t>
    </w:r>
  </w:p>
  <w:p w:rsidR="00000000" w:rsidDel="00000000" w:rsidP="00000000" w:rsidRDefault="00000000" w:rsidRPr="00000000" w14:paraId="000020F7">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85" name="Shape 8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87" name="Shape 8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89" name="Shape 89"/>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F8">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4"/>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0F9">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0FB">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0FC">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0FD">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0FE">
    <w:pPr>
      <w:spacing w:after="268"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0FF">
    <w:pPr>
      <w:spacing w:after="0" w:line="259" w:lineRule="auto"/>
      <w:ind w:firstLine="0"/>
      <w:rPr/>
    </w:pPr>
    <w:r w:rsidDel="00000000" w:rsidR="00000000" w:rsidRPr="00000000">
      <w:rPr>
        <w:rFonts w:ascii="Arial" w:cs="Arial" w:eastAsia="Arial" w:hAnsi="Arial"/>
        <w:rtl w:val="0"/>
      </w:rPr>
      <w:t xml:space="preserve"> </w:t>
      <w:tab/>
      <w:t xml:space="preserve"> </w:t>
      <w:tab/>
    </w:r>
    <w:r w:rsidDel="00000000" w:rsidR="00000000" w:rsidRPr="00000000">
      <w:rPr>
        <w:rtl w:val="0"/>
      </w:rPr>
      <w:t xml:space="preserve"> </w:t>
      <w:tab/>
      <w:t xml:space="preserve"> </w:t>
    </w:r>
  </w:p>
  <w:p w:rsidR="00000000" w:rsidDel="00000000" w:rsidP="00000000" w:rsidRDefault="00000000" w:rsidRPr="00000000" w14:paraId="00002100">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1">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5"/>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02">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04">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05">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06">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07">
    <w:pPr>
      <w:spacing w:after="249"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08">
    <w:pPr>
      <w:tabs>
        <w:tab w:val="center" w:leader="none" w:pos="216"/>
        <w:tab w:val="center" w:leader="none" w:pos="980"/>
        <w:tab w:val="center" w:leader="none" w:pos="2644"/>
        <w:tab w:val="center" w:leader="none" w:pos="3306"/>
        <w:tab w:val="center" w:leader="none" w:pos="3532"/>
        <w:tab w:val="center" w:leader="none" w:pos="4688"/>
        <w:tab w:val="center" w:leader="none" w:pos="6486"/>
        <w:tab w:val="center" w:leader="none" w:pos="7250"/>
        <w:tab w:val="center" w:leader="none" w:pos="9912"/>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tab/>
      <w:t xml:space="preserve"> </w:t>
      <w:tab/>
      <w:t xml:space="preserve"> </w:t>
      <w:tab/>
      <w:t xml:space="preserve"> </w:t>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r>
  </w:p>
  <w:p w:rsidR="00000000" w:rsidDel="00000000" w:rsidP="00000000" w:rsidRDefault="00000000" w:rsidRPr="00000000" w14:paraId="00002109">
    <w:pPr>
      <w:rPr/>
    </w:pPr>
    <w:r w:rsidDel="00000000" w:rsidR="00000000" w:rsidRPr="00000000">
      <w:rPr>
        <w:rtl w:val="0"/>
      </w:rPr>
      <w:t xml:space="preserve"> </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A">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6"/>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0B">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0D">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0E">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0F">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10">
    <w:pPr>
      <w:spacing w:after="254"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11">
    <w:pPr>
      <w:tabs>
        <w:tab w:val="center" w:leader="none" w:pos="216"/>
        <w:tab w:val="center" w:leader="none" w:pos="980"/>
        <w:tab w:val="center" w:leader="none" w:pos="2581"/>
        <w:tab w:val="center" w:leader="none" w:pos="3372"/>
        <w:tab w:val="center" w:leader="none" w:pos="4636"/>
        <w:tab w:val="center" w:leader="none" w:pos="6486"/>
        <w:tab w:val="center" w:leader="none" w:pos="7342"/>
        <w:tab w:val="center" w:leader="none" w:pos="9978"/>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tab/>
      <w:t xml:space="preserve">  </w:t>
      <w:tab/>
      <w:t xml:space="preserve"> </w:t>
      <w:tab/>
    </w:r>
    <w:r w:rsidDel="00000000" w:rsidR="00000000" w:rsidRPr="00000000">
      <w:rPr>
        <w:rFonts w:ascii="Arial" w:cs="Arial" w:eastAsia="Arial" w:hAnsi="Arial"/>
        <w:rtl w:val="0"/>
      </w:rPr>
      <w:t xml:space="preserve"> </w:t>
      <w:tab/>
      <w:t xml:space="preserve"> </w:t>
      <w:tab/>
    </w:r>
    <w:r w:rsidDel="00000000" w:rsidR="00000000" w:rsidRPr="00000000">
      <w:rPr>
        <w:rtl w:val="0"/>
      </w:rPr>
      <w:t xml:space="preserve"> </w:t>
    </w:r>
  </w:p>
  <w:p w:rsidR="00000000" w:rsidDel="00000000" w:rsidP="00000000" w:rsidRDefault="00000000" w:rsidRPr="00000000" w14:paraId="00002112">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77" name="Shape 7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79" name="Shape 7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81" name="Shape 81"/>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13">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7"/>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14">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16">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17">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18">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19">
    <w:pPr>
      <w:spacing w:after="0"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1A">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29" name="Shape 2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31" name="Shape 3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33" name="Shape 3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1B">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8"/>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1C">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1E">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1F">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20">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21">
    <w:pPr>
      <w:spacing w:after="0"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22">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4"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89" name="Shape 18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91" name="Shape 19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93" name="Shape 19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23">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19"/>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24">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26">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27">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28">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29">
    <w:pPr>
      <w:spacing w:after="286"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2A">
    <w:pPr>
      <w:spacing w:after="0" w:line="259" w:lineRule="auto"/>
      <w:ind w:left="3838" w:firstLine="0"/>
      <w:jc w:val="center"/>
      <w:rPr/>
    </w:pPr>
    <w:r w:rsidDel="00000000" w:rsidR="00000000" w:rsidRPr="00000000">
      <w:rPr>
        <w:rFonts w:ascii="Arial" w:cs="Arial" w:eastAsia="Arial" w:hAnsi="Arial"/>
        <w:rtl w:val="0"/>
      </w:rPr>
      <w:t xml:space="preserve"> </w:t>
      <w:tab/>
      <w:t xml:space="preserve"> </w:t>
      <w:tab/>
    </w:r>
    <w:r w:rsidDel="00000000" w:rsidR="00000000" w:rsidRPr="00000000">
      <w:rPr>
        <w:rtl w:val="0"/>
      </w:rPr>
      <w:t xml:space="preserve"> </w:t>
    </w:r>
  </w:p>
  <w:p w:rsidR="00000000" w:rsidDel="00000000" w:rsidP="00000000" w:rsidRDefault="00000000" w:rsidRPr="00000000" w14:paraId="0000212B">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01" name="Shape 10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03" name="Shape 10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05" name="Shape 10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2C">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0"/>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2D">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2F">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30">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31">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32">
    <w:pPr>
      <w:spacing w:after="246"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33">
    <w:pPr>
      <w:tabs>
        <w:tab w:val="center" w:leader="none" w:pos="6486"/>
        <w:tab w:val="center" w:leader="none" w:pos="7250"/>
        <w:tab w:val="center" w:leader="none" w:pos="8363"/>
        <w:tab w:val="center" w:leader="none" w:pos="9501"/>
        <w:tab w:val="center" w:leader="none" w:pos="9825"/>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sz w:val="37"/>
        <w:szCs w:val="37"/>
        <w:vertAlign w:val="subscript"/>
        <w:rtl w:val="0"/>
      </w:rPr>
      <w:t xml:space="preserve"> </w:t>
      <w:tab/>
    </w:r>
    <w:r w:rsidDel="00000000" w:rsidR="00000000" w:rsidRPr="00000000">
      <w:rPr>
        <w:rtl w:val="0"/>
      </w:rPr>
      <w:t xml:space="preserve"> </w:t>
      <w:tab/>
      <w:t xml:space="preserve"> </w:t>
      <w:tab/>
      <w:t xml:space="preserve"> </w:t>
    </w:r>
  </w:p>
  <w:p w:rsidR="00000000" w:rsidDel="00000000" w:rsidP="00000000" w:rsidRDefault="00000000" w:rsidRPr="00000000" w14:paraId="00002134">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35">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1"/>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36">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38">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39">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3A">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3B">
    <w:pPr>
      <w:spacing w:after="246"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3C">
    <w:pPr>
      <w:tabs>
        <w:tab w:val="center" w:leader="none" w:pos="6486"/>
        <w:tab w:val="center" w:leader="none" w:pos="7250"/>
        <w:tab w:val="center" w:leader="none" w:pos="8363"/>
        <w:tab w:val="center" w:leader="none" w:pos="9501"/>
        <w:tab w:val="center" w:leader="none" w:pos="10441"/>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sz w:val="37"/>
        <w:szCs w:val="37"/>
        <w:vertAlign w:val="subscript"/>
        <w:rtl w:val="0"/>
      </w:rPr>
      <w:t xml:space="preserve"> </w:t>
      <w:tab/>
    </w:r>
    <w:r w:rsidDel="00000000" w:rsidR="00000000" w:rsidRPr="00000000">
      <w:rPr>
        <w:rtl w:val="0"/>
      </w:rPr>
      <w:t xml:space="preserve"> </w:t>
      <w:tab/>
      <w:t xml:space="preserve"> </w:t>
      <w:tab/>
      <w:t xml:space="preserve"> </w:t>
    </w:r>
  </w:p>
  <w:p w:rsidR="00000000" w:rsidDel="00000000" w:rsidP="00000000" w:rsidRDefault="00000000" w:rsidRPr="00000000" w14:paraId="0000213D">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61" name="Shape 6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63" name="Shape 6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65" name="Shape 6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3E">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2"/>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3F">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41">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42">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43">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44">
    <w:pPr>
      <w:spacing w:after="246"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45">
    <w:pPr>
      <w:tabs>
        <w:tab w:val="center" w:leader="none" w:pos="6486"/>
        <w:tab w:val="center" w:leader="none" w:pos="7250"/>
        <w:tab w:val="center" w:leader="none" w:pos="8363"/>
        <w:tab w:val="center" w:leader="none" w:pos="9501"/>
        <w:tab w:val="center" w:leader="none" w:pos="10441"/>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sz w:val="37"/>
        <w:szCs w:val="37"/>
        <w:vertAlign w:val="subscript"/>
        <w:rtl w:val="0"/>
      </w:rPr>
      <w:t xml:space="preserve"> </w:t>
      <w:tab/>
    </w:r>
    <w:r w:rsidDel="00000000" w:rsidR="00000000" w:rsidRPr="00000000">
      <w:rPr>
        <w:rtl w:val="0"/>
      </w:rPr>
      <w:t xml:space="preserve"> </w:t>
      <w:tab/>
      <w:t xml:space="preserve"> </w:t>
      <w:tab/>
      <w:t xml:space="preserve"> </w:t>
    </w:r>
  </w:p>
  <w:p w:rsidR="00000000" w:rsidDel="00000000" w:rsidP="00000000" w:rsidRDefault="00000000" w:rsidRPr="00000000" w14:paraId="0000214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45" name="Shape 4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47" name="Shape 4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49" name="Shape 49"/>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47">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3"/>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48">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4A">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4B">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4C">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4D">
    <w:pPr>
      <w:spacing w:after="207"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4E">
    <w:pPr>
      <w:spacing w:after="0" w:line="259" w:lineRule="auto"/>
      <w:ind w:left="8144" w:firstLine="0"/>
      <w:rPr/>
    </w:pPr>
    <w:r w:rsidDel="00000000" w:rsidR="00000000" w:rsidRPr="00000000">
      <w:rPr>
        <w:rtl w:val="0"/>
      </w:rPr>
      <w:t xml:space="preserve"> </w:t>
      <w:tab/>
      <w:t xml:space="preserve"> </w:t>
      <w:tab/>
      <w:t xml:space="preserve"> </w:t>
    </w:r>
  </w:p>
  <w:p w:rsidR="00000000" w:rsidDel="00000000" w:rsidP="00000000" w:rsidRDefault="00000000" w:rsidRPr="00000000" w14:paraId="0000214F">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37" name="Shape 3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39" name="Shape 3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41" name="Shape 41"/>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50">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4"/>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51">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53">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54">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55">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56">
    <w:pPr>
      <w:spacing w:after="0"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57">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5"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17" name="Shape 11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19" name="Shape 11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21" name="Shape 121"/>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58">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5"/>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59">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5B">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5C">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5D">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5E">
    <w:pPr>
      <w:spacing w:after="207"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5F">
    <w:pPr>
      <w:spacing w:after="0" w:line="259" w:lineRule="auto"/>
      <w:ind w:left="8163" w:firstLine="0"/>
      <w:rPr/>
    </w:pPr>
    <w:r w:rsidDel="00000000" w:rsidR="00000000" w:rsidRPr="00000000">
      <w:rPr>
        <w:rtl w:val="0"/>
      </w:rPr>
      <w:t xml:space="preserve"> </w:t>
      <w:tab/>
      <w:t xml:space="preserve"> </w:t>
    </w:r>
  </w:p>
  <w:p w:rsidR="00000000" w:rsidDel="00000000" w:rsidP="00000000" w:rsidRDefault="00000000" w:rsidRPr="00000000" w14:paraId="00002160">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73" name="Shape 17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75" name="Shape 17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77" name="Shape 177"/>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61">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6"/>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62">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64">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65">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66">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67">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68">
    <w:pPr>
      <w:tabs>
        <w:tab w:val="center" w:leader="none" w:pos="274"/>
        <w:tab w:val="center" w:leader="none" w:pos="6610"/>
        <w:tab w:val="center" w:leader="none" w:pos="7524"/>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t xml:space="preserve">    | </w:t>
      <w:tab/>
      <w:t xml:space="preserve">| </w:t>
    </w:r>
  </w:p>
  <w:p w:rsidR="00000000" w:rsidDel="00000000" w:rsidP="00000000" w:rsidRDefault="00000000" w:rsidRPr="00000000" w14:paraId="00002169">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21" name="Shape 2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23" name="Shape 2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25" name="Shape 2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6A">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7"/>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6B">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6D">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6E">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6F">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70">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71">
    <w:pPr>
      <w:tabs>
        <w:tab w:val="center" w:leader="none" w:pos="6610"/>
        <w:tab w:val="center" w:leader="none" w:pos="7574"/>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    | </w:t>
      <w:tab/>
      <w:t xml:space="preserve"> |</w:t>
    </w:r>
  </w:p>
  <w:p w:rsidR="00000000" w:rsidDel="00000000" w:rsidP="00000000" w:rsidRDefault="00000000" w:rsidRPr="00000000" w14:paraId="00002172">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0"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57" name="Shape 15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59" name="Shape 15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61" name="Shape 161"/>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73">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8"/>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74">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76">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77">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78">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79">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7A">
    <w:pPr>
      <w:tabs>
        <w:tab w:val="center" w:leader="none" w:pos="6610"/>
        <w:tab w:val="center" w:leader="none" w:pos="7574"/>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    | </w:t>
      <w:tab/>
      <w:t xml:space="preserve"> |</w:t>
    </w:r>
  </w:p>
  <w:p w:rsidR="00000000" w:rsidDel="00000000" w:rsidP="00000000" w:rsidRDefault="00000000" w:rsidRPr="00000000" w14:paraId="0000217B">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93" name="Shape 9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95" name="Shape 9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97" name="Shape 97"/>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7C">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29"/>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7D">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7F">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80">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81">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82">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83">
    <w:pPr>
      <w:spacing w:after="0" w:line="259" w:lineRule="auto"/>
      <w:ind w:left="57" w:firstLine="0"/>
      <w:rPr/>
    </w:pPr>
    <w:r w:rsidDel="00000000" w:rsidR="00000000" w:rsidRPr="00000000">
      <w:rPr>
        <w:rtl w:val="0"/>
      </w:rPr>
      <w:t xml:space="preserve"> </w:t>
    </w:r>
  </w:p>
  <w:p w:rsidR="00000000" w:rsidDel="00000000" w:rsidP="00000000" w:rsidRDefault="00000000" w:rsidRPr="00000000" w14:paraId="00002184">
    <w:pPr>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85">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0"/>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86">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88">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89">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8A">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8B">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8C">
    <w:pPr>
      <w:spacing w:after="0" w:line="259" w:lineRule="auto"/>
      <w:ind w:left="57" w:firstLine="0"/>
      <w:rPr/>
    </w:pPr>
    <w:r w:rsidDel="00000000" w:rsidR="00000000" w:rsidRPr="00000000">
      <w:rPr>
        <w:rtl w:val="0"/>
      </w:rPr>
      <w:t xml:space="preserve"> </w:t>
      <w:tab/>
      <w:t xml:space="preserve"> </w:t>
    </w:r>
  </w:p>
  <w:p w:rsidR="00000000" w:rsidDel="00000000" w:rsidP="00000000" w:rsidRDefault="00000000" w:rsidRPr="00000000" w14:paraId="0000218D">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8E">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1"/>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8F">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91">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92">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93">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94">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95">
    <w:pPr>
      <w:spacing w:after="0" w:line="259" w:lineRule="auto"/>
      <w:ind w:left="57" w:firstLine="0"/>
      <w:rPr/>
    </w:pPr>
    <w:r w:rsidDel="00000000" w:rsidR="00000000" w:rsidRPr="00000000">
      <w:rPr>
        <w:rtl w:val="0"/>
      </w:rPr>
      <w:t xml:space="preserve"> </w:t>
      <w:tab/>
      <w:t xml:space="preserve"> </w:t>
    </w:r>
  </w:p>
  <w:p w:rsidR="00000000" w:rsidDel="00000000" w:rsidP="00000000" w:rsidRDefault="00000000" w:rsidRPr="00000000" w14:paraId="0000219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205" name="Shape 20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207" name="Shape 20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209" name="Shape 209"/>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 name="Shape 21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7">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2"/>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98">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9A">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9B">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9C">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9D">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9E">
    <w:pPr>
      <w:spacing w:after="0" w:line="259" w:lineRule="auto"/>
      <w:ind w:left="2111" w:firstLine="0"/>
      <w:rPr/>
    </w:pPr>
    <w:r w:rsidDel="00000000" w:rsidR="00000000" w:rsidRPr="00000000">
      <w:rPr>
        <w:rtl w:val="0"/>
      </w:rPr>
      <w:t xml:space="preserve"> </w:t>
      <w:tab/>
      <w:t xml:space="preserve"> </w:t>
      <w:tab/>
      <w:t xml:space="preserve"> </w:t>
    </w:r>
  </w:p>
  <w:p w:rsidR="00000000" w:rsidDel="00000000" w:rsidP="00000000" w:rsidRDefault="00000000" w:rsidRPr="00000000" w14:paraId="0000219F">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6"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25" name="Shape 12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27" name="Shape 127"/>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29" name="Shape 129"/>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A0">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3"/>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A1">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A3">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A4">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A5">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A6">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A7">
    <w:pPr>
      <w:tabs>
        <w:tab w:val="center" w:leader="none" w:pos="310"/>
        <w:tab w:val="center" w:leader="none" w:pos="6689"/>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t xml:space="preserve"> </w:t>
    </w:r>
  </w:p>
  <w:p w:rsidR="00000000" w:rsidDel="00000000" w:rsidP="00000000" w:rsidRDefault="00000000" w:rsidRPr="00000000" w14:paraId="000021A8">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3" name="Shape 1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5" name="Shape 1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7" name="Shape 17"/>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A9">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4"/>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AA">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AC">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AD">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AE">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AF">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B0">
    <w:pPr>
      <w:spacing w:after="0" w:line="259" w:lineRule="auto"/>
      <w:ind w:firstLine="0"/>
      <w:rPr/>
    </w:pPr>
    <w:r w:rsidDel="00000000" w:rsidR="00000000" w:rsidRPr="00000000">
      <w:rPr>
        <w:rtl w:val="0"/>
      </w:rPr>
      <w:t xml:space="preserve">--- </w:t>
    </w:r>
  </w:p>
  <w:p w:rsidR="00000000" w:rsidDel="00000000" w:rsidP="00000000" w:rsidRDefault="00000000" w:rsidRPr="00000000" w14:paraId="000021B1">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9"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49" name="Shape 14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51" name="Shape 15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53" name="Shape 15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B2">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5"/>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B3">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B5">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B6">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B7">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B8">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B9">
    <w:pPr>
      <w:spacing w:after="0" w:line="259" w:lineRule="auto"/>
      <w:ind w:left="160" w:firstLine="0"/>
      <w:rPr/>
    </w:pPr>
    <w:r w:rsidDel="00000000" w:rsidR="00000000" w:rsidRPr="00000000">
      <w:rPr>
        <w:rtl w:val="0"/>
      </w:rPr>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21BA">
    <w:pPr>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BB">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6"/>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BC">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BE">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BF">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C0">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C1">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C2">
    <w:pPr>
      <w:spacing w:after="0" w:line="259" w:lineRule="auto"/>
      <w:ind w:left="238" w:firstLine="0"/>
      <w:rPr/>
    </w:pPr>
    <w:r w:rsidDel="00000000" w:rsidR="00000000" w:rsidRPr="00000000">
      <w:rPr>
        <w:rtl w:val="0"/>
      </w:rPr>
      <w:t xml:space="preserve"> </w:t>
      <w:tab/>
      <w:t xml:space="preserve"> </w:t>
      <w:tab/>
      <w:t xml:space="preserve"> </w:t>
    </w:r>
  </w:p>
  <w:p w:rsidR="00000000" w:rsidDel="00000000" w:rsidP="00000000" w:rsidRDefault="00000000" w:rsidRPr="00000000" w14:paraId="000021C3">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C4">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7"/>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C5">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C7">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C8">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C9">
    <w:pPr>
      <w:spacing w:after="1364" w:line="259" w:lineRule="auto"/>
      <w:ind w:left="15"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CA">
    <w:pPr>
      <w:spacing w:after="407" w:line="259" w:lineRule="auto"/>
      <w:ind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CB">
    <w:pPr>
      <w:spacing w:after="0" w:line="259" w:lineRule="auto"/>
      <w:ind w:left="76" w:firstLine="0"/>
      <w:jc w:val="center"/>
      <w:rPr/>
    </w:pPr>
    <w:r w:rsidDel="00000000" w:rsidR="00000000" w:rsidRPr="00000000">
      <w:rPr>
        <w:rtl w:val="0"/>
      </w:rPr>
      <w:t xml:space="preserve"> </w:t>
      <w:tab/>
      <w:t xml:space="preserve"> </w:t>
      <w:tab/>
      <w:t xml:space="preserve"> </w:t>
      <w:tab/>
      <w:t xml:space="preserve"> </w:t>
    </w:r>
  </w:p>
  <w:p w:rsidR="00000000" w:rsidDel="00000000" w:rsidP="00000000" w:rsidRDefault="00000000" w:rsidRPr="00000000" w14:paraId="000021CC">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7"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53" name="Shape 5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55" name="Shape 55"/>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57" name="Shape 57"/>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CD">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8"/>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CE">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D0">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D1">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D2">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D3">
    <w:pPr>
      <w:spacing w:after="207"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D4">
    <w:pPr>
      <w:spacing w:after="0" w:line="259" w:lineRule="auto"/>
      <w:ind w:left="627" w:firstLine="0"/>
      <w:jc w:val="center"/>
      <w:rPr/>
    </w:pPr>
    <w:r w:rsidDel="00000000" w:rsidR="00000000" w:rsidRPr="00000000">
      <w:rPr>
        <w:rtl w:val="0"/>
      </w:rPr>
      <w:t xml:space="preserve"> </w:t>
      <w:tab/>
      <w:t xml:space="preserve"> </w:t>
    </w:r>
  </w:p>
  <w:p w:rsidR="00000000" w:rsidDel="00000000" w:rsidP="00000000" w:rsidRDefault="00000000" w:rsidRPr="00000000" w14:paraId="000021D5">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81" name="Shape 18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83" name="Shape 18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85" name="Shape 18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8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D6">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39"/>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D7">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D9">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DA">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DB">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DC">
    <w:pPr>
      <w:spacing w:after="252"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DD">
    <w:pPr>
      <w:tabs>
        <w:tab w:val="center" w:leader="none" w:pos="3538"/>
        <w:tab w:val="center" w:leader="none" w:pos="6486"/>
        <w:tab w:val="center" w:leader="none" w:pos="7250"/>
        <w:tab w:val="center" w:leader="none" w:pos="9254"/>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r>
  </w:p>
  <w:p w:rsidR="00000000" w:rsidDel="00000000" w:rsidP="00000000" w:rsidRDefault="00000000" w:rsidRPr="00000000" w14:paraId="000021DE">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8"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41" name="Shape 14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43" name="Shape 14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45" name="Shape 14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7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DF">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tbl>
    <w:tblPr>
      <w:tblStyle w:val="Table40"/>
      <w:tblpPr w:leftFromText="0" w:rightFromText="0" w:topFromText="0" w:bottomFromText="0" w:vertAnchor="page" w:horzAnchor="page" w:tblpX="0" w:tblpY="370"/>
      <w:tblW w:w="11008.0" w:type="dxa"/>
      <w:jc w:val="left"/>
      <w:tblLayout w:type="fixed"/>
      <w:tblLook w:val="0400"/>
    </w:tblPr>
    <w:tblGrid>
      <w:gridCol w:w="7770"/>
      <w:gridCol w:w="3238"/>
      <w:tblGridChange w:id="0">
        <w:tblGrid>
          <w:gridCol w:w="7770"/>
          <w:gridCol w:w="3238"/>
        </w:tblGrid>
      </w:tblGridChange>
    </w:tblGrid>
    <w:tr>
      <w:trPr>
        <w:cantSplit w:val="0"/>
        <w:trHeight w:val="380" w:hRule="atLeast"/>
        <w:tblHeader w:val="0"/>
      </w:trPr>
      <w:tc>
        <w:tcPr>
          <w:gridSpan w:val="2"/>
          <w:tcBorders>
            <w:top w:color="000000" w:space="0" w:sz="8" w:val="single"/>
            <w:left w:color="000000" w:space="0" w:sz="0" w:val="nil"/>
            <w:bottom w:color="00a797" w:space="0" w:sz="8" w:val="single"/>
            <w:right w:color="000000" w:space="0" w:sz="8" w:val="single"/>
          </w:tcBorders>
          <w:shd w:fill="000000" w:val="clear"/>
          <w:vAlign w:val="center"/>
        </w:tcPr>
        <w:p w:rsidR="00000000" w:rsidDel="00000000" w:rsidP="00000000" w:rsidRDefault="00000000" w:rsidRPr="00000000" w14:paraId="000021E0">
          <w:pPr>
            <w:spacing w:line="259" w:lineRule="auto"/>
            <w:ind w:firstLine="0"/>
            <w:jc w:val="right"/>
            <w:rPr/>
          </w:pPr>
          <w:r w:rsidDel="00000000" w:rsidR="00000000" w:rsidRPr="00000000">
            <w:rPr>
              <w:rFonts w:ascii="Calibri" w:cs="Calibri" w:eastAsia="Calibri" w:hAnsi="Calibri"/>
              <w:sz w:val="12"/>
              <w:szCs w:val="12"/>
              <w:rtl w:val="0"/>
            </w:rPr>
            <w:t xml:space="preserve"> </w:t>
          </w:r>
          <w:r w:rsidDel="00000000" w:rsidR="00000000" w:rsidRPr="00000000">
            <w:rPr>
              <w:rtl w:val="0"/>
            </w:rPr>
          </w:r>
        </w:p>
      </w:tc>
    </w:tr>
    <w:tr>
      <w:trPr>
        <w:cantSplit w:val="0"/>
        <w:trHeight w:val="920" w:hRule="atLeast"/>
        <w:tblHeader w:val="0"/>
      </w:trPr>
      <w:tc>
        <w:tcPr>
          <w:tcBorders>
            <w:top w:color="00a797" w:space="0" w:sz="8" w:val="single"/>
            <w:left w:color="000000" w:space="0" w:sz="0" w:val="nil"/>
            <w:bottom w:color="00a797" w:space="0" w:sz="8" w:val="single"/>
            <w:right w:color="00a797" w:space="0" w:sz="8" w:val="single"/>
          </w:tcBorders>
          <w:shd w:fill="00a797" w:val="clear"/>
        </w:tcPr>
        <w:p w:rsidR="00000000" w:rsidDel="00000000" w:rsidP="00000000" w:rsidRDefault="00000000" w:rsidRPr="00000000" w14:paraId="000021E2">
          <w:pPr>
            <w:spacing w:after="160" w:line="259" w:lineRule="auto"/>
            <w:ind w:firstLine="0"/>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vAlign w:val="center"/>
        </w:tcPr>
        <w:p w:rsidR="00000000" w:rsidDel="00000000" w:rsidP="00000000" w:rsidRDefault="00000000" w:rsidRPr="00000000" w14:paraId="000021E3">
          <w:pPr>
            <w:spacing w:line="259" w:lineRule="auto"/>
            <w:ind w:left="907"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Fonts w:ascii="PT Serif" w:cs="PT Serif" w:eastAsia="PT Serif" w:hAnsi="PT Serif"/>
              <w:sz w:val="22"/>
              <w:szCs w:val="22"/>
              <w:rtl w:val="0"/>
            </w:rPr>
            <w:t xml:space="preserve"> </w:t>
          </w:r>
          <w:r w:rsidDel="00000000" w:rsidR="00000000" w:rsidRPr="00000000">
            <w:rPr>
              <w:rtl w:val="0"/>
            </w:rPr>
          </w:r>
        </w:p>
      </w:tc>
    </w:tr>
  </w:tbl>
  <w:p w:rsidR="00000000" w:rsidDel="00000000" w:rsidP="00000000" w:rsidRDefault="00000000" w:rsidRPr="00000000" w14:paraId="000021E4">
    <w:pPr>
      <w:spacing w:after="1364" w:line="259" w:lineRule="auto"/>
      <w:ind w:firstLine="0"/>
      <w:rPr/>
    </w:pPr>
    <w:r w:rsidDel="00000000" w:rsidR="00000000" w:rsidRPr="00000000">
      <w:rPr>
        <w:rFonts w:ascii="PT Serif" w:cs="PT Serif" w:eastAsia="PT Serif" w:hAnsi="PT Serif"/>
        <w:color w:val="01857b"/>
        <w:sz w:val="22"/>
        <w:szCs w:val="22"/>
        <w:rtl w:val="0"/>
      </w:rPr>
      <w:t xml:space="preserve"> </w:t>
    </w:r>
    <w:r w:rsidDel="00000000" w:rsidR="00000000" w:rsidRPr="00000000">
      <w:rPr>
        <w:rtl w:val="0"/>
      </w:rPr>
    </w:r>
  </w:p>
  <w:p w:rsidR="00000000" w:rsidDel="00000000" w:rsidP="00000000" w:rsidRDefault="00000000" w:rsidRPr="00000000" w14:paraId="000021E5">
    <w:pPr>
      <w:spacing w:after="261" w:line="259" w:lineRule="auto"/>
      <w:ind w:left="-15" w:firstLine="0"/>
      <w:rPr/>
    </w:pPr>
    <w:r w:rsidDel="00000000" w:rsidR="00000000" w:rsidRPr="00000000">
      <w:rPr>
        <w:rFonts w:ascii="Calibri" w:cs="Calibri" w:eastAsia="Calibri" w:hAnsi="Calibri"/>
        <w:color w:val="666666"/>
        <w:sz w:val="12"/>
        <w:szCs w:val="12"/>
        <w:rtl w:val="0"/>
      </w:rPr>
      <w:t xml:space="preserve"> </w:t>
    </w:r>
    <w:r w:rsidDel="00000000" w:rsidR="00000000" w:rsidRPr="00000000">
      <w:rPr>
        <w:rtl w:val="0"/>
      </w:rPr>
    </w:r>
  </w:p>
  <w:p w:rsidR="00000000" w:rsidDel="00000000" w:rsidP="00000000" w:rsidRDefault="00000000" w:rsidRPr="00000000" w14:paraId="000021E6">
    <w:pPr>
      <w:tabs>
        <w:tab w:val="center" w:leader="none" w:pos="6486"/>
        <w:tab w:val="center" w:leader="none" w:pos="7250"/>
        <w:tab w:val="center" w:leader="none" w:pos="9231"/>
      </w:tabs>
      <w:spacing w:after="0" w:line="259" w:lineRule="auto"/>
      <w:ind w:firstLine="0"/>
      <w:rPr/>
    </w:pP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 </w:t>
      <w:tab/>
    </w: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 </w:t>
    </w:r>
  </w:p>
  <w:p w:rsidR="00000000" w:rsidDel="00000000" w:rsidP="00000000" w:rsidRDefault="00000000" w:rsidRPr="00000000" w14:paraId="000021E7">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2533370</wp:posOffset>
              </wp:positionH>
              <wp:positionV relativeFrom="page">
                <wp:posOffset>7874655</wp:posOffset>
              </wp:positionV>
              <wp:extent cx="1581150" cy="112196"/>
              <wp:effectExtent b="0" l="0" r="0" t="0"/>
              <wp:wrapNone/>
              <wp:docPr id="74" name=""/>
              <a:graphic>
                <a:graphicData uri="http://schemas.microsoft.com/office/word/2010/wordprocessingGroup">
                  <wpg:wgp>
                    <wpg:cNvGrpSpPr/>
                    <wpg:grpSpPr>
                      <a:xfrm>
                        <a:off x="4555425" y="3723900"/>
                        <a:ext cx="1581150" cy="112196"/>
                        <a:chOff x="4555425" y="3723900"/>
                        <a:chExt cx="1581150" cy="112200"/>
                      </a:xfrm>
                    </wpg:grpSpPr>
                    <wpg:grpSp>
                      <wpg:cNvGrpSpPr/>
                      <wpg:grpSpPr>
                        <a:xfrm>
                          <a:off x="4555425" y="3723902"/>
                          <a:ext cx="1581150" cy="112196"/>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09" name="Shape 109"/>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1459800" y="0"/>
                              <a:chExt cx="7772400" cy="7560000"/>
                            </a:xfrm>
                          </wpg:grpSpPr>
                          <wps:wsp>
                            <wps:cNvSpPr/>
                            <wps:cNvPr id="111" name="Shape 111"/>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13" name="Shape 11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0"/>
                                  <a:ext cx="7772400" cy="10058400"/>
                                </a:xfrm>
                                <a:custGeom>
                                  <a:rect b="b" l="l" r="r" t="t"/>
                                  <a:pathLst>
                                    <a:path extrusionOk="0" h="10058400" w="7772400">
                                      <a:moveTo>
                                        <a:pt x="0" y="0"/>
                                      </a:moveTo>
                                      <a:lnTo>
                                        <a:pt x="7772400" y="0"/>
                                      </a:lnTo>
                                      <a:lnTo>
                                        <a:pt x="7772400" y="10058400"/>
                                      </a:lnTo>
                                      <a:lnTo>
                                        <a:pt x="0" y="10058400"/>
                                      </a:lnTo>
                                      <a:lnTo>
                                        <a:pt x="0" y="0"/>
                                      </a:lnTo>
                                    </a:path>
                                  </a:pathLst>
                                </a:custGeom>
                                <a:solidFill>
                                  <a:srgbClr val="CCCCCC"/>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2533370</wp:posOffset>
              </wp:positionH>
              <wp:positionV relativeFrom="page">
                <wp:posOffset>7874655</wp:posOffset>
              </wp:positionV>
              <wp:extent cx="1581150" cy="112196"/>
              <wp:effectExtent b="0" l="0" r="0" t="0"/>
              <wp:wrapNone/>
              <wp:docPr id="7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581150" cy="11219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swald" w:cs="Oswald" w:eastAsia="Oswald" w:hAnsi="Oswald"/>
        <w:sz w:val="24"/>
        <w:szCs w:val="24"/>
        <w:lang w:val="en"/>
      </w:rPr>
    </w:rPrDefault>
    <w:pPrDefault>
      <w:pPr>
        <w:spacing w:after="202" w:line="248.00000000000006" w:lineRule="auto"/>
        <w:ind w:firstLine="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81" w:line="259" w:lineRule="auto"/>
      <w:ind w:right="39" w:firstLine="0"/>
    </w:pPr>
    <w:rPr>
      <w:rFonts w:ascii="Calibri" w:cs="Calibri" w:eastAsia="Calibri" w:hAnsi="Calibri"/>
      <w:b w:val="1"/>
      <w:bCs w:val="1"/>
      <w:color w:val="000000"/>
      <w:sz w:val="72"/>
      <w:szCs w:val="72"/>
      <w:u w:val="single"/>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35" w:line="265" w:lineRule="auto"/>
      <w:ind w:left="10" w:right="146" w:hanging="10"/>
    </w:pPr>
    <w:rPr>
      <w:rFonts w:ascii="Calibri" w:cs="Calibri" w:eastAsia="Calibri" w:hAnsi="Calibri"/>
      <w:b w:val="1"/>
      <w:bCs w:val="1"/>
      <w:color w:val="000000"/>
      <w:sz w:val="36"/>
      <w:szCs w:val="36"/>
      <w:u w:val="single"/>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215" w:line="267" w:lineRule="auto"/>
      <w:ind w:left="403" w:hanging="10"/>
    </w:pPr>
    <w:rPr>
      <w:rFonts w:ascii="Calibri" w:cs="Calibri" w:eastAsia="Calibri" w:hAnsi="Calibri"/>
      <w:b w:val="1"/>
      <w:bCs w:val="1"/>
      <w:color w:val="000000"/>
      <w:sz w:val="28"/>
      <w:szCs w:val="28"/>
      <w:u w:val="single"/>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205" w:line="249" w:lineRule="auto"/>
      <w:ind w:left="10" w:right="28" w:hanging="10"/>
    </w:pPr>
    <w:rPr>
      <w:rFonts w:ascii="Calibri" w:cs="Calibri" w:eastAsia="Calibri" w:hAnsi="Calibri"/>
      <w:b w:val="1"/>
      <w:bCs w:val="1"/>
      <w:color w:val="01857b"/>
      <w:sz w:val="26"/>
      <w:szCs w:val="26"/>
      <w:u w:val="single"/>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205" w:line="249" w:lineRule="auto"/>
      <w:ind w:left="10" w:right="28" w:hanging="10"/>
    </w:pPr>
    <w:rPr>
      <w:rFonts w:ascii="Calibri" w:cs="Calibri" w:eastAsia="Calibri" w:hAnsi="Calibri"/>
      <w:b w:val="1"/>
      <w:bCs w:val="1"/>
      <w:color w:val="01857b"/>
      <w:sz w:val="26"/>
      <w:szCs w:val="26"/>
      <w:u w:val="single"/>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205" w:line="249" w:lineRule="auto"/>
      <w:ind w:left="10" w:right="28" w:hanging="10"/>
    </w:pPr>
    <w:rPr>
      <w:rFonts w:ascii="Calibri" w:cs="Calibri" w:eastAsia="Calibri" w:hAnsi="Calibri"/>
      <w:b w:val="1"/>
      <w:bCs w:val="1"/>
      <w:color w:val="01857b"/>
      <w:sz w:val="26"/>
      <w:szCs w:val="26"/>
      <w:u w:val="single"/>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pPr>
      <w:spacing w:after="0" w:line="240" w:lineRule="auto"/>
    </w:pPr>
    <w:tblPr>
      <w:tblStyleRowBandSize w:val="1"/>
      <w:tblStyleColBandSize w:val="1"/>
      <w:tblCellMar>
        <w:left w:w="0.0" w:type="dxa"/>
        <w:right w:w="0.0" w:type="dxa"/>
      </w:tblCellMar>
    </w:tblPr>
  </w:style>
  <w:style w:type="table" w:styleId="a3" w:customStyle="1">
    <w:basedOn w:val="TableNormal"/>
    <w:pPr>
      <w:spacing w:after="0" w:line="240" w:lineRule="auto"/>
    </w:pPr>
    <w:tblPr>
      <w:tblStyleRowBandSize w:val="1"/>
      <w:tblStyleColBandSize w:val="1"/>
      <w:tblCellMar>
        <w:top w:w="5.0" w:type="dxa"/>
        <w:left w:w="0.0" w:type="dxa"/>
        <w:bottom w:w="1.0" w:type="dxa"/>
        <w:right w:w="0.0" w:type="dxa"/>
      </w:tblCellMar>
    </w:tblPr>
  </w:style>
  <w:style w:type="table" w:styleId="a4" w:customStyle="1">
    <w:basedOn w:val="TableNormal"/>
    <w:pPr>
      <w:spacing w:after="0" w:line="240" w:lineRule="auto"/>
    </w:pPr>
    <w:tblPr>
      <w:tblStyleRowBandSize w:val="1"/>
      <w:tblStyleColBandSize w:val="1"/>
      <w:tblCellMar>
        <w:left w:w="115.0" w:type="dxa"/>
        <w:right w:w="1038.0" w:type="dxa"/>
      </w:tblCellMar>
    </w:tblPr>
  </w:style>
  <w:style w:type="table" w:styleId="a5" w:customStyle="1">
    <w:basedOn w:val="TableNormal"/>
    <w:pPr>
      <w:spacing w:after="0" w:line="240" w:lineRule="auto"/>
    </w:pPr>
    <w:tblPr>
      <w:tblStyleRowBandSize w:val="1"/>
      <w:tblStyleColBandSize w:val="1"/>
      <w:tblCellMar>
        <w:left w:w="115.0" w:type="dxa"/>
        <w:right w:w="1038.0" w:type="dxa"/>
      </w:tblCellMar>
    </w:tblPr>
  </w:style>
  <w:style w:type="table" w:styleId="a6" w:customStyle="1">
    <w:basedOn w:val="TableNormal"/>
    <w:pPr>
      <w:spacing w:after="0" w:line="240" w:lineRule="auto"/>
    </w:pPr>
    <w:tblPr>
      <w:tblStyleRowBandSize w:val="1"/>
      <w:tblStyleColBandSize w:val="1"/>
      <w:tblCellMar>
        <w:left w:w="115.0" w:type="dxa"/>
        <w:right w:w="1038.0" w:type="dxa"/>
      </w:tblCellMar>
    </w:tblPr>
  </w:style>
  <w:style w:type="table" w:styleId="a7" w:customStyle="1">
    <w:basedOn w:val="TableNormal"/>
    <w:pPr>
      <w:spacing w:after="0" w:line="240" w:lineRule="auto"/>
    </w:pPr>
    <w:tblPr>
      <w:tblStyleRowBandSize w:val="1"/>
      <w:tblStyleColBandSize w:val="1"/>
      <w:tblCellMar>
        <w:left w:w="115.0" w:type="dxa"/>
        <w:right w:w="1038.0" w:type="dxa"/>
      </w:tblCellMar>
    </w:tblPr>
  </w:style>
  <w:style w:type="table" w:styleId="a8" w:customStyle="1">
    <w:basedOn w:val="TableNormal"/>
    <w:pPr>
      <w:spacing w:after="0" w:line="240" w:lineRule="auto"/>
    </w:pPr>
    <w:tblPr>
      <w:tblStyleRowBandSize w:val="1"/>
      <w:tblStyleColBandSize w:val="1"/>
      <w:tblCellMar>
        <w:left w:w="115.0" w:type="dxa"/>
        <w:right w:w="1038.0" w:type="dxa"/>
      </w:tblCellMar>
    </w:tblPr>
  </w:style>
  <w:style w:type="table" w:styleId="a9" w:customStyle="1">
    <w:basedOn w:val="TableNormal"/>
    <w:pPr>
      <w:spacing w:after="0" w:line="240" w:lineRule="auto"/>
    </w:pPr>
    <w:tblPr>
      <w:tblStyleRowBandSize w:val="1"/>
      <w:tblStyleColBandSize w:val="1"/>
      <w:tblCellMar>
        <w:left w:w="115.0" w:type="dxa"/>
        <w:right w:w="1038.0" w:type="dxa"/>
      </w:tblCellMar>
    </w:tblPr>
  </w:style>
  <w:style w:type="table" w:styleId="aa" w:customStyle="1">
    <w:basedOn w:val="TableNormal"/>
    <w:pPr>
      <w:spacing w:after="0" w:line="240" w:lineRule="auto"/>
    </w:pPr>
    <w:tblPr>
      <w:tblStyleRowBandSize w:val="1"/>
      <w:tblStyleColBandSize w:val="1"/>
      <w:tblCellMar>
        <w:left w:w="115.0" w:type="dxa"/>
        <w:right w:w="1038.0" w:type="dxa"/>
      </w:tblCellMar>
    </w:tblPr>
  </w:style>
  <w:style w:type="table" w:styleId="ab" w:customStyle="1">
    <w:basedOn w:val="TableNormal"/>
    <w:pPr>
      <w:spacing w:after="0" w:line="240" w:lineRule="auto"/>
    </w:pPr>
    <w:tblPr>
      <w:tblStyleRowBandSize w:val="1"/>
      <w:tblStyleColBandSize w:val="1"/>
      <w:tblCellMar>
        <w:left w:w="115.0" w:type="dxa"/>
        <w:right w:w="1038.0" w:type="dxa"/>
      </w:tblCellMar>
    </w:tblPr>
  </w:style>
  <w:style w:type="table" w:styleId="ac" w:customStyle="1">
    <w:basedOn w:val="TableNormal"/>
    <w:pPr>
      <w:spacing w:after="0" w:line="240" w:lineRule="auto"/>
    </w:pPr>
    <w:tblPr>
      <w:tblStyleRowBandSize w:val="1"/>
      <w:tblStyleColBandSize w:val="1"/>
      <w:tblCellMar>
        <w:left w:w="115.0" w:type="dxa"/>
        <w:right w:w="1038.0" w:type="dxa"/>
      </w:tblCellMar>
    </w:tblPr>
  </w:style>
  <w:style w:type="table" w:styleId="ad" w:customStyle="1">
    <w:basedOn w:val="TableNormal"/>
    <w:pPr>
      <w:spacing w:after="0" w:line="240" w:lineRule="auto"/>
    </w:pPr>
    <w:tblPr>
      <w:tblStyleRowBandSize w:val="1"/>
      <w:tblStyleColBandSize w:val="1"/>
      <w:tblCellMar>
        <w:left w:w="115.0" w:type="dxa"/>
        <w:right w:w="1038.0" w:type="dxa"/>
      </w:tblCellMar>
    </w:tblPr>
  </w:style>
  <w:style w:type="table" w:styleId="ae" w:customStyle="1">
    <w:basedOn w:val="TableNormal"/>
    <w:pPr>
      <w:spacing w:after="0" w:line="240" w:lineRule="auto"/>
    </w:pPr>
    <w:tblPr>
      <w:tblStyleRowBandSize w:val="1"/>
      <w:tblStyleColBandSize w:val="1"/>
      <w:tblCellMar>
        <w:left w:w="115.0" w:type="dxa"/>
        <w:right w:w="1038.0" w:type="dxa"/>
      </w:tblCellMar>
    </w:tblPr>
  </w:style>
  <w:style w:type="table" w:styleId="af" w:customStyle="1">
    <w:basedOn w:val="TableNormal"/>
    <w:pPr>
      <w:spacing w:after="0" w:line="240" w:lineRule="auto"/>
    </w:pPr>
    <w:tblPr>
      <w:tblStyleRowBandSize w:val="1"/>
      <w:tblStyleColBandSize w:val="1"/>
      <w:tblCellMar>
        <w:left w:w="115.0" w:type="dxa"/>
        <w:right w:w="1038.0" w:type="dxa"/>
      </w:tblCellMar>
    </w:tblPr>
  </w:style>
  <w:style w:type="table" w:styleId="af0" w:customStyle="1">
    <w:basedOn w:val="TableNormal"/>
    <w:pPr>
      <w:spacing w:after="0" w:line="240" w:lineRule="auto"/>
    </w:pPr>
    <w:tblPr>
      <w:tblStyleRowBandSize w:val="1"/>
      <w:tblStyleColBandSize w:val="1"/>
      <w:tblCellMar>
        <w:left w:w="115.0" w:type="dxa"/>
        <w:right w:w="1038.0" w:type="dxa"/>
      </w:tblCellMar>
    </w:tblPr>
  </w:style>
  <w:style w:type="table" w:styleId="af1" w:customStyle="1">
    <w:basedOn w:val="TableNormal"/>
    <w:pPr>
      <w:spacing w:after="0" w:line="240" w:lineRule="auto"/>
    </w:pPr>
    <w:tblPr>
      <w:tblStyleRowBandSize w:val="1"/>
      <w:tblStyleColBandSize w:val="1"/>
      <w:tblCellMar>
        <w:left w:w="115.0" w:type="dxa"/>
        <w:right w:w="1038.0" w:type="dxa"/>
      </w:tblCellMar>
    </w:tblPr>
  </w:style>
  <w:style w:type="table" w:styleId="af2" w:customStyle="1">
    <w:basedOn w:val="TableNormal"/>
    <w:pPr>
      <w:spacing w:after="0" w:line="240" w:lineRule="auto"/>
    </w:pPr>
    <w:tblPr>
      <w:tblStyleRowBandSize w:val="1"/>
      <w:tblStyleColBandSize w:val="1"/>
      <w:tblCellMar>
        <w:left w:w="115.0" w:type="dxa"/>
        <w:right w:w="1038.0" w:type="dxa"/>
      </w:tblCellMar>
    </w:tblPr>
  </w:style>
  <w:style w:type="table" w:styleId="af3" w:customStyle="1">
    <w:basedOn w:val="TableNormal"/>
    <w:pPr>
      <w:spacing w:after="0" w:line="240" w:lineRule="auto"/>
    </w:pPr>
    <w:tblPr>
      <w:tblStyleRowBandSize w:val="1"/>
      <w:tblStyleColBandSize w:val="1"/>
      <w:tblCellMar>
        <w:left w:w="115.0" w:type="dxa"/>
        <w:right w:w="1038.0" w:type="dxa"/>
      </w:tblCellMar>
    </w:tblPr>
  </w:style>
  <w:style w:type="table" w:styleId="af4" w:customStyle="1">
    <w:basedOn w:val="TableNormal"/>
    <w:pPr>
      <w:spacing w:after="0" w:line="240" w:lineRule="auto"/>
    </w:pPr>
    <w:tblPr>
      <w:tblStyleRowBandSize w:val="1"/>
      <w:tblStyleColBandSize w:val="1"/>
      <w:tblCellMar>
        <w:left w:w="115.0" w:type="dxa"/>
        <w:right w:w="1038.0" w:type="dxa"/>
      </w:tblCellMar>
    </w:tblPr>
  </w:style>
  <w:style w:type="table" w:styleId="af5" w:customStyle="1">
    <w:basedOn w:val="TableNormal"/>
    <w:pPr>
      <w:spacing w:after="0" w:line="240" w:lineRule="auto"/>
    </w:pPr>
    <w:tblPr>
      <w:tblStyleRowBandSize w:val="1"/>
      <w:tblStyleColBandSize w:val="1"/>
      <w:tblCellMar>
        <w:left w:w="115.0" w:type="dxa"/>
        <w:right w:w="1038.0" w:type="dxa"/>
      </w:tblCellMar>
    </w:tblPr>
  </w:style>
  <w:style w:type="table" w:styleId="af6" w:customStyle="1">
    <w:basedOn w:val="TableNormal"/>
    <w:pPr>
      <w:spacing w:after="0" w:line="240" w:lineRule="auto"/>
    </w:pPr>
    <w:tblPr>
      <w:tblStyleRowBandSize w:val="1"/>
      <w:tblStyleColBandSize w:val="1"/>
      <w:tblCellMar>
        <w:left w:w="115.0" w:type="dxa"/>
        <w:right w:w="1038.0" w:type="dxa"/>
      </w:tblCellMar>
    </w:tblPr>
  </w:style>
  <w:style w:type="table" w:styleId="af7" w:customStyle="1">
    <w:basedOn w:val="TableNormal"/>
    <w:pPr>
      <w:spacing w:after="0" w:line="240" w:lineRule="auto"/>
    </w:pPr>
    <w:tblPr>
      <w:tblStyleRowBandSize w:val="1"/>
      <w:tblStyleColBandSize w:val="1"/>
      <w:tblCellMar>
        <w:left w:w="115.0" w:type="dxa"/>
        <w:right w:w="1038.0" w:type="dxa"/>
      </w:tblCellMar>
    </w:tblPr>
  </w:style>
  <w:style w:type="table" w:styleId="af8" w:customStyle="1">
    <w:basedOn w:val="TableNormal"/>
    <w:pPr>
      <w:spacing w:after="0" w:line="240" w:lineRule="auto"/>
    </w:pPr>
    <w:tblPr>
      <w:tblStyleRowBandSize w:val="1"/>
      <w:tblStyleColBandSize w:val="1"/>
      <w:tblCellMar>
        <w:left w:w="115.0" w:type="dxa"/>
        <w:right w:w="1038.0" w:type="dxa"/>
      </w:tblCellMar>
    </w:tblPr>
  </w:style>
  <w:style w:type="table" w:styleId="af9" w:customStyle="1">
    <w:basedOn w:val="TableNormal"/>
    <w:pPr>
      <w:spacing w:after="0" w:line="240" w:lineRule="auto"/>
    </w:pPr>
    <w:tblPr>
      <w:tblStyleRowBandSize w:val="1"/>
      <w:tblStyleColBandSize w:val="1"/>
      <w:tblCellMar>
        <w:left w:w="115.0" w:type="dxa"/>
        <w:right w:w="1038.0" w:type="dxa"/>
      </w:tblCellMar>
    </w:tblPr>
  </w:style>
  <w:style w:type="table" w:styleId="afa" w:customStyle="1">
    <w:basedOn w:val="TableNormal"/>
    <w:pPr>
      <w:spacing w:after="0" w:line="240" w:lineRule="auto"/>
    </w:pPr>
    <w:tblPr>
      <w:tblStyleRowBandSize w:val="1"/>
      <w:tblStyleColBandSize w:val="1"/>
      <w:tblCellMar>
        <w:left w:w="115.0" w:type="dxa"/>
        <w:right w:w="1038.0" w:type="dxa"/>
      </w:tblCellMar>
    </w:tblPr>
  </w:style>
  <w:style w:type="table" w:styleId="afb" w:customStyle="1">
    <w:basedOn w:val="TableNormal"/>
    <w:pPr>
      <w:spacing w:after="0" w:line="240" w:lineRule="auto"/>
    </w:pPr>
    <w:tblPr>
      <w:tblStyleRowBandSize w:val="1"/>
      <w:tblStyleColBandSize w:val="1"/>
      <w:tblCellMar>
        <w:left w:w="115.0" w:type="dxa"/>
        <w:right w:w="1038.0" w:type="dxa"/>
      </w:tblCellMar>
    </w:tblPr>
  </w:style>
  <w:style w:type="table" w:styleId="afc" w:customStyle="1">
    <w:basedOn w:val="TableNormal"/>
    <w:pPr>
      <w:spacing w:after="0" w:line="240" w:lineRule="auto"/>
    </w:pPr>
    <w:tblPr>
      <w:tblStyleRowBandSize w:val="1"/>
      <w:tblStyleColBandSize w:val="1"/>
      <w:tblCellMar>
        <w:left w:w="115.0" w:type="dxa"/>
        <w:right w:w="1038.0" w:type="dxa"/>
      </w:tblCellMar>
    </w:tblPr>
  </w:style>
  <w:style w:type="table" w:styleId="afd" w:customStyle="1">
    <w:basedOn w:val="TableNormal"/>
    <w:pPr>
      <w:spacing w:after="0" w:line="240" w:lineRule="auto"/>
    </w:pPr>
    <w:tblPr>
      <w:tblStyleRowBandSize w:val="1"/>
      <w:tblStyleColBandSize w:val="1"/>
      <w:tblCellMar>
        <w:left w:w="115.0" w:type="dxa"/>
        <w:right w:w="1038.0" w:type="dxa"/>
      </w:tblCellMar>
    </w:tblPr>
  </w:style>
  <w:style w:type="table" w:styleId="afe" w:customStyle="1">
    <w:basedOn w:val="TableNormal"/>
    <w:pPr>
      <w:spacing w:after="0" w:line="240" w:lineRule="auto"/>
    </w:pPr>
    <w:tblPr>
      <w:tblStyleRowBandSize w:val="1"/>
      <w:tblStyleColBandSize w:val="1"/>
      <w:tblCellMar>
        <w:left w:w="115.0" w:type="dxa"/>
        <w:right w:w="1038.0" w:type="dxa"/>
      </w:tblCellMar>
    </w:tblPr>
  </w:style>
  <w:style w:type="table" w:styleId="aff" w:customStyle="1">
    <w:basedOn w:val="TableNormal"/>
    <w:pPr>
      <w:spacing w:after="0" w:line="240" w:lineRule="auto"/>
    </w:pPr>
    <w:tblPr>
      <w:tblStyleRowBandSize w:val="1"/>
      <w:tblStyleColBandSize w:val="1"/>
      <w:tblCellMar>
        <w:left w:w="115.0" w:type="dxa"/>
        <w:right w:w="1038.0" w:type="dxa"/>
      </w:tblCellMar>
    </w:tblPr>
  </w:style>
  <w:style w:type="table" w:styleId="aff0" w:customStyle="1">
    <w:basedOn w:val="TableNormal"/>
    <w:pPr>
      <w:spacing w:after="0" w:line="240" w:lineRule="auto"/>
    </w:pPr>
    <w:tblPr>
      <w:tblStyleRowBandSize w:val="1"/>
      <w:tblStyleColBandSize w:val="1"/>
      <w:tblCellMar>
        <w:left w:w="115.0" w:type="dxa"/>
        <w:right w:w="1038.0" w:type="dxa"/>
      </w:tblCellMar>
    </w:tblPr>
  </w:style>
  <w:style w:type="table" w:styleId="aff1" w:customStyle="1">
    <w:basedOn w:val="TableNormal"/>
    <w:pPr>
      <w:spacing w:after="0" w:line="240" w:lineRule="auto"/>
    </w:pPr>
    <w:tblPr>
      <w:tblStyleRowBandSize w:val="1"/>
      <w:tblStyleColBandSize w:val="1"/>
      <w:tblCellMar>
        <w:left w:w="115.0" w:type="dxa"/>
        <w:right w:w="1038.0" w:type="dxa"/>
      </w:tblCellMar>
    </w:tblPr>
  </w:style>
  <w:style w:type="table" w:styleId="aff2" w:customStyle="1">
    <w:basedOn w:val="TableNormal"/>
    <w:pPr>
      <w:spacing w:after="0" w:line="240" w:lineRule="auto"/>
    </w:pPr>
    <w:tblPr>
      <w:tblStyleRowBandSize w:val="1"/>
      <w:tblStyleColBandSize w:val="1"/>
      <w:tblCellMar>
        <w:left w:w="115.0" w:type="dxa"/>
        <w:right w:w="1038.0" w:type="dxa"/>
      </w:tblCellMar>
    </w:tblPr>
  </w:style>
  <w:style w:type="table" w:styleId="aff3" w:customStyle="1">
    <w:basedOn w:val="TableNormal"/>
    <w:pPr>
      <w:spacing w:after="0" w:line="240" w:lineRule="auto"/>
    </w:pPr>
    <w:tblPr>
      <w:tblStyleRowBandSize w:val="1"/>
      <w:tblStyleColBandSize w:val="1"/>
      <w:tblCellMar>
        <w:left w:w="115.0" w:type="dxa"/>
        <w:right w:w="1038.0" w:type="dxa"/>
      </w:tblCellMar>
    </w:tblPr>
  </w:style>
  <w:style w:type="table" w:styleId="aff4" w:customStyle="1">
    <w:basedOn w:val="TableNormal"/>
    <w:pPr>
      <w:spacing w:after="0" w:line="240" w:lineRule="auto"/>
    </w:pPr>
    <w:tblPr>
      <w:tblStyleRowBandSize w:val="1"/>
      <w:tblStyleColBandSize w:val="1"/>
      <w:tblCellMar>
        <w:left w:w="115.0" w:type="dxa"/>
        <w:right w:w="1038.0" w:type="dxa"/>
      </w:tblCellMar>
    </w:tblPr>
  </w:style>
  <w:style w:type="table" w:styleId="aff5" w:customStyle="1">
    <w:basedOn w:val="TableNormal"/>
    <w:pPr>
      <w:spacing w:after="0" w:line="240" w:lineRule="auto"/>
    </w:pPr>
    <w:tblPr>
      <w:tblStyleRowBandSize w:val="1"/>
      <w:tblStyleColBandSize w:val="1"/>
      <w:tblCellMar>
        <w:left w:w="115.0" w:type="dxa"/>
        <w:right w:w="1038.0" w:type="dxa"/>
      </w:tblCellMar>
    </w:tblPr>
  </w:style>
  <w:style w:type="table" w:styleId="aff6" w:customStyle="1">
    <w:basedOn w:val="TableNormal"/>
    <w:pPr>
      <w:spacing w:after="0" w:line="240" w:lineRule="auto"/>
    </w:pPr>
    <w:tblPr>
      <w:tblStyleRowBandSize w:val="1"/>
      <w:tblStyleColBandSize w:val="1"/>
      <w:tblCellMar>
        <w:left w:w="115.0" w:type="dxa"/>
        <w:right w:w="1038.0" w:type="dxa"/>
      </w:tblCellMar>
    </w:tblPr>
  </w:style>
  <w:style w:type="table" w:styleId="aff7" w:customStyle="1">
    <w:basedOn w:val="TableNormal"/>
    <w:pPr>
      <w:spacing w:after="0" w:line="240" w:lineRule="auto"/>
    </w:pPr>
    <w:tblPr>
      <w:tblStyleRowBandSize w:val="1"/>
      <w:tblStyleColBandSize w:val="1"/>
      <w:tblCellMar>
        <w:left w:w="0.0" w:type="dxa"/>
        <w:right w:w="0.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pPr>
      <w:spacing w:after="0" w:line="240" w:lineRule="auto"/>
    </w:pPr>
    <w:tblPr>
      <w:tblStyleRowBandSize w:val="1"/>
      <w:tblStyleColBandSize w:val="1"/>
      <w:tblCellMar>
        <w:left w:w="0.0" w:type="dxa"/>
        <w:right w:w="0.0" w:type="dxa"/>
      </w:tblCellMar>
    </w:tblPr>
  </w:style>
  <w:style w:type="table" w:styleId="affb" w:customStyle="1">
    <w:basedOn w:val="TableNormal"/>
    <w:pPr>
      <w:spacing w:after="0" w:line="240" w:lineRule="auto"/>
    </w:pPr>
    <w:tblPr>
      <w:tblStyleRowBandSize w:val="1"/>
      <w:tblStyleColBandSize w:val="1"/>
      <w:tblCellMar>
        <w:top w:w="5.0" w:type="dxa"/>
        <w:left w:w="0.0" w:type="dxa"/>
        <w:bottom w:w="1.0" w:type="dxa"/>
        <w:right w:w="0.0" w:type="dxa"/>
      </w:tblCellMar>
    </w:tblPr>
  </w:style>
  <w:style w:type="table" w:styleId="affc" w:customStyle="1">
    <w:basedOn w:val="TableNormal"/>
    <w:pPr>
      <w:spacing w:after="0" w:line="240" w:lineRule="auto"/>
    </w:pPr>
    <w:tblPr>
      <w:tblStyleRowBandSize w:val="1"/>
      <w:tblStyleColBandSize w:val="1"/>
      <w:tblCellMar>
        <w:left w:w="115.0" w:type="dxa"/>
        <w:right w:w="1038.0" w:type="dxa"/>
      </w:tblCellMar>
    </w:tblPr>
  </w:style>
  <w:style w:type="table" w:styleId="affd" w:customStyle="1">
    <w:basedOn w:val="TableNormal"/>
    <w:pPr>
      <w:spacing w:after="0" w:line="240" w:lineRule="auto"/>
    </w:pPr>
    <w:tblPr>
      <w:tblStyleRowBandSize w:val="1"/>
      <w:tblStyleColBandSize w:val="1"/>
      <w:tblCellMar>
        <w:left w:w="115.0" w:type="dxa"/>
        <w:right w:w="1038.0" w:type="dxa"/>
      </w:tblCellMar>
    </w:tblPr>
  </w:style>
  <w:style w:type="table" w:styleId="affe" w:customStyle="1">
    <w:basedOn w:val="TableNormal"/>
    <w:pPr>
      <w:spacing w:after="0" w:line="240" w:lineRule="auto"/>
    </w:pPr>
    <w:tblPr>
      <w:tblStyleRowBandSize w:val="1"/>
      <w:tblStyleColBandSize w:val="1"/>
      <w:tblCellMar>
        <w:left w:w="115.0" w:type="dxa"/>
        <w:right w:w="1038.0" w:type="dxa"/>
      </w:tblCellMar>
    </w:tblPr>
  </w:style>
  <w:style w:type="table" w:styleId="afff" w:customStyle="1">
    <w:basedOn w:val="TableNormal"/>
    <w:pPr>
      <w:spacing w:after="0" w:line="240" w:lineRule="auto"/>
    </w:pPr>
    <w:tblPr>
      <w:tblStyleRowBandSize w:val="1"/>
      <w:tblStyleColBandSize w:val="1"/>
      <w:tblCellMar>
        <w:left w:w="115.0" w:type="dxa"/>
        <w:right w:w="1038.0" w:type="dxa"/>
      </w:tblCellMar>
    </w:tblPr>
  </w:style>
  <w:style w:type="table" w:styleId="afff0" w:customStyle="1">
    <w:basedOn w:val="TableNormal"/>
    <w:pPr>
      <w:spacing w:after="0" w:line="240" w:lineRule="auto"/>
    </w:pPr>
    <w:tblPr>
      <w:tblStyleRowBandSize w:val="1"/>
      <w:tblStyleColBandSize w:val="1"/>
      <w:tblCellMar>
        <w:left w:w="115.0" w:type="dxa"/>
        <w:right w:w="1038.0" w:type="dxa"/>
      </w:tblCellMar>
    </w:tblPr>
  </w:style>
  <w:style w:type="table" w:styleId="afff1" w:customStyle="1">
    <w:basedOn w:val="TableNormal"/>
    <w:pPr>
      <w:spacing w:after="0" w:line="240" w:lineRule="auto"/>
    </w:pPr>
    <w:tblPr>
      <w:tblStyleRowBandSize w:val="1"/>
      <w:tblStyleColBandSize w:val="1"/>
      <w:tblCellMar>
        <w:left w:w="115.0" w:type="dxa"/>
        <w:right w:w="1038.0" w:type="dxa"/>
      </w:tblCellMar>
    </w:tblPr>
  </w:style>
  <w:style w:type="table" w:styleId="afff2" w:customStyle="1">
    <w:basedOn w:val="TableNormal"/>
    <w:pPr>
      <w:spacing w:after="0" w:line="240" w:lineRule="auto"/>
    </w:pPr>
    <w:tblPr>
      <w:tblStyleRowBandSize w:val="1"/>
      <w:tblStyleColBandSize w:val="1"/>
      <w:tblCellMar>
        <w:left w:w="115.0" w:type="dxa"/>
        <w:right w:w="1038.0" w:type="dxa"/>
      </w:tblCellMar>
    </w:tblPr>
  </w:style>
  <w:style w:type="table" w:styleId="afff3" w:customStyle="1">
    <w:basedOn w:val="TableNormal"/>
    <w:pPr>
      <w:spacing w:after="0" w:line="240" w:lineRule="auto"/>
    </w:pPr>
    <w:tblPr>
      <w:tblStyleRowBandSize w:val="1"/>
      <w:tblStyleColBandSize w:val="1"/>
      <w:tblCellMar>
        <w:left w:w="115.0" w:type="dxa"/>
        <w:right w:w="1038.0" w:type="dxa"/>
      </w:tblCellMar>
    </w:tblPr>
  </w:style>
  <w:style w:type="table" w:styleId="afff4" w:customStyle="1">
    <w:basedOn w:val="TableNormal"/>
    <w:pPr>
      <w:spacing w:after="0" w:line="240" w:lineRule="auto"/>
    </w:pPr>
    <w:tblPr>
      <w:tblStyleRowBandSize w:val="1"/>
      <w:tblStyleColBandSize w:val="1"/>
      <w:tblCellMar>
        <w:left w:w="115.0" w:type="dxa"/>
        <w:right w:w="1038.0" w:type="dxa"/>
      </w:tblCellMar>
    </w:tblPr>
  </w:style>
  <w:style w:type="table" w:styleId="afff5" w:customStyle="1">
    <w:basedOn w:val="TableNormal"/>
    <w:pPr>
      <w:spacing w:after="0" w:line="240" w:lineRule="auto"/>
    </w:pPr>
    <w:tblPr>
      <w:tblStyleRowBandSize w:val="1"/>
      <w:tblStyleColBandSize w:val="1"/>
      <w:tblCellMar>
        <w:left w:w="115.0" w:type="dxa"/>
        <w:right w:w="1038.0" w:type="dxa"/>
      </w:tblCellMar>
    </w:tblPr>
  </w:style>
  <w:style w:type="table" w:styleId="afff6" w:customStyle="1">
    <w:basedOn w:val="TableNormal"/>
    <w:pPr>
      <w:spacing w:after="0" w:line="240" w:lineRule="auto"/>
    </w:pPr>
    <w:tblPr>
      <w:tblStyleRowBandSize w:val="1"/>
      <w:tblStyleColBandSize w:val="1"/>
      <w:tblCellMar>
        <w:left w:w="115.0" w:type="dxa"/>
        <w:right w:w="1038.0" w:type="dxa"/>
      </w:tblCellMar>
    </w:tblPr>
  </w:style>
  <w:style w:type="table" w:styleId="afff7" w:customStyle="1">
    <w:basedOn w:val="TableNormal"/>
    <w:pPr>
      <w:spacing w:after="0" w:line="240" w:lineRule="auto"/>
    </w:pPr>
    <w:tblPr>
      <w:tblStyleRowBandSize w:val="1"/>
      <w:tblStyleColBandSize w:val="1"/>
      <w:tblCellMar>
        <w:left w:w="115.0" w:type="dxa"/>
        <w:right w:w="1038.0" w:type="dxa"/>
      </w:tblCellMar>
    </w:tblPr>
  </w:style>
  <w:style w:type="table" w:styleId="afff8" w:customStyle="1">
    <w:basedOn w:val="TableNormal"/>
    <w:pPr>
      <w:spacing w:after="0" w:line="240" w:lineRule="auto"/>
    </w:pPr>
    <w:tblPr>
      <w:tblStyleRowBandSize w:val="1"/>
      <w:tblStyleColBandSize w:val="1"/>
      <w:tblCellMar>
        <w:left w:w="115.0" w:type="dxa"/>
        <w:right w:w="1038.0" w:type="dxa"/>
      </w:tblCellMar>
    </w:tblPr>
  </w:style>
  <w:style w:type="table" w:styleId="afff9" w:customStyle="1">
    <w:basedOn w:val="TableNormal"/>
    <w:pPr>
      <w:spacing w:after="0" w:line="240" w:lineRule="auto"/>
    </w:pPr>
    <w:tblPr>
      <w:tblStyleRowBandSize w:val="1"/>
      <w:tblStyleColBandSize w:val="1"/>
      <w:tblCellMar>
        <w:left w:w="115.0" w:type="dxa"/>
        <w:right w:w="1038.0" w:type="dxa"/>
      </w:tblCellMar>
    </w:tblPr>
  </w:style>
  <w:style w:type="table" w:styleId="afffa" w:customStyle="1">
    <w:basedOn w:val="TableNormal"/>
    <w:pPr>
      <w:spacing w:after="0" w:line="240" w:lineRule="auto"/>
    </w:pPr>
    <w:tblPr>
      <w:tblStyleRowBandSize w:val="1"/>
      <w:tblStyleColBandSize w:val="1"/>
      <w:tblCellMar>
        <w:left w:w="115.0" w:type="dxa"/>
        <w:right w:w="1038.0" w:type="dxa"/>
      </w:tblCellMar>
    </w:tblPr>
  </w:style>
  <w:style w:type="table" w:styleId="afffb" w:customStyle="1">
    <w:basedOn w:val="TableNormal"/>
    <w:pPr>
      <w:spacing w:after="0" w:line="240" w:lineRule="auto"/>
    </w:pPr>
    <w:tblPr>
      <w:tblStyleRowBandSize w:val="1"/>
      <w:tblStyleColBandSize w:val="1"/>
      <w:tblCellMar>
        <w:left w:w="115.0" w:type="dxa"/>
        <w:right w:w="1038.0" w:type="dxa"/>
      </w:tblCellMar>
    </w:tblPr>
  </w:style>
  <w:style w:type="table" w:styleId="afffc" w:customStyle="1">
    <w:basedOn w:val="TableNormal"/>
    <w:pPr>
      <w:spacing w:after="0" w:line="240" w:lineRule="auto"/>
    </w:pPr>
    <w:tblPr>
      <w:tblStyleRowBandSize w:val="1"/>
      <w:tblStyleColBandSize w:val="1"/>
      <w:tblCellMar>
        <w:left w:w="115.0" w:type="dxa"/>
        <w:right w:w="1038.0" w:type="dxa"/>
      </w:tblCellMar>
    </w:tblPr>
  </w:style>
  <w:style w:type="table" w:styleId="afffd" w:customStyle="1">
    <w:basedOn w:val="TableNormal"/>
    <w:pPr>
      <w:spacing w:after="0" w:line="240" w:lineRule="auto"/>
    </w:pPr>
    <w:tblPr>
      <w:tblStyleRowBandSize w:val="1"/>
      <w:tblStyleColBandSize w:val="1"/>
      <w:tblCellMar>
        <w:left w:w="115.0" w:type="dxa"/>
        <w:right w:w="1038.0" w:type="dxa"/>
      </w:tblCellMar>
    </w:tblPr>
  </w:style>
  <w:style w:type="table" w:styleId="afffe" w:customStyle="1">
    <w:basedOn w:val="TableNormal"/>
    <w:pPr>
      <w:spacing w:after="0" w:line="240" w:lineRule="auto"/>
    </w:pPr>
    <w:tblPr>
      <w:tblStyleRowBandSize w:val="1"/>
      <w:tblStyleColBandSize w:val="1"/>
      <w:tblCellMar>
        <w:left w:w="115.0" w:type="dxa"/>
        <w:right w:w="1038.0" w:type="dxa"/>
      </w:tblCellMar>
    </w:tblPr>
  </w:style>
  <w:style w:type="table" w:styleId="affff" w:customStyle="1">
    <w:basedOn w:val="TableNormal"/>
    <w:pPr>
      <w:spacing w:after="0" w:line="240" w:lineRule="auto"/>
    </w:pPr>
    <w:tblPr>
      <w:tblStyleRowBandSize w:val="1"/>
      <w:tblStyleColBandSize w:val="1"/>
      <w:tblCellMar>
        <w:left w:w="115.0" w:type="dxa"/>
        <w:right w:w="1038.0" w:type="dxa"/>
      </w:tblCellMar>
    </w:tblPr>
  </w:style>
  <w:style w:type="table" w:styleId="affff0" w:customStyle="1">
    <w:basedOn w:val="TableNormal"/>
    <w:pPr>
      <w:spacing w:after="0" w:line="240" w:lineRule="auto"/>
    </w:pPr>
    <w:tblPr>
      <w:tblStyleRowBandSize w:val="1"/>
      <w:tblStyleColBandSize w:val="1"/>
      <w:tblCellMar>
        <w:left w:w="115.0" w:type="dxa"/>
        <w:right w:w="1038.0" w:type="dxa"/>
      </w:tblCellMar>
    </w:tblPr>
  </w:style>
  <w:style w:type="table" w:styleId="affff1" w:customStyle="1">
    <w:basedOn w:val="TableNormal"/>
    <w:pPr>
      <w:spacing w:after="0" w:line="240" w:lineRule="auto"/>
    </w:pPr>
    <w:tblPr>
      <w:tblStyleRowBandSize w:val="1"/>
      <w:tblStyleColBandSize w:val="1"/>
      <w:tblCellMar>
        <w:left w:w="115.0" w:type="dxa"/>
        <w:right w:w="1038.0" w:type="dxa"/>
      </w:tblCellMar>
    </w:tblPr>
  </w:style>
  <w:style w:type="table" w:styleId="affff2" w:customStyle="1">
    <w:basedOn w:val="TableNormal"/>
    <w:pPr>
      <w:spacing w:after="0" w:line="240" w:lineRule="auto"/>
    </w:pPr>
    <w:tblPr>
      <w:tblStyleRowBandSize w:val="1"/>
      <w:tblStyleColBandSize w:val="1"/>
      <w:tblCellMar>
        <w:left w:w="115.0" w:type="dxa"/>
        <w:right w:w="1038.0" w:type="dxa"/>
      </w:tblCellMar>
    </w:tblPr>
  </w:style>
  <w:style w:type="table" w:styleId="affff3" w:customStyle="1">
    <w:basedOn w:val="TableNormal"/>
    <w:pPr>
      <w:spacing w:after="0" w:line="240" w:lineRule="auto"/>
    </w:pPr>
    <w:tblPr>
      <w:tblStyleRowBandSize w:val="1"/>
      <w:tblStyleColBandSize w:val="1"/>
      <w:tblCellMar>
        <w:left w:w="115.0" w:type="dxa"/>
        <w:right w:w="1038.0" w:type="dxa"/>
      </w:tblCellMar>
    </w:tblPr>
  </w:style>
  <w:style w:type="table" w:styleId="affff4" w:customStyle="1">
    <w:basedOn w:val="TableNormal"/>
    <w:pPr>
      <w:spacing w:after="0" w:line="240" w:lineRule="auto"/>
    </w:pPr>
    <w:tblPr>
      <w:tblStyleRowBandSize w:val="1"/>
      <w:tblStyleColBandSize w:val="1"/>
      <w:tblCellMar>
        <w:left w:w="115.0" w:type="dxa"/>
        <w:right w:w="1038.0" w:type="dxa"/>
      </w:tblCellMar>
    </w:tblPr>
  </w:style>
  <w:style w:type="table" w:styleId="affff5" w:customStyle="1">
    <w:basedOn w:val="TableNormal"/>
    <w:pPr>
      <w:spacing w:after="0" w:line="240" w:lineRule="auto"/>
    </w:pPr>
    <w:tblPr>
      <w:tblStyleRowBandSize w:val="1"/>
      <w:tblStyleColBandSize w:val="1"/>
      <w:tblCellMar>
        <w:left w:w="115.0" w:type="dxa"/>
        <w:right w:w="1038.0" w:type="dxa"/>
      </w:tblCellMar>
    </w:tblPr>
  </w:style>
  <w:style w:type="table" w:styleId="affff6" w:customStyle="1">
    <w:basedOn w:val="TableNormal"/>
    <w:pPr>
      <w:spacing w:after="0" w:line="240" w:lineRule="auto"/>
    </w:pPr>
    <w:tblPr>
      <w:tblStyleRowBandSize w:val="1"/>
      <w:tblStyleColBandSize w:val="1"/>
      <w:tblCellMar>
        <w:left w:w="115.0" w:type="dxa"/>
        <w:right w:w="1038.0" w:type="dxa"/>
      </w:tblCellMar>
    </w:tblPr>
  </w:style>
  <w:style w:type="table" w:styleId="affff7" w:customStyle="1">
    <w:basedOn w:val="TableNormal"/>
    <w:pPr>
      <w:spacing w:after="0" w:line="240" w:lineRule="auto"/>
    </w:pPr>
    <w:tblPr>
      <w:tblStyleRowBandSize w:val="1"/>
      <w:tblStyleColBandSize w:val="1"/>
      <w:tblCellMar>
        <w:left w:w="115.0" w:type="dxa"/>
        <w:right w:w="1038.0" w:type="dxa"/>
      </w:tblCellMar>
    </w:tblPr>
  </w:style>
  <w:style w:type="table" w:styleId="affff8" w:customStyle="1">
    <w:basedOn w:val="TableNormal"/>
    <w:pPr>
      <w:spacing w:after="0" w:line="240" w:lineRule="auto"/>
    </w:pPr>
    <w:tblPr>
      <w:tblStyleRowBandSize w:val="1"/>
      <w:tblStyleColBandSize w:val="1"/>
      <w:tblCellMar>
        <w:left w:w="115.0" w:type="dxa"/>
        <w:right w:w="1038.0" w:type="dxa"/>
      </w:tblCellMar>
    </w:tblPr>
  </w:style>
  <w:style w:type="table" w:styleId="affff9" w:customStyle="1">
    <w:basedOn w:val="TableNormal"/>
    <w:pPr>
      <w:spacing w:after="0" w:line="240" w:lineRule="auto"/>
    </w:pPr>
    <w:tblPr>
      <w:tblStyleRowBandSize w:val="1"/>
      <w:tblStyleColBandSize w:val="1"/>
      <w:tblCellMar>
        <w:left w:w="115.0" w:type="dxa"/>
        <w:right w:w="1038.0" w:type="dxa"/>
      </w:tblCellMar>
    </w:tblPr>
  </w:style>
  <w:style w:type="table" w:styleId="affffa" w:customStyle="1">
    <w:basedOn w:val="TableNormal"/>
    <w:pPr>
      <w:spacing w:after="0" w:line="240" w:lineRule="auto"/>
    </w:pPr>
    <w:tblPr>
      <w:tblStyleRowBandSize w:val="1"/>
      <w:tblStyleColBandSize w:val="1"/>
      <w:tblCellMar>
        <w:left w:w="115.0" w:type="dxa"/>
        <w:right w:w="1038.0" w:type="dxa"/>
      </w:tblCellMar>
    </w:tblPr>
  </w:style>
  <w:style w:type="table" w:styleId="affffb" w:customStyle="1">
    <w:basedOn w:val="TableNormal"/>
    <w:pPr>
      <w:spacing w:after="0" w:line="240" w:lineRule="auto"/>
    </w:pPr>
    <w:tblPr>
      <w:tblStyleRowBandSize w:val="1"/>
      <w:tblStyleColBandSize w:val="1"/>
      <w:tblCellMar>
        <w:left w:w="115.0" w:type="dxa"/>
        <w:right w:w="1038.0" w:type="dxa"/>
      </w:tblCellMar>
    </w:tblPr>
  </w:style>
  <w:style w:type="table" w:styleId="affffc" w:customStyle="1">
    <w:basedOn w:val="TableNormal"/>
    <w:pPr>
      <w:spacing w:after="0" w:line="240" w:lineRule="auto"/>
    </w:pPr>
    <w:tblPr>
      <w:tblStyleRowBandSize w:val="1"/>
      <w:tblStyleColBandSize w:val="1"/>
      <w:tblCellMar>
        <w:left w:w="115.0" w:type="dxa"/>
        <w:right w:w="1038.0" w:type="dxa"/>
      </w:tblCellMar>
    </w:tblPr>
  </w:style>
  <w:style w:type="table" w:styleId="affffd" w:customStyle="1">
    <w:basedOn w:val="TableNormal"/>
    <w:pPr>
      <w:spacing w:after="0" w:line="240" w:lineRule="auto"/>
    </w:pPr>
    <w:tblPr>
      <w:tblStyleRowBandSize w:val="1"/>
      <w:tblStyleColBandSize w:val="1"/>
      <w:tblCellMar>
        <w:left w:w="115.0" w:type="dxa"/>
        <w:right w:w="1038.0" w:type="dxa"/>
      </w:tblCellMar>
    </w:tblPr>
  </w:style>
  <w:style w:type="table" w:styleId="affffe" w:customStyle="1">
    <w:basedOn w:val="TableNormal"/>
    <w:pPr>
      <w:spacing w:after="0" w:line="240" w:lineRule="auto"/>
    </w:pPr>
    <w:tblPr>
      <w:tblStyleRowBandSize w:val="1"/>
      <w:tblStyleColBandSize w:val="1"/>
      <w:tblCellMar>
        <w:left w:w="115.0" w:type="dxa"/>
        <w:right w:w="1038.0" w:type="dxa"/>
      </w:tblCellMar>
    </w:tblPr>
  </w:style>
  <w:style w:type="paragraph" w:styleId="Footer">
    <w:name w:val="footer"/>
    <w:basedOn w:val="Normal"/>
    <w:link w:val="FooterChar"/>
    <w:uiPriority w:val="99"/>
    <w:unhideWhenUsed w:val="1"/>
    <w:rsid w:val="00EF1CB8"/>
    <w:pPr>
      <w:tabs>
        <w:tab w:val="center" w:pos="4680"/>
        <w:tab w:val="right" w:pos="9360"/>
      </w:tabs>
      <w:spacing w:after="0" w:line="240" w:lineRule="auto"/>
    </w:pPr>
  </w:style>
  <w:style w:type="character" w:styleId="FooterChar" w:customStyle="1">
    <w:name w:val="Footer Char"/>
    <w:basedOn w:val="DefaultParagraphFont"/>
    <w:link w:val="Footer"/>
    <w:uiPriority w:val="99"/>
    <w:rsid w:val="00EF1CB8"/>
  </w:style>
  <w:style w:type="paragraph" w:styleId="Header">
    <w:name w:val="header"/>
    <w:basedOn w:val="Normal"/>
    <w:link w:val="HeaderChar"/>
    <w:uiPriority w:val="99"/>
    <w:unhideWhenUsed w:val="1"/>
    <w:rsid w:val="00EF1CB8"/>
    <w:pPr>
      <w:tabs>
        <w:tab w:val="center" w:pos="4680"/>
        <w:tab w:val="right" w:pos="9360"/>
      </w:tabs>
      <w:spacing w:after="0" w:line="240" w:lineRule="auto"/>
    </w:pPr>
  </w:style>
  <w:style w:type="character" w:styleId="HeaderChar" w:customStyle="1">
    <w:name w:val="Header Char"/>
    <w:basedOn w:val="DefaultParagraphFont"/>
    <w:link w:val="Header"/>
    <w:uiPriority w:val="99"/>
    <w:rsid w:val="00EF1CB8"/>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5.0" w:type="dxa"/>
        <w:left w:w="0.0" w:type="dxa"/>
        <w:bottom w:w="1.0" w:type="dxa"/>
        <w:right w:w="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7">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8">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0">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2">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3">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4">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5">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6">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7">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8">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29">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1">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3">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4">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5">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8">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39">
    <w:basedOn w:val="TableNormal"/>
    <w:pPr>
      <w:spacing w:after="0" w:line="240" w:lineRule="auto"/>
    </w:pPr>
    <w:tblPr>
      <w:tblStyleRowBandSize w:val="1"/>
      <w:tblStyleColBandSize w:val="1"/>
      <w:tblCellMar>
        <w:top w:w="0.0" w:type="dxa"/>
        <w:left w:w="115.0" w:type="dxa"/>
        <w:bottom w:w="0.0" w:type="dxa"/>
        <w:right w:w="1038.0" w:type="dxa"/>
      </w:tblCellMar>
    </w:tblPr>
  </w:style>
  <w:style w:type="table" w:styleId="Table40">
    <w:basedOn w:val="TableNormal"/>
    <w:pPr>
      <w:spacing w:after="0" w:line="240" w:lineRule="auto"/>
    </w:pPr>
    <w:tblPr>
      <w:tblStyleRowBandSize w:val="1"/>
      <w:tblStyleColBandSize w:val="1"/>
      <w:tblCellMar>
        <w:top w:w="0.0" w:type="dxa"/>
        <w:left w:w="115.0" w:type="dxa"/>
        <w:bottom w:w="0.0" w:type="dxa"/>
        <w:right w:w="103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34.xml"/><Relationship Id="rId20" Type="http://schemas.openxmlformats.org/officeDocument/2006/relationships/header" Target="header14.xml"/><Relationship Id="rId42" Type="http://schemas.openxmlformats.org/officeDocument/2006/relationships/header" Target="header33.xml"/><Relationship Id="rId41" Type="http://schemas.openxmlformats.org/officeDocument/2006/relationships/header" Target="header35.xml"/><Relationship Id="rId22" Type="http://schemas.openxmlformats.org/officeDocument/2006/relationships/header" Target="header16.xml"/><Relationship Id="rId21" Type="http://schemas.openxmlformats.org/officeDocument/2006/relationships/header" Target="header12.xml"/><Relationship Id="rId24" Type="http://schemas.openxmlformats.org/officeDocument/2006/relationships/header" Target="header15.xml"/><Relationship Id="rId23" Type="http://schemas.openxmlformats.org/officeDocument/2006/relationships/header" Target="head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20.xml"/><Relationship Id="rId25" Type="http://schemas.openxmlformats.org/officeDocument/2006/relationships/header" Target="header19.xml"/><Relationship Id="rId28" Type="http://schemas.openxmlformats.org/officeDocument/2006/relationships/header" Target="header22.xml"/><Relationship Id="rId27" Type="http://schemas.openxmlformats.org/officeDocument/2006/relationships/header" Target="header18.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3.xm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eader" Target="header25.xml"/><Relationship Id="rId30" Type="http://schemas.openxmlformats.org/officeDocument/2006/relationships/header" Target="header21.xml"/><Relationship Id="rId11" Type="http://schemas.openxmlformats.org/officeDocument/2006/relationships/header" Target="header5.xml"/><Relationship Id="rId33" Type="http://schemas.openxmlformats.org/officeDocument/2006/relationships/header" Target="header24.xml"/><Relationship Id="rId10" Type="http://schemas.openxmlformats.org/officeDocument/2006/relationships/header" Target="header4.xml"/><Relationship Id="rId32" Type="http://schemas.openxmlformats.org/officeDocument/2006/relationships/header" Target="header26.xml"/><Relationship Id="rId13" Type="http://schemas.openxmlformats.org/officeDocument/2006/relationships/header" Target="header7.xml"/><Relationship Id="rId35" Type="http://schemas.openxmlformats.org/officeDocument/2006/relationships/header" Target="header29.xml"/><Relationship Id="rId12" Type="http://schemas.openxmlformats.org/officeDocument/2006/relationships/header" Target="header3.xml"/><Relationship Id="rId34" Type="http://schemas.openxmlformats.org/officeDocument/2006/relationships/header" Target="header28.xml"/><Relationship Id="rId15" Type="http://schemas.openxmlformats.org/officeDocument/2006/relationships/header" Target="header6.xml"/><Relationship Id="rId37" Type="http://schemas.openxmlformats.org/officeDocument/2006/relationships/header" Target="header31.xml"/><Relationship Id="rId14" Type="http://schemas.openxmlformats.org/officeDocument/2006/relationships/header" Target="header8.xml"/><Relationship Id="rId36" Type="http://schemas.openxmlformats.org/officeDocument/2006/relationships/header" Target="header27.xml"/><Relationship Id="rId17" Type="http://schemas.openxmlformats.org/officeDocument/2006/relationships/header" Target="header11.xml"/><Relationship Id="rId39" Type="http://schemas.openxmlformats.org/officeDocument/2006/relationships/header" Target="header30.xml"/><Relationship Id="rId16" Type="http://schemas.openxmlformats.org/officeDocument/2006/relationships/header" Target="header10.xml"/><Relationship Id="rId38" Type="http://schemas.openxmlformats.org/officeDocument/2006/relationships/header" Target="header32.xml"/><Relationship Id="rId19" Type="http://schemas.openxmlformats.org/officeDocument/2006/relationships/header" Target="header13.xml"/><Relationship Id="rId18" Type="http://schemas.openxmlformats.org/officeDocument/2006/relationships/header" Target="header9.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PLuWLQ1UBpy3lo2g7qQiHSTaQ==">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2025-09-27T00:40:00Z</dcterms:created>
</cp:coreProperties>
</file>