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sdt>
      <w:sdtPr>
        <w:id w:val="-1432169792"/>
        <w:tag w:val="goog_rdk_1"/>
      </w:sdtPr>
      <w:sdtContent>
        <w:p w:rsidR="00000000" w:rsidDel="00000000" w:rsidP="00000000" w:rsidRDefault="00000000" w:rsidRPr="00000000" w14:paraId="00000001">
          <w:pPr>
            <w:pStyle w:val="Heading3"/>
            <w:keepNext w:val="0"/>
            <w:keepLines w:val="0"/>
            <w:pageBreakBefore w:val="1"/>
            <w:spacing w:before="280" w:line="276" w:lineRule="auto"/>
            <w:rPr>
              <w:rFonts w:ascii="Verdana" w:cs="Verdana" w:eastAsia="Verdana" w:hAnsi="Verdana"/>
              <w:color w:val="000000"/>
              <w:sz w:val="24"/>
              <w:szCs w:val="24"/>
              <w:rPrChange w:author="Brian Stewart" w:id="1" w:date="2025-08-19T20:58:34Z">
                <w:rPr>
                  <w:rFonts w:ascii="Verdana" w:cs="Verdana" w:eastAsia="Verdana" w:hAnsi="Verdana"/>
                  <w:color w:val="000000"/>
                  <w:sz w:val="24"/>
                  <w:szCs w:val="24"/>
                </w:rPr>
              </w:rPrChange>
            </w:rPr>
          </w:pPr>
          <w:bookmarkStart w:colFirst="0" w:colLast="0" w:name="_heading=h.b6nc91comnoi" w:id="0"/>
          <w:bookmarkEnd w:id="0"/>
          <w:sdt>
            <w:sdtPr>
              <w:id w:val="-1060618991"/>
              <w:tag w:val="goog_rdk_0"/>
            </w:sdtPr>
            <w:sdtContent>
              <w:r w:rsidDel="00000000" w:rsidR="00000000" w:rsidRPr="00000000">
                <w:rPr>
                  <w:rtl w:val="0"/>
                </w:rPr>
              </w:r>
            </w:sdtContent>
          </w:sdt>
        </w:p>
      </w:sdtContent>
    </w:sdt>
    <w:sdt>
      <w:sdtPr>
        <w:id w:val="1857322276"/>
        <w:docPartObj>
          <w:docPartGallery w:val="Table of Contents"/>
          <w:docPartUnique w:val="1"/>
        </w:docPartObj>
      </w:sdtPr>
      <w:sdtContent>
        <w:sdt>
          <w:sdtPr>
            <w:id w:val="858227609"/>
            <w:tag w:val="goog_rdk_4"/>
          </w:sdtPr>
          <w:sdtContent>
            <w:p w:rsidR="00000000" w:rsidDel="00000000" w:rsidP="00000000" w:rsidRDefault="00000000" w:rsidRPr="00000000" w14:paraId="00000002">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3" w:date="2025-08-19T20:58:34Z">
                    <w:rPr>
                      <w:rFonts w:ascii="Verdana" w:cs="Verdana" w:eastAsia="Verdana" w:hAnsi="Verdana"/>
                      <w:sz w:val="24"/>
                      <w:szCs w:val="24"/>
                    </w:rPr>
                  </w:rPrChange>
                </w:rPr>
              </w:pPr>
              <w:r w:rsidDel="00000000" w:rsidR="00000000" w:rsidRPr="00000000">
                <w:fldChar w:fldCharType="begin"/>
                <w:instrText xml:space="preserve"> TOC \h \u \z \n \t "Heading 1,1,Heading 2,2,Heading 3,3,Heading 4,4,Heading 5,5,Heading 6,6,"</w:instrText>
                <w:fldChar w:fldCharType="separate"/>
              </w:r>
              <w:sdt>
                <w:sdtPr>
                  <w:id w:val="572558772"/>
                  <w:tag w:val="goog_rdk_2"/>
                </w:sdtPr>
                <w:sdtContent>
                  <w:ins w:author="Brian Stewart" w:id="2" w:date="2025-08-19T20:58:34Z">
                    <w:r w:rsidDel="00000000" w:rsidR="00000000" w:rsidRPr="00000000">
                      <w:fldChar w:fldCharType="begin"/>
                    </w:r>
                    <w:r w:rsidDel="00000000" w:rsidR="00000000" w:rsidRPr="00000000">
                      <w:instrText xml:space="preserve">HYPERLINK \l "_heading=h.yg0rr98qr3jd"</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Theo Universal System</w:t>
                    </w:r>
                    <w:r w:rsidDel="00000000" w:rsidR="00000000" w:rsidRPr="00000000">
                      <w:fldChar w:fldCharType="end"/>
                    </w:r>
                  </w:ins>
                  <w:sdt>
                    <w:sdtPr>
                      <w:id w:val="-1497619788"/>
                      <w:tag w:val="goog_rdk_3"/>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36920059"/>
            <w:tag w:val="goog_rdk_7"/>
          </w:sdtPr>
          <w:sdtContent>
            <w:p w:rsidR="00000000" w:rsidDel="00000000" w:rsidP="00000000" w:rsidRDefault="00000000" w:rsidRPr="00000000" w14:paraId="00000003">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4" w:date="2025-08-19T20:58:34Z">
                    <w:rPr>
                      <w:rFonts w:ascii="Verdana" w:cs="Verdana" w:eastAsia="Verdana" w:hAnsi="Verdana"/>
                      <w:sz w:val="24"/>
                      <w:szCs w:val="24"/>
                    </w:rPr>
                  </w:rPrChange>
                </w:rPr>
              </w:pPr>
              <w:sdt>
                <w:sdtPr>
                  <w:id w:val="1085005684"/>
                  <w:tag w:val="goog_rdk_5"/>
                </w:sdtPr>
                <w:sdtContent>
                  <w:ins w:author="Brian Stewart" w:id="2" w:date="2025-08-19T20:58:34Z">
                    <w:r w:rsidDel="00000000" w:rsidR="00000000" w:rsidRPr="00000000">
                      <w:fldChar w:fldCharType="begin"/>
                    </w:r>
                    <w:r w:rsidDel="00000000" w:rsidR="00000000" w:rsidRPr="00000000">
                      <w:instrText xml:space="preserve">HYPERLINK \l "_heading=h.pgcadb951v1y"</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Universal System Core Framework</w:t>
                    </w:r>
                    <w:r w:rsidDel="00000000" w:rsidR="00000000" w:rsidRPr="00000000">
                      <w:fldChar w:fldCharType="end"/>
                    </w:r>
                  </w:ins>
                  <w:sdt>
                    <w:sdtPr>
                      <w:id w:val="1092469230"/>
                      <w:tag w:val="goog_rdk_6"/>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66557824"/>
            <w:tag w:val="goog_rdk_10"/>
          </w:sdtPr>
          <w:sdtContent>
            <w:p w:rsidR="00000000" w:rsidDel="00000000" w:rsidP="00000000" w:rsidRDefault="00000000" w:rsidRPr="00000000" w14:paraId="00000004">
              <w:pPr>
                <w:widowControl w:val="0"/>
                <w:spacing w:before="60" w:line="276" w:lineRule="auto"/>
                <w:rPr>
                  <w:ins w:author="Brian Stewart" w:id="2" w:date="2025-08-19T20:58:34Z"/>
                  <w:rFonts w:ascii="Verdana" w:cs="Verdana" w:eastAsia="Verdana" w:hAnsi="Verdana"/>
                  <w:sz w:val="24"/>
                  <w:szCs w:val="24"/>
                  <w:u w:val="single"/>
                  <w:rPrChange w:author="Brian Stewart" w:id="5" w:date="2025-08-19T20:58:34Z">
                    <w:rPr>
                      <w:rFonts w:ascii="Verdana" w:cs="Verdana" w:eastAsia="Verdana" w:hAnsi="Verdana"/>
                      <w:sz w:val="24"/>
                      <w:szCs w:val="24"/>
                    </w:rPr>
                  </w:rPrChange>
                </w:rPr>
              </w:pPr>
              <w:sdt>
                <w:sdtPr>
                  <w:id w:val="1868920813"/>
                  <w:tag w:val="goog_rdk_8"/>
                </w:sdtPr>
                <w:sdtContent>
                  <w:ins w:author="Brian Stewart" w:id="2" w:date="2025-08-19T20:58:34Z">
                    <w:r w:rsidDel="00000000" w:rsidR="00000000" w:rsidRPr="00000000">
                      <w:fldChar w:fldCharType="begin"/>
                    </w:r>
                    <w:r w:rsidDel="00000000" w:rsidR="00000000" w:rsidRPr="00000000">
                      <w:instrText xml:space="preserve">HYPERLINK \l "_heading=h.rbr7kaww3a22"</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II. Core System Concepts</w:t>
                    </w:r>
                    <w:r w:rsidDel="00000000" w:rsidR="00000000" w:rsidRPr="00000000">
                      <w:fldChar w:fldCharType="end"/>
                    </w:r>
                  </w:ins>
                  <w:sdt>
                    <w:sdtPr>
                      <w:id w:val="1359258433"/>
                      <w:tag w:val="goog_rdk_9"/>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185302247"/>
            <w:tag w:val="goog_rdk_13"/>
          </w:sdtPr>
          <w:sdtContent>
            <w:p w:rsidR="00000000" w:rsidDel="00000000" w:rsidP="00000000" w:rsidRDefault="00000000" w:rsidRPr="00000000" w14:paraId="00000005">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6" w:date="2025-08-19T20:58:34Z">
                    <w:rPr>
                      <w:rFonts w:ascii="Verdana" w:cs="Verdana" w:eastAsia="Verdana" w:hAnsi="Verdana"/>
                      <w:sz w:val="24"/>
                      <w:szCs w:val="24"/>
                    </w:rPr>
                  </w:rPrChange>
                </w:rPr>
              </w:pPr>
              <w:sdt>
                <w:sdtPr>
                  <w:id w:val="-1364629521"/>
                  <w:tag w:val="goog_rdk_11"/>
                </w:sdtPr>
                <w:sdtContent>
                  <w:ins w:author="Brian Stewart" w:id="2" w:date="2025-08-19T20:58:34Z">
                    <w:r w:rsidDel="00000000" w:rsidR="00000000" w:rsidRPr="00000000">
                      <w:fldChar w:fldCharType="begin"/>
                    </w:r>
                    <w:r w:rsidDel="00000000" w:rsidR="00000000" w:rsidRPr="00000000">
                      <w:instrText xml:space="preserve">HYPERLINK \l "_heading=h.pikjywh6kt87"</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Universal Foundations and Mechanics</w:t>
                    </w:r>
                    <w:r w:rsidDel="00000000" w:rsidR="00000000" w:rsidRPr="00000000">
                      <w:fldChar w:fldCharType="end"/>
                    </w:r>
                  </w:ins>
                  <w:sdt>
                    <w:sdtPr>
                      <w:id w:val="11333109"/>
                      <w:tag w:val="goog_rdk_12"/>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66203745"/>
            <w:tag w:val="goog_rdk_16"/>
          </w:sdtPr>
          <w:sdtContent>
            <w:p w:rsidR="00000000" w:rsidDel="00000000" w:rsidP="00000000" w:rsidRDefault="00000000" w:rsidRPr="00000000" w14:paraId="00000006">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7" w:date="2025-08-19T20:58:34Z">
                    <w:rPr>
                      <w:rFonts w:ascii="Verdana" w:cs="Verdana" w:eastAsia="Verdana" w:hAnsi="Verdana"/>
                      <w:sz w:val="24"/>
                      <w:szCs w:val="24"/>
                    </w:rPr>
                  </w:rPrChange>
                </w:rPr>
              </w:pPr>
              <w:sdt>
                <w:sdtPr>
                  <w:id w:val="1061163223"/>
                  <w:tag w:val="goog_rdk_14"/>
                </w:sdtPr>
                <w:sdtContent>
                  <w:ins w:author="Brian Stewart" w:id="2" w:date="2025-08-19T20:58:34Z">
                    <w:r w:rsidDel="00000000" w:rsidR="00000000" w:rsidRPr="00000000">
                      <w:fldChar w:fldCharType="begin"/>
                    </w:r>
                    <w:r w:rsidDel="00000000" w:rsidR="00000000" w:rsidRPr="00000000">
                      <w:instrText xml:space="preserve">HYPERLINK \l "_heading=h.ds0ls5t1e5tv"</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1. Overview</w:t>
                    </w:r>
                    <w:r w:rsidDel="00000000" w:rsidR="00000000" w:rsidRPr="00000000">
                      <w:fldChar w:fldCharType="end"/>
                    </w:r>
                  </w:ins>
                  <w:sdt>
                    <w:sdtPr>
                      <w:id w:val="1331419513"/>
                      <w:tag w:val="goog_rdk_15"/>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774185354"/>
            <w:tag w:val="goog_rdk_19"/>
          </w:sdtPr>
          <w:sdtContent>
            <w:p w:rsidR="00000000" w:rsidDel="00000000" w:rsidP="00000000" w:rsidRDefault="00000000" w:rsidRPr="00000000" w14:paraId="00000007">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8" w:date="2025-08-19T20:58:34Z">
                    <w:rPr>
                      <w:rFonts w:ascii="Verdana" w:cs="Verdana" w:eastAsia="Verdana" w:hAnsi="Verdana"/>
                      <w:sz w:val="24"/>
                      <w:szCs w:val="24"/>
                    </w:rPr>
                  </w:rPrChange>
                </w:rPr>
              </w:pPr>
              <w:sdt>
                <w:sdtPr>
                  <w:id w:val="1410528190"/>
                  <w:tag w:val="goog_rdk_17"/>
                </w:sdtPr>
                <w:sdtContent>
                  <w:ins w:author="Brian Stewart" w:id="2" w:date="2025-08-19T20:58:34Z">
                    <w:r w:rsidDel="00000000" w:rsidR="00000000" w:rsidRPr="00000000">
                      <w:fldChar w:fldCharType="begin"/>
                    </w:r>
                    <w:r w:rsidDel="00000000" w:rsidR="00000000" w:rsidRPr="00000000">
                      <w:instrText xml:space="preserve">HYPERLINK \l "_heading=h.symxsutg7oua"</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2. Attributes</w:t>
                    </w:r>
                    <w:r w:rsidDel="00000000" w:rsidR="00000000" w:rsidRPr="00000000">
                      <w:fldChar w:fldCharType="end"/>
                    </w:r>
                  </w:ins>
                  <w:sdt>
                    <w:sdtPr>
                      <w:id w:val="883832214"/>
                      <w:tag w:val="goog_rdk_18"/>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034647327"/>
            <w:tag w:val="goog_rdk_22"/>
          </w:sdtPr>
          <w:sdtContent>
            <w:p w:rsidR="00000000" w:rsidDel="00000000" w:rsidP="00000000" w:rsidRDefault="00000000" w:rsidRPr="00000000" w14:paraId="00000008">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9" w:date="2025-08-19T20:58:34Z">
                    <w:rPr>
                      <w:rFonts w:ascii="Verdana" w:cs="Verdana" w:eastAsia="Verdana" w:hAnsi="Verdana"/>
                      <w:sz w:val="24"/>
                      <w:szCs w:val="24"/>
                    </w:rPr>
                  </w:rPrChange>
                </w:rPr>
              </w:pPr>
              <w:sdt>
                <w:sdtPr>
                  <w:id w:val="-361033216"/>
                  <w:tag w:val="goog_rdk_20"/>
                </w:sdtPr>
                <w:sdtContent>
                  <w:ins w:author="Brian Stewart" w:id="2" w:date="2025-08-19T20:58:34Z">
                    <w:r w:rsidDel="00000000" w:rsidR="00000000" w:rsidRPr="00000000">
                      <w:fldChar w:fldCharType="begin"/>
                    </w:r>
                    <w:r w:rsidDel="00000000" w:rsidR="00000000" w:rsidRPr="00000000">
                      <w:instrText xml:space="preserve">HYPERLINK \l "_heading=h.q8m4qd6or21u"</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3. Attribute Rolls</w:t>
                    </w:r>
                    <w:r w:rsidDel="00000000" w:rsidR="00000000" w:rsidRPr="00000000">
                      <w:fldChar w:fldCharType="end"/>
                    </w:r>
                  </w:ins>
                  <w:sdt>
                    <w:sdtPr>
                      <w:id w:val="-1736246017"/>
                      <w:tag w:val="goog_rdk_21"/>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2071801828"/>
            <w:tag w:val="goog_rdk_25"/>
          </w:sdtPr>
          <w:sdtContent>
            <w:p w:rsidR="00000000" w:rsidDel="00000000" w:rsidP="00000000" w:rsidRDefault="00000000" w:rsidRPr="00000000" w14:paraId="00000009">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10" w:date="2025-08-19T20:58:34Z">
                    <w:rPr>
                      <w:rFonts w:ascii="Verdana" w:cs="Verdana" w:eastAsia="Verdana" w:hAnsi="Verdana"/>
                      <w:sz w:val="24"/>
                      <w:szCs w:val="24"/>
                    </w:rPr>
                  </w:rPrChange>
                </w:rPr>
              </w:pPr>
              <w:sdt>
                <w:sdtPr>
                  <w:id w:val="-859119950"/>
                  <w:tag w:val="goog_rdk_23"/>
                </w:sdtPr>
                <w:sdtContent>
                  <w:ins w:author="Brian Stewart" w:id="2" w:date="2025-08-19T20:58:34Z">
                    <w:r w:rsidDel="00000000" w:rsidR="00000000" w:rsidRPr="00000000">
                      <w:fldChar w:fldCharType="begin"/>
                    </w:r>
                    <w:r w:rsidDel="00000000" w:rsidR="00000000" w:rsidRPr="00000000">
                      <w:instrText xml:space="preserve">HYPERLINK \l "_heading=h.ew7x1a28pqp3"</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4. Skill Matrices</w:t>
                    </w:r>
                    <w:r w:rsidDel="00000000" w:rsidR="00000000" w:rsidRPr="00000000">
                      <w:fldChar w:fldCharType="end"/>
                    </w:r>
                  </w:ins>
                  <w:sdt>
                    <w:sdtPr>
                      <w:id w:val="-252446247"/>
                      <w:tag w:val="goog_rdk_24"/>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67292761"/>
            <w:tag w:val="goog_rdk_28"/>
          </w:sdtPr>
          <w:sdtContent>
            <w:p w:rsidR="00000000" w:rsidDel="00000000" w:rsidP="00000000" w:rsidRDefault="00000000" w:rsidRPr="00000000" w14:paraId="0000000A">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11" w:date="2025-08-19T20:58:34Z">
                    <w:rPr>
                      <w:rFonts w:ascii="Verdana" w:cs="Verdana" w:eastAsia="Verdana" w:hAnsi="Verdana"/>
                      <w:sz w:val="24"/>
                      <w:szCs w:val="24"/>
                    </w:rPr>
                  </w:rPrChange>
                </w:rPr>
              </w:pPr>
              <w:sdt>
                <w:sdtPr>
                  <w:id w:val="-722092421"/>
                  <w:tag w:val="goog_rdk_26"/>
                </w:sdtPr>
                <w:sdtContent>
                  <w:ins w:author="Brian Stewart" w:id="2" w:date="2025-08-19T20:58:34Z">
                    <w:r w:rsidDel="00000000" w:rsidR="00000000" w:rsidRPr="00000000">
                      <w:fldChar w:fldCharType="begin"/>
                    </w:r>
                    <w:r w:rsidDel="00000000" w:rsidR="00000000" w:rsidRPr="00000000">
                      <w:instrText xml:space="preserve">HYPERLINK \l "_heading=h.jdqywk6npqj0"</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5. Entropy System</w:t>
                    </w:r>
                    <w:r w:rsidDel="00000000" w:rsidR="00000000" w:rsidRPr="00000000">
                      <w:fldChar w:fldCharType="end"/>
                    </w:r>
                  </w:ins>
                  <w:sdt>
                    <w:sdtPr>
                      <w:id w:val="1410235074"/>
                      <w:tag w:val="goog_rdk_27"/>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433996870"/>
            <w:tag w:val="goog_rdk_31"/>
          </w:sdtPr>
          <w:sdtContent>
            <w:p w:rsidR="00000000" w:rsidDel="00000000" w:rsidP="00000000" w:rsidRDefault="00000000" w:rsidRPr="00000000" w14:paraId="0000000B">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12" w:date="2025-08-19T20:58:34Z">
                    <w:rPr>
                      <w:rFonts w:ascii="Verdana" w:cs="Verdana" w:eastAsia="Verdana" w:hAnsi="Verdana"/>
                      <w:sz w:val="24"/>
                      <w:szCs w:val="24"/>
                    </w:rPr>
                  </w:rPrChange>
                </w:rPr>
              </w:pPr>
              <w:sdt>
                <w:sdtPr>
                  <w:id w:val="-1619585136"/>
                  <w:tag w:val="goog_rdk_29"/>
                </w:sdtPr>
                <w:sdtContent>
                  <w:ins w:author="Brian Stewart" w:id="2" w:date="2025-08-19T20:58:34Z">
                    <w:r w:rsidDel="00000000" w:rsidR="00000000" w:rsidRPr="00000000">
                      <w:fldChar w:fldCharType="begin"/>
                    </w:r>
                    <w:r w:rsidDel="00000000" w:rsidR="00000000" w:rsidRPr="00000000">
                      <w:instrText xml:space="preserve">HYPERLINK \l "_heading=h.9kow1bezmm9"</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6. Harmonia and Strain</w:t>
                    </w:r>
                    <w:r w:rsidDel="00000000" w:rsidR="00000000" w:rsidRPr="00000000">
                      <w:fldChar w:fldCharType="end"/>
                    </w:r>
                  </w:ins>
                  <w:sdt>
                    <w:sdtPr>
                      <w:id w:val="255727470"/>
                      <w:tag w:val="goog_rdk_30"/>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423869238"/>
            <w:tag w:val="goog_rdk_34"/>
          </w:sdtPr>
          <w:sdtContent>
            <w:p w:rsidR="00000000" w:rsidDel="00000000" w:rsidP="00000000" w:rsidRDefault="00000000" w:rsidRPr="00000000" w14:paraId="0000000C">
              <w:pPr>
                <w:widowControl w:val="0"/>
                <w:spacing w:before="60" w:line="276" w:lineRule="auto"/>
                <w:rPr>
                  <w:ins w:author="Brian Stewart" w:id="2" w:date="2025-08-19T20:58:34Z"/>
                  <w:rFonts w:ascii="Verdana" w:cs="Verdana" w:eastAsia="Verdana" w:hAnsi="Verdana"/>
                  <w:sz w:val="24"/>
                  <w:szCs w:val="24"/>
                  <w:u w:val="single"/>
                  <w:rPrChange w:author="Brian Stewart" w:id="13" w:date="2025-08-19T20:58:34Z">
                    <w:rPr>
                      <w:rFonts w:ascii="Verdana" w:cs="Verdana" w:eastAsia="Verdana" w:hAnsi="Verdana"/>
                      <w:sz w:val="24"/>
                      <w:szCs w:val="24"/>
                    </w:rPr>
                  </w:rPrChange>
                </w:rPr>
              </w:pPr>
              <w:sdt>
                <w:sdtPr>
                  <w:id w:val="14349280"/>
                  <w:tag w:val="goog_rdk_32"/>
                </w:sdtPr>
                <w:sdtContent>
                  <w:ins w:author="Brian Stewart" w:id="2" w:date="2025-08-19T20:58:34Z">
                    <w:r w:rsidDel="00000000" w:rsidR="00000000" w:rsidRPr="00000000">
                      <w:fldChar w:fldCharType="begin"/>
                    </w:r>
                    <w:r w:rsidDel="00000000" w:rsidR="00000000" w:rsidRPr="00000000">
                      <w:instrText xml:space="preserve">HYPERLINK \l "_heading=h.jwr7q4w9x9ul"</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III. Psionics System</w:t>
                    </w:r>
                    <w:r w:rsidDel="00000000" w:rsidR="00000000" w:rsidRPr="00000000">
                      <w:fldChar w:fldCharType="end"/>
                    </w:r>
                  </w:ins>
                  <w:sdt>
                    <w:sdtPr>
                      <w:id w:val="1654359103"/>
                      <w:tag w:val="goog_rdk_33"/>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041459812"/>
            <w:tag w:val="goog_rdk_37"/>
          </w:sdtPr>
          <w:sdtContent>
            <w:p w:rsidR="00000000" w:rsidDel="00000000" w:rsidP="00000000" w:rsidRDefault="00000000" w:rsidRPr="00000000" w14:paraId="0000000D">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14" w:date="2025-08-19T20:58:34Z">
                    <w:rPr>
                      <w:rFonts w:ascii="Verdana" w:cs="Verdana" w:eastAsia="Verdana" w:hAnsi="Verdana"/>
                      <w:sz w:val="24"/>
                      <w:szCs w:val="24"/>
                    </w:rPr>
                  </w:rPrChange>
                </w:rPr>
              </w:pPr>
              <w:sdt>
                <w:sdtPr>
                  <w:id w:val="-1165349078"/>
                  <w:tag w:val="goog_rdk_35"/>
                </w:sdtPr>
                <w:sdtContent>
                  <w:ins w:author="Brian Stewart" w:id="2" w:date="2025-08-19T20:58:34Z">
                    <w:r w:rsidDel="00000000" w:rsidR="00000000" w:rsidRPr="00000000">
                      <w:fldChar w:fldCharType="begin"/>
                    </w:r>
                    <w:r w:rsidDel="00000000" w:rsidR="00000000" w:rsidRPr="00000000">
                      <w:instrText xml:space="preserve">HYPERLINK \l "_heading=h.htovopz41qbi"</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The Fool’s Deck and the Measure of Will</w:t>
                    </w:r>
                    <w:r w:rsidDel="00000000" w:rsidR="00000000" w:rsidRPr="00000000">
                      <w:fldChar w:fldCharType="end"/>
                    </w:r>
                  </w:ins>
                  <w:sdt>
                    <w:sdtPr>
                      <w:id w:val="-762218570"/>
                      <w:tag w:val="goog_rdk_36"/>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2113241412"/>
            <w:tag w:val="goog_rdk_40"/>
          </w:sdtPr>
          <w:sdtContent>
            <w:p w:rsidR="00000000" w:rsidDel="00000000" w:rsidP="00000000" w:rsidRDefault="00000000" w:rsidRPr="00000000" w14:paraId="0000000E">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15" w:date="2025-08-19T20:58:34Z">
                    <w:rPr>
                      <w:rFonts w:ascii="Verdana" w:cs="Verdana" w:eastAsia="Verdana" w:hAnsi="Verdana"/>
                      <w:sz w:val="24"/>
                      <w:szCs w:val="24"/>
                    </w:rPr>
                  </w:rPrChange>
                </w:rPr>
              </w:pPr>
              <w:sdt>
                <w:sdtPr>
                  <w:id w:val="498874922"/>
                  <w:tag w:val="goog_rdk_38"/>
                </w:sdtPr>
                <w:sdtContent>
                  <w:ins w:author="Brian Stewart" w:id="2" w:date="2025-08-19T20:58:34Z">
                    <w:r w:rsidDel="00000000" w:rsidR="00000000" w:rsidRPr="00000000">
                      <w:fldChar w:fldCharType="begin"/>
                    </w:r>
                    <w:r w:rsidDel="00000000" w:rsidR="00000000" w:rsidRPr="00000000">
                      <w:instrText xml:space="preserve">HYPERLINK \l "_heading=h.o07q3r9cps6g"</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1. Psionics in the Universal System</w:t>
                    </w:r>
                    <w:r w:rsidDel="00000000" w:rsidR="00000000" w:rsidRPr="00000000">
                      <w:fldChar w:fldCharType="end"/>
                    </w:r>
                  </w:ins>
                  <w:sdt>
                    <w:sdtPr>
                      <w:id w:val="-1635148171"/>
                      <w:tag w:val="goog_rdk_39"/>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99102321"/>
            <w:tag w:val="goog_rdk_43"/>
          </w:sdtPr>
          <w:sdtContent>
            <w:p w:rsidR="00000000" w:rsidDel="00000000" w:rsidP="00000000" w:rsidRDefault="00000000" w:rsidRPr="00000000" w14:paraId="0000000F">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16" w:date="2025-08-19T20:58:34Z">
                    <w:rPr>
                      <w:rFonts w:ascii="Verdana" w:cs="Verdana" w:eastAsia="Verdana" w:hAnsi="Verdana"/>
                      <w:sz w:val="24"/>
                      <w:szCs w:val="24"/>
                    </w:rPr>
                  </w:rPrChange>
                </w:rPr>
              </w:pPr>
              <w:sdt>
                <w:sdtPr>
                  <w:id w:val="-2052036508"/>
                  <w:tag w:val="goog_rdk_41"/>
                </w:sdtPr>
                <w:sdtContent>
                  <w:ins w:author="Brian Stewart" w:id="2" w:date="2025-08-19T20:58:34Z">
                    <w:r w:rsidDel="00000000" w:rsidR="00000000" w:rsidRPr="00000000">
                      <w:fldChar w:fldCharType="begin"/>
                    </w:r>
                    <w:r w:rsidDel="00000000" w:rsidR="00000000" w:rsidRPr="00000000">
                      <w:instrText xml:space="preserve">HYPERLINK \l "_heading=h.gex0y3v2px7y"</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2. Palladryxxe: Psionic Compatibility Score</w:t>
                    </w:r>
                    <w:r w:rsidDel="00000000" w:rsidR="00000000" w:rsidRPr="00000000">
                      <w:fldChar w:fldCharType="end"/>
                    </w:r>
                  </w:ins>
                  <w:sdt>
                    <w:sdtPr>
                      <w:id w:val="1335074766"/>
                      <w:tag w:val="goog_rdk_42"/>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533312352"/>
            <w:tag w:val="goog_rdk_46"/>
          </w:sdtPr>
          <w:sdtContent>
            <w:p w:rsidR="00000000" w:rsidDel="00000000" w:rsidP="00000000" w:rsidRDefault="00000000" w:rsidRPr="00000000" w14:paraId="00000010">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17" w:date="2025-08-19T20:58:34Z">
                    <w:rPr>
                      <w:rFonts w:ascii="Verdana" w:cs="Verdana" w:eastAsia="Verdana" w:hAnsi="Verdana"/>
                      <w:sz w:val="24"/>
                      <w:szCs w:val="24"/>
                    </w:rPr>
                  </w:rPrChange>
                </w:rPr>
              </w:pPr>
              <w:sdt>
                <w:sdtPr>
                  <w:id w:val="-728706236"/>
                  <w:tag w:val="goog_rdk_44"/>
                </w:sdtPr>
                <w:sdtContent>
                  <w:ins w:author="Brian Stewart" w:id="2" w:date="2025-08-19T20:58:34Z">
                    <w:r w:rsidDel="00000000" w:rsidR="00000000" w:rsidRPr="00000000">
                      <w:fldChar w:fldCharType="begin"/>
                    </w:r>
                    <w:r w:rsidDel="00000000" w:rsidR="00000000" w:rsidRPr="00000000">
                      <w:instrText xml:space="preserve">HYPERLINK \l "_heading=h.t1l9m7q7rfu1"</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Tier Definitions:</w:t>
                    </w:r>
                    <w:r w:rsidDel="00000000" w:rsidR="00000000" w:rsidRPr="00000000">
                      <w:fldChar w:fldCharType="end"/>
                    </w:r>
                  </w:ins>
                  <w:sdt>
                    <w:sdtPr>
                      <w:id w:val="-29871475"/>
                      <w:tag w:val="goog_rdk_45"/>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92687489"/>
            <w:tag w:val="goog_rdk_49"/>
          </w:sdtPr>
          <w:sdtContent>
            <w:p w:rsidR="00000000" w:rsidDel="00000000" w:rsidP="00000000" w:rsidRDefault="00000000" w:rsidRPr="00000000" w14:paraId="00000011">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18" w:date="2025-08-19T20:58:34Z">
                    <w:rPr>
                      <w:rFonts w:ascii="Verdana" w:cs="Verdana" w:eastAsia="Verdana" w:hAnsi="Verdana"/>
                      <w:sz w:val="24"/>
                      <w:szCs w:val="24"/>
                    </w:rPr>
                  </w:rPrChange>
                </w:rPr>
              </w:pPr>
              <w:sdt>
                <w:sdtPr>
                  <w:id w:val="1755367598"/>
                  <w:tag w:val="goog_rdk_47"/>
                </w:sdtPr>
                <w:sdtContent>
                  <w:ins w:author="Brian Stewart" w:id="2" w:date="2025-08-19T20:58:34Z">
                    <w:r w:rsidDel="00000000" w:rsidR="00000000" w:rsidRPr="00000000">
                      <w:fldChar w:fldCharType="begin"/>
                    </w:r>
                    <w:r w:rsidDel="00000000" w:rsidR="00000000" w:rsidRPr="00000000">
                      <w:instrText xml:space="preserve">HYPERLINK \l "_heading=h.ro03q6avrwto"</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3. Invocation Procedure: Drawing from the Deck</w:t>
                    </w:r>
                    <w:r w:rsidDel="00000000" w:rsidR="00000000" w:rsidRPr="00000000">
                      <w:fldChar w:fldCharType="end"/>
                    </w:r>
                  </w:ins>
                  <w:sdt>
                    <w:sdtPr>
                      <w:id w:val="-487964315"/>
                      <w:tag w:val="goog_rdk_48"/>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251513891"/>
            <w:tag w:val="goog_rdk_52"/>
          </w:sdtPr>
          <w:sdtContent>
            <w:p w:rsidR="00000000" w:rsidDel="00000000" w:rsidP="00000000" w:rsidRDefault="00000000" w:rsidRPr="00000000" w14:paraId="00000012">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19" w:date="2025-08-19T20:58:34Z">
                    <w:rPr>
                      <w:rFonts w:ascii="Verdana" w:cs="Verdana" w:eastAsia="Verdana" w:hAnsi="Verdana"/>
                      <w:sz w:val="24"/>
                      <w:szCs w:val="24"/>
                    </w:rPr>
                  </w:rPrChange>
                </w:rPr>
              </w:pPr>
              <w:sdt>
                <w:sdtPr>
                  <w:id w:val="1368968165"/>
                  <w:tag w:val="goog_rdk_50"/>
                </w:sdtPr>
                <w:sdtContent>
                  <w:ins w:author="Brian Stewart" w:id="2" w:date="2025-08-19T20:58:34Z">
                    <w:r w:rsidDel="00000000" w:rsidR="00000000" w:rsidRPr="00000000">
                      <w:fldChar w:fldCharType="begin"/>
                    </w:r>
                    <w:r w:rsidDel="00000000" w:rsidR="00000000" w:rsidRPr="00000000">
                      <w:instrText xml:space="preserve">HYPERLINK \l "_heading=h.kzpvyfjeudkr"</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4. Overextension &amp; Backlash</w:t>
                    </w:r>
                    <w:r w:rsidDel="00000000" w:rsidR="00000000" w:rsidRPr="00000000">
                      <w:fldChar w:fldCharType="end"/>
                    </w:r>
                  </w:ins>
                  <w:sdt>
                    <w:sdtPr>
                      <w:id w:val="13115172"/>
                      <w:tag w:val="goog_rdk_51"/>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033664378"/>
            <w:tag w:val="goog_rdk_55"/>
          </w:sdtPr>
          <w:sdtContent>
            <w:p w:rsidR="00000000" w:rsidDel="00000000" w:rsidP="00000000" w:rsidRDefault="00000000" w:rsidRPr="00000000" w14:paraId="00000013">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20" w:date="2025-08-19T20:58:34Z">
                    <w:rPr>
                      <w:rFonts w:ascii="Verdana" w:cs="Verdana" w:eastAsia="Verdana" w:hAnsi="Verdana"/>
                      <w:sz w:val="24"/>
                      <w:szCs w:val="24"/>
                    </w:rPr>
                  </w:rPrChange>
                </w:rPr>
              </w:pPr>
              <w:sdt>
                <w:sdtPr>
                  <w:id w:val="-397269239"/>
                  <w:tag w:val="goog_rdk_53"/>
                </w:sdtPr>
                <w:sdtContent>
                  <w:ins w:author="Brian Stewart" w:id="2" w:date="2025-08-19T20:58:34Z">
                    <w:r w:rsidDel="00000000" w:rsidR="00000000" w:rsidRPr="00000000">
                      <w:fldChar w:fldCharType="begin"/>
                    </w:r>
                    <w:r w:rsidDel="00000000" w:rsidR="00000000" w:rsidRPr="00000000">
                      <w:instrText xml:space="preserve">HYPERLINK \l "_heading=h.3eby4mroheae"</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5. Multi-Discipline Invocation</w:t>
                    </w:r>
                    <w:r w:rsidDel="00000000" w:rsidR="00000000" w:rsidRPr="00000000">
                      <w:fldChar w:fldCharType="end"/>
                    </w:r>
                  </w:ins>
                  <w:sdt>
                    <w:sdtPr>
                      <w:id w:val="1050593953"/>
                      <w:tag w:val="goog_rdk_54"/>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49740809"/>
            <w:tag w:val="goog_rdk_58"/>
          </w:sdtPr>
          <w:sdtContent>
            <w:p w:rsidR="00000000" w:rsidDel="00000000" w:rsidP="00000000" w:rsidRDefault="00000000" w:rsidRPr="00000000" w14:paraId="00000014">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21" w:date="2025-08-19T20:58:34Z">
                    <w:rPr>
                      <w:rFonts w:ascii="Verdana" w:cs="Verdana" w:eastAsia="Verdana" w:hAnsi="Verdana"/>
                      <w:sz w:val="24"/>
                      <w:szCs w:val="24"/>
                    </w:rPr>
                  </w:rPrChange>
                </w:rPr>
              </w:pPr>
              <w:sdt>
                <w:sdtPr>
                  <w:id w:val="1294207663"/>
                  <w:tag w:val="goog_rdk_56"/>
                </w:sdtPr>
                <w:sdtContent>
                  <w:ins w:author="Brian Stewart" w:id="2" w:date="2025-08-19T20:58:34Z">
                    <w:r w:rsidDel="00000000" w:rsidR="00000000" w:rsidRPr="00000000">
                      <w:fldChar w:fldCharType="begin"/>
                    </w:r>
                    <w:r w:rsidDel="00000000" w:rsidR="00000000" w:rsidRPr="00000000">
                      <w:instrText xml:space="preserve">HYPERLINK \l "_heading=h.erqe9igem4z8"</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6. Modular Implementation</w:t>
                    </w:r>
                    <w:r w:rsidDel="00000000" w:rsidR="00000000" w:rsidRPr="00000000">
                      <w:fldChar w:fldCharType="end"/>
                    </w:r>
                  </w:ins>
                  <w:sdt>
                    <w:sdtPr>
                      <w:id w:val="241255763"/>
                      <w:tag w:val="goog_rdk_57"/>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237652879"/>
            <w:tag w:val="goog_rdk_61"/>
          </w:sdtPr>
          <w:sdtContent>
            <w:p w:rsidR="00000000" w:rsidDel="00000000" w:rsidP="00000000" w:rsidRDefault="00000000" w:rsidRPr="00000000" w14:paraId="00000015">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22" w:date="2025-08-19T20:58:34Z">
                    <w:rPr>
                      <w:rFonts w:ascii="Verdana" w:cs="Verdana" w:eastAsia="Verdana" w:hAnsi="Verdana"/>
                      <w:sz w:val="24"/>
                      <w:szCs w:val="24"/>
                    </w:rPr>
                  </w:rPrChange>
                </w:rPr>
              </w:pPr>
              <w:sdt>
                <w:sdtPr>
                  <w:id w:val="-1147912715"/>
                  <w:tag w:val="goog_rdk_59"/>
                </w:sdtPr>
                <w:sdtContent>
                  <w:ins w:author="Brian Stewart" w:id="2" w:date="2025-08-19T20:58:34Z">
                    <w:r w:rsidDel="00000000" w:rsidR="00000000" w:rsidRPr="00000000">
                      <w:fldChar w:fldCharType="begin"/>
                    </w:r>
                    <w:r w:rsidDel="00000000" w:rsidR="00000000" w:rsidRPr="00000000">
                      <w:instrText xml:space="preserve">HYPERLINK \l "_heading=h.690f21m13rdy"</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III. Psionics System (Updated Integration)</w:t>
                    </w:r>
                    <w:r w:rsidDel="00000000" w:rsidR="00000000" w:rsidRPr="00000000">
                      <w:fldChar w:fldCharType="end"/>
                    </w:r>
                  </w:ins>
                  <w:sdt>
                    <w:sdtPr>
                      <w:id w:val="-679086711"/>
                      <w:tag w:val="goog_rdk_60"/>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311862289"/>
            <w:tag w:val="goog_rdk_64"/>
          </w:sdtPr>
          <w:sdtContent>
            <w:p w:rsidR="00000000" w:rsidDel="00000000" w:rsidP="00000000" w:rsidRDefault="00000000" w:rsidRPr="00000000" w14:paraId="00000016">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23" w:date="2025-08-19T20:58:34Z">
                    <w:rPr>
                      <w:rFonts w:ascii="Verdana" w:cs="Verdana" w:eastAsia="Verdana" w:hAnsi="Verdana"/>
                      <w:sz w:val="24"/>
                      <w:szCs w:val="24"/>
                    </w:rPr>
                  </w:rPrChange>
                </w:rPr>
              </w:pPr>
              <w:sdt>
                <w:sdtPr>
                  <w:id w:val="339566639"/>
                  <w:tag w:val="goog_rdk_62"/>
                </w:sdtPr>
                <w:sdtContent>
                  <w:ins w:author="Brian Stewart" w:id="2" w:date="2025-08-19T20:58:34Z">
                    <w:r w:rsidDel="00000000" w:rsidR="00000000" w:rsidRPr="00000000">
                      <w:fldChar w:fldCharType="begin"/>
                    </w:r>
                    <w:r w:rsidDel="00000000" w:rsidR="00000000" w:rsidRPr="00000000">
                      <w:instrText xml:space="preserve">HYPERLINK \l "_heading=h.6h2t9ll46f7z"</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Resonance Invocation via Palladryxxe</w:t>
                    </w:r>
                    <w:r w:rsidDel="00000000" w:rsidR="00000000" w:rsidRPr="00000000">
                      <w:fldChar w:fldCharType="end"/>
                    </w:r>
                  </w:ins>
                  <w:sdt>
                    <w:sdtPr>
                      <w:id w:val="-1258546149"/>
                      <w:tag w:val="goog_rdk_63"/>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2121573487"/>
            <w:tag w:val="goog_rdk_67"/>
          </w:sdtPr>
          <w:sdtContent>
            <w:p w:rsidR="00000000" w:rsidDel="00000000" w:rsidP="00000000" w:rsidRDefault="00000000" w:rsidRPr="00000000" w14:paraId="00000017">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24" w:date="2025-08-19T20:58:34Z">
                    <w:rPr>
                      <w:rFonts w:ascii="Verdana" w:cs="Verdana" w:eastAsia="Verdana" w:hAnsi="Verdana"/>
                      <w:sz w:val="24"/>
                      <w:szCs w:val="24"/>
                    </w:rPr>
                  </w:rPrChange>
                </w:rPr>
              </w:pPr>
              <w:sdt>
                <w:sdtPr>
                  <w:id w:val="2014099633"/>
                  <w:tag w:val="goog_rdk_65"/>
                </w:sdtPr>
                <w:sdtContent>
                  <w:ins w:author="Brian Stewart" w:id="2" w:date="2025-08-19T20:58:34Z">
                    <w:r w:rsidDel="00000000" w:rsidR="00000000" w:rsidRPr="00000000">
                      <w:fldChar w:fldCharType="begin"/>
                    </w:r>
                    <w:r w:rsidDel="00000000" w:rsidR="00000000" w:rsidRPr="00000000">
                      <w:instrText xml:space="preserve">HYPERLINK \l "_heading=h.bdpil42jq1p7"</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1. Psionic Premise</w:t>
                    </w:r>
                    <w:r w:rsidDel="00000000" w:rsidR="00000000" w:rsidRPr="00000000">
                      <w:fldChar w:fldCharType="end"/>
                    </w:r>
                  </w:ins>
                  <w:sdt>
                    <w:sdtPr>
                      <w:id w:val="-1146398561"/>
                      <w:tag w:val="goog_rdk_66"/>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847829305"/>
            <w:tag w:val="goog_rdk_70"/>
          </w:sdtPr>
          <w:sdtContent>
            <w:p w:rsidR="00000000" w:rsidDel="00000000" w:rsidP="00000000" w:rsidRDefault="00000000" w:rsidRPr="00000000" w14:paraId="00000018">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25" w:date="2025-08-19T20:58:34Z">
                    <w:rPr>
                      <w:rFonts w:ascii="Verdana" w:cs="Verdana" w:eastAsia="Verdana" w:hAnsi="Verdana"/>
                      <w:sz w:val="24"/>
                      <w:szCs w:val="24"/>
                    </w:rPr>
                  </w:rPrChange>
                </w:rPr>
              </w:pPr>
              <w:sdt>
                <w:sdtPr>
                  <w:id w:val="1379506083"/>
                  <w:tag w:val="goog_rdk_68"/>
                </w:sdtPr>
                <w:sdtContent>
                  <w:ins w:author="Brian Stewart" w:id="2" w:date="2025-08-19T20:58:34Z">
                    <w:r w:rsidDel="00000000" w:rsidR="00000000" w:rsidRPr="00000000">
                      <w:fldChar w:fldCharType="begin"/>
                    </w:r>
                    <w:r w:rsidDel="00000000" w:rsidR="00000000" w:rsidRPr="00000000">
                      <w:instrText xml:space="preserve">HYPERLINK \l "_heading=h.a5c271yvljo3"</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2. Palladryxxe Rating</w:t>
                    </w:r>
                    <w:r w:rsidDel="00000000" w:rsidR="00000000" w:rsidRPr="00000000">
                      <w:fldChar w:fldCharType="end"/>
                    </w:r>
                  </w:ins>
                  <w:sdt>
                    <w:sdtPr>
                      <w:id w:val="-357614128"/>
                      <w:tag w:val="goog_rdk_69"/>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508164296"/>
            <w:tag w:val="goog_rdk_73"/>
          </w:sdtPr>
          <w:sdtContent>
            <w:p w:rsidR="00000000" w:rsidDel="00000000" w:rsidP="00000000" w:rsidRDefault="00000000" w:rsidRPr="00000000" w14:paraId="00000019">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26" w:date="2025-08-19T20:58:34Z">
                    <w:rPr>
                      <w:rFonts w:ascii="Verdana" w:cs="Verdana" w:eastAsia="Verdana" w:hAnsi="Verdana"/>
                      <w:sz w:val="24"/>
                      <w:szCs w:val="24"/>
                    </w:rPr>
                  </w:rPrChange>
                </w:rPr>
              </w:pPr>
              <w:sdt>
                <w:sdtPr>
                  <w:id w:val="-1197980207"/>
                  <w:tag w:val="goog_rdk_71"/>
                </w:sdtPr>
                <w:sdtContent>
                  <w:ins w:author="Brian Stewart" w:id="2" w:date="2025-08-19T20:58:34Z">
                    <w:r w:rsidDel="00000000" w:rsidR="00000000" w:rsidRPr="00000000">
                      <w:fldChar w:fldCharType="begin"/>
                    </w:r>
                    <w:r w:rsidDel="00000000" w:rsidR="00000000" w:rsidRPr="00000000">
                      <w:instrText xml:space="preserve">HYPERLINK \l "_heading=h.apw3xcy6qmy"</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3. Invocation Procedure (Updated)</w:t>
                    </w:r>
                    <w:r w:rsidDel="00000000" w:rsidR="00000000" w:rsidRPr="00000000">
                      <w:fldChar w:fldCharType="end"/>
                    </w:r>
                  </w:ins>
                  <w:sdt>
                    <w:sdtPr>
                      <w:id w:val="448853619"/>
                      <w:tag w:val="goog_rdk_72"/>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715545565"/>
            <w:tag w:val="goog_rdk_76"/>
          </w:sdtPr>
          <w:sdtContent>
            <w:p w:rsidR="00000000" w:rsidDel="00000000" w:rsidP="00000000" w:rsidRDefault="00000000" w:rsidRPr="00000000" w14:paraId="0000001A">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27" w:date="2025-08-19T20:58:34Z">
                    <w:rPr>
                      <w:rFonts w:ascii="Verdana" w:cs="Verdana" w:eastAsia="Verdana" w:hAnsi="Verdana"/>
                      <w:sz w:val="24"/>
                      <w:szCs w:val="24"/>
                    </w:rPr>
                  </w:rPrChange>
                </w:rPr>
              </w:pPr>
              <w:sdt>
                <w:sdtPr>
                  <w:id w:val="-1674934684"/>
                  <w:tag w:val="goog_rdk_74"/>
                </w:sdtPr>
                <w:sdtContent>
                  <w:ins w:author="Brian Stewart" w:id="2" w:date="2025-08-19T20:58:34Z">
                    <w:r w:rsidDel="00000000" w:rsidR="00000000" w:rsidRPr="00000000">
                      <w:fldChar w:fldCharType="begin"/>
                    </w:r>
                    <w:r w:rsidDel="00000000" w:rsidR="00000000" w:rsidRPr="00000000">
                      <w:instrText xml:space="preserve">HYPERLINK \l "_heading=h.s287g1ow75en"</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4. Multi-Discipline Use (Revised Structure)</w:t>
                    </w:r>
                    <w:r w:rsidDel="00000000" w:rsidR="00000000" w:rsidRPr="00000000">
                      <w:fldChar w:fldCharType="end"/>
                    </w:r>
                  </w:ins>
                  <w:sdt>
                    <w:sdtPr>
                      <w:id w:val="-1098843851"/>
                      <w:tag w:val="goog_rdk_75"/>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661345000"/>
            <w:tag w:val="goog_rdk_79"/>
          </w:sdtPr>
          <w:sdtContent>
            <w:p w:rsidR="00000000" w:rsidDel="00000000" w:rsidP="00000000" w:rsidRDefault="00000000" w:rsidRPr="00000000" w14:paraId="0000001B">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28" w:date="2025-08-19T20:58:34Z">
                    <w:rPr>
                      <w:rFonts w:ascii="Verdana" w:cs="Verdana" w:eastAsia="Verdana" w:hAnsi="Verdana"/>
                      <w:sz w:val="24"/>
                      <w:szCs w:val="24"/>
                    </w:rPr>
                  </w:rPrChange>
                </w:rPr>
              </w:pPr>
              <w:sdt>
                <w:sdtPr>
                  <w:id w:val="-569399774"/>
                  <w:tag w:val="goog_rdk_77"/>
                </w:sdtPr>
                <w:sdtContent>
                  <w:ins w:author="Brian Stewart" w:id="2" w:date="2025-08-19T20:58:34Z">
                    <w:r w:rsidDel="00000000" w:rsidR="00000000" w:rsidRPr="00000000">
                      <w:fldChar w:fldCharType="begin"/>
                    </w:r>
                    <w:r w:rsidDel="00000000" w:rsidR="00000000" w:rsidRPr="00000000">
                      <w:instrText xml:space="preserve">HYPERLINK \l "_heading=h.xcw3m84wmq2t"</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5. Strain and Entropy (Unified Model)</w:t>
                    </w:r>
                    <w:r w:rsidDel="00000000" w:rsidR="00000000" w:rsidRPr="00000000">
                      <w:fldChar w:fldCharType="end"/>
                    </w:r>
                  </w:ins>
                  <w:sdt>
                    <w:sdtPr>
                      <w:id w:val="160615891"/>
                      <w:tag w:val="goog_rdk_78"/>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741915686"/>
            <w:tag w:val="goog_rdk_82"/>
          </w:sdtPr>
          <w:sdtContent>
            <w:p w:rsidR="00000000" w:rsidDel="00000000" w:rsidP="00000000" w:rsidRDefault="00000000" w:rsidRPr="00000000" w14:paraId="0000001C">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29" w:date="2025-08-19T20:58:34Z">
                    <w:rPr>
                      <w:rFonts w:ascii="Verdana" w:cs="Verdana" w:eastAsia="Verdana" w:hAnsi="Verdana"/>
                      <w:sz w:val="24"/>
                      <w:szCs w:val="24"/>
                    </w:rPr>
                  </w:rPrChange>
                </w:rPr>
              </w:pPr>
              <w:sdt>
                <w:sdtPr>
                  <w:id w:val="-13230982"/>
                  <w:tag w:val="goog_rdk_80"/>
                </w:sdtPr>
                <w:sdtContent>
                  <w:ins w:author="Brian Stewart" w:id="2" w:date="2025-08-19T20:58:34Z">
                    <w:r w:rsidDel="00000000" w:rsidR="00000000" w:rsidRPr="00000000">
                      <w:fldChar w:fldCharType="begin"/>
                    </w:r>
                    <w:r w:rsidDel="00000000" w:rsidR="00000000" w:rsidRPr="00000000">
                      <w:instrText xml:space="preserve">HYPERLINK \l "_heading=h.to2aapn9dbs5"</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6. Feedback and Collapse</w:t>
                    </w:r>
                    <w:r w:rsidDel="00000000" w:rsidR="00000000" w:rsidRPr="00000000">
                      <w:fldChar w:fldCharType="end"/>
                    </w:r>
                  </w:ins>
                  <w:sdt>
                    <w:sdtPr>
                      <w:id w:val="549249322"/>
                      <w:tag w:val="goog_rdk_81"/>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352908595"/>
            <w:tag w:val="goog_rdk_85"/>
          </w:sdtPr>
          <w:sdtContent>
            <w:p w:rsidR="00000000" w:rsidDel="00000000" w:rsidP="00000000" w:rsidRDefault="00000000" w:rsidRPr="00000000" w14:paraId="0000001D">
              <w:pPr>
                <w:widowControl w:val="0"/>
                <w:spacing w:before="60" w:line="276" w:lineRule="auto"/>
                <w:rPr>
                  <w:ins w:author="Brian Stewart" w:id="2" w:date="2025-08-19T20:58:34Z"/>
                  <w:rFonts w:ascii="Verdana" w:cs="Verdana" w:eastAsia="Verdana" w:hAnsi="Verdana"/>
                  <w:sz w:val="24"/>
                  <w:szCs w:val="24"/>
                  <w:u w:val="single"/>
                  <w:rPrChange w:author="Brian Stewart" w:id="30" w:date="2025-08-19T20:58:34Z">
                    <w:rPr>
                      <w:rFonts w:ascii="Verdana" w:cs="Verdana" w:eastAsia="Verdana" w:hAnsi="Verdana"/>
                      <w:sz w:val="24"/>
                      <w:szCs w:val="24"/>
                    </w:rPr>
                  </w:rPrChange>
                </w:rPr>
              </w:pPr>
              <w:sdt>
                <w:sdtPr>
                  <w:id w:val="-881804304"/>
                  <w:tag w:val="goog_rdk_83"/>
                </w:sdtPr>
                <w:sdtContent>
                  <w:ins w:author="Brian Stewart" w:id="2" w:date="2025-08-19T20:58:34Z">
                    <w:r w:rsidDel="00000000" w:rsidR="00000000" w:rsidRPr="00000000">
                      <w:fldChar w:fldCharType="begin"/>
                    </w:r>
                    <w:r w:rsidDel="00000000" w:rsidR="00000000" w:rsidRPr="00000000">
                      <w:instrText xml:space="preserve">HYPERLINK \l "_heading=h.r7115crsvhi5"</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IV. Combat Mechanics</w:t>
                    </w:r>
                    <w:r w:rsidDel="00000000" w:rsidR="00000000" w:rsidRPr="00000000">
                      <w:fldChar w:fldCharType="end"/>
                    </w:r>
                  </w:ins>
                  <w:sdt>
                    <w:sdtPr>
                      <w:id w:val="1233021453"/>
                      <w:tag w:val="goog_rdk_84"/>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596448985"/>
            <w:tag w:val="goog_rdk_88"/>
          </w:sdtPr>
          <w:sdtContent>
            <w:p w:rsidR="00000000" w:rsidDel="00000000" w:rsidP="00000000" w:rsidRDefault="00000000" w:rsidRPr="00000000" w14:paraId="0000001E">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31" w:date="2025-08-19T20:58:34Z">
                    <w:rPr>
                      <w:rFonts w:ascii="Verdana" w:cs="Verdana" w:eastAsia="Verdana" w:hAnsi="Verdana"/>
                      <w:sz w:val="24"/>
                      <w:szCs w:val="24"/>
                    </w:rPr>
                  </w:rPrChange>
                </w:rPr>
              </w:pPr>
              <w:sdt>
                <w:sdtPr>
                  <w:id w:val="315716370"/>
                  <w:tag w:val="goog_rdk_86"/>
                </w:sdtPr>
                <w:sdtContent>
                  <w:ins w:author="Brian Stewart" w:id="2" w:date="2025-08-19T20:58:34Z">
                    <w:r w:rsidDel="00000000" w:rsidR="00000000" w:rsidRPr="00000000">
                      <w:fldChar w:fldCharType="begin"/>
                    </w:r>
                    <w:r w:rsidDel="00000000" w:rsidR="00000000" w:rsidRPr="00000000">
                      <w:instrText xml:space="preserve">HYPERLINK \l "_heading=h.2e6puzf1pjxy"</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Tactical Resolution and Strain-Conscious Engagement</w:t>
                    </w:r>
                    <w:r w:rsidDel="00000000" w:rsidR="00000000" w:rsidRPr="00000000">
                      <w:fldChar w:fldCharType="end"/>
                    </w:r>
                  </w:ins>
                  <w:sdt>
                    <w:sdtPr>
                      <w:id w:val="-1412604563"/>
                      <w:tag w:val="goog_rdk_87"/>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575916438"/>
            <w:tag w:val="goog_rdk_91"/>
          </w:sdtPr>
          <w:sdtContent>
            <w:p w:rsidR="00000000" w:rsidDel="00000000" w:rsidP="00000000" w:rsidRDefault="00000000" w:rsidRPr="00000000" w14:paraId="0000001F">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32" w:date="2025-08-19T20:58:34Z">
                    <w:rPr>
                      <w:rFonts w:ascii="Verdana" w:cs="Verdana" w:eastAsia="Verdana" w:hAnsi="Verdana"/>
                      <w:sz w:val="24"/>
                      <w:szCs w:val="24"/>
                    </w:rPr>
                  </w:rPrChange>
                </w:rPr>
              </w:pPr>
              <w:sdt>
                <w:sdtPr>
                  <w:id w:val="1047239815"/>
                  <w:tag w:val="goog_rdk_89"/>
                </w:sdtPr>
                <w:sdtContent>
                  <w:ins w:author="Brian Stewart" w:id="2" w:date="2025-08-19T20:58:34Z">
                    <w:r w:rsidDel="00000000" w:rsidR="00000000" w:rsidRPr="00000000">
                      <w:fldChar w:fldCharType="begin"/>
                    </w:r>
                    <w:r w:rsidDel="00000000" w:rsidR="00000000" w:rsidRPr="00000000">
                      <w:instrText xml:space="preserve">HYPERLINK \l "_heading=h.z1c8x4lzam4q"</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1. Combat Structure</w:t>
                    </w:r>
                    <w:r w:rsidDel="00000000" w:rsidR="00000000" w:rsidRPr="00000000">
                      <w:fldChar w:fldCharType="end"/>
                    </w:r>
                  </w:ins>
                  <w:sdt>
                    <w:sdtPr>
                      <w:id w:val="485388991"/>
                      <w:tag w:val="goog_rdk_90"/>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826805348"/>
            <w:tag w:val="goog_rdk_94"/>
          </w:sdtPr>
          <w:sdtContent>
            <w:p w:rsidR="00000000" w:rsidDel="00000000" w:rsidP="00000000" w:rsidRDefault="00000000" w:rsidRPr="00000000" w14:paraId="00000020">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33" w:date="2025-08-19T20:58:34Z">
                    <w:rPr>
                      <w:rFonts w:ascii="Verdana" w:cs="Verdana" w:eastAsia="Verdana" w:hAnsi="Verdana"/>
                      <w:sz w:val="24"/>
                      <w:szCs w:val="24"/>
                    </w:rPr>
                  </w:rPrChange>
                </w:rPr>
              </w:pPr>
              <w:sdt>
                <w:sdtPr>
                  <w:id w:val="1340071717"/>
                  <w:tag w:val="goog_rdk_92"/>
                </w:sdtPr>
                <w:sdtContent>
                  <w:ins w:author="Brian Stewart" w:id="2" w:date="2025-08-19T20:58:34Z">
                    <w:r w:rsidDel="00000000" w:rsidR="00000000" w:rsidRPr="00000000">
                      <w:fldChar w:fldCharType="begin"/>
                    </w:r>
                    <w:r w:rsidDel="00000000" w:rsidR="00000000" w:rsidRPr="00000000">
                      <w:instrText xml:space="preserve">HYPERLINK \l "_heading=h.pz1l8k2ji3qo"</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2. Initiative</w:t>
                    </w:r>
                    <w:r w:rsidDel="00000000" w:rsidR="00000000" w:rsidRPr="00000000">
                      <w:fldChar w:fldCharType="end"/>
                    </w:r>
                  </w:ins>
                  <w:sdt>
                    <w:sdtPr>
                      <w:id w:val="-1768343356"/>
                      <w:tag w:val="goog_rdk_93"/>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929799052"/>
            <w:tag w:val="goog_rdk_97"/>
          </w:sdtPr>
          <w:sdtContent>
            <w:p w:rsidR="00000000" w:rsidDel="00000000" w:rsidP="00000000" w:rsidRDefault="00000000" w:rsidRPr="00000000" w14:paraId="00000021">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34" w:date="2025-08-19T20:58:34Z">
                    <w:rPr>
                      <w:rFonts w:ascii="Verdana" w:cs="Verdana" w:eastAsia="Verdana" w:hAnsi="Verdana"/>
                      <w:sz w:val="24"/>
                      <w:szCs w:val="24"/>
                    </w:rPr>
                  </w:rPrChange>
                </w:rPr>
              </w:pPr>
              <w:sdt>
                <w:sdtPr>
                  <w:id w:val="-1521246444"/>
                  <w:tag w:val="goog_rdk_95"/>
                </w:sdtPr>
                <w:sdtContent>
                  <w:ins w:author="Brian Stewart" w:id="2" w:date="2025-08-19T20:58:34Z">
                    <w:r w:rsidDel="00000000" w:rsidR="00000000" w:rsidRPr="00000000">
                      <w:fldChar w:fldCharType="begin"/>
                    </w:r>
                    <w:r w:rsidDel="00000000" w:rsidR="00000000" w:rsidRPr="00000000">
                      <w:instrText xml:space="preserve">HYPERLINK \l "_heading=h.5dx1c7cfg6y9"</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3. Actions per Round</w:t>
                    </w:r>
                    <w:r w:rsidDel="00000000" w:rsidR="00000000" w:rsidRPr="00000000">
                      <w:fldChar w:fldCharType="end"/>
                    </w:r>
                  </w:ins>
                  <w:sdt>
                    <w:sdtPr>
                      <w:id w:val="1910127350"/>
                      <w:tag w:val="goog_rdk_96"/>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964037561"/>
            <w:tag w:val="goog_rdk_100"/>
          </w:sdtPr>
          <w:sdtContent>
            <w:p w:rsidR="00000000" w:rsidDel="00000000" w:rsidP="00000000" w:rsidRDefault="00000000" w:rsidRPr="00000000" w14:paraId="00000022">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35" w:date="2025-08-19T20:58:34Z">
                    <w:rPr>
                      <w:rFonts w:ascii="Verdana" w:cs="Verdana" w:eastAsia="Verdana" w:hAnsi="Verdana"/>
                      <w:sz w:val="24"/>
                      <w:szCs w:val="24"/>
                    </w:rPr>
                  </w:rPrChange>
                </w:rPr>
              </w:pPr>
              <w:sdt>
                <w:sdtPr>
                  <w:id w:val="-1380581806"/>
                  <w:tag w:val="goog_rdk_98"/>
                </w:sdtPr>
                <w:sdtContent>
                  <w:ins w:author="Brian Stewart" w:id="2" w:date="2025-08-19T20:58:34Z">
                    <w:r w:rsidDel="00000000" w:rsidR="00000000" w:rsidRPr="00000000">
                      <w:fldChar w:fldCharType="begin"/>
                    </w:r>
                    <w:r w:rsidDel="00000000" w:rsidR="00000000" w:rsidRPr="00000000">
                      <w:instrText xml:space="preserve">HYPERLINK \l "_heading=h.jdo4bqbkx2o0"</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4. Attacking and Targeting</w:t>
                    </w:r>
                    <w:r w:rsidDel="00000000" w:rsidR="00000000" w:rsidRPr="00000000">
                      <w:fldChar w:fldCharType="end"/>
                    </w:r>
                  </w:ins>
                  <w:sdt>
                    <w:sdtPr>
                      <w:id w:val="962933644"/>
                      <w:tag w:val="goog_rdk_99"/>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968381800"/>
            <w:tag w:val="goog_rdk_103"/>
          </w:sdtPr>
          <w:sdtContent>
            <w:p w:rsidR="00000000" w:rsidDel="00000000" w:rsidP="00000000" w:rsidRDefault="00000000" w:rsidRPr="00000000" w14:paraId="00000023">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36" w:date="2025-08-19T20:58:34Z">
                    <w:rPr>
                      <w:rFonts w:ascii="Verdana" w:cs="Verdana" w:eastAsia="Verdana" w:hAnsi="Verdana"/>
                      <w:sz w:val="24"/>
                      <w:szCs w:val="24"/>
                    </w:rPr>
                  </w:rPrChange>
                </w:rPr>
              </w:pPr>
              <w:sdt>
                <w:sdtPr>
                  <w:id w:val="-1821086520"/>
                  <w:tag w:val="goog_rdk_101"/>
                </w:sdtPr>
                <w:sdtContent>
                  <w:ins w:author="Brian Stewart" w:id="2" w:date="2025-08-19T20:58:34Z">
                    <w:r w:rsidDel="00000000" w:rsidR="00000000" w:rsidRPr="00000000">
                      <w:fldChar w:fldCharType="begin"/>
                    </w:r>
                    <w:r w:rsidDel="00000000" w:rsidR="00000000" w:rsidRPr="00000000">
                      <w:instrText xml:space="preserve">HYPERLINK \l "_heading=h.ub89mbtgehrl"</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5. Defense and Evasion</w:t>
                    </w:r>
                    <w:r w:rsidDel="00000000" w:rsidR="00000000" w:rsidRPr="00000000">
                      <w:fldChar w:fldCharType="end"/>
                    </w:r>
                  </w:ins>
                  <w:sdt>
                    <w:sdtPr>
                      <w:id w:val="-347516112"/>
                      <w:tag w:val="goog_rdk_102"/>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436455452"/>
            <w:tag w:val="goog_rdk_106"/>
          </w:sdtPr>
          <w:sdtContent>
            <w:p w:rsidR="00000000" w:rsidDel="00000000" w:rsidP="00000000" w:rsidRDefault="00000000" w:rsidRPr="00000000" w14:paraId="00000024">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37" w:date="2025-08-19T20:58:34Z">
                    <w:rPr>
                      <w:rFonts w:ascii="Verdana" w:cs="Verdana" w:eastAsia="Verdana" w:hAnsi="Verdana"/>
                      <w:sz w:val="24"/>
                      <w:szCs w:val="24"/>
                    </w:rPr>
                  </w:rPrChange>
                </w:rPr>
              </w:pPr>
              <w:sdt>
                <w:sdtPr>
                  <w:id w:val="-973026880"/>
                  <w:tag w:val="goog_rdk_104"/>
                </w:sdtPr>
                <w:sdtContent>
                  <w:ins w:author="Brian Stewart" w:id="2" w:date="2025-08-19T20:58:34Z">
                    <w:r w:rsidDel="00000000" w:rsidR="00000000" w:rsidRPr="00000000">
                      <w:fldChar w:fldCharType="begin"/>
                    </w:r>
                    <w:r w:rsidDel="00000000" w:rsidR="00000000" w:rsidRPr="00000000">
                      <w:instrText xml:space="preserve">HYPERLINK \l "_heading=h.uxwhbcpat5oa"</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6. Damage and Suppression</w:t>
                    </w:r>
                    <w:r w:rsidDel="00000000" w:rsidR="00000000" w:rsidRPr="00000000">
                      <w:fldChar w:fldCharType="end"/>
                    </w:r>
                  </w:ins>
                  <w:sdt>
                    <w:sdtPr>
                      <w:id w:val="-835087885"/>
                      <w:tag w:val="goog_rdk_105"/>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359765109"/>
            <w:tag w:val="goog_rdk_109"/>
          </w:sdtPr>
          <w:sdtContent>
            <w:p w:rsidR="00000000" w:rsidDel="00000000" w:rsidP="00000000" w:rsidRDefault="00000000" w:rsidRPr="00000000" w14:paraId="00000025">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38" w:date="2025-08-19T20:58:34Z">
                    <w:rPr>
                      <w:rFonts w:ascii="Verdana" w:cs="Verdana" w:eastAsia="Verdana" w:hAnsi="Verdana"/>
                      <w:sz w:val="24"/>
                      <w:szCs w:val="24"/>
                    </w:rPr>
                  </w:rPrChange>
                </w:rPr>
              </w:pPr>
              <w:sdt>
                <w:sdtPr>
                  <w:id w:val="885723700"/>
                  <w:tag w:val="goog_rdk_107"/>
                </w:sdtPr>
                <w:sdtContent>
                  <w:ins w:author="Brian Stewart" w:id="2" w:date="2025-08-19T20:58:34Z">
                    <w:r w:rsidDel="00000000" w:rsidR="00000000" w:rsidRPr="00000000">
                      <w:fldChar w:fldCharType="begin"/>
                    </w:r>
                    <w:r w:rsidDel="00000000" w:rsidR="00000000" w:rsidRPr="00000000">
                      <w:instrText xml:space="preserve">HYPERLINK \l "_heading=h.jufva9fa7874"</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7. Ending Combat and Entropy Update</w:t>
                    </w:r>
                    <w:r w:rsidDel="00000000" w:rsidR="00000000" w:rsidRPr="00000000">
                      <w:fldChar w:fldCharType="end"/>
                    </w:r>
                  </w:ins>
                  <w:sdt>
                    <w:sdtPr>
                      <w:id w:val="-1831135459"/>
                      <w:tag w:val="goog_rdk_108"/>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884366856"/>
            <w:tag w:val="goog_rdk_112"/>
          </w:sdtPr>
          <w:sdtContent>
            <w:p w:rsidR="00000000" w:rsidDel="00000000" w:rsidP="00000000" w:rsidRDefault="00000000" w:rsidRPr="00000000" w14:paraId="00000026">
              <w:pPr>
                <w:widowControl w:val="0"/>
                <w:spacing w:before="60" w:line="276" w:lineRule="auto"/>
                <w:rPr>
                  <w:ins w:author="Brian Stewart" w:id="2" w:date="2025-08-19T20:58:34Z"/>
                  <w:rFonts w:ascii="Verdana" w:cs="Verdana" w:eastAsia="Verdana" w:hAnsi="Verdana"/>
                  <w:sz w:val="24"/>
                  <w:szCs w:val="24"/>
                  <w:u w:val="single"/>
                  <w:rPrChange w:author="Brian Stewart" w:id="39" w:date="2025-08-19T20:58:34Z">
                    <w:rPr>
                      <w:rFonts w:ascii="Verdana" w:cs="Verdana" w:eastAsia="Verdana" w:hAnsi="Verdana"/>
                      <w:sz w:val="24"/>
                      <w:szCs w:val="24"/>
                    </w:rPr>
                  </w:rPrChange>
                </w:rPr>
              </w:pPr>
              <w:sdt>
                <w:sdtPr>
                  <w:id w:val="9479131"/>
                  <w:tag w:val="goog_rdk_110"/>
                </w:sdtPr>
                <w:sdtContent>
                  <w:ins w:author="Brian Stewart" w:id="2" w:date="2025-08-19T20:58:34Z">
                    <w:r w:rsidDel="00000000" w:rsidR="00000000" w:rsidRPr="00000000">
                      <w:fldChar w:fldCharType="begin"/>
                    </w:r>
                    <w:r w:rsidDel="00000000" w:rsidR="00000000" w:rsidRPr="00000000">
                      <w:instrText xml:space="preserve">HYPERLINK \l "_heading=h.xrvd2r38fybk"</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V. Character Creation</w:t>
                    </w:r>
                    <w:r w:rsidDel="00000000" w:rsidR="00000000" w:rsidRPr="00000000">
                      <w:fldChar w:fldCharType="end"/>
                    </w:r>
                  </w:ins>
                  <w:sdt>
                    <w:sdtPr>
                      <w:id w:val="1439411182"/>
                      <w:tag w:val="goog_rdk_111"/>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726381904"/>
            <w:tag w:val="goog_rdk_115"/>
          </w:sdtPr>
          <w:sdtContent>
            <w:p w:rsidR="00000000" w:rsidDel="00000000" w:rsidP="00000000" w:rsidRDefault="00000000" w:rsidRPr="00000000" w14:paraId="00000027">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40" w:date="2025-08-19T20:58:34Z">
                    <w:rPr>
                      <w:rFonts w:ascii="Verdana" w:cs="Verdana" w:eastAsia="Verdana" w:hAnsi="Verdana"/>
                      <w:sz w:val="24"/>
                      <w:szCs w:val="24"/>
                    </w:rPr>
                  </w:rPrChange>
                </w:rPr>
              </w:pPr>
              <w:sdt>
                <w:sdtPr>
                  <w:id w:val="1646464102"/>
                  <w:tag w:val="goog_rdk_113"/>
                </w:sdtPr>
                <w:sdtContent>
                  <w:ins w:author="Brian Stewart" w:id="2" w:date="2025-08-19T20:58:34Z">
                    <w:r w:rsidDel="00000000" w:rsidR="00000000" w:rsidRPr="00000000">
                      <w:fldChar w:fldCharType="begin"/>
                    </w:r>
                    <w:r w:rsidDel="00000000" w:rsidR="00000000" w:rsidRPr="00000000">
                      <w:instrText xml:space="preserve">HYPERLINK \l "_heading=h.gdlrsg6kd2l6"</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Modular Identity Assembly and System Vectoring</w:t>
                    </w:r>
                    <w:r w:rsidDel="00000000" w:rsidR="00000000" w:rsidRPr="00000000">
                      <w:fldChar w:fldCharType="end"/>
                    </w:r>
                  </w:ins>
                  <w:sdt>
                    <w:sdtPr>
                      <w:id w:val="995245994"/>
                      <w:tag w:val="goog_rdk_114"/>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294988419"/>
            <w:tag w:val="goog_rdk_118"/>
          </w:sdtPr>
          <w:sdtContent>
            <w:p w:rsidR="00000000" w:rsidDel="00000000" w:rsidP="00000000" w:rsidRDefault="00000000" w:rsidRPr="00000000" w14:paraId="00000028">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41" w:date="2025-08-19T20:58:34Z">
                    <w:rPr>
                      <w:rFonts w:ascii="Verdana" w:cs="Verdana" w:eastAsia="Verdana" w:hAnsi="Verdana"/>
                      <w:sz w:val="24"/>
                      <w:szCs w:val="24"/>
                    </w:rPr>
                  </w:rPrChange>
                </w:rPr>
              </w:pPr>
              <w:sdt>
                <w:sdtPr>
                  <w:id w:val="-2012714460"/>
                  <w:tag w:val="goog_rdk_116"/>
                </w:sdtPr>
                <w:sdtContent>
                  <w:ins w:author="Brian Stewart" w:id="2" w:date="2025-08-19T20:58:34Z">
                    <w:r w:rsidDel="00000000" w:rsidR="00000000" w:rsidRPr="00000000">
                      <w:fldChar w:fldCharType="begin"/>
                    </w:r>
                    <w:r w:rsidDel="00000000" w:rsidR="00000000" w:rsidRPr="00000000">
                      <w:instrText xml:space="preserve">HYPERLINK \l "_heading=h.qs8h4q4qyx5t"</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1. Character Creation Overview</w:t>
                    </w:r>
                    <w:r w:rsidDel="00000000" w:rsidR="00000000" w:rsidRPr="00000000">
                      <w:fldChar w:fldCharType="end"/>
                    </w:r>
                  </w:ins>
                  <w:sdt>
                    <w:sdtPr>
                      <w:id w:val="-907313670"/>
                      <w:tag w:val="goog_rdk_117"/>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802035293"/>
            <w:tag w:val="goog_rdk_121"/>
          </w:sdtPr>
          <w:sdtContent>
            <w:p w:rsidR="00000000" w:rsidDel="00000000" w:rsidP="00000000" w:rsidRDefault="00000000" w:rsidRPr="00000000" w14:paraId="00000029">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42" w:date="2025-08-19T20:58:34Z">
                    <w:rPr>
                      <w:rFonts w:ascii="Verdana" w:cs="Verdana" w:eastAsia="Verdana" w:hAnsi="Verdana"/>
                      <w:sz w:val="24"/>
                      <w:szCs w:val="24"/>
                    </w:rPr>
                  </w:rPrChange>
                </w:rPr>
              </w:pPr>
              <w:sdt>
                <w:sdtPr>
                  <w:id w:val="915889206"/>
                  <w:tag w:val="goog_rdk_119"/>
                </w:sdtPr>
                <w:sdtContent>
                  <w:ins w:author="Brian Stewart" w:id="2" w:date="2025-08-19T20:58:34Z">
                    <w:r w:rsidDel="00000000" w:rsidR="00000000" w:rsidRPr="00000000">
                      <w:fldChar w:fldCharType="begin"/>
                    </w:r>
                    <w:r w:rsidDel="00000000" w:rsidR="00000000" w:rsidRPr="00000000">
                      <w:instrText xml:space="preserve">HYPERLINK \l "_heading=h.er1py1vqjpye"</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2. Attribute Generation</w:t>
                    </w:r>
                    <w:r w:rsidDel="00000000" w:rsidR="00000000" w:rsidRPr="00000000">
                      <w:fldChar w:fldCharType="end"/>
                    </w:r>
                  </w:ins>
                  <w:sdt>
                    <w:sdtPr>
                      <w:id w:val="-584814317"/>
                      <w:tag w:val="goog_rdk_120"/>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248418769"/>
            <w:tag w:val="goog_rdk_124"/>
          </w:sdtPr>
          <w:sdtContent>
            <w:p w:rsidR="00000000" w:rsidDel="00000000" w:rsidP="00000000" w:rsidRDefault="00000000" w:rsidRPr="00000000" w14:paraId="0000002A">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43" w:date="2025-08-19T20:58:34Z">
                    <w:rPr>
                      <w:rFonts w:ascii="Verdana" w:cs="Verdana" w:eastAsia="Verdana" w:hAnsi="Verdana"/>
                      <w:sz w:val="24"/>
                      <w:szCs w:val="24"/>
                    </w:rPr>
                  </w:rPrChange>
                </w:rPr>
              </w:pPr>
              <w:sdt>
                <w:sdtPr>
                  <w:id w:val="141591459"/>
                  <w:tag w:val="goog_rdk_122"/>
                </w:sdtPr>
                <w:sdtContent>
                  <w:ins w:author="Brian Stewart" w:id="2" w:date="2025-08-19T20:58:34Z">
                    <w:r w:rsidDel="00000000" w:rsidR="00000000" w:rsidRPr="00000000">
                      <w:fldChar w:fldCharType="begin"/>
                    </w:r>
                    <w:r w:rsidDel="00000000" w:rsidR="00000000" w:rsidRPr="00000000">
                      <w:instrText xml:space="preserve">HYPERLINK \l "_heading=h.8stwv8tezyp"</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Rolled Generation</w:t>
                    </w:r>
                    <w:r w:rsidDel="00000000" w:rsidR="00000000" w:rsidRPr="00000000">
                      <w:fldChar w:fldCharType="end"/>
                    </w:r>
                  </w:ins>
                  <w:sdt>
                    <w:sdtPr>
                      <w:id w:val="108345599"/>
                      <w:tag w:val="goog_rdk_123"/>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528506327"/>
            <w:tag w:val="goog_rdk_127"/>
          </w:sdtPr>
          <w:sdtContent>
            <w:p w:rsidR="00000000" w:rsidDel="00000000" w:rsidP="00000000" w:rsidRDefault="00000000" w:rsidRPr="00000000" w14:paraId="0000002B">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44" w:date="2025-08-19T20:58:34Z">
                    <w:rPr>
                      <w:rFonts w:ascii="Verdana" w:cs="Verdana" w:eastAsia="Verdana" w:hAnsi="Verdana"/>
                      <w:sz w:val="24"/>
                      <w:szCs w:val="24"/>
                    </w:rPr>
                  </w:rPrChange>
                </w:rPr>
              </w:pPr>
              <w:sdt>
                <w:sdtPr>
                  <w:id w:val="1199018979"/>
                  <w:tag w:val="goog_rdk_125"/>
                </w:sdtPr>
                <w:sdtContent>
                  <w:ins w:author="Brian Stewart" w:id="2" w:date="2025-08-19T20:58:34Z">
                    <w:r w:rsidDel="00000000" w:rsidR="00000000" w:rsidRPr="00000000">
                      <w:fldChar w:fldCharType="begin"/>
                    </w:r>
                    <w:r w:rsidDel="00000000" w:rsidR="00000000" w:rsidRPr="00000000">
                      <w:instrText xml:space="preserve">HYPERLINK \l "_heading=h.ken9np3dyu9l"</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4. Archetype</w:t>
                    </w:r>
                    <w:r w:rsidDel="00000000" w:rsidR="00000000" w:rsidRPr="00000000">
                      <w:fldChar w:fldCharType="end"/>
                    </w:r>
                  </w:ins>
                  <w:sdt>
                    <w:sdtPr>
                      <w:id w:val="1980615854"/>
                      <w:tag w:val="goog_rdk_126"/>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2037243029"/>
            <w:tag w:val="goog_rdk_130"/>
          </w:sdtPr>
          <w:sdtContent>
            <w:p w:rsidR="00000000" w:rsidDel="00000000" w:rsidP="00000000" w:rsidRDefault="00000000" w:rsidRPr="00000000" w14:paraId="0000002C">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45" w:date="2025-08-19T20:58:34Z">
                    <w:rPr>
                      <w:rFonts w:ascii="Verdana" w:cs="Verdana" w:eastAsia="Verdana" w:hAnsi="Verdana"/>
                      <w:sz w:val="24"/>
                      <w:szCs w:val="24"/>
                    </w:rPr>
                  </w:rPrChange>
                </w:rPr>
              </w:pPr>
              <w:sdt>
                <w:sdtPr>
                  <w:id w:val="2024665692"/>
                  <w:tag w:val="goog_rdk_128"/>
                </w:sdtPr>
                <w:sdtContent>
                  <w:ins w:author="Brian Stewart" w:id="2" w:date="2025-08-19T20:58:34Z">
                    <w:r w:rsidDel="00000000" w:rsidR="00000000" w:rsidRPr="00000000">
                      <w:fldChar w:fldCharType="begin"/>
                    </w:r>
                    <w:r w:rsidDel="00000000" w:rsidR="00000000" w:rsidRPr="00000000">
                      <w:instrText xml:space="preserve">HYPERLINK \l "_heading=h.2r0pgemx52vk"</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Background and Origin</w:t>
                    </w:r>
                    <w:r w:rsidDel="00000000" w:rsidR="00000000" w:rsidRPr="00000000">
                      <w:fldChar w:fldCharType="end"/>
                    </w:r>
                  </w:ins>
                  <w:sdt>
                    <w:sdtPr>
                      <w:id w:val="298242484"/>
                      <w:tag w:val="goog_rdk_129"/>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898648285"/>
            <w:tag w:val="goog_rdk_133"/>
          </w:sdtPr>
          <w:sdtContent>
            <w:p w:rsidR="00000000" w:rsidDel="00000000" w:rsidP="00000000" w:rsidRDefault="00000000" w:rsidRPr="00000000" w14:paraId="0000002D">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46" w:date="2025-08-19T20:58:34Z">
                    <w:rPr>
                      <w:rFonts w:ascii="Verdana" w:cs="Verdana" w:eastAsia="Verdana" w:hAnsi="Verdana"/>
                      <w:sz w:val="24"/>
                      <w:szCs w:val="24"/>
                    </w:rPr>
                  </w:rPrChange>
                </w:rPr>
              </w:pPr>
              <w:sdt>
                <w:sdtPr>
                  <w:id w:val="-544151428"/>
                  <w:tag w:val="goog_rdk_131"/>
                </w:sdtPr>
                <w:sdtContent>
                  <w:ins w:author="Brian Stewart" w:id="2" w:date="2025-08-19T20:58:34Z">
                    <w:r w:rsidDel="00000000" w:rsidR="00000000" w:rsidRPr="00000000">
                      <w:fldChar w:fldCharType="begin"/>
                    </w:r>
                    <w:r w:rsidDel="00000000" w:rsidR="00000000" w:rsidRPr="00000000">
                      <w:instrText xml:space="preserve">HYPERLINK \l "_heading=h.vq3hkc4bvsr"</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5. Traits</w:t>
                    </w:r>
                    <w:r w:rsidDel="00000000" w:rsidR="00000000" w:rsidRPr="00000000">
                      <w:fldChar w:fldCharType="end"/>
                    </w:r>
                  </w:ins>
                  <w:sdt>
                    <w:sdtPr>
                      <w:id w:val="883457827"/>
                      <w:tag w:val="goog_rdk_132"/>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2082348993"/>
            <w:tag w:val="goog_rdk_136"/>
          </w:sdtPr>
          <w:sdtContent>
            <w:p w:rsidR="00000000" w:rsidDel="00000000" w:rsidP="00000000" w:rsidRDefault="00000000" w:rsidRPr="00000000" w14:paraId="0000002E">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47" w:date="2025-08-19T20:58:34Z">
                    <w:rPr>
                      <w:rFonts w:ascii="Verdana" w:cs="Verdana" w:eastAsia="Verdana" w:hAnsi="Verdana"/>
                      <w:sz w:val="24"/>
                      <w:szCs w:val="24"/>
                    </w:rPr>
                  </w:rPrChange>
                </w:rPr>
              </w:pPr>
              <w:sdt>
                <w:sdtPr>
                  <w:id w:val="1876779577"/>
                  <w:tag w:val="goog_rdk_134"/>
                </w:sdtPr>
                <w:sdtContent>
                  <w:ins w:author="Brian Stewart" w:id="2" w:date="2025-08-19T20:58:34Z">
                    <w:r w:rsidDel="00000000" w:rsidR="00000000" w:rsidRPr="00000000">
                      <w:fldChar w:fldCharType="begin"/>
                    </w:r>
                    <w:r w:rsidDel="00000000" w:rsidR="00000000" w:rsidRPr="00000000">
                      <w:instrText xml:space="preserve">HYPERLINK \l "_heading=h.9efuxxoipdic"</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6. Entropy Vector Alignment</w:t>
                    </w:r>
                    <w:r w:rsidDel="00000000" w:rsidR="00000000" w:rsidRPr="00000000">
                      <w:fldChar w:fldCharType="end"/>
                    </w:r>
                  </w:ins>
                  <w:sdt>
                    <w:sdtPr>
                      <w:id w:val="-1380347454"/>
                      <w:tag w:val="goog_rdk_135"/>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420684367"/>
            <w:tag w:val="goog_rdk_139"/>
          </w:sdtPr>
          <w:sdtContent>
            <w:p w:rsidR="00000000" w:rsidDel="00000000" w:rsidP="00000000" w:rsidRDefault="00000000" w:rsidRPr="00000000" w14:paraId="0000002F">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48" w:date="2025-08-19T20:58:34Z">
                    <w:rPr>
                      <w:rFonts w:ascii="Verdana" w:cs="Verdana" w:eastAsia="Verdana" w:hAnsi="Verdana"/>
                      <w:sz w:val="24"/>
                      <w:szCs w:val="24"/>
                    </w:rPr>
                  </w:rPrChange>
                </w:rPr>
              </w:pPr>
              <w:sdt>
                <w:sdtPr>
                  <w:id w:val="-556056455"/>
                  <w:tag w:val="goog_rdk_137"/>
                </w:sdtPr>
                <w:sdtContent>
                  <w:ins w:author="Brian Stewart" w:id="2" w:date="2025-08-19T20:58:34Z">
                    <w:r w:rsidDel="00000000" w:rsidR="00000000" w:rsidRPr="00000000">
                      <w:fldChar w:fldCharType="begin"/>
                    </w:r>
                    <w:r w:rsidDel="00000000" w:rsidR="00000000" w:rsidRPr="00000000">
                      <w:instrText xml:space="preserve">HYPERLINK \l "_heading=h.fp1mgolxsohq"</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7. Starting Pools and Limits</w:t>
                    </w:r>
                    <w:r w:rsidDel="00000000" w:rsidR="00000000" w:rsidRPr="00000000">
                      <w:fldChar w:fldCharType="end"/>
                    </w:r>
                  </w:ins>
                  <w:sdt>
                    <w:sdtPr>
                      <w:id w:val="-116895189"/>
                      <w:tag w:val="goog_rdk_138"/>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801357752"/>
            <w:tag w:val="goog_rdk_142"/>
          </w:sdtPr>
          <w:sdtContent>
            <w:p w:rsidR="00000000" w:rsidDel="00000000" w:rsidP="00000000" w:rsidRDefault="00000000" w:rsidRPr="00000000" w14:paraId="00000030">
              <w:pPr>
                <w:widowControl w:val="0"/>
                <w:spacing w:before="60" w:line="276" w:lineRule="auto"/>
                <w:rPr>
                  <w:ins w:author="Brian Stewart" w:id="2" w:date="2025-08-19T20:58:34Z"/>
                  <w:rFonts w:ascii="Verdana" w:cs="Verdana" w:eastAsia="Verdana" w:hAnsi="Verdana"/>
                  <w:sz w:val="24"/>
                  <w:szCs w:val="24"/>
                  <w:u w:val="single"/>
                  <w:rPrChange w:author="Brian Stewart" w:id="49" w:date="2025-08-19T20:58:34Z">
                    <w:rPr>
                      <w:rFonts w:ascii="Verdana" w:cs="Verdana" w:eastAsia="Verdana" w:hAnsi="Verdana"/>
                      <w:sz w:val="24"/>
                      <w:szCs w:val="24"/>
                    </w:rPr>
                  </w:rPrChange>
                </w:rPr>
              </w:pPr>
              <w:sdt>
                <w:sdtPr>
                  <w:id w:val="-946718543"/>
                  <w:tag w:val="goog_rdk_140"/>
                </w:sdtPr>
                <w:sdtContent>
                  <w:ins w:author="Brian Stewart" w:id="2" w:date="2025-08-19T20:58:34Z">
                    <w:r w:rsidDel="00000000" w:rsidR="00000000" w:rsidRPr="00000000">
                      <w:fldChar w:fldCharType="begin"/>
                    </w:r>
                    <w:r w:rsidDel="00000000" w:rsidR="00000000" w:rsidRPr="00000000">
                      <w:instrText xml:space="preserve">HYPERLINK \l "_heading=h.rv9w0z3ifzuy"</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 Sterilized Tree of Resonant Life</w:t>
                    </w:r>
                    <w:r w:rsidDel="00000000" w:rsidR="00000000" w:rsidRPr="00000000">
                      <w:fldChar w:fldCharType="end"/>
                    </w:r>
                  </w:ins>
                  <w:sdt>
                    <w:sdtPr>
                      <w:id w:val="1512023847"/>
                      <w:tag w:val="goog_rdk_141"/>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613307218"/>
            <w:tag w:val="goog_rdk_145"/>
          </w:sdtPr>
          <w:sdtContent>
            <w:p w:rsidR="00000000" w:rsidDel="00000000" w:rsidP="00000000" w:rsidRDefault="00000000" w:rsidRPr="00000000" w14:paraId="00000031">
              <w:pPr>
                <w:widowControl w:val="0"/>
                <w:spacing w:before="60" w:line="276" w:lineRule="auto"/>
                <w:ind w:left="720" w:firstLine="0"/>
                <w:rPr>
                  <w:ins w:author="Brian Stewart" w:id="2" w:date="2025-08-19T20:58:34Z"/>
                  <w:rFonts w:ascii="Verdana" w:cs="Verdana" w:eastAsia="Verdana" w:hAnsi="Verdana"/>
                  <w:sz w:val="24"/>
                  <w:szCs w:val="24"/>
                  <w:u w:val="single"/>
                  <w:rPrChange w:author="Brian Stewart" w:id="50" w:date="2025-08-19T20:58:34Z">
                    <w:rPr>
                      <w:rFonts w:ascii="Verdana" w:cs="Verdana" w:eastAsia="Verdana" w:hAnsi="Verdana"/>
                      <w:sz w:val="24"/>
                      <w:szCs w:val="24"/>
                    </w:rPr>
                  </w:rPrChange>
                </w:rPr>
              </w:pPr>
              <w:sdt>
                <w:sdtPr>
                  <w:id w:val="529155400"/>
                  <w:tag w:val="goog_rdk_143"/>
                </w:sdtPr>
                <w:sdtContent>
                  <w:ins w:author="Brian Stewart" w:id="2" w:date="2025-08-19T20:58:34Z">
                    <w:r w:rsidDel="00000000" w:rsidR="00000000" w:rsidRPr="00000000">
                      <w:fldChar w:fldCharType="begin"/>
                    </w:r>
                    <w:r w:rsidDel="00000000" w:rsidR="00000000" w:rsidRPr="00000000">
                      <w:instrText xml:space="preserve">HYPERLINK \l "_heading=h.g9a23pg5oiic"</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Structural Diagram and Discipline Mapping</w:t>
                    </w:r>
                    <w:r w:rsidDel="00000000" w:rsidR="00000000" w:rsidRPr="00000000">
                      <w:fldChar w:fldCharType="end"/>
                    </w:r>
                  </w:ins>
                  <w:sdt>
                    <w:sdtPr>
                      <w:id w:val="1935293279"/>
                      <w:tag w:val="goog_rdk_144"/>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2014894780"/>
            <w:tag w:val="goog_rdk_148"/>
          </w:sdtPr>
          <w:sdtContent>
            <w:p w:rsidR="00000000" w:rsidDel="00000000" w:rsidP="00000000" w:rsidRDefault="00000000" w:rsidRPr="00000000" w14:paraId="00000032">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51" w:date="2025-08-19T20:58:34Z">
                    <w:rPr>
                      <w:rFonts w:ascii="Verdana" w:cs="Verdana" w:eastAsia="Verdana" w:hAnsi="Verdana"/>
                      <w:sz w:val="24"/>
                      <w:szCs w:val="24"/>
                    </w:rPr>
                  </w:rPrChange>
                </w:rPr>
              </w:pPr>
              <w:sdt>
                <w:sdtPr>
                  <w:id w:val="-1946573088"/>
                  <w:tag w:val="goog_rdk_146"/>
                </w:sdtPr>
                <w:sdtContent>
                  <w:ins w:author="Brian Stewart" w:id="2" w:date="2025-08-19T20:58:34Z">
                    <w:r w:rsidDel="00000000" w:rsidR="00000000" w:rsidRPr="00000000">
                      <w:fldChar w:fldCharType="begin"/>
                    </w:r>
                    <w:r w:rsidDel="00000000" w:rsidR="00000000" w:rsidRPr="00000000">
                      <w:instrText xml:space="preserve">HYPERLINK \l "_heading=h.d042vlpxu4k0"</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 Nodal Structure and Assignments</w:t>
                    </w:r>
                    <w:r w:rsidDel="00000000" w:rsidR="00000000" w:rsidRPr="00000000">
                      <w:fldChar w:fldCharType="end"/>
                    </w:r>
                  </w:ins>
                  <w:sdt>
                    <w:sdtPr>
                      <w:id w:val="835039894"/>
                      <w:tag w:val="goog_rdk_147"/>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139433215"/>
            <w:tag w:val="goog_rdk_151"/>
          </w:sdtPr>
          <w:sdtContent>
            <w:p w:rsidR="00000000" w:rsidDel="00000000" w:rsidP="00000000" w:rsidRDefault="00000000" w:rsidRPr="00000000" w14:paraId="00000033">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52" w:date="2025-08-19T20:58:34Z">
                    <w:rPr>
                      <w:rFonts w:ascii="Verdana" w:cs="Verdana" w:eastAsia="Verdana" w:hAnsi="Verdana"/>
                      <w:sz w:val="24"/>
                      <w:szCs w:val="24"/>
                    </w:rPr>
                  </w:rPrChange>
                </w:rPr>
              </w:pPr>
              <w:sdt>
                <w:sdtPr>
                  <w:id w:val="-2122157310"/>
                  <w:tag w:val="goog_rdk_149"/>
                </w:sdtPr>
                <w:sdtContent>
                  <w:ins w:author="Brian Stewart" w:id="2" w:date="2025-08-19T20:58:34Z">
                    <w:r w:rsidDel="00000000" w:rsidR="00000000" w:rsidRPr="00000000">
                      <w:fldChar w:fldCharType="begin"/>
                    </w:r>
                    <w:r w:rsidDel="00000000" w:rsidR="00000000" w:rsidRPr="00000000">
                      <w:instrText xml:space="preserve">HYPERLINK \l "_heading=h.qv6grposvod8"</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Node-by-Node Mapping</w:t>
                    </w:r>
                    <w:r w:rsidDel="00000000" w:rsidR="00000000" w:rsidRPr="00000000">
                      <w:fldChar w:fldCharType="end"/>
                    </w:r>
                  </w:ins>
                  <w:sdt>
                    <w:sdtPr>
                      <w:id w:val="1770515606"/>
                      <w:tag w:val="goog_rdk_150"/>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418663405"/>
            <w:tag w:val="goog_rdk_154"/>
          </w:sdtPr>
          <w:sdtContent>
            <w:p w:rsidR="00000000" w:rsidDel="00000000" w:rsidP="00000000" w:rsidRDefault="00000000" w:rsidRPr="00000000" w14:paraId="00000034">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53" w:date="2025-08-19T20:58:34Z">
                    <w:rPr>
                      <w:rFonts w:ascii="Verdana" w:cs="Verdana" w:eastAsia="Verdana" w:hAnsi="Verdana"/>
                      <w:sz w:val="24"/>
                      <w:szCs w:val="24"/>
                    </w:rPr>
                  </w:rPrChange>
                </w:rPr>
              </w:pPr>
              <w:sdt>
                <w:sdtPr>
                  <w:id w:val="2061612827"/>
                  <w:tag w:val="goog_rdk_152"/>
                </w:sdtPr>
                <w:sdtContent>
                  <w:ins w:author="Brian Stewart" w:id="2" w:date="2025-08-19T20:58:34Z">
                    <w:r w:rsidDel="00000000" w:rsidR="00000000" w:rsidRPr="00000000">
                      <w:fldChar w:fldCharType="begin"/>
                    </w:r>
                    <w:r w:rsidDel="00000000" w:rsidR="00000000" w:rsidRPr="00000000">
                      <w:instrText xml:space="preserve">HYPERLINK \l "_heading=h.y5prxxiwdwxw"</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 Axis and Flow</w:t>
                    </w:r>
                    <w:r w:rsidDel="00000000" w:rsidR="00000000" w:rsidRPr="00000000">
                      <w:fldChar w:fldCharType="end"/>
                    </w:r>
                  </w:ins>
                  <w:sdt>
                    <w:sdtPr>
                      <w:id w:val="1257790169"/>
                      <w:tag w:val="goog_rdk_153"/>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445389057"/>
            <w:tag w:val="goog_rdk_157"/>
          </w:sdtPr>
          <w:sdtContent>
            <w:p w:rsidR="00000000" w:rsidDel="00000000" w:rsidP="00000000" w:rsidRDefault="00000000" w:rsidRPr="00000000" w14:paraId="00000035">
              <w:pPr>
                <w:widowControl w:val="0"/>
                <w:spacing w:before="60" w:line="276" w:lineRule="auto"/>
                <w:ind w:left="360" w:firstLine="0"/>
                <w:rPr>
                  <w:ins w:author="Brian Stewart" w:id="2" w:date="2025-08-19T20:58:34Z"/>
                  <w:rFonts w:ascii="Verdana" w:cs="Verdana" w:eastAsia="Verdana" w:hAnsi="Verdana"/>
                  <w:sz w:val="24"/>
                  <w:szCs w:val="24"/>
                  <w:u w:val="single"/>
                  <w:rPrChange w:author="Brian Stewart" w:id="54" w:date="2025-08-19T20:58:34Z">
                    <w:rPr>
                      <w:rFonts w:ascii="Verdana" w:cs="Verdana" w:eastAsia="Verdana" w:hAnsi="Verdana"/>
                      <w:sz w:val="24"/>
                      <w:szCs w:val="24"/>
                    </w:rPr>
                  </w:rPrChange>
                </w:rPr>
              </w:pPr>
              <w:sdt>
                <w:sdtPr>
                  <w:id w:val="-47044911"/>
                  <w:tag w:val="goog_rdk_155"/>
                </w:sdtPr>
                <w:sdtContent>
                  <w:ins w:author="Brian Stewart" w:id="2" w:date="2025-08-19T20:58:34Z">
                    <w:r w:rsidDel="00000000" w:rsidR="00000000" w:rsidRPr="00000000">
                      <w:fldChar w:fldCharType="begin"/>
                    </w:r>
                    <w:r w:rsidDel="00000000" w:rsidR="00000000" w:rsidRPr="00000000">
                      <w:instrText xml:space="preserve">HYPERLINK \l "_heading=h.p5o61ko4hafw"</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 Discipline-to-Element Locks</w:t>
                    </w:r>
                    <w:r w:rsidDel="00000000" w:rsidR="00000000" w:rsidRPr="00000000">
                      <w:fldChar w:fldCharType="end"/>
                    </w:r>
                  </w:ins>
                  <w:sdt>
                    <w:sdtPr>
                      <w:id w:val="-320904094"/>
                      <w:tag w:val="goog_rdk_156"/>
                    </w:sdtPr>
                    <w:sdtContent>
                      <w:ins w:author="Brian Stewart" w:id="2" w:date="2025-08-19T20:58:34Z">
                        <w:r w:rsidDel="00000000" w:rsidR="00000000" w:rsidRPr="00000000">
                          <w:rPr>
                            <w:rtl w:val="0"/>
                          </w:rPr>
                        </w:r>
                      </w:ins>
                    </w:sdtContent>
                  </w:sdt>
                  <w:ins w:author="Brian Stewart" w:id="2" w:date="2025-08-19T20:58:34Z"/>
                </w:sdtContent>
              </w:sdt>
            </w:p>
          </w:sdtContent>
        </w:sdt>
        <w:sdt>
          <w:sdtPr>
            <w:id w:val="-1055531910"/>
            <w:tag w:val="goog_rdk_160"/>
          </w:sdtPr>
          <w:sdtContent>
            <w:p w:rsidR="00000000" w:rsidDel="00000000" w:rsidP="00000000" w:rsidRDefault="00000000" w:rsidRPr="00000000" w14:paraId="00000036">
              <w:pPr>
                <w:widowControl w:val="0"/>
                <w:spacing w:before="60" w:line="276" w:lineRule="auto"/>
                <w:ind w:left="360" w:firstLine="0"/>
                <w:rPr>
                  <w:rFonts w:ascii="Verdana" w:cs="Verdana" w:eastAsia="Verdana" w:hAnsi="Verdana"/>
                  <w:sz w:val="24"/>
                  <w:szCs w:val="24"/>
                  <w:u w:val="single"/>
                  <w:rPrChange w:author="Brian Stewart" w:id="55" w:date="2025-08-19T20:58:34Z">
                    <w:rPr>
                      <w:rFonts w:ascii="Verdana" w:cs="Verdana" w:eastAsia="Verdana" w:hAnsi="Verdana"/>
                      <w:sz w:val="24"/>
                      <w:szCs w:val="24"/>
                    </w:rPr>
                  </w:rPrChange>
                </w:rPr>
              </w:pPr>
              <w:sdt>
                <w:sdtPr>
                  <w:id w:val="-1834721751"/>
                  <w:tag w:val="goog_rdk_158"/>
                </w:sdtPr>
                <w:sdtContent>
                  <w:ins w:author="Brian Stewart" w:id="2" w:date="2025-08-19T20:58:34Z">
                    <w:r w:rsidDel="00000000" w:rsidR="00000000" w:rsidRPr="00000000">
                      <w:fldChar w:fldCharType="begin"/>
                    </w:r>
                    <w:r w:rsidDel="00000000" w:rsidR="00000000" w:rsidRPr="00000000">
                      <w:instrText xml:space="preserve">HYPERLINK \l "_heading=h.i4vjl4re9li2"</w:instrText>
                    </w:r>
                    <w:r w:rsidDel="00000000" w:rsidR="00000000" w:rsidRPr="00000000">
                      <w:fldChar w:fldCharType="separate"/>
                    </w:r>
                    <w:r w:rsidDel="00000000" w:rsidR="00000000" w:rsidRPr="00000000">
                      <w:rPr>
                        <w:rFonts w:ascii="Verdana" w:cs="Verdana" w:eastAsia="Verdana" w:hAnsi="Verdana"/>
                        <w:sz w:val="24"/>
                        <w:szCs w:val="24"/>
                        <w:u w:val="single"/>
                        <w:rtl w:val="0"/>
                      </w:rPr>
                      <w:t xml:space="preserve">🌀 Use in Gameplay</w:t>
                    </w:r>
                    <w:r w:rsidDel="00000000" w:rsidR="00000000" w:rsidRPr="00000000">
                      <w:fldChar w:fldCharType="end"/>
                    </w:r>
                  </w:ins>
                </w:sdtContent>
              </w:sdt>
              <w:sdt>
                <w:sdtPr>
                  <w:id w:val="-2071078386"/>
                  <w:tag w:val="goog_rdk_159"/>
                </w:sdtPr>
                <w:sdtContent>
                  <w:r w:rsidDel="00000000" w:rsidR="00000000" w:rsidRPr="00000000">
                    <w:rPr>
                      <w:rtl w:val="0"/>
                    </w:rPr>
                  </w:r>
                </w:sdtContent>
              </w:sdt>
              <w:r w:rsidDel="00000000" w:rsidR="00000000" w:rsidRPr="00000000">
                <w:fldChar w:fldCharType="end"/>
              </w:r>
            </w:p>
          </w:sdtContent>
        </w:sdt>
      </w:sdtContent>
    </w:sdt>
    <w:sdt>
      <w:sdtPr>
        <w:id w:val="-128169768"/>
        <w:tag w:val="goog_rdk_163"/>
      </w:sdtPr>
      <w:sdtContent>
        <w:p w:rsidR="00000000" w:rsidDel="00000000" w:rsidP="00000000" w:rsidRDefault="00000000" w:rsidRPr="00000000" w14:paraId="00000037">
          <w:pPr>
            <w:pStyle w:val="Heading3"/>
            <w:keepNext w:val="0"/>
            <w:keepLines w:val="0"/>
            <w:pageBreakBefore w:val="1"/>
            <w:spacing w:before="280" w:line="276" w:lineRule="auto"/>
            <w:rPr>
              <w:ins w:author="Brian Stewart" w:id="56" w:date="2025-08-19T20:58:34Z"/>
              <w:rFonts w:ascii="Verdana" w:cs="Verdana" w:eastAsia="Verdana" w:hAnsi="Verdana"/>
              <w:color w:val="000000"/>
              <w:sz w:val="24"/>
              <w:szCs w:val="24"/>
            </w:rPr>
          </w:pPr>
          <w:sdt>
            <w:sdtPr>
              <w:id w:val="1590603988"/>
              <w:tag w:val="goog_rdk_162"/>
            </w:sdtPr>
            <w:sdtContent>
              <w:ins w:author="Brian Stewart" w:id="56" w:date="2025-08-19T20:58:34Z">
                <w:bookmarkStart w:colFirst="0" w:colLast="0" w:name="_heading=h.q0ky1ab0t4wr" w:id="1"/>
                <w:bookmarkEnd w:id="1"/>
                <w:r w:rsidDel="00000000" w:rsidR="00000000" w:rsidRPr="00000000">
                  <w:br w:type="page"/>
                </w:r>
                <w:r w:rsidDel="00000000" w:rsidR="00000000" w:rsidRPr="00000000">
                  <w:rPr>
                    <w:rtl w:val="0"/>
                  </w:rPr>
                </w:r>
              </w:ins>
            </w:sdtContent>
          </w:sdt>
        </w:p>
      </w:sdtContent>
    </w:sdt>
    <w:sdt>
      <w:sdtPr>
        <w:id w:val="-2137270820"/>
        <w:tag w:val="goog_rdk_166"/>
      </w:sdtPr>
      <w:sdtContent>
        <w:p w:rsidR="00000000" w:rsidDel="00000000" w:rsidP="00000000" w:rsidRDefault="00000000" w:rsidRPr="00000000" w14:paraId="00000038">
          <w:pPr>
            <w:pStyle w:val="Heading3"/>
            <w:keepNext w:val="0"/>
            <w:keepLines w:val="0"/>
            <w:pageBreakBefore w:val="1"/>
            <w:spacing w:before="280" w:line="276" w:lineRule="auto"/>
            <w:rPr>
              <w:ins w:author="Brian Stewart" w:id="56" w:date="2025-08-19T20:58:34Z"/>
              <w:rFonts w:ascii="Verdana" w:cs="Verdana" w:eastAsia="Verdana" w:hAnsi="Verdana"/>
              <w:color w:val="000000"/>
              <w:sz w:val="24"/>
              <w:szCs w:val="24"/>
              <w:rPrChange w:author="Brian Stewart" w:id="57" w:date="2025-08-19T20:58:34Z">
                <w:rPr>
                  <w:rFonts w:ascii="Verdana" w:cs="Verdana" w:eastAsia="Verdana" w:hAnsi="Verdana"/>
                  <w:color w:val="000000"/>
                  <w:sz w:val="24"/>
                  <w:szCs w:val="24"/>
                </w:rPr>
              </w:rPrChange>
            </w:rPr>
          </w:pPr>
          <w:sdt>
            <w:sdtPr>
              <w:id w:val="382204211"/>
              <w:tag w:val="goog_rdk_164"/>
            </w:sdtPr>
            <w:sdtContent>
              <w:ins w:author="Brian Stewart" w:id="56" w:date="2025-08-19T20:58:34Z"/>
              <w:sdt>
                <w:sdtPr>
                  <w:id w:val="1911982925"/>
                  <w:tag w:val="goog_rdk_165"/>
                </w:sdtPr>
                <w:sdtContent>
                  <w:ins w:author="Brian Stewart" w:id="56" w:date="2025-08-19T20:58:34Z">
                    <w:r w:rsidDel="00000000" w:rsidR="00000000" w:rsidRPr="00000000">
                      <w:rPr>
                        <w:rtl w:val="0"/>
                      </w:rPr>
                    </w:r>
                  </w:ins>
                </w:sdtContent>
              </w:sdt>
              <w:ins w:author="Brian Stewart" w:id="56" w:date="2025-08-19T20:58:34Z">
                <w:bookmarkStart w:colFirst="0" w:colLast="0" w:name="_heading=h.kl17p61lu343" w:id="2"/>
                <w:bookmarkEnd w:id="2"/>
              </w:ins>
            </w:sdtContent>
          </w:sdt>
        </w:p>
      </w:sdtContent>
    </w:sdt>
    <w:sdt>
      <w:sdtPr>
        <w:id w:val="-1321159796"/>
        <w:tag w:val="goog_rdk_167"/>
      </w:sdtPr>
      <w:sdtContent>
        <w:p w:rsidR="00000000" w:rsidDel="00000000" w:rsidP="00000000" w:rsidRDefault="00000000" w:rsidRPr="00000000" w14:paraId="00000039">
          <w:pPr>
            <w:pStyle w:val="Heading3"/>
            <w:keepNext w:val="0"/>
            <w:keepLines w:val="0"/>
            <w:pageBreakBefore w:val="1"/>
            <w:spacing w:before="280" w:line="276" w:lineRule="auto"/>
            <w:rPr>
              <w:rPrChange w:author="Brian Stewart" w:id="58" w:date="2025-08-19T20:58:34Z">
                <w:rPr>
                  <w:rFonts w:ascii="Verdana" w:cs="Verdana" w:eastAsia="Verdana" w:hAnsi="Verdana"/>
                  <w:color w:val="000000"/>
                  <w:sz w:val="24"/>
                  <w:szCs w:val="24"/>
                </w:rPr>
              </w:rPrChange>
            </w:rPr>
            <w:pPrChange w:author="Brian Stewart" w:id="0" w:date="2025-08-19T20:58:34Z">
              <w:pPr>
                <w:pStyle w:val="Heading3"/>
                <w:keepNext w:val="0"/>
                <w:keepLines w:val="0"/>
                <w:pageBreakBefore w:val="1"/>
                <w:spacing w:before="280" w:line="276" w:lineRule="auto"/>
              </w:pPr>
            </w:pPrChange>
          </w:pPr>
          <w:bookmarkStart w:colFirst="0" w:colLast="0" w:name="_heading=h.lo0ctxmyiu94" w:id="3"/>
          <w:bookmarkEnd w:id="3"/>
          <w:r w:rsidDel="00000000" w:rsidR="00000000" w:rsidRPr="00000000">
            <w:rPr>
              <w:rFonts w:ascii="Verdana" w:cs="Verdana" w:eastAsia="Verdana" w:hAnsi="Verdana"/>
              <w:color w:val="000000"/>
              <w:sz w:val="24"/>
              <w:szCs w:val="24"/>
              <w:rtl w:val="0"/>
            </w:rPr>
            <w:t xml:space="preserve">The Universal System</w:t>
          </w:r>
        </w:p>
      </w:sdtContent>
    </w:sdt>
    <w:p w:rsidR="00000000" w:rsidDel="00000000" w:rsidP="00000000" w:rsidRDefault="00000000" w:rsidRPr="00000000" w14:paraId="0000003A">
      <w:pPr>
        <w:pageBreakBefore w:val="1"/>
        <w:spacing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Universal System is not a genre. It is not a game. It is not a setting.</w:t>
      </w:r>
    </w:p>
    <w:p w:rsidR="00000000" w:rsidDel="00000000" w:rsidP="00000000" w:rsidRDefault="00000000" w:rsidRPr="00000000" w14:paraId="0000003B">
      <w:pPr>
        <w:pageBreakBefore w:val="1"/>
        <w:spacing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It is a frame—bare, recursive, and open to collapse.</w:t>
      </w:r>
    </w:p>
    <w:p w:rsidR="00000000" w:rsidDel="00000000" w:rsidP="00000000" w:rsidRDefault="00000000" w:rsidRPr="00000000" w14:paraId="0000003C">
      <w:pPr>
        <w:pageBreakBefore w:val="1"/>
        <w:spacing w:line="276"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D">
      <w:pPr>
        <w:pageBreakBefore w:val="1"/>
        <w:spacing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Built to codify shared narrative experience across multiple timelines, the system functions as a reality scaffolding engine. You are not here to simulate life. You are here to generate divergence.</w:t>
      </w:r>
    </w:p>
    <w:p w:rsidR="00000000" w:rsidDel="00000000" w:rsidP="00000000" w:rsidRDefault="00000000" w:rsidRPr="00000000" w14:paraId="0000003E">
      <w:pPr>
        <w:pageBreakBefore w:val="1"/>
        <w:spacing w:line="276"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F">
      <w:pPr>
        <w:pageBreakBefore w:val="1"/>
        <w:spacing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Every rule in this system is optional. Every mechanic is re-entrant. Every archetype is modular. This is not balance. This is structure as intention.</w:t>
      </w:r>
    </w:p>
    <w:p w:rsidR="00000000" w:rsidDel="00000000" w:rsidP="00000000" w:rsidRDefault="00000000" w:rsidRPr="00000000" w14:paraId="00000040">
      <w:pPr>
        <w:pageBreakBefore w:val="1"/>
        <w:spacing w:line="276"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1">
      <w:pPr>
        <w:pageBreakBefore w:val="1"/>
        <w:spacing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Universal System is optimized for settings where entropy exceeds governance, where psionic probability undermines material physics, and where control is a question—not an answer.</w:t>
      </w:r>
    </w:p>
    <w:p w:rsidR="00000000" w:rsidDel="00000000" w:rsidP="00000000" w:rsidRDefault="00000000" w:rsidRPr="00000000" w14:paraId="00000042">
      <w:pPr>
        <w:pageBreakBefore w:val="1"/>
        <w:spacing w:line="276"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3">
      <w:pPr>
        <w:pageBreakBefore w:val="1"/>
        <w:spacing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There are no monsters here. Only matrices.</w:t>
      </w:r>
    </w:p>
    <w:p w:rsidR="00000000" w:rsidDel="00000000" w:rsidP="00000000" w:rsidRDefault="00000000" w:rsidRPr="00000000" w14:paraId="00000044">
      <w:pPr>
        <w:pageBreakBefore w:val="1"/>
        <w:spacing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There is no magic. Only resonance.</w:t>
      </w:r>
    </w:p>
    <w:p w:rsidR="00000000" w:rsidDel="00000000" w:rsidP="00000000" w:rsidRDefault="00000000" w:rsidRPr="00000000" w14:paraId="00000045">
      <w:pPr>
        <w:pageBreakBefore w:val="1"/>
        <w:spacing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There is no balance. Only Pentacode.</w:t>
      </w:r>
    </w:p>
    <w:p w:rsidR="00000000" w:rsidDel="00000000" w:rsidP="00000000" w:rsidRDefault="00000000" w:rsidRPr="00000000" w14:paraId="00000046">
      <w:pPr>
        <w:pageBreakBefore w:val="1"/>
        <w:spacing w:line="276"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7">
      <w:pPr>
        <w:pageBreakBefore w:val="1"/>
        <w:spacing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book is not a rulebook. It is an architecture of possibility, tuned for those who build narratives in hostile conditions.</w:t>
      </w:r>
    </w:p>
    <w:p w:rsidR="00000000" w:rsidDel="00000000" w:rsidP="00000000" w:rsidRDefault="00000000" w:rsidRPr="00000000" w14:paraId="00000048">
      <w:pPr>
        <w:pageBreakBefore w:val="1"/>
        <w:spacing w:line="276"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9">
      <w:pPr>
        <w:pageBreakBefore w:val="1"/>
        <w:spacing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It is made for integration.</w:t>
      </w:r>
    </w:p>
    <w:p w:rsidR="00000000" w:rsidDel="00000000" w:rsidP="00000000" w:rsidRDefault="00000000" w:rsidRPr="00000000" w14:paraId="0000004A">
      <w:pPr>
        <w:pageBreakBefore w:val="1"/>
        <w:spacing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It is made for collapse.</w:t>
      </w:r>
    </w:p>
    <w:p w:rsidR="00000000" w:rsidDel="00000000" w:rsidP="00000000" w:rsidRDefault="00000000" w:rsidRPr="00000000" w14:paraId="0000004B">
      <w:pPr>
        <w:pageBreakBefore w:val="1"/>
        <w:spacing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It is made for you—</w:t>
      </w:r>
    </w:p>
    <w:p w:rsidR="00000000" w:rsidDel="00000000" w:rsidP="00000000" w:rsidRDefault="00000000" w:rsidRPr="00000000" w14:paraId="0000004C">
      <w:pPr>
        <w:pageBreakBefore w:val="1"/>
        <w:spacing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If you survive it.</w:t>
      </w:r>
    </w:p>
    <w:sdt>
      <w:sdtPr>
        <w:id w:val="-1963629753"/>
        <w:tag w:val="goog_rdk_168"/>
      </w:sdtPr>
      <w:sdtContent>
        <w:p w:rsidR="00000000" w:rsidDel="00000000" w:rsidP="00000000" w:rsidRDefault="00000000" w:rsidRPr="00000000" w14:paraId="0000004D">
          <w:pPr>
            <w:pStyle w:val="Heading3"/>
            <w:keepNext w:val="0"/>
            <w:keepLines w:val="0"/>
            <w:pageBreakBefore w:val="1"/>
            <w:spacing w:before="280" w:line="276" w:lineRule="auto"/>
            <w:rPr>
              <w:rPrChange w:author="Brian Stewart" w:id="59" w:date="2025-08-19T20:58:32Z">
                <w:rPr>
                  <w:rFonts w:ascii="Verdana" w:cs="Verdana" w:eastAsia="Verdana" w:hAnsi="Verdana"/>
                  <w:color w:val="000000"/>
                  <w:sz w:val="24"/>
                  <w:szCs w:val="24"/>
                </w:rPr>
              </w:rPrChange>
            </w:rPr>
            <w:pPrChange w:author="Brian Stewart" w:id="0" w:date="2025-08-19T20:58:32Z">
              <w:pPr>
                <w:pStyle w:val="Heading3"/>
                <w:keepNext w:val="0"/>
                <w:keepLines w:val="0"/>
                <w:pageBreakBefore w:val="1"/>
                <w:spacing w:before="280" w:line="276" w:lineRule="auto"/>
              </w:pPr>
            </w:pPrChange>
          </w:pPr>
          <w:bookmarkStart w:colFirst="0" w:colLast="0" w:name="_heading=h.j63r49vx4jw8" w:id="4"/>
          <w:bookmarkEnd w:id="4"/>
          <w:r w:rsidDel="00000000" w:rsidR="00000000" w:rsidRPr="00000000">
            <w:rPr>
              <w:rFonts w:ascii="Verdana" w:cs="Verdana" w:eastAsia="Verdana" w:hAnsi="Verdana"/>
              <w:color w:val="000000"/>
              <w:sz w:val="24"/>
              <w:szCs w:val="24"/>
              <w:rtl w:val="0"/>
            </w:rPr>
            <w:t xml:space="preserve">Universal System Core Framework</w:t>
          </w:r>
        </w:p>
      </w:sdtContent>
    </w:sdt>
    <w:p w:rsidR="00000000" w:rsidDel="00000000" w:rsidP="00000000" w:rsidRDefault="00000000" w:rsidRPr="00000000" w14:paraId="0000004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Universal System is a flexible, modular tabletop role-playing framework designed to support a wide range of settings, genres, and narrative structures. Built to accommodate both streamlined and highly detailed playstyles, it prioritizes player choice, thematic depth, and mechanical consistency.</w:t>
      </w:r>
    </w:p>
    <w:p w:rsidR="00000000" w:rsidDel="00000000" w:rsidP="00000000" w:rsidRDefault="00000000" w:rsidRPr="00000000" w14:paraId="0000004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Unlike setting-bound systems, the Universal System provides a foundation that can be adapted across timelines, power levels, and narrative tones. It is designed for campaigns driven by story, character progression, and decision-making under uncertainty.</w:t>
      </w:r>
    </w:p>
    <w:p w:rsidR="00000000" w:rsidDel="00000000" w:rsidP="00000000" w:rsidRDefault="00000000" w:rsidRPr="00000000" w14:paraId="0000005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rulebook contains all core mechanics necessary to run a Universal System campaign, including:</w:t>
      </w:r>
    </w:p>
    <w:p w:rsidR="00000000" w:rsidDel="00000000" w:rsidP="00000000" w:rsidRDefault="00000000" w:rsidRPr="00000000" w14:paraId="0000005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Character creation through attribute, archetype, and entropy-alignment systems</w:t>
        <w:br w:type="textWrapping"/>
      </w:r>
    </w:p>
    <w:p w:rsidR="00000000" w:rsidDel="00000000" w:rsidP="00000000" w:rsidRDefault="00000000" w:rsidRPr="00000000" w14:paraId="0000005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Core mechanics based on percentile resolution (d100)</w:t>
        <w:br w:type="textWrapping"/>
      </w:r>
    </w:p>
    <w:p w:rsidR="00000000" w:rsidDel="00000000" w:rsidP="00000000" w:rsidRDefault="00000000" w:rsidRPr="00000000" w14:paraId="0000005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Optional modular subsystems for combat, psionics, magic, and technology</w:t>
        <w:br w:type="textWrapping"/>
      </w:r>
    </w:p>
    <w:p w:rsidR="00000000" w:rsidDel="00000000" w:rsidP="00000000" w:rsidRDefault="00000000" w:rsidRPr="00000000" w14:paraId="0000005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Narrative-impact tools such as entropy drift, strain, and resonance mechanics</w:t>
        <w:br w:type="textWrapping"/>
      </w:r>
    </w:p>
    <w:p w:rsidR="00000000" w:rsidDel="00000000" w:rsidP="00000000" w:rsidRDefault="00000000" w:rsidRPr="00000000" w14:paraId="0000005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Integration paths for genre-specific modules (e.g., science fiction, espionage, horror)</w:t>
        <w:br w:type="textWrapping"/>
      </w:r>
    </w:p>
    <w:p w:rsidR="00000000" w:rsidDel="00000000" w:rsidP="00000000" w:rsidRDefault="00000000" w:rsidRPr="00000000" w14:paraId="0000005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Every mechanic in the Universal System is presented as a baseline. Adjustments and setting-specific adaptations are expected. Watchers (Game Masters) and players are encouraged to use the framework as a toolkit—selecting, modifying, and expanding elements to support the world they wish to create.</w:t>
      </w:r>
    </w:p>
    <w:p w:rsidR="00000000" w:rsidDel="00000000" w:rsidP="00000000" w:rsidRDefault="00000000" w:rsidRPr="00000000" w14:paraId="00000057">
      <w:pPr>
        <w:pStyle w:val="Heading1"/>
        <w:keepNext w:val="0"/>
        <w:keepLines w:val="0"/>
        <w:pageBreakBefore w:val="1"/>
        <w:spacing w:before="480" w:line="276" w:lineRule="auto"/>
        <w:rPr>
          <w:rFonts w:ascii="Verdana" w:cs="Verdana" w:eastAsia="Verdana" w:hAnsi="Verdana"/>
          <w:sz w:val="24"/>
          <w:szCs w:val="24"/>
        </w:rPr>
      </w:pPr>
      <w:bookmarkStart w:colFirst="0" w:colLast="0" w:name="_heading=h.zavlonv7n3ba" w:id="5"/>
      <w:bookmarkEnd w:id="5"/>
      <w:r w:rsidDel="00000000" w:rsidR="00000000" w:rsidRPr="00000000">
        <w:rPr>
          <w:rFonts w:ascii="Verdana" w:cs="Verdana" w:eastAsia="Verdana" w:hAnsi="Verdana"/>
          <w:sz w:val="24"/>
          <w:szCs w:val="24"/>
          <w:rtl w:val="0"/>
        </w:rPr>
        <w:t xml:space="preserve">II. Core System Concepts</w:t>
      </w:r>
    </w:p>
    <w:p w:rsidR="00000000" w:rsidDel="00000000" w:rsidP="00000000" w:rsidRDefault="00000000" w:rsidRPr="00000000" w14:paraId="00000058">
      <w:pPr>
        <w:pStyle w:val="Heading3"/>
        <w:keepNext w:val="0"/>
        <w:keepLines w:val="0"/>
        <w:pageBreakBefore w:val="1"/>
        <w:spacing w:before="280" w:line="276" w:lineRule="auto"/>
        <w:rPr>
          <w:rFonts w:ascii="Verdana" w:cs="Verdana" w:eastAsia="Verdana" w:hAnsi="Verdana"/>
          <w:color w:val="000000"/>
          <w:sz w:val="24"/>
          <w:szCs w:val="24"/>
        </w:rPr>
      </w:pPr>
      <w:bookmarkStart w:colFirst="0" w:colLast="0" w:name="_heading=h.24nkshmuh86o" w:id="6"/>
      <w:bookmarkEnd w:id="6"/>
      <w:r w:rsidDel="00000000" w:rsidR="00000000" w:rsidRPr="00000000">
        <w:rPr>
          <w:rFonts w:ascii="Verdana" w:cs="Verdana" w:eastAsia="Verdana" w:hAnsi="Verdana"/>
          <w:color w:val="000000"/>
          <w:sz w:val="24"/>
          <w:szCs w:val="24"/>
          <w:rtl w:val="0"/>
        </w:rPr>
        <w:t xml:space="preserve">Universal Foundations and Mechanics</w:t>
      </w:r>
    </w:p>
    <w:p w:rsidR="00000000" w:rsidDel="00000000" w:rsidP="00000000" w:rsidRDefault="00000000" w:rsidRPr="00000000" w14:paraId="00000059">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pageBreakBefore w:val="1"/>
        <w:spacing w:after="80" w:line="276" w:lineRule="auto"/>
        <w:rPr>
          <w:rFonts w:ascii="Verdana" w:cs="Verdana" w:eastAsia="Verdana" w:hAnsi="Verdana"/>
          <w:sz w:val="24"/>
          <w:szCs w:val="24"/>
        </w:rPr>
      </w:pPr>
      <w:bookmarkStart w:colFirst="0" w:colLast="0" w:name="_heading=h.sbqvdi76ea60" w:id="7"/>
      <w:bookmarkEnd w:id="7"/>
      <w:r w:rsidDel="00000000" w:rsidR="00000000" w:rsidRPr="00000000">
        <w:rPr>
          <w:rFonts w:ascii="Verdana" w:cs="Verdana" w:eastAsia="Verdana" w:hAnsi="Verdana"/>
          <w:sz w:val="24"/>
          <w:szCs w:val="24"/>
          <w:rtl w:val="0"/>
        </w:rPr>
        <w:t xml:space="preserve">1. Overview</w:t>
      </w:r>
    </w:p>
    <w:p w:rsidR="00000000" w:rsidDel="00000000" w:rsidP="00000000" w:rsidRDefault="00000000" w:rsidRPr="00000000" w14:paraId="0000005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Universal System is built upon a percentile-based resolution mechanic, supported by an entropy-aligned attribute structure and scalable matrix-based modifiers. It is designed to support modular genre insertion, actor-driven world logic, and system-coherent progression.</w:t>
      </w:r>
    </w:p>
    <w:p w:rsidR="00000000" w:rsidDel="00000000" w:rsidP="00000000" w:rsidRDefault="00000000" w:rsidRPr="00000000" w14:paraId="0000005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rolls are made using a d100 structure, resolving against thresholds determined by a combination of:</w:t>
      </w:r>
    </w:p>
    <w:p w:rsidR="00000000" w:rsidDel="00000000" w:rsidP="00000000" w:rsidRDefault="00000000" w:rsidRPr="00000000" w14:paraId="0000005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Attributes</w:t>
        <w:br w:type="textWrapping"/>
      </w:r>
    </w:p>
    <w:p w:rsidR="00000000" w:rsidDel="00000000" w:rsidP="00000000" w:rsidRDefault="00000000" w:rsidRPr="00000000" w14:paraId="0000005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Skill matrices</w:t>
        <w:br w:type="textWrapping"/>
      </w:r>
    </w:p>
    <w:p w:rsidR="00000000" w:rsidDel="00000000" w:rsidP="00000000" w:rsidRDefault="00000000" w:rsidRPr="00000000" w14:paraId="0000005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Entropy strain</w:t>
        <w:br w:type="textWrapping"/>
      </w:r>
    </w:p>
    <w:p w:rsidR="00000000" w:rsidDel="00000000" w:rsidP="00000000" w:rsidRDefault="00000000" w:rsidRPr="00000000" w14:paraId="0000006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Narrative modifiers</w:t>
        <w:br w:type="textWrapping"/>
      </w:r>
    </w:p>
    <w:p w:rsidR="00000000" w:rsidDel="00000000" w:rsidP="00000000" w:rsidRDefault="00000000" w:rsidRPr="00000000" w14:paraId="0000006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Harmonia feedback (when applicable)</w:t>
        <w:br w:type="textWrapping"/>
      </w:r>
    </w:p>
    <w:p w:rsidR="00000000" w:rsidDel="00000000" w:rsidP="00000000" w:rsidRDefault="00000000" w:rsidRPr="00000000" w14:paraId="0000006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structure ensures consistency across genre types, from tactical military science fiction to high-concept psionic storytelling. The system operates on the assumption that most actions—combat, investigation, movement, invocation—are challenges against probability rather than certainty.</w:t>
      </w:r>
    </w:p>
    <w:p w:rsidR="00000000" w:rsidDel="00000000" w:rsidP="00000000" w:rsidRDefault="00000000" w:rsidRPr="00000000" w14:paraId="00000063">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pageBreakBefore w:val="1"/>
        <w:spacing w:after="80" w:line="276" w:lineRule="auto"/>
        <w:rPr>
          <w:rFonts w:ascii="Verdana" w:cs="Verdana" w:eastAsia="Verdana" w:hAnsi="Verdana"/>
          <w:sz w:val="24"/>
          <w:szCs w:val="24"/>
        </w:rPr>
      </w:pPr>
      <w:bookmarkStart w:colFirst="0" w:colLast="0" w:name="_heading=h.pj20x1oyf998" w:id="8"/>
      <w:bookmarkEnd w:id="8"/>
      <w:r w:rsidDel="00000000" w:rsidR="00000000" w:rsidRPr="00000000">
        <w:rPr>
          <w:rFonts w:ascii="Verdana" w:cs="Verdana" w:eastAsia="Verdana" w:hAnsi="Verdana"/>
          <w:sz w:val="24"/>
          <w:szCs w:val="24"/>
          <w:rtl w:val="0"/>
        </w:rPr>
        <w:t xml:space="preserve">2. Attributes</w:t>
      </w:r>
    </w:p>
    <w:p w:rsidR="00000000" w:rsidDel="00000000" w:rsidP="00000000" w:rsidRDefault="00000000" w:rsidRPr="00000000" w14:paraId="0000006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characters are defined by five core attributes, each of which aligns with a point of the Pentacode. These are not simply statistics—they are ontological vectors through which all character actions, modifiers, and entropy effects are filtered.</w:t>
      </w:r>
    </w:p>
    <w:p w:rsidR="00000000" w:rsidDel="00000000" w:rsidP="00000000" w:rsidRDefault="00000000" w:rsidRPr="00000000" w14:paraId="0000006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Core Attributes:</w:t>
      </w:r>
    </w:p>
    <w:p w:rsidR="00000000" w:rsidDel="00000000" w:rsidP="00000000" w:rsidRDefault="00000000" w:rsidRPr="00000000" w14:paraId="0000006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Gnosis / Entropy – Reflects epistemological stability or dissonance. Functions both as cognitive acuity and reality volatiliity, depending on the action.</w:t>
        <w:br w:type="textWrapping"/>
      </w:r>
    </w:p>
    <w:p w:rsidR="00000000" w:rsidDel="00000000" w:rsidP="00000000" w:rsidRDefault="00000000" w:rsidRPr="00000000" w14:paraId="0000006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Katra – Measures emotional weight, identity coherence, and narrative empathy.</w:t>
        <w:br w:type="textWrapping"/>
      </w:r>
    </w:p>
    <w:p w:rsidR="00000000" w:rsidDel="00000000" w:rsidP="00000000" w:rsidRDefault="00000000" w:rsidRPr="00000000" w14:paraId="0000006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Imperius – Represents structural control, legal authority, and force of will.</w:t>
        <w:br w:type="textWrapping"/>
      </w:r>
    </w:p>
    <w:p w:rsidR="00000000" w:rsidDel="00000000" w:rsidP="00000000" w:rsidRDefault="00000000" w:rsidRPr="00000000" w14:paraId="0000006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Dominion – Encapsulates physical infrastructure, bodily force, and tactical presence.</w:t>
        <w:br w:type="textWrapping"/>
      </w:r>
    </w:p>
    <w:p w:rsidR="00000000" w:rsidDel="00000000" w:rsidP="00000000" w:rsidRDefault="00000000" w:rsidRPr="00000000" w14:paraId="0000006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Harmonia – The character’s synchronicity rating. Balances internal strain with system coherence.</w:t>
        <w:br w:type="textWrapping"/>
      </w:r>
    </w:p>
    <w:p w:rsidR="00000000" w:rsidDel="00000000" w:rsidP="00000000" w:rsidRDefault="00000000" w:rsidRPr="00000000" w14:paraId="0000006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These five attributes are always present. They form the root vector for derivative scores, including:</w:t>
      </w:r>
    </w:p>
    <w:p w:rsidR="00000000" w:rsidDel="00000000" w:rsidP="00000000" w:rsidRDefault="00000000" w:rsidRPr="00000000" w14:paraId="0000006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Palladryxxe (psionic compatibility score)</w:t>
        <w:br w:type="textWrapping"/>
      </w:r>
    </w:p>
    <w:p w:rsidR="00000000" w:rsidDel="00000000" w:rsidP="00000000" w:rsidRDefault="00000000" w:rsidRPr="00000000" w14:paraId="0000006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Entropy Threshold (instability margin)</w:t>
        <w:br w:type="textWrapping"/>
      </w:r>
    </w:p>
    <w:p w:rsidR="00000000" w:rsidDel="00000000" w:rsidP="00000000" w:rsidRDefault="00000000" w:rsidRPr="00000000" w14:paraId="0000006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Mental Load Index</w:t>
        <w:br w:type="textWrapping"/>
      </w:r>
    </w:p>
    <w:p w:rsidR="00000000" w:rsidDel="00000000" w:rsidP="00000000" w:rsidRDefault="00000000" w:rsidRPr="00000000" w14:paraId="0000007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Strain Differential (used in extended rituals, combat stances, and system overclocking)</w:t>
        <w:br w:type="textWrapping"/>
      </w:r>
    </w:p>
    <w:p w:rsidR="00000000" w:rsidDel="00000000" w:rsidP="00000000" w:rsidRDefault="00000000" w:rsidRPr="00000000" w14:paraId="0000007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attribute is rated on a percentile scale (0–100). Standard generation assumes baseline attribute spread between 30–70 for most character types, modifiable by archetype, species vector, and setting-specific limitations.</w:t>
      </w:r>
    </w:p>
    <w:p w:rsidR="00000000" w:rsidDel="00000000" w:rsidP="00000000" w:rsidRDefault="00000000" w:rsidRPr="00000000" w14:paraId="00000072">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pageBreakBefore w:val="1"/>
        <w:spacing w:after="80" w:line="276" w:lineRule="auto"/>
        <w:rPr>
          <w:rFonts w:ascii="Verdana" w:cs="Verdana" w:eastAsia="Verdana" w:hAnsi="Verdana"/>
          <w:sz w:val="24"/>
          <w:szCs w:val="24"/>
        </w:rPr>
      </w:pPr>
      <w:bookmarkStart w:colFirst="0" w:colLast="0" w:name="_heading=h.ir9nvn6pei8z" w:id="9"/>
      <w:bookmarkEnd w:id="9"/>
      <w:r w:rsidDel="00000000" w:rsidR="00000000" w:rsidRPr="00000000">
        <w:rPr>
          <w:rFonts w:ascii="Verdana" w:cs="Verdana" w:eastAsia="Verdana" w:hAnsi="Verdana"/>
          <w:sz w:val="24"/>
          <w:szCs w:val="24"/>
          <w:rtl w:val="0"/>
        </w:rPr>
        <w:t xml:space="preserve">3. Attribute Rolls</w:t>
      </w:r>
    </w:p>
    <w:p w:rsidR="00000000" w:rsidDel="00000000" w:rsidP="00000000" w:rsidRDefault="00000000" w:rsidRPr="00000000" w14:paraId="0000007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 test an attribute, roll d100 and compare it to the current rating:</w:t>
      </w:r>
    </w:p>
    <w:p w:rsidR="00000000" w:rsidDel="00000000" w:rsidP="00000000" w:rsidRDefault="00000000" w:rsidRPr="00000000" w14:paraId="0000007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Success = Result is equal to or less than the attribute score</w:t>
        <w:br w:type="textWrapping"/>
      </w:r>
    </w:p>
    <w:p w:rsidR="00000000" w:rsidDel="00000000" w:rsidP="00000000" w:rsidRDefault="00000000" w:rsidRPr="00000000" w14:paraId="0000007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Failure = Result exceeds attribute score</w:t>
        <w:br w:type="textWrapping"/>
      </w:r>
    </w:p>
    <w:p w:rsidR="00000000" w:rsidDel="00000000" w:rsidP="00000000" w:rsidRDefault="00000000" w:rsidRPr="00000000" w14:paraId="0000007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Critical Success = 01–05 (absolute success, bonus effect or narrative override)</w:t>
        <w:br w:type="textWrapping"/>
      </w:r>
    </w:p>
    <w:p w:rsidR="00000000" w:rsidDel="00000000" w:rsidP="00000000" w:rsidRDefault="00000000" w:rsidRPr="00000000" w14:paraId="0000007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Critical Failure = 96–100 (entropic bleed, partial collapse, or system contradiction event)</w:t>
        <w:br w:type="textWrapping"/>
      </w:r>
    </w:p>
    <w:p w:rsidR="00000000" w:rsidDel="00000000" w:rsidP="00000000" w:rsidRDefault="00000000" w:rsidRPr="00000000" w14:paraId="0000007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Modifiers are assigned by Watcher discretion or embedded mechanics and may include:</w:t>
      </w:r>
    </w:p>
    <w:p w:rsidR="00000000" w:rsidDel="00000000" w:rsidP="00000000" w:rsidRDefault="00000000" w:rsidRPr="00000000" w14:paraId="0000007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+10 to +30 for ideal conditions or tool-assisted action</w:t>
        <w:br w:type="textWrapping"/>
      </w:r>
    </w:p>
    <w:p w:rsidR="00000000" w:rsidDel="00000000" w:rsidP="00000000" w:rsidRDefault="00000000" w:rsidRPr="00000000" w14:paraId="0000007B">
      <w:pPr>
        <w:pageBreakBefore w:val="1"/>
        <w:spacing w:after="240" w:before="240" w:line="276" w:lineRule="auto"/>
        <w:rPr>
          <w:rFonts w:ascii="Verdana" w:cs="Verdana" w:eastAsia="Verdana" w:hAnsi="Verdana"/>
          <w:sz w:val="24"/>
          <w:szCs w:val="24"/>
        </w:rPr>
      </w:pPr>
      <w:sdt>
        <w:sdtPr>
          <w:id w:val="-1287488558"/>
          <w:tag w:val="goog_rdk_169"/>
        </w:sdtPr>
        <w:sdtContent>
          <w:r w:rsidDel="00000000" w:rsidR="00000000" w:rsidRPr="00000000">
            <w:rPr>
              <w:rFonts w:ascii="Arial Unicode MS" w:cs="Arial Unicode MS" w:eastAsia="Arial Unicode MS" w:hAnsi="Arial Unicode MS"/>
              <w:sz w:val="24"/>
              <w:szCs w:val="24"/>
              <w:rtl w:val="0"/>
            </w:rPr>
            <w:t xml:space="preserve">−10 to −50 for strain, entropy, external pressure, or harmonia drift</w:t>
            <w:br w:type="textWrapping"/>
          </w:r>
        </w:sdtContent>
      </w:sdt>
    </w:p>
    <w:p w:rsidR="00000000" w:rsidDel="00000000" w:rsidP="00000000" w:rsidRDefault="00000000" w:rsidRPr="00000000" w14:paraId="0000007C">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pageBreakBefore w:val="1"/>
        <w:spacing w:after="80" w:line="276" w:lineRule="auto"/>
        <w:rPr>
          <w:rFonts w:ascii="Verdana" w:cs="Verdana" w:eastAsia="Verdana" w:hAnsi="Verdana"/>
          <w:sz w:val="24"/>
          <w:szCs w:val="24"/>
        </w:rPr>
      </w:pPr>
      <w:bookmarkStart w:colFirst="0" w:colLast="0" w:name="_heading=h.zb8axb6m69sn" w:id="10"/>
      <w:bookmarkEnd w:id="10"/>
      <w:r w:rsidDel="00000000" w:rsidR="00000000" w:rsidRPr="00000000">
        <w:rPr>
          <w:rFonts w:ascii="Verdana" w:cs="Verdana" w:eastAsia="Verdana" w:hAnsi="Verdana"/>
          <w:sz w:val="24"/>
          <w:szCs w:val="24"/>
          <w:rtl w:val="0"/>
        </w:rPr>
        <w:t xml:space="preserve">4. Skill Matrices</w:t>
      </w:r>
    </w:p>
    <w:p w:rsidR="00000000" w:rsidDel="00000000" w:rsidP="00000000" w:rsidRDefault="00000000" w:rsidRPr="00000000" w14:paraId="0000007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Skill use in the Universal System is not isolated by traditional “lists.” Instead, skills are modular matrices assigned during character creation, using archetype-specific slots and entropy-aligned functions.</w:t>
      </w:r>
    </w:p>
    <w:p w:rsidR="00000000" w:rsidDel="00000000" w:rsidP="00000000" w:rsidRDefault="00000000" w:rsidRPr="00000000" w14:paraId="0000007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matrix consists of:</w:t>
      </w:r>
    </w:p>
    <w:p w:rsidR="00000000" w:rsidDel="00000000" w:rsidP="00000000" w:rsidRDefault="00000000" w:rsidRPr="00000000" w14:paraId="0000008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Core Function (e.g., Trace, Compel, Subdue, Traverse)</w:t>
        <w:br w:type="textWrapping"/>
      </w:r>
    </w:p>
    <w:p w:rsidR="00000000" w:rsidDel="00000000" w:rsidP="00000000" w:rsidRDefault="00000000" w:rsidRPr="00000000" w14:paraId="0000008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Attribute Root (derived from the dominant Pentacode point)</w:t>
        <w:br w:type="textWrapping"/>
      </w:r>
    </w:p>
    <w:p w:rsidR="00000000" w:rsidDel="00000000" w:rsidP="00000000" w:rsidRDefault="00000000" w:rsidRPr="00000000" w14:paraId="0000008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Strain Profile (how much Harmonia is consumed per use)</w:t>
        <w:br w:type="textWrapping"/>
      </w:r>
    </w:p>
    <w:p w:rsidR="00000000" w:rsidDel="00000000" w:rsidP="00000000" w:rsidRDefault="00000000" w:rsidRPr="00000000" w14:paraId="0000008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Resolution Modifier (+0 to +30 for novice skills, +31 to +80 for trained, +81 to 95 for mastered)</w:t>
        <w:br w:type="textWrapping"/>
      </w:r>
    </w:p>
    <w:p w:rsidR="00000000" w:rsidDel="00000000" w:rsidP="00000000" w:rsidRDefault="00000000" w:rsidRPr="00000000" w14:paraId="0000008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Skill rolls are made exactly as attribute rolls: d100 against the matrix score. Each successful skill use generates a Resonance Echo, which may accumulate entropy or enable later rerolls, depending on the narrative structure.</w:t>
      </w:r>
    </w:p>
    <w:p w:rsidR="00000000" w:rsidDel="00000000" w:rsidP="00000000" w:rsidRDefault="00000000" w:rsidRPr="00000000" w14:paraId="00000085">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pageBreakBefore w:val="1"/>
        <w:spacing w:after="80" w:line="276" w:lineRule="auto"/>
        <w:rPr>
          <w:rFonts w:ascii="Verdana" w:cs="Verdana" w:eastAsia="Verdana" w:hAnsi="Verdana"/>
          <w:sz w:val="24"/>
          <w:szCs w:val="24"/>
        </w:rPr>
      </w:pPr>
      <w:bookmarkStart w:colFirst="0" w:colLast="0" w:name="_heading=h.qmbrspclu8w9" w:id="11"/>
      <w:bookmarkEnd w:id="11"/>
      <w:r w:rsidDel="00000000" w:rsidR="00000000" w:rsidRPr="00000000">
        <w:rPr>
          <w:rFonts w:ascii="Verdana" w:cs="Verdana" w:eastAsia="Verdana" w:hAnsi="Verdana"/>
          <w:sz w:val="24"/>
          <w:szCs w:val="24"/>
          <w:rtl w:val="0"/>
        </w:rPr>
        <w:t xml:space="preserve">5. Entropy System</w:t>
      </w:r>
    </w:p>
    <w:p w:rsidR="00000000" w:rsidDel="00000000" w:rsidP="00000000" w:rsidRDefault="00000000" w:rsidRPr="00000000" w14:paraId="0000008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Entropy is not a penalty—it is a presence. It accumulates through:</w:t>
      </w:r>
    </w:p>
    <w:p w:rsidR="00000000" w:rsidDel="00000000" w:rsidP="00000000" w:rsidRDefault="00000000" w:rsidRPr="00000000" w14:paraId="0000008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Repeated actions within a single vector (e.g., invoking only Dominion-based skills)</w:t>
        <w:br w:type="textWrapping"/>
      </w:r>
    </w:p>
    <w:p w:rsidR="00000000" w:rsidDel="00000000" w:rsidP="00000000" w:rsidRDefault="00000000" w:rsidRPr="00000000" w14:paraId="0000008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Narrative dissonance (actions that contradict declared Intent Matrix)</w:t>
        <w:br w:type="textWrapping"/>
      </w:r>
    </w:p>
    <w:p w:rsidR="00000000" w:rsidDel="00000000" w:rsidP="00000000" w:rsidRDefault="00000000" w:rsidRPr="00000000" w14:paraId="0000008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Sustained strain beyond a character’s Harmonia Limit</w:t>
        <w:br w:type="textWrapping"/>
      </w:r>
    </w:p>
    <w:p w:rsidR="00000000" w:rsidDel="00000000" w:rsidP="00000000" w:rsidRDefault="00000000" w:rsidRPr="00000000" w14:paraId="0000008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Once entropy exceeds the Threshold, the character begins rolling against Strain Collapse each time a core action is attempted. Failure results in one or more of the following, depending on the narrative phase:</w:t>
      </w:r>
    </w:p>
    <w:p w:rsidR="00000000" w:rsidDel="00000000" w:rsidP="00000000" w:rsidRDefault="00000000" w:rsidRPr="00000000" w14:paraId="0000008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Attribute Inversion</w:t>
        <w:br w:type="textWrapping"/>
      </w:r>
    </w:p>
    <w:p w:rsidR="00000000" w:rsidDel="00000000" w:rsidP="00000000" w:rsidRDefault="00000000" w:rsidRPr="00000000" w14:paraId="0000008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Skill Degradation</w:t>
        <w:br w:type="textWrapping"/>
      </w:r>
    </w:p>
    <w:p w:rsidR="00000000" w:rsidDel="00000000" w:rsidP="00000000" w:rsidRDefault="00000000" w:rsidRPr="00000000" w14:paraId="0000008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Reality Slippage (Watcher-inserted environmental mutation)</w:t>
        <w:br w:type="textWrapping"/>
      </w:r>
    </w:p>
    <w:p w:rsidR="00000000" w:rsidDel="00000000" w:rsidP="00000000" w:rsidRDefault="00000000" w:rsidRPr="00000000" w14:paraId="0000008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Entity Interference (if setting module supports entity mechanics)</w:t>
        <w:br w:type="textWrapping"/>
      </w:r>
    </w:p>
    <w:p w:rsidR="00000000" w:rsidDel="00000000" w:rsidP="00000000" w:rsidRDefault="00000000" w:rsidRPr="00000000" w14:paraId="0000009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Entropy may be discharged through ritual rest, matrix harmonization, or Harmonic Feedback Resolution (see Psionics chapter).</w:t>
      </w:r>
    </w:p>
    <w:p w:rsidR="00000000" w:rsidDel="00000000" w:rsidP="00000000" w:rsidRDefault="00000000" w:rsidRPr="00000000" w14:paraId="00000091">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pageBreakBefore w:val="1"/>
        <w:spacing w:after="80" w:line="276" w:lineRule="auto"/>
        <w:rPr>
          <w:rFonts w:ascii="Verdana" w:cs="Verdana" w:eastAsia="Verdana" w:hAnsi="Verdana"/>
          <w:sz w:val="24"/>
          <w:szCs w:val="24"/>
        </w:rPr>
      </w:pPr>
      <w:bookmarkStart w:colFirst="0" w:colLast="0" w:name="_heading=h.rvkk3pf00h75" w:id="12"/>
      <w:bookmarkEnd w:id="12"/>
      <w:r w:rsidDel="00000000" w:rsidR="00000000" w:rsidRPr="00000000">
        <w:rPr>
          <w:rFonts w:ascii="Verdana" w:cs="Verdana" w:eastAsia="Verdana" w:hAnsi="Verdana"/>
          <w:sz w:val="24"/>
          <w:szCs w:val="24"/>
          <w:rtl w:val="0"/>
        </w:rPr>
        <w:t xml:space="preserve">6. Harmonia and Strain</w:t>
      </w:r>
    </w:p>
    <w:p w:rsidR="00000000" w:rsidDel="00000000" w:rsidP="00000000" w:rsidRDefault="00000000" w:rsidRPr="00000000" w14:paraId="0000009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actions in the system have an associated Strain Cost. The cumulative strain applied in a single scene is compared to the character’s Harmonia.</w:t>
      </w:r>
    </w:p>
    <w:p w:rsidR="00000000" w:rsidDel="00000000" w:rsidP="00000000" w:rsidRDefault="00000000" w:rsidRPr="00000000" w14:paraId="00000094">
      <w:pPr>
        <w:pageBreakBefore w:val="1"/>
        <w:spacing w:after="240" w:before="240" w:line="276" w:lineRule="auto"/>
        <w:rPr>
          <w:rFonts w:ascii="Verdana" w:cs="Verdana" w:eastAsia="Verdana" w:hAnsi="Verdana"/>
          <w:sz w:val="24"/>
          <w:szCs w:val="24"/>
        </w:rPr>
      </w:pPr>
      <w:sdt>
        <w:sdtPr>
          <w:id w:val="-789020309"/>
          <w:tag w:val="goog_rdk_170"/>
        </w:sdtPr>
        <w:sdtContent>
          <w:r w:rsidDel="00000000" w:rsidR="00000000" w:rsidRPr="00000000">
            <w:rPr>
              <w:rFonts w:ascii="Arial Unicode MS" w:cs="Arial Unicode MS" w:eastAsia="Arial Unicode MS" w:hAnsi="Arial Unicode MS"/>
              <w:sz w:val="24"/>
              <w:szCs w:val="24"/>
              <w:rtl w:val="0"/>
            </w:rPr>
            <w:t xml:space="preserve">If Strain ≤ Harmonia, action resolves normally.</w:t>
            <w:br w:type="textWrapping"/>
          </w:r>
        </w:sdtContent>
      </w:sdt>
    </w:p>
    <w:p w:rsidR="00000000" w:rsidDel="00000000" w:rsidP="00000000" w:rsidRDefault="00000000" w:rsidRPr="00000000" w14:paraId="0000009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If Strain &gt; Harmonia, roll d100 vs. Gnosis/Entropy. Failure results in resonance backlash or feedback collapse.</w:t>
        <w:br w:type="textWrapping"/>
      </w:r>
    </w:p>
    <w:p w:rsidR="00000000" w:rsidDel="00000000" w:rsidP="00000000" w:rsidRDefault="00000000" w:rsidRPr="00000000" w14:paraId="0000009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Certain advanced mechanics—ritual invocation, synchronized combat, field psionics—have multiplicative strain costs, which can rapidly destabilize a character unless mitigated by support systems or narrative synchronization.</w:t>
      </w:r>
    </w:p>
    <w:p w:rsidR="00000000" w:rsidDel="00000000" w:rsidP="00000000" w:rsidRDefault="00000000" w:rsidRPr="00000000" w14:paraId="00000097">
      <w:pPr>
        <w:pStyle w:val="Heading1"/>
        <w:keepNext w:val="0"/>
        <w:keepLines w:val="0"/>
        <w:pageBreakBefore w:val="1"/>
        <w:spacing w:before="480" w:line="276" w:lineRule="auto"/>
        <w:rPr>
          <w:rFonts w:ascii="Verdana" w:cs="Verdana" w:eastAsia="Verdana" w:hAnsi="Verdana"/>
          <w:sz w:val="24"/>
          <w:szCs w:val="24"/>
        </w:rPr>
      </w:pPr>
      <w:bookmarkStart w:colFirst="0" w:colLast="0" w:name="_heading=h.gadj4cvihdw" w:id="13"/>
      <w:bookmarkEnd w:id="13"/>
      <w:r w:rsidDel="00000000" w:rsidR="00000000" w:rsidRPr="00000000">
        <w:rPr>
          <w:rFonts w:ascii="Verdana" w:cs="Verdana" w:eastAsia="Verdana" w:hAnsi="Verdana"/>
          <w:sz w:val="24"/>
          <w:szCs w:val="24"/>
          <w:rtl w:val="0"/>
        </w:rPr>
        <w:t xml:space="preserve">III. Psionics System</w:t>
      </w:r>
    </w:p>
    <w:p w:rsidR="00000000" w:rsidDel="00000000" w:rsidP="00000000" w:rsidRDefault="00000000" w:rsidRPr="00000000" w14:paraId="00000098">
      <w:pPr>
        <w:pStyle w:val="Heading3"/>
        <w:keepNext w:val="0"/>
        <w:keepLines w:val="0"/>
        <w:pageBreakBefore w:val="1"/>
        <w:spacing w:before="280" w:line="276" w:lineRule="auto"/>
        <w:rPr>
          <w:rFonts w:ascii="Verdana" w:cs="Verdana" w:eastAsia="Verdana" w:hAnsi="Verdana"/>
          <w:color w:val="000000"/>
          <w:sz w:val="24"/>
          <w:szCs w:val="24"/>
        </w:rPr>
      </w:pPr>
      <w:bookmarkStart w:colFirst="0" w:colLast="0" w:name="_heading=h.8a66nhzb1wan" w:id="14"/>
      <w:bookmarkEnd w:id="14"/>
      <w:r w:rsidDel="00000000" w:rsidR="00000000" w:rsidRPr="00000000">
        <w:rPr>
          <w:rFonts w:ascii="Verdana" w:cs="Verdana" w:eastAsia="Verdana" w:hAnsi="Verdana"/>
          <w:color w:val="000000"/>
          <w:sz w:val="24"/>
          <w:szCs w:val="24"/>
          <w:rtl w:val="0"/>
        </w:rPr>
        <w:t xml:space="preserve">The Fool’s Deck and the Measure of Will</w:t>
      </w:r>
    </w:p>
    <w:p w:rsidR="00000000" w:rsidDel="00000000" w:rsidP="00000000" w:rsidRDefault="00000000" w:rsidRPr="00000000" w14:paraId="00000099">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pageBreakBefore w:val="1"/>
        <w:spacing w:after="80" w:line="276" w:lineRule="auto"/>
        <w:rPr>
          <w:rFonts w:ascii="Verdana" w:cs="Verdana" w:eastAsia="Verdana" w:hAnsi="Verdana"/>
          <w:sz w:val="24"/>
          <w:szCs w:val="24"/>
        </w:rPr>
      </w:pPr>
      <w:bookmarkStart w:colFirst="0" w:colLast="0" w:name="_heading=h.a22f488kljqh" w:id="15"/>
      <w:bookmarkEnd w:id="15"/>
      <w:r w:rsidDel="00000000" w:rsidR="00000000" w:rsidRPr="00000000">
        <w:rPr>
          <w:rFonts w:ascii="Verdana" w:cs="Verdana" w:eastAsia="Verdana" w:hAnsi="Verdana"/>
          <w:sz w:val="24"/>
          <w:szCs w:val="24"/>
          <w:rtl w:val="0"/>
        </w:rPr>
        <w:t xml:space="preserve">1. Psionics in the Universal System</w:t>
      </w:r>
    </w:p>
    <w:p w:rsidR="00000000" w:rsidDel="00000000" w:rsidP="00000000" w:rsidRDefault="00000000" w:rsidRPr="00000000" w14:paraId="0000009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Psionics is an advanced subsystem rooted in probabilistic resonance and cognitive harmonization. Unlike spellcasting or standard ability invocation, psionics draws from unconscious archetypal forces through a discipline known as Resonance Extraction, most commonly practiced via The Fool’s Deck.</w:t>
      </w:r>
    </w:p>
    <w:p w:rsidR="00000000" w:rsidDel="00000000" w:rsidP="00000000" w:rsidRDefault="00000000" w:rsidRPr="00000000" w14:paraId="0000009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system is universal and may be re-skinned across any setting using the following structure, with Palladryxxe functioning as the core metric for psionic capacity.</w:t>
      </w:r>
    </w:p>
    <w:p w:rsidR="00000000" w:rsidDel="00000000" w:rsidP="00000000" w:rsidRDefault="00000000" w:rsidRPr="00000000" w14:paraId="0000009D">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pageBreakBefore w:val="1"/>
        <w:spacing w:after="80" w:line="276" w:lineRule="auto"/>
        <w:rPr>
          <w:rFonts w:ascii="Verdana" w:cs="Verdana" w:eastAsia="Verdana" w:hAnsi="Verdana"/>
          <w:sz w:val="24"/>
          <w:szCs w:val="24"/>
        </w:rPr>
      </w:pPr>
      <w:bookmarkStart w:colFirst="0" w:colLast="0" w:name="_heading=h.t9rtkb3x7ano" w:id="16"/>
      <w:bookmarkEnd w:id="16"/>
      <w:r w:rsidDel="00000000" w:rsidR="00000000" w:rsidRPr="00000000">
        <w:rPr>
          <w:rFonts w:ascii="Verdana" w:cs="Verdana" w:eastAsia="Verdana" w:hAnsi="Verdana"/>
          <w:sz w:val="24"/>
          <w:szCs w:val="24"/>
          <w:rtl w:val="0"/>
        </w:rPr>
        <w:t xml:space="preserve">2. Palladryxxe: Psionic Compatibility Score</w:t>
      </w:r>
    </w:p>
    <w:p w:rsidR="00000000" w:rsidDel="00000000" w:rsidP="00000000" w:rsidRDefault="00000000" w:rsidRPr="00000000" w14:paraId="0000009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Palladryxxe represents a character’s degree of integration with resonance-based reality structures. It is not an attribute but a calculated value derived from core vectors:</w:t>
      </w:r>
    </w:p>
    <w:p w:rsidR="00000000" w:rsidDel="00000000" w:rsidP="00000000" w:rsidRDefault="00000000" w:rsidRPr="00000000" w14:paraId="000000A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Palladryxxe = (Katra + Dominion + Imperius + Harmonia + Gnosis/Entropy) ÷ 10</w:t>
      </w:r>
    </w:p>
    <w:p w:rsidR="00000000" w:rsidDel="00000000" w:rsidP="00000000" w:rsidRDefault="00000000" w:rsidRPr="00000000" w14:paraId="000000A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score determines a character’s:</w:t>
      </w:r>
    </w:p>
    <w:p w:rsidR="00000000" w:rsidDel="00000000" w:rsidP="00000000" w:rsidRDefault="00000000" w:rsidRPr="00000000" w14:paraId="000000A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Discipline Tier</w:t>
        <w:br w:type="textWrapping"/>
      </w:r>
    </w:p>
    <w:p w:rsidR="00000000" w:rsidDel="00000000" w:rsidP="00000000" w:rsidRDefault="00000000" w:rsidRPr="00000000" w14:paraId="000000A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Invocation Capacity</w:t>
        <w:br w:type="textWrapping"/>
      </w:r>
    </w:p>
    <w:p w:rsidR="00000000" w:rsidDel="00000000" w:rsidP="00000000" w:rsidRDefault="00000000" w:rsidRPr="00000000" w14:paraId="000000A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Draw Limit</w:t>
        <w:br w:type="textWrapping"/>
      </w:r>
    </w:p>
    <w:p w:rsidR="00000000" w:rsidDel="00000000" w:rsidP="00000000" w:rsidRDefault="00000000" w:rsidRPr="00000000" w14:paraId="000000A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Daily Cast Pool</w:t>
        <w:br w:type="textWrapping"/>
      </w:r>
    </w:p>
    <w:p w:rsidR="00000000" w:rsidDel="00000000" w:rsidP="00000000" w:rsidRDefault="00000000" w:rsidRPr="00000000" w14:paraId="000000A6">
      <w:pPr>
        <w:pStyle w:val="Heading3"/>
        <w:keepNext w:val="0"/>
        <w:keepLines w:val="0"/>
        <w:pageBreakBefore w:val="1"/>
        <w:spacing w:before="280" w:line="276" w:lineRule="auto"/>
        <w:rPr>
          <w:rFonts w:ascii="Verdana" w:cs="Verdana" w:eastAsia="Verdana" w:hAnsi="Verdana"/>
          <w:color w:val="000000"/>
          <w:sz w:val="24"/>
          <w:szCs w:val="24"/>
        </w:rPr>
      </w:pPr>
      <w:bookmarkStart w:colFirst="0" w:colLast="0" w:name="_heading=h.s52wqxttn48v" w:id="17"/>
      <w:bookmarkEnd w:id="17"/>
      <w:r w:rsidDel="00000000" w:rsidR="00000000" w:rsidRPr="00000000">
        <w:rPr>
          <w:rFonts w:ascii="Verdana" w:cs="Verdana" w:eastAsia="Verdana" w:hAnsi="Verdana"/>
          <w:color w:val="000000"/>
          <w:sz w:val="24"/>
          <w:szCs w:val="24"/>
          <w:rtl w:val="0"/>
        </w:rPr>
        <w:t xml:space="preserve">Tier Definitions:</w:t>
      </w:r>
    </w:p>
    <w:p w:rsidR="00000000" w:rsidDel="00000000" w:rsidP="00000000" w:rsidRDefault="00000000" w:rsidRPr="00000000" w14:paraId="000000A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1.0+ (Novice) — Basic access, minimal control</w:t>
        <w:br w:type="textWrapping"/>
      </w:r>
    </w:p>
    <w:p w:rsidR="00000000" w:rsidDel="00000000" w:rsidP="00000000" w:rsidRDefault="00000000" w:rsidRPr="00000000" w14:paraId="000000A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2.0+ (Adept) — Improved precision, faster invocation</w:t>
        <w:br w:type="textWrapping"/>
      </w:r>
    </w:p>
    <w:p w:rsidR="00000000" w:rsidDel="00000000" w:rsidP="00000000" w:rsidRDefault="00000000" w:rsidRPr="00000000" w14:paraId="000000A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 (Expert) — Techniques become seamless extensions of thought</w:t>
        <w:br w:type="textWrapping"/>
      </w:r>
    </w:p>
    <w:p w:rsidR="00000000" w:rsidDel="00000000" w:rsidP="00000000" w:rsidRDefault="00000000" w:rsidRPr="00000000" w14:paraId="000000A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4.0+ (Master) — Unparalleled finesse, limited access to a second discipline</w:t>
        <w:br w:type="textWrapping"/>
      </w:r>
    </w:p>
    <w:p w:rsidR="00000000" w:rsidDel="00000000" w:rsidP="00000000" w:rsidRDefault="00000000" w:rsidRPr="00000000" w14:paraId="000000A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5.0+ (Paragon) — Access to full second discipline, limited access to a third</w:t>
        <w:br w:type="textWrapping"/>
      </w:r>
    </w:p>
    <w:p w:rsidR="00000000" w:rsidDel="00000000" w:rsidP="00000000" w:rsidRDefault="00000000" w:rsidRPr="00000000" w14:paraId="000000A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Draw Limit = Palladryxxe score (e.g., 3.0 = draw 3 cards per invocation)</w:t>
      </w:r>
    </w:p>
    <w:p w:rsidR="00000000" w:rsidDel="00000000" w:rsidP="00000000" w:rsidRDefault="00000000" w:rsidRPr="00000000" w14:paraId="000000A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Daily Cast Pool = Palladryxxe × 5 (e.g., 4.0 = 20 total invocations per day)</w:t>
      </w:r>
    </w:p>
    <w:p w:rsidR="00000000" w:rsidDel="00000000" w:rsidP="00000000" w:rsidRDefault="00000000" w:rsidRPr="00000000" w14:paraId="000000A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Note: Cybernetic modification, genomic corruption, or spiritual trauma may reduce Palladryxxe permanently.</w:t>
      </w:r>
    </w:p>
    <w:p w:rsidR="00000000" w:rsidDel="00000000" w:rsidP="00000000" w:rsidRDefault="00000000" w:rsidRPr="00000000" w14:paraId="000000AF">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pageBreakBefore w:val="1"/>
        <w:spacing w:after="80" w:line="276" w:lineRule="auto"/>
        <w:rPr>
          <w:rFonts w:ascii="Verdana" w:cs="Verdana" w:eastAsia="Verdana" w:hAnsi="Verdana"/>
          <w:sz w:val="24"/>
          <w:szCs w:val="24"/>
        </w:rPr>
      </w:pPr>
      <w:bookmarkStart w:colFirst="0" w:colLast="0" w:name="_heading=h.ri3zrb138qv3" w:id="18"/>
      <w:bookmarkEnd w:id="18"/>
      <w:r w:rsidDel="00000000" w:rsidR="00000000" w:rsidRPr="00000000">
        <w:rPr>
          <w:rFonts w:ascii="Verdana" w:cs="Verdana" w:eastAsia="Verdana" w:hAnsi="Verdana"/>
          <w:sz w:val="24"/>
          <w:szCs w:val="24"/>
          <w:rtl w:val="0"/>
        </w:rPr>
        <w:t xml:space="preserve">3. Invocation Procedure: Drawing from the Deck</w:t>
      </w:r>
    </w:p>
    <w:p w:rsidR="00000000" w:rsidDel="00000000" w:rsidP="00000000" w:rsidRDefault="00000000" w:rsidRPr="00000000" w14:paraId="000000B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Invocation follows a fixed sequence, using a tarot-based mechanism:</w:t>
      </w:r>
    </w:p>
    <w:p w:rsidR="00000000" w:rsidDel="00000000" w:rsidP="00000000" w:rsidRDefault="00000000" w:rsidRPr="00000000" w14:paraId="000000B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Declare Intent — The character defines the desired effect</w:t>
        <w:br w:type="textWrapping"/>
      </w:r>
    </w:p>
    <w:p w:rsidR="00000000" w:rsidDel="00000000" w:rsidP="00000000" w:rsidRDefault="00000000" w:rsidRPr="00000000" w14:paraId="000000B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Draw — Pull a number of cards equal to Palladryxxe</w:t>
        <w:br w:type="textWrapping"/>
      </w:r>
    </w:p>
    <w:p w:rsidR="00000000" w:rsidDel="00000000" w:rsidP="00000000" w:rsidRDefault="00000000" w:rsidRPr="00000000" w14:paraId="000000B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Resolve — Sum card values; must meet or exceed effect cost</w:t>
        <w:br w:type="textWrapping"/>
      </w:r>
    </w:p>
    <w:p w:rsidR="00000000" w:rsidDel="00000000" w:rsidP="00000000" w:rsidRDefault="00000000" w:rsidRPr="00000000" w14:paraId="000000B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Check Overextension — If draw greatly exceeds cost, roll for backlash</w:t>
        <w:br w:type="textWrapping"/>
      </w:r>
    </w:p>
    <w:p w:rsidR="00000000" w:rsidDel="00000000" w:rsidP="00000000" w:rsidRDefault="00000000" w:rsidRPr="00000000" w14:paraId="000000B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Apply Consequences — Success, failure, distortion effects, and echoes</w:t>
        <w:br w:type="textWrapping"/>
      </w:r>
    </w:p>
    <w:p w:rsidR="00000000" w:rsidDel="00000000" w:rsidP="00000000" w:rsidRDefault="00000000" w:rsidRPr="00000000" w14:paraId="000000B7">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pageBreakBefore w:val="1"/>
        <w:spacing w:after="80" w:line="276" w:lineRule="auto"/>
        <w:rPr>
          <w:rFonts w:ascii="Verdana" w:cs="Verdana" w:eastAsia="Verdana" w:hAnsi="Verdana"/>
          <w:sz w:val="24"/>
          <w:szCs w:val="24"/>
        </w:rPr>
      </w:pPr>
      <w:bookmarkStart w:colFirst="0" w:colLast="0" w:name="_heading=h.nvhg4eh3oiz" w:id="19"/>
      <w:bookmarkEnd w:id="19"/>
      <w:r w:rsidDel="00000000" w:rsidR="00000000" w:rsidRPr="00000000">
        <w:rPr>
          <w:rFonts w:ascii="Verdana" w:cs="Verdana" w:eastAsia="Verdana" w:hAnsi="Verdana"/>
          <w:sz w:val="24"/>
          <w:szCs w:val="24"/>
          <w:rtl w:val="0"/>
        </w:rPr>
        <w:t xml:space="preserve">4. Overextension &amp; Backlash</w:t>
      </w:r>
    </w:p>
    <w:p w:rsidR="00000000" w:rsidDel="00000000" w:rsidP="00000000" w:rsidRDefault="00000000" w:rsidRPr="00000000" w14:paraId="000000B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If the combined draw exceeds the invocation cost by a defined margin (Watcher sets based on strain factors), a Backlash Check is triggered:</w:t>
      </w:r>
    </w:p>
    <w:p w:rsidR="00000000" w:rsidDel="00000000" w:rsidP="00000000" w:rsidRDefault="00000000" w:rsidRPr="00000000" w14:paraId="000000B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Roll d100 against Harmonia</w:t>
        <w:br w:type="textWrapping"/>
      </w:r>
    </w:p>
    <w:p w:rsidR="00000000" w:rsidDel="00000000" w:rsidP="00000000" w:rsidRDefault="00000000" w:rsidRPr="00000000" w14:paraId="000000B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Failure results in:</w:t>
        <w:br w:type="textWrapping"/>
      </w:r>
    </w:p>
    <w:p w:rsidR="00000000" w:rsidDel="00000000" w:rsidP="00000000" w:rsidRDefault="00000000" w:rsidRPr="00000000" w14:paraId="000000BC">
      <w:pPr>
        <w:pageBreakBefore w:val="1"/>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Resonance Fracture</w:t>
        <w:br w:type="textWrapping"/>
      </w:r>
    </w:p>
    <w:p w:rsidR="00000000" w:rsidDel="00000000" w:rsidP="00000000" w:rsidRDefault="00000000" w:rsidRPr="00000000" w14:paraId="000000BD">
      <w:pPr>
        <w:pageBreakBefore w:val="1"/>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Mental Strain (Entropy Pulse)</w:t>
        <w:br w:type="textWrapping"/>
      </w:r>
    </w:p>
    <w:p w:rsidR="00000000" w:rsidDel="00000000" w:rsidP="00000000" w:rsidRDefault="00000000" w:rsidRPr="00000000" w14:paraId="000000BE">
      <w:pPr>
        <w:pageBreakBefore w:val="1"/>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Secondary Echo Surge (unintended effect)</w:t>
        <w:br w:type="textWrapping"/>
      </w:r>
    </w:p>
    <w:p w:rsidR="00000000" w:rsidDel="00000000" w:rsidP="00000000" w:rsidRDefault="00000000" w:rsidRPr="00000000" w14:paraId="000000B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Repeat overextension within a single scene increases the Entropy rating, influencing global conditions.</w:t>
      </w:r>
    </w:p>
    <w:p w:rsidR="00000000" w:rsidDel="00000000" w:rsidP="00000000" w:rsidRDefault="00000000" w:rsidRPr="00000000" w14:paraId="000000C0">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pageBreakBefore w:val="1"/>
        <w:spacing w:after="80" w:line="276" w:lineRule="auto"/>
        <w:rPr>
          <w:rFonts w:ascii="Verdana" w:cs="Verdana" w:eastAsia="Verdana" w:hAnsi="Verdana"/>
          <w:sz w:val="24"/>
          <w:szCs w:val="24"/>
        </w:rPr>
      </w:pPr>
      <w:bookmarkStart w:colFirst="0" w:colLast="0" w:name="_heading=h.s9vb1r9uhzgi" w:id="20"/>
      <w:bookmarkEnd w:id="20"/>
      <w:r w:rsidDel="00000000" w:rsidR="00000000" w:rsidRPr="00000000">
        <w:rPr>
          <w:rFonts w:ascii="Verdana" w:cs="Verdana" w:eastAsia="Verdana" w:hAnsi="Verdana"/>
          <w:sz w:val="24"/>
          <w:szCs w:val="24"/>
          <w:rtl w:val="0"/>
        </w:rPr>
        <w:t xml:space="preserve">5. Multi-Discipline Invocation</w:t>
      </w:r>
    </w:p>
    <w:p w:rsidR="00000000" w:rsidDel="00000000" w:rsidP="00000000" w:rsidRDefault="00000000" w:rsidRPr="00000000" w14:paraId="000000C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Characters with Palladryxxe 4.0 or higher gain access to multiple psionic disciplines.</w:t>
      </w:r>
    </w:p>
    <w:p w:rsidR="00000000" w:rsidDel="00000000" w:rsidP="00000000" w:rsidRDefault="00000000" w:rsidRPr="00000000" w14:paraId="000000C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Master Tier (4.0+) — May use a second discipline at half Palladryxxe</w:t>
        <w:br w:type="textWrapping"/>
      </w:r>
    </w:p>
    <w:p w:rsidR="00000000" w:rsidDel="00000000" w:rsidP="00000000" w:rsidRDefault="00000000" w:rsidRPr="00000000" w14:paraId="000000C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Paragon Tier (5.0) — Full use of two disciplines, half use of third</w:t>
        <w:br w:type="textWrapping"/>
      </w:r>
    </w:p>
    <w:p w:rsidR="00000000" w:rsidDel="00000000" w:rsidP="00000000" w:rsidRDefault="00000000" w:rsidRPr="00000000" w14:paraId="000000C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Multi-discipline invocation increases Strain by ×1.5</w:t>
        <w:br w:type="textWrapping"/>
      </w:r>
    </w:p>
    <w:p w:rsidR="00000000" w:rsidDel="00000000" w:rsidP="00000000" w:rsidRDefault="00000000" w:rsidRPr="00000000" w14:paraId="000000C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Cross-discipline chaining requires a successful Gnosis check per transition</w:t>
        <w:br w:type="textWrapping"/>
      </w:r>
    </w:p>
    <w:p w:rsidR="00000000" w:rsidDel="00000000" w:rsidP="00000000" w:rsidRDefault="00000000" w:rsidRPr="00000000" w14:paraId="000000C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Overuse of tertiary disciplines triggers Sanity Drift Checks and accelerates entropy degradation.</w:t>
      </w:r>
    </w:p>
    <w:p w:rsidR="00000000" w:rsidDel="00000000" w:rsidP="00000000" w:rsidRDefault="00000000" w:rsidRPr="00000000" w14:paraId="000000C8">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pageBreakBefore w:val="1"/>
        <w:spacing w:after="80" w:line="276" w:lineRule="auto"/>
        <w:rPr>
          <w:rFonts w:ascii="Verdana" w:cs="Verdana" w:eastAsia="Verdana" w:hAnsi="Verdana"/>
          <w:sz w:val="24"/>
          <w:szCs w:val="24"/>
        </w:rPr>
      </w:pPr>
      <w:bookmarkStart w:colFirst="0" w:colLast="0" w:name="_heading=h.olpi4w14hj58" w:id="21"/>
      <w:bookmarkEnd w:id="21"/>
      <w:r w:rsidDel="00000000" w:rsidR="00000000" w:rsidRPr="00000000">
        <w:rPr>
          <w:rFonts w:ascii="Verdana" w:cs="Verdana" w:eastAsia="Verdana" w:hAnsi="Verdana"/>
          <w:sz w:val="24"/>
          <w:szCs w:val="24"/>
          <w:rtl w:val="0"/>
        </w:rPr>
        <w:t xml:space="preserve">6. Modular Implementation</w:t>
      </w:r>
    </w:p>
    <w:p w:rsidR="00000000" w:rsidDel="00000000" w:rsidP="00000000" w:rsidRDefault="00000000" w:rsidRPr="00000000" w14:paraId="000000C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psionic subsystem is setting-agnostic and may be represented via:</w:t>
      </w:r>
    </w:p>
    <w:p w:rsidR="00000000" w:rsidDel="00000000" w:rsidP="00000000" w:rsidRDefault="00000000" w:rsidRPr="00000000" w14:paraId="000000C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Tarot cards (default)</w:t>
        <w:br w:type="textWrapping"/>
      </w:r>
    </w:p>
    <w:p w:rsidR="00000000" w:rsidDel="00000000" w:rsidP="00000000" w:rsidRDefault="00000000" w:rsidRPr="00000000" w14:paraId="000000C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Resonance vectors</w:t>
        <w:br w:type="textWrapping"/>
      </w:r>
    </w:p>
    <w:p w:rsidR="00000000" w:rsidDel="00000000" w:rsidP="00000000" w:rsidRDefault="00000000" w:rsidRPr="00000000" w14:paraId="000000C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Symbolic dice</w:t>
        <w:br w:type="textWrapping"/>
      </w:r>
    </w:p>
    <w:p w:rsidR="00000000" w:rsidDel="00000000" w:rsidP="00000000" w:rsidRDefault="00000000" w:rsidRPr="00000000" w14:paraId="000000C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Coded glyph systems</w:t>
        <w:br w:type="textWrapping"/>
      </w:r>
    </w:p>
    <w:p w:rsidR="00000000" w:rsidDel="00000000" w:rsidP="00000000" w:rsidRDefault="00000000" w:rsidRPr="00000000" w14:paraId="000000C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Neural matrix pulses</w:t>
        <w:br w:type="textWrapping"/>
      </w:r>
    </w:p>
    <w:p w:rsidR="00000000" w:rsidDel="00000000" w:rsidP="00000000" w:rsidRDefault="00000000" w:rsidRPr="00000000" w14:paraId="000000D0">
      <w:pPr>
        <w:pageBreakBefore w:val="1"/>
        <w:spacing w:after="240" w:before="240" w:line="276" w:lineRule="auto"/>
        <w:rPr>
          <w:rFonts w:ascii="Verdana" w:cs="Verdana" w:eastAsia="Verdana" w:hAnsi="Verdana"/>
          <w:sz w:val="24"/>
          <w:szCs w:val="24"/>
        </w:rPr>
      </w:pPr>
      <w:sdt>
        <w:sdtPr>
          <w:id w:val="-1579915423"/>
          <w:tag w:val="goog_rdk_171"/>
        </w:sdtPr>
        <w:sdtContent>
          <w:r w:rsidDel="00000000" w:rsidR="00000000" w:rsidRPr="00000000">
            <w:rPr>
              <w:rFonts w:ascii="Arial Unicode MS" w:cs="Arial Unicode MS" w:eastAsia="Arial Unicode MS" w:hAnsi="Arial Unicode MS"/>
              <w:sz w:val="24"/>
              <w:szCs w:val="24"/>
              <w:rtl w:val="0"/>
            </w:rPr>
            <w:t xml:space="preserve">All variants must retain the structure of: Intent → Draw → Resolve → Overextension → Consequence</w:t>
          </w:r>
        </w:sdtContent>
      </w:sdt>
    </w:p>
    <w:p w:rsidR="00000000" w:rsidDel="00000000" w:rsidP="00000000" w:rsidRDefault="00000000" w:rsidRPr="00000000" w14:paraId="000000D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Confirmed. The most recent mechanical material supersedes the prior Tarot Psionics system—even that found in the updated PDF. The canonical psionic system has been substantially revised across the top-tier file (erata4reslcopy) and related documentation.</w:t>
      </w:r>
    </w:p>
    <w:p w:rsidR="00000000" w:rsidDel="00000000" w:rsidP="00000000" w:rsidRDefault="00000000" w:rsidRPr="00000000" w14:paraId="000000D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prior Tarot-based language and symbolic invocation sequences are now deprecated.</w:t>
      </w:r>
    </w:p>
    <w:p w:rsidR="00000000" w:rsidDel="00000000" w:rsidP="00000000" w:rsidRDefault="00000000" w:rsidRPr="00000000" w14:paraId="000000D3">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pageBreakBefore w:val="1"/>
        <w:spacing w:after="80" w:line="276" w:lineRule="auto"/>
        <w:rPr>
          <w:rFonts w:ascii="Verdana" w:cs="Verdana" w:eastAsia="Verdana" w:hAnsi="Verdana"/>
          <w:sz w:val="24"/>
          <w:szCs w:val="24"/>
        </w:rPr>
      </w:pPr>
      <w:bookmarkStart w:colFirst="0" w:colLast="0" w:name="_heading=h.f3hrnzviookq" w:id="22"/>
      <w:bookmarkEnd w:id="22"/>
      <w:r w:rsidDel="00000000" w:rsidR="00000000" w:rsidRPr="00000000">
        <w:rPr>
          <w:rFonts w:ascii="Verdana" w:cs="Verdana" w:eastAsia="Verdana" w:hAnsi="Verdana"/>
          <w:sz w:val="24"/>
          <w:szCs w:val="24"/>
          <w:rtl w:val="0"/>
        </w:rPr>
        <w:t xml:space="preserve">III. Psionics System (Updated Integration)</w:t>
      </w:r>
    </w:p>
    <w:p w:rsidR="00000000" w:rsidDel="00000000" w:rsidP="00000000" w:rsidRDefault="00000000" w:rsidRPr="00000000" w14:paraId="000000D5">
      <w:pPr>
        <w:pStyle w:val="Heading3"/>
        <w:keepNext w:val="0"/>
        <w:keepLines w:val="0"/>
        <w:pageBreakBefore w:val="1"/>
        <w:spacing w:before="280" w:line="276" w:lineRule="auto"/>
        <w:rPr>
          <w:rFonts w:ascii="Verdana" w:cs="Verdana" w:eastAsia="Verdana" w:hAnsi="Verdana"/>
          <w:color w:val="000000"/>
          <w:sz w:val="24"/>
          <w:szCs w:val="24"/>
        </w:rPr>
      </w:pPr>
      <w:bookmarkStart w:colFirst="0" w:colLast="0" w:name="_heading=h.wj6f6o2mck8a" w:id="23"/>
      <w:bookmarkEnd w:id="23"/>
      <w:r w:rsidDel="00000000" w:rsidR="00000000" w:rsidRPr="00000000">
        <w:rPr>
          <w:rFonts w:ascii="Verdana" w:cs="Verdana" w:eastAsia="Verdana" w:hAnsi="Verdana"/>
          <w:color w:val="000000"/>
          <w:sz w:val="24"/>
          <w:szCs w:val="24"/>
          <w:rtl w:val="0"/>
        </w:rPr>
        <w:t xml:space="preserve">Resonance Invocation via Palladryxxe</w:t>
      </w:r>
    </w:p>
    <w:p w:rsidR="00000000" w:rsidDel="00000000" w:rsidP="00000000" w:rsidRDefault="00000000" w:rsidRPr="00000000" w14:paraId="000000D6">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pageBreakBefore w:val="1"/>
        <w:spacing w:before="280" w:line="276" w:lineRule="auto"/>
        <w:rPr>
          <w:rFonts w:ascii="Verdana" w:cs="Verdana" w:eastAsia="Verdana" w:hAnsi="Verdana"/>
          <w:color w:val="000000"/>
          <w:sz w:val="24"/>
          <w:szCs w:val="24"/>
        </w:rPr>
      </w:pPr>
      <w:bookmarkStart w:colFirst="0" w:colLast="0" w:name="_heading=h.8anu5mk7y29y" w:id="24"/>
      <w:bookmarkEnd w:id="24"/>
      <w:r w:rsidDel="00000000" w:rsidR="00000000" w:rsidRPr="00000000">
        <w:rPr>
          <w:rFonts w:ascii="Verdana" w:cs="Verdana" w:eastAsia="Verdana" w:hAnsi="Verdana"/>
          <w:color w:val="000000"/>
          <w:sz w:val="24"/>
          <w:szCs w:val="24"/>
          <w:rtl w:val="0"/>
        </w:rPr>
        <w:t xml:space="preserve">1. Psionic Premise</w:t>
      </w:r>
    </w:p>
    <w:p w:rsidR="00000000" w:rsidDel="00000000" w:rsidP="00000000" w:rsidRDefault="00000000" w:rsidRPr="00000000" w14:paraId="000000D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Psionics is not mystical—it is the direct manipulation of reality via conscious resonance thresholds. All living entities possess a resonance signature, but only trained psionics can intentionally modulate those harmonics to create effects.</w:t>
      </w:r>
    </w:p>
    <w:p w:rsidR="00000000" w:rsidDel="00000000" w:rsidP="00000000" w:rsidRDefault="00000000" w:rsidRPr="00000000" w14:paraId="000000D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effects are channeled through the Palladryxxe, which is no longer symbolic or represented via decks. No tarot language remains in this model. All resolution is handled using strain, entropy, and attribute thresholds.</w:t>
      </w:r>
    </w:p>
    <w:p w:rsidR="00000000" w:rsidDel="00000000" w:rsidP="00000000" w:rsidRDefault="00000000" w:rsidRPr="00000000" w14:paraId="000000DA">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pageBreakBefore w:val="1"/>
        <w:spacing w:before="280" w:line="276" w:lineRule="auto"/>
        <w:rPr>
          <w:rFonts w:ascii="Verdana" w:cs="Verdana" w:eastAsia="Verdana" w:hAnsi="Verdana"/>
          <w:color w:val="000000"/>
          <w:sz w:val="24"/>
          <w:szCs w:val="24"/>
        </w:rPr>
      </w:pPr>
      <w:bookmarkStart w:colFirst="0" w:colLast="0" w:name="_heading=h.3qc63d71ml0o" w:id="25"/>
      <w:bookmarkEnd w:id="25"/>
      <w:r w:rsidDel="00000000" w:rsidR="00000000" w:rsidRPr="00000000">
        <w:rPr>
          <w:rFonts w:ascii="Verdana" w:cs="Verdana" w:eastAsia="Verdana" w:hAnsi="Verdana"/>
          <w:color w:val="000000"/>
          <w:sz w:val="24"/>
          <w:szCs w:val="24"/>
          <w:rtl w:val="0"/>
        </w:rPr>
        <w:t xml:space="preserve">2. Palladryxxe Rating</w:t>
      </w:r>
    </w:p>
    <w:p w:rsidR="00000000" w:rsidDel="00000000" w:rsidP="00000000" w:rsidRDefault="00000000" w:rsidRPr="00000000" w14:paraId="000000D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Palladryxxe is a calculated stat representing resonance command. It is determined by:</w:t>
      </w:r>
    </w:p>
    <w:p w:rsidR="00000000" w:rsidDel="00000000" w:rsidP="00000000" w:rsidRDefault="00000000" w:rsidRPr="00000000" w14:paraId="000000D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(Katra + Dominion + Imperius + Harmonia + Gnosis) ÷ 10</w:t>
      </w:r>
    </w:p>
    <w:p w:rsidR="00000000" w:rsidDel="00000000" w:rsidP="00000000" w:rsidRDefault="00000000" w:rsidRPr="00000000" w14:paraId="000000D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fixed score determines:</w:t>
      </w:r>
    </w:p>
    <w:p w:rsidR="00000000" w:rsidDel="00000000" w:rsidP="00000000" w:rsidRDefault="00000000" w:rsidRPr="00000000" w14:paraId="000000D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Invocation tier (1 to 5)</w:t>
        <w:br w:type="textWrapping"/>
      </w:r>
    </w:p>
    <w:p w:rsidR="00000000" w:rsidDel="00000000" w:rsidP="00000000" w:rsidRDefault="00000000" w:rsidRPr="00000000" w14:paraId="000000E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Invocation pool per cycle</w:t>
        <w:br w:type="textWrapping"/>
      </w:r>
    </w:p>
    <w:p w:rsidR="00000000" w:rsidDel="00000000" w:rsidP="00000000" w:rsidRDefault="00000000" w:rsidRPr="00000000" w14:paraId="000000E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Maximum stable resonance channels per action</w:t>
        <w:br w:type="textWrapping"/>
      </w:r>
    </w:p>
    <w:p w:rsidR="00000000" w:rsidDel="00000000" w:rsidP="00000000" w:rsidRDefault="00000000" w:rsidRPr="00000000" w14:paraId="000000E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Palladryxxe rating cannot change dynamically, except through critical corruption, modification, or system failure. Tier access follows:</w:t>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Palladryxxe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Effect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Basic manipulation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Sustained effects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Reflex casting, low entropy generation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Simultaneous channels (2 disciplines)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Split-field invocation, cascade potential</w:t>
            </w:r>
          </w:p>
        </w:tc>
      </w:tr>
    </w:tbl>
    <w:p w:rsidR="00000000" w:rsidDel="00000000" w:rsidP="00000000" w:rsidRDefault="00000000" w:rsidRPr="00000000" w14:paraId="000000F5">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pageBreakBefore w:val="1"/>
        <w:spacing w:before="280" w:line="276" w:lineRule="auto"/>
        <w:rPr>
          <w:rFonts w:ascii="Verdana" w:cs="Verdana" w:eastAsia="Verdana" w:hAnsi="Verdana"/>
          <w:color w:val="000000"/>
          <w:sz w:val="24"/>
          <w:szCs w:val="24"/>
        </w:rPr>
      </w:pPr>
      <w:bookmarkStart w:colFirst="0" w:colLast="0" w:name="_heading=h.erbj22a69wcw" w:id="26"/>
      <w:bookmarkEnd w:id="26"/>
      <w:r w:rsidDel="00000000" w:rsidR="00000000" w:rsidRPr="00000000">
        <w:rPr>
          <w:rFonts w:ascii="Verdana" w:cs="Verdana" w:eastAsia="Verdana" w:hAnsi="Verdana"/>
          <w:color w:val="000000"/>
          <w:sz w:val="24"/>
          <w:szCs w:val="24"/>
          <w:rtl w:val="0"/>
        </w:rPr>
        <w:t xml:space="preserve">3. Invocation Procedure (Updated)</w:t>
      </w:r>
    </w:p>
    <w:p w:rsidR="00000000" w:rsidDel="00000000" w:rsidP="00000000" w:rsidRDefault="00000000" w:rsidRPr="00000000" w14:paraId="000000F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 cast a psionic effect:</w:t>
      </w:r>
    </w:p>
    <w:p w:rsidR="00000000" w:rsidDel="00000000" w:rsidP="00000000" w:rsidRDefault="00000000" w:rsidRPr="00000000" w14:paraId="000000F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Declare Intent — Define the desired outcome in system-valid terms</w:t>
        <w:br w:type="textWrapping"/>
      </w:r>
    </w:p>
    <w:p w:rsidR="00000000" w:rsidDel="00000000" w:rsidP="00000000" w:rsidRDefault="00000000" w:rsidRPr="00000000" w14:paraId="000000F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Activate — Choose the discipline and effect; assign strain</w:t>
        <w:br w:type="textWrapping"/>
      </w:r>
    </w:p>
    <w:p w:rsidR="00000000" w:rsidDel="00000000" w:rsidP="00000000" w:rsidRDefault="00000000" w:rsidRPr="00000000" w14:paraId="000000F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Roll — d100 against the relevant Attribute (not a card draw)</w:t>
        <w:br w:type="textWrapping"/>
      </w:r>
    </w:p>
    <w:p w:rsidR="00000000" w:rsidDel="00000000" w:rsidP="00000000" w:rsidRDefault="00000000" w:rsidRPr="00000000" w14:paraId="000000F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Resolve — Compare strain to current Harmonia and Entropy level</w:t>
        <w:br w:type="textWrapping"/>
      </w:r>
    </w:p>
    <w:p w:rsidR="00000000" w:rsidDel="00000000" w:rsidP="00000000" w:rsidRDefault="00000000" w:rsidRPr="00000000" w14:paraId="000000F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Apply Outcome — If successful, effect is stable; else, feedback or drift</w:t>
        <w:br w:type="textWrapping"/>
      </w:r>
    </w:p>
    <w:p w:rsidR="00000000" w:rsidDel="00000000" w:rsidP="00000000" w:rsidRDefault="00000000" w:rsidRPr="00000000" w14:paraId="000000F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There is no deck, no metaphoric interface. Invocation is processed entirely by interaction between Attributes and accumulated Entropy. Strain is the governing limitation.</w:t>
      </w:r>
    </w:p>
    <w:p w:rsidR="00000000" w:rsidDel="00000000" w:rsidP="00000000" w:rsidRDefault="00000000" w:rsidRPr="00000000" w14:paraId="000000FE">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pageBreakBefore w:val="1"/>
        <w:spacing w:before="280" w:line="276" w:lineRule="auto"/>
        <w:rPr>
          <w:rFonts w:ascii="Verdana" w:cs="Verdana" w:eastAsia="Verdana" w:hAnsi="Verdana"/>
          <w:color w:val="000000"/>
          <w:sz w:val="24"/>
          <w:szCs w:val="24"/>
        </w:rPr>
      </w:pPr>
      <w:bookmarkStart w:colFirst="0" w:colLast="0" w:name="_heading=h.9yuuol1o3a0l" w:id="27"/>
      <w:bookmarkEnd w:id="27"/>
      <w:r w:rsidDel="00000000" w:rsidR="00000000" w:rsidRPr="00000000">
        <w:rPr>
          <w:rFonts w:ascii="Verdana" w:cs="Verdana" w:eastAsia="Verdana" w:hAnsi="Verdana"/>
          <w:color w:val="000000"/>
          <w:sz w:val="24"/>
          <w:szCs w:val="24"/>
          <w:rtl w:val="0"/>
        </w:rPr>
        <w:t xml:space="preserve">4. Multi-Discipline Use (Revised Structure)</w:t>
      </w:r>
    </w:p>
    <w:p w:rsidR="00000000" w:rsidDel="00000000" w:rsidP="00000000" w:rsidRDefault="00000000" w:rsidRPr="00000000" w14:paraId="0000010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Characters with high Palladryxxe can maintain multiple psionic disciplines. Each additional discipline imposes:</w:t>
      </w:r>
    </w:p>
    <w:p w:rsidR="00000000" w:rsidDel="00000000" w:rsidP="00000000" w:rsidRDefault="00000000" w:rsidRPr="00000000" w14:paraId="0000010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Strain per additional channel</w:t>
        <w:br w:type="textWrapping"/>
      </w:r>
    </w:p>
    <w:p w:rsidR="00000000" w:rsidDel="00000000" w:rsidP="00000000" w:rsidRDefault="00000000" w:rsidRPr="00000000" w14:paraId="0000010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Entropy per unresolved resonance layer</w:t>
        <w:br w:type="textWrapping"/>
      </w:r>
    </w:p>
    <w:p w:rsidR="00000000" w:rsidDel="00000000" w:rsidP="00000000" w:rsidRDefault="00000000" w:rsidRPr="00000000" w14:paraId="0000010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Discipline Tiers:</w:t>
      </w:r>
    </w:p>
    <w:p w:rsidR="00000000" w:rsidDel="00000000" w:rsidP="00000000" w:rsidRDefault="00000000" w:rsidRPr="00000000" w14:paraId="0000010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Tier 4+: Access to secondary discipline at full resolution</w:t>
        <w:br w:type="textWrapping"/>
      </w:r>
    </w:p>
    <w:p w:rsidR="00000000" w:rsidDel="00000000" w:rsidP="00000000" w:rsidRDefault="00000000" w:rsidRPr="00000000" w14:paraId="0000010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Tier 5: Access to third discipline at degraded channel stability</w:t>
        <w:br w:type="textWrapping"/>
      </w:r>
    </w:p>
    <w:p w:rsidR="00000000" w:rsidDel="00000000" w:rsidP="00000000" w:rsidRDefault="00000000" w:rsidRPr="00000000" w14:paraId="0000010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Invoking more than one discipline in a scene triggers Synchronicity Checks, which must be rolled on Harmonia to prevent cascade failure.</w:t>
      </w:r>
    </w:p>
    <w:p w:rsidR="00000000" w:rsidDel="00000000" w:rsidP="00000000" w:rsidRDefault="00000000" w:rsidRPr="00000000" w14:paraId="00000107">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pageBreakBefore w:val="1"/>
        <w:spacing w:before="280" w:line="276" w:lineRule="auto"/>
        <w:rPr>
          <w:rFonts w:ascii="Verdana" w:cs="Verdana" w:eastAsia="Verdana" w:hAnsi="Verdana"/>
          <w:color w:val="000000"/>
          <w:sz w:val="24"/>
          <w:szCs w:val="24"/>
        </w:rPr>
      </w:pPr>
      <w:bookmarkStart w:colFirst="0" w:colLast="0" w:name="_heading=h.f5x327tl1xvc" w:id="28"/>
      <w:bookmarkEnd w:id="28"/>
      <w:r w:rsidDel="00000000" w:rsidR="00000000" w:rsidRPr="00000000">
        <w:rPr>
          <w:rFonts w:ascii="Verdana" w:cs="Verdana" w:eastAsia="Verdana" w:hAnsi="Verdana"/>
          <w:color w:val="000000"/>
          <w:sz w:val="24"/>
          <w:szCs w:val="24"/>
          <w:rtl w:val="0"/>
        </w:rPr>
        <w:t xml:space="preserve">5. Strain and Entropy (Unified Model)</w:t>
      </w:r>
    </w:p>
    <w:p w:rsidR="00000000" w:rsidDel="00000000" w:rsidP="00000000" w:rsidRDefault="00000000" w:rsidRPr="00000000" w14:paraId="0000010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psionic effect has a base strain cost, defined by its:</w:t>
      </w:r>
    </w:p>
    <w:p w:rsidR="00000000" w:rsidDel="00000000" w:rsidP="00000000" w:rsidRDefault="00000000" w:rsidRPr="00000000" w14:paraId="0000010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Range</w:t>
        <w:br w:type="textWrapping"/>
      </w:r>
    </w:p>
    <w:p w:rsidR="00000000" w:rsidDel="00000000" w:rsidP="00000000" w:rsidRDefault="00000000" w:rsidRPr="00000000" w14:paraId="0000010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Intensity</w:t>
        <w:br w:type="textWrapping"/>
      </w:r>
    </w:p>
    <w:p w:rsidR="00000000" w:rsidDel="00000000" w:rsidP="00000000" w:rsidRDefault="00000000" w:rsidRPr="00000000" w14:paraId="0000010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Duration</w:t>
        <w:br w:type="textWrapping"/>
      </w:r>
    </w:p>
    <w:p w:rsidR="00000000" w:rsidDel="00000000" w:rsidP="00000000" w:rsidRDefault="00000000" w:rsidRPr="00000000" w14:paraId="0000010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Reality deviation</w:t>
        <w:br w:type="textWrapping"/>
      </w:r>
    </w:p>
    <w:p w:rsidR="00000000" w:rsidDel="00000000" w:rsidP="00000000" w:rsidRDefault="00000000" w:rsidRPr="00000000" w14:paraId="0000010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Strain adds directly to a character’s scene load. If scene strain exceeds Harmonia, backlash becomes possible.</w:t>
      </w:r>
    </w:p>
    <w:p w:rsidR="00000000" w:rsidDel="00000000" w:rsidP="00000000" w:rsidRDefault="00000000" w:rsidRPr="00000000" w14:paraId="0000010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Entropy accumulates when:</w:t>
      </w:r>
    </w:p>
    <w:p w:rsidR="00000000" w:rsidDel="00000000" w:rsidP="00000000" w:rsidRDefault="00000000" w:rsidRPr="00000000" w14:paraId="0000011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failed invocation occurs</w:t>
        <w:br w:type="textWrapping"/>
      </w:r>
    </w:p>
    <w:p w:rsidR="00000000" w:rsidDel="00000000" w:rsidP="00000000" w:rsidRDefault="00000000" w:rsidRPr="00000000" w14:paraId="0000011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 effect is sustained beyond standard duration</w:t>
        <w:br w:type="textWrapping"/>
      </w:r>
    </w:p>
    <w:p w:rsidR="00000000" w:rsidDel="00000000" w:rsidP="00000000" w:rsidRDefault="00000000" w:rsidRPr="00000000" w14:paraId="0000011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Multiple resonance vectors are unresolved</w:t>
        <w:br w:type="textWrapping"/>
      </w:r>
    </w:p>
    <w:p w:rsidR="00000000" w:rsidDel="00000000" w:rsidP="00000000" w:rsidRDefault="00000000" w:rsidRPr="00000000" w14:paraId="00000113">
      <w:pPr>
        <w:pageBreakBefore w:val="1"/>
        <w:spacing w:after="240" w:before="240" w:line="276" w:lineRule="auto"/>
        <w:rPr>
          <w:rFonts w:ascii="Verdana" w:cs="Verdana" w:eastAsia="Verdana" w:hAnsi="Verdana"/>
          <w:sz w:val="24"/>
          <w:szCs w:val="24"/>
        </w:rPr>
      </w:pPr>
      <w:sdt>
        <w:sdtPr>
          <w:id w:val="-1986316260"/>
          <w:tag w:val="goog_rdk_172"/>
        </w:sdtPr>
        <w:sdtContent>
          <w:r w:rsidDel="00000000" w:rsidR="00000000" w:rsidRPr="00000000">
            <w:rPr>
              <w:rFonts w:ascii="Arial Unicode MS" w:cs="Arial Unicode MS" w:eastAsia="Arial Unicode MS" w:hAnsi="Arial Unicode MS"/>
              <w:sz w:val="24"/>
              <w:szCs w:val="24"/>
              <w:rtl w:val="0"/>
            </w:rPr>
            <w:t xml:space="preserve">Once Entropy exceeds the character’s Entropy Threshold (typically 20–30), all further psionic rolls are made at −20% and feedback rolls must be made every round.</w:t>
          </w:r>
        </w:sdtContent>
      </w:sdt>
    </w:p>
    <w:p w:rsidR="00000000" w:rsidDel="00000000" w:rsidP="00000000" w:rsidRDefault="00000000" w:rsidRPr="00000000" w14:paraId="00000114">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pageBreakBefore w:val="1"/>
        <w:spacing w:before="280" w:line="276" w:lineRule="auto"/>
        <w:rPr>
          <w:rFonts w:ascii="Verdana" w:cs="Verdana" w:eastAsia="Verdana" w:hAnsi="Verdana"/>
          <w:color w:val="000000"/>
          <w:sz w:val="24"/>
          <w:szCs w:val="24"/>
        </w:rPr>
      </w:pPr>
      <w:bookmarkStart w:colFirst="0" w:colLast="0" w:name="_heading=h.w7h04ndx1l5n" w:id="29"/>
      <w:bookmarkEnd w:id="29"/>
      <w:r w:rsidDel="00000000" w:rsidR="00000000" w:rsidRPr="00000000">
        <w:rPr>
          <w:rFonts w:ascii="Verdana" w:cs="Verdana" w:eastAsia="Verdana" w:hAnsi="Verdana"/>
          <w:color w:val="000000"/>
          <w:sz w:val="24"/>
          <w:szCs w:val="24"/>
          <w:rtl w:val="0"/>
        </w:rPr>
        <w:t xml:space="preserve">6. Feedback and Collapse</w:t>
      </w:r>
    </w:p>
    <w:p w:rsidR="00000000" w:rsidDel="00000000" w:rsidP="00000000" w:rsidRDefault="00000000" w:rsidRPr="00000000" w14:paraId="0000011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If feedback is triggered, roll d100:</w:t>
      </w:r>
    </w:p>
    <w:p w:rsidR="00000000" w:rsidDel="00000000" w:rsidP="00000000" w:rsidRDefault="00000000" w:rsidRPr="00000000" w14:paraId="0000011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01–20: Effect fails quietly</w:t>
        <w:br w:type="textWrapping"/>
      </w:r>
    </w:p>
    <w:p w:rsidR="00000000" w:rsidDel="00000000" w:rsidP="00000000" w:rsidRDefault="00000000" w:rsidRPr="00000000" w14:paraId="0000011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21–50: Effect surges, but misfires</w:t>
        <w:br w:type="textWrapping"/>
      </w:r>
    </w:p>
    <w:p w:rsidR="00000000" w:rsidDel="00000000" w:rsidP="00000000" w:rsidRDefault="00000000" w:rsidRPr="00000000" w14:paraId="0000011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51–80: Resonance flares, affecting unintended targets</w:t>
        <w:br w:type="textWrapping"/>
      </w:r>
    </w:p>
    <w:p w:rsidR="00000000" w:rsidDel="00000000" w:rsidP="00000000" w:rsidRDefault="00000000" w:rsidRPr="00000000" w14:paraId="0000011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81–100: Systemic collapse — roll on Collapse Matrix (module-dependent)</w:t>
        <w:br w:type="textWrapping"/>
      </w:r>
    </w:p>
    <w:p w:rsidR="00000000" w:rsidDel="00000000" w:rsidP="00000000" w:rsidRDefault="00000000" w:rsidRPr="00000000" w14:paraId="0000011B">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Proceeding with Section IV: Combat Mechanics of the Universal System Core Rulebook. This content is directly sourced from the most recent canonical mechanical hierarchy, now stripped of all legacy metaphors or symbolic mechanics. Tactical procedures are presented in formal, system-standard layout.</w:t>
      </w:r>
    </w:p>
    <w:p w:rsidR="00000000" w:rsidDel="00000000" w:rsidP="00000000" w:rsidRDefault="00000000" w:rsidRPr="00000000" w14:paraId="0000011D">
      <w:pPr>
        <w:pageBreakBefore w:val="1"/>
        <w:spacing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pageBreakBefore w:val="1"/>
        <w:spacing w:before="480" w:line="276" w:lineRule="auto"/>
        <w:rPr>
          <w:rFonts w:ascii="Verdana" w:cs="Verdana" w:eastAsia="Verdana" w:hAnsi="Verdana"/>
          <w:sz w:val="24"/>
          <w:szCs w:val="24"/>
        </w:rPr>
      </w:pPr>
      <w:bookmarkStart w:colFirst="0" w:colLast="0" w:name="_heading=h.l17saglln8nm" w:id="30"/>
      <w:bookmarkEnd w:id="30"/>
      <w:r w:rsidDel="00000000" w:rsidR="00000000" w:rsidRPr="00000000">
        <w:rPr>
          <w:rFonts w:ascii="Verdana" w:cs="Verdana" w:eastAsia="Verdana" w:hAnsi="Verdana"/>
          <w:sz w:val="24"/>
          <w:szCs w:val="24"/>
          <w:rtl w:val="0"/>
        </w:rPr>
        <w:t xml:space="preserve">IV. Combat Mechanics</w:t>
      </w:r>
    </w:p>
    <w:p w:rsidR="00000000" w:rsidDel="00000000" w:rsidP="00000000" w:rsidRDefault="00000000" w:rsidRPr="00000000" w14:paraId="0000011F">
      <w:pPr>
        <w:pStyle w:val="Heading3"/>
        <w:keepNext w:val="0"/>
        <w:keepLines w:val="0"/>
        <w:pageBreakBefore w:val="1"/>
        <w:spacing w:before="280" w:line="276" w:lineRule="auto"/>
        <w:rPr>
          <w:rFonts w:ascii="Verdana" w:cs="Verdana" w:eastAsia="Verdana" w:hAnsi="Verdana"/>
          <w:color w:val="000000"/>
          <w:sz w:val="24"/>
          <w:szCs w:val="24"/>
        </w:rPr>
      </w:pPr>
      <w:bookmarkStart w:colFirst="0" w:colLast="0" w:name="_heading=h.sjmej1i22qb1" w:id="31"/>
      <w:bookmarkEnd w:id="31"/>
      <w:r w:rsidDel="00000000" w:rsidR="00000000" w:rsidRPr="00000000">
        <w:rPr>
          <w:rFonts w:ascii="Verdana" w:cs="Verdana" w:eastAsia="Verdana" w:hAnsi="Verdana"/>
          <w:color w:val="000000"/>
          <w:sz w:val="24"/>
          <w:szCs w:val="24"/>
          <w:rtl w:val="0"/>
        </w:rPr>
        <w:t xml:space="preserve">Tactical Resolution and Strain-Conscious Engagement</w:t>
      </w:r>
    </w:p>
    <w:p w:rsidR="00000000" w:rsidDel="00000000" w:rsidP="00000000" w:rsidRDefault="00000000" w:rsidRPr="00000000" w14:paraId="00000120">
      <w:pPr>
        <w:pageBreakBefore w:val="1"/>
        <w:spacing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pageBreakBefore w:val="1"/>
        <w:spacing w:after="80" w:line="276" w:lineRule="auto"/>
        <w:rPr>
          <w:rFonts w:ascii="Verdana" w:cs="Verdana" w:eastAsia="Verdana" w:hAnsi="Verdana"/>
          <w:sz w:val="24"/>
          <w:szCs w:val="24"/>
        </w:rPr>
      </w:pPr>
      <w:bookmarkStart w:colFirst="0" w:colLast="0" w:name="_heading=h.u1ivdho4mcm7" w:id="32"/>
      <w:bookmarkEnd w:id="32"/>
      <w:r w:rsidDel="00000000" w:rsidR="00000000" w:rsidRPr="00000000">
        <w:rPr>
          <w:rFonts w:ascii="Verdana" w:cs="Verdana" w:eastAsia="Verdana" w:hAnsi="Verdana"/>
          <w:sz w:val="24"/>
          <w:szCs w:val="24"/>
          <w:rtl w:val="0"/>
        </w:rPr>
        <w:t xml:space="preserve">1. Combat Structure</w:t>
      </w:r>
    </w:p>
    <w:p w:rsidR="00000000" w:rsidDel="00000000" w:rsidP="00000000" w:rsidRDefault="00000000" w:rsidRPr="00000000" w14:paraId="0000012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Combat in the Universal System operates in structured Rounds, with each round representing a discrete moment of reactive and intentional decision-making. A standard combat round is approximately 6–12 seconds of real-time action.</w:t>
      </w:r>
    </w:p>
    <w:p w:rsidR="00000000" w:rsidDel="00000000" w:rsidP="00000000" w:rsidRDefault="00000000" w:rsidRPr="00000000" w14:paraId="0000012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combat encounters follow this fixed sequence:</w:t>
      </w:r>
    </w:p>
    <w:p w:rsidR="00000000" w:rsidDel="00000000" w:rsidP="00000000" w:rsidRDefault="00000000" w:rsidRPr="00000000" w14:paraId="0000012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Initiative Declaration</w:t>
        <w:br w:type="textWrapping"/>
      </w:r>
    </w:p>
    <w:p w:rsidR="00000000" w:rsidDel="00000000" w:rsidP="00000000" w:rsidRDefault="00000000" w:rsidRPr="00000000" w14:paraId="0000012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Action Assignment</w:t>
        <w:br w:type="textWrapping"/>
      </w:r>
    </w:p>
    <w:p w:rsidR="00000000" w:rsidDel="00000000" w:rsidP="00000000" w:rsidRDefault="00000000" w:rsidRPr="00000000" w14:paraId="0000012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Execution</w:t>
        <w:br w:type="textWrapping"/>
      </w:r>
    </w:p>
    <w:p w:rsidR="00000000" w:rsidDel="00000000" w:rsidP="00000000" w:rsidRDefault="00000000" w:rsidRPr="00000000" w14:paraId="0000012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Resolution and Strain Update</w:t>
        <w:br w:type="textWrapping"/>
      </w:r>
    </w:p>
    <w:p w:rsidR="00000000" w:rsidDel="00000000" w:rsidP="00000000" w:rsidRDefault="00000000" w:rsidRPr="00000000" w14:paraId="0000012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Entropy Check (if applicable)</w:t>
        <w:br w:type="textWrapping"/>
      </w:r>
    </w:p>
    <w:p w:rsidR="00000000" w:rsidDel="00000000" w:rsidP="00000000" w:rsidRDefault="00000000" w:rsidRPr="00000000" w14:paraId="0000012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sequencing preserves action clarity while allowing modular rule integrations (environmental effects, synchronized systems, psionic surge states, etc.)</w:t>
      </w:r>
    </w:p>
    <w:p w:rsidR="00000000" w:rsidDel="00000000" w:rsidP="00000000" w:rsidRDefault="00000000" w:rsidRPr="00000000" w14:paraId="0000012A">
      <w:pPr>
        <w:pageBreakBefore w:val="1"/>
        <w:spacing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pageBreakBefore w:val="1"/>
        <w:spacing w:after="80" w:line="276" w:lineRule="auto"/>
        <w:rPr>
          <w:rFonts w:ascii="Verdana" w:cs="Verdana" w:eastAsia="Verdana" w:hAnsi="Verdana"/>
          <w:sz w:val="24"/>
          <w:szCs w:val="24"/>
        </w:rPr>
      </w:pPr>
      <w:bookmarkStart w:colFirst="0" w:colLast="0" w:name="_heading=h.19lq90u4ykc9" w:id="33"/>
      <w:bookmarkEnd w:id="33"/>
      <w:r w:rsidDel="00000000" w:rsidR="00000000" w:rsidRPr="00000000">
        <w:rPr>
          <w:rFonts w:ascii="Verdana" w:cs="Verdana" w:eastAsia="Verdana" w:hAnsi="Verdana"/>
          <w:sz w:val="24"/>
          <w:szCs w:val="24"/>
          <w:rtl w:val="0"/>
        </w:rPr>
        <w:t xml:space="preserve">2. Initiative</w:t>
      </w:r>
    </w:p>
    <w:p w:rsidR="00000000" w:rsidDel="00000000" w:rsidP="00000000" w:rsidRDefault="00000000" w:rsidRPr="00000000" w14:paraId="0000012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Initiative is not random. It is derived from the character’s Dominion + Harmonia, representing both physical control and situational synchronization.</w:t>
      </w:r>
    </w:p>
    <w:p w:rsidR="00000000" w:rsidDel="00000000" w:rsidP="00000000" w:rsidRDefault="00000000" w:rsidRPr="00000000" w14:paraId="0000012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Initiative Score = (Dominion ÷ 2) + (Harmonia ÷ 2)</w:t>
      </w:r>
    </w:p>
    <w:p w:rsidR="00000000" w:rsidDel="00000000" w:rsidP="00000000" w:rsidRDefault="00000000" w:rsidRPr="00000000" w14:paraId="0000012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Initiative scores are ranked from highest to lowest. Ties are broken by Gnosis or Watcher discretion.</w:t>
      </w:r>
    </w:p>
    <w:p w:rsidR="00000000" w:rsidDel="00000000" w:rsidP="00000000" w:rsidRDefault="00000000" w:rsidRPr="00000000" w14:paraId="0000012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Characters may alter initiative slots during combat by taking a Delay Action, which permanently reassigns their initiative rank for the remainder of the encounter.</w:t>
      </w:r>
    </w:p>
    <w:p w:rsidR="00000000" w:rsidDel="00000000" w:rsidP="00000000" w:rsidRDefault="00000000" w:rsidRPr="00000000" w14:paraId="00000130">
      <w:pPr>
        <w:pageBreakBefore w:val="1"/>
        <w:spacing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pageBreakBefore w:val="1"/>
        <w:spacing w:after="80" w:line="276" w:lineRule="auto"/>
        <w:rPr>
          <w:rFonts w:ascii="Verdana" w:cs="Verdana" w:eastAsia="Verdana" w:hAnsi="Verdana"/>
          <w:sz w:val="24"/>
          <w:szCs w:val="24"/>
        </w:rPr>
      </w:pPr>
      <w:bookmarkStart w:colFirst="0" w:colLast="0" w:name="_heading=h.2gko3nsm5mac" w:id="34"/>
      <w:bookmarkEnd w:id="34"/>
      <w:r w:rsidDel="00000000" w:rsidR="00000000" w:rsidRPr="00000000">
        <w:rPr>
          <w:rFonts w:ascii="Verdana" w:cs="Verdana" w:eastAsia="Verdana" w:hAnsi="Verdana"/>
          <w:sz w:val="24"/>
          <w:szCs w:val="24"/>
          <w:rtl w:val="0"/>
        </w:rPr>
        <w:t xml:space="preserve">3. Actions per Round</w:t>
      </w:r>
    </w:p>
    <w:p w:rsidR="00000000" w:rsidDel="00000000" w:rsidP="00000000" w:rsidRDefault="00000000" w:rsidRPr="00000000" w14:paraId="0000013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character receives one Primary Action and one Movement or Minor Action per round. Certain traits or modifications may allow a third Auxiliary Action, but doing so imposes +2 Strain per excess action.</w:t>
      </w:r>
    </w:p>
    <w:p w:rsidR="00000000" w:rsidDel="00000000" w:rsidP="00000000" w:rsidRDefault="00000000" w:rsidRPr="00000000" w14:paraId="0000013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Primary Actions include:</w:t>
      </w:r>
    </w:p>
    <w:p w:rsidR="00000000" w:rsidDel="00000000" w:rsidP="00000000" w:rsidRDefault="00000000" w:rsidRPr="00000000" w14:paraId="0000013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Weapon attack</w:t>
        <w:br w:type="textWrapping"/>
      </w:r>
    </w:p>
    <w:p w:rsidR="00000000" w:rsidDel="00000000" w:rsidP="00000000" w:rsidRDefault="00000000" w:rsidRPr="00000000" w14:paraId="0000013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Invocation (psionic or tech)</w:t>
        <w:br w:type="textWrapping"/>
      </w:r>
    </w:p>
    <w:p w:rsidR="00000000" w:rsidDel="00000000" w:rsidP="00000000" w:rsidRDefault="00000000" w:rsidRPr="00000000" w14:paraId="0000013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Tactical maneuver</w:t>
        <w:br w:type="textWrapping"/>
      </w:r>
    </w:p>
    <w:p w:rsidR="00000000" w:rsidDel="00000000" w:rsidP="00000000" w:rsidRDefault="00000000" w:rsidRPr="00000000" w14:paraId="0000013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Suppression or area control</w:t>
        <w:br w:type="textWrapping"/>
      </w:r>
    </w:p>
    <w:p w:rsidR="00000000" w:rsidDel="00000000" w:rsidP="00000000" w:rsidRDefault="00000000" w:rsidRPr="00000000" w14:paraId="0000013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Complex skill use</w:t>
        <w:br w:type="textWrapping"/>
      </w:r>
    </w:p>
    <w:p w:rsidR="00000000" w:rsidDel="00000000" w:rsidP="00000000" w:rsidRDefault="00000000" w:rsidRPr="00000000" w14:paraId="0000013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Movement Actions include:</w:t>
      </w:r>
    </w:p>
    <w:p w:rsidR="00000000" w:rsidDel="00000000" w:rsidP="00000000" w:rsidRDefault="00000000" w:rsidRPr="00000000" w14:paraId="0000013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Shift (up to 5 meters)</w:t>
        <w:br w:type="textWrapping"/>
      </w:r>
    </w:p>
    <w:p w:rsidR="00000000" w:rsidDel="00000000" w:rsidP="00000000" w:rsidRDefault="00000000" w:rsidRPr="00000000" w14:paraId="0000013B">
      <w:pPr>
        <w:pageBreakBefore w:val="1"/>
        <w:spacing w:after="240" w:before="240" w:line="276" w:lineRule="auto"/>
        <w:rPr>
          <w:rFonts w:ascii="Verdana" w:cs="Verdana" w:eastAsia="Verdana" w:hAnsi="Verdana"/>
          <w:sz w:val="24"/>
          <w:szCs w:val="24"/>
        </w:rPr>
      </w:pPr>
      <w:sdt>
        <w:sdtPr>
          <w:id w:val="213879721"/>
          <w:tag w:val="goog_rdk_173"/>
        </w:sdtPr>
        <w:sdtContent>
          <w:r w:rsidDel="00000000" w:rsidR="00000000" w:rsidRPr="00000000">
            <w:rPr>
              <w:rFonts w:ascii="Arial Unicode MS" w:cs="Arial Unicode MS" w:eastAsia="Arial Unicode MS" w:hAnsi="Arial Unicode MS"/>
              <w:sz w:val="24"/>
              <w:szCs w:val="24"/>
              <w:rtl w:val="0"/>
            </w:rPr>
            <w:t xml:space="preserve">Sprint (up to 15 meters with −20% penalty to all actions)</w:t>
            <w:br w:type="textWrapping"/>
          </w:r>
        </w:sdtContent>
      </w:sdt>
    </w:p>
    <w:p w:rsidR="00000000" w:rsidDel="00000000" w:rsidP="00000000" w:rsidRDefault="00000000" w:rsidRPr="00000000" w14:paraId="0000013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Evasive Roll (requires DEX or Harmonia check)</w:t>
        <w:br w:type="textWrapping"/>
      </w:r>
    </w:p>
    <w:p w:rsidR="00000000" w:rsidDel="00000000" w:rsidP="00000000" w:rsidRDefault="00000000" w:rsidRPr="00000000" w14:paraId="0000013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Minor Actions include:</w:t>
      </w:r>
    </w:p>
    <w:p w:rsidR="00000000" w:rsidDel="00000000" w:rsidP="00000000" w:rsidRDefault="00000000" w:rsidRPr="00000000" w14:paraId="0000013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Change weapons</w:t>
        <w:br w:type="textWrapping"/>
      </w:r>
    </w:p>
    <w:p w:rsidR="00000000" w:rsidDel="00000000" w:rsidP="00000000" w:rsidRDefault="00000000" w:rsidRPr="00000000" w14:paraId="0000013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Communicate (tactically)</w:t>
        <w:br w:type="textWrapping"/>
      </w:r>
    </w:p>
    <w:p w:rsidR="00000000" w:rsidDel="00000000" w:rsidP="00000000" w:rsidRDefault="00000000" w:rsidRPr="00000000" w14:paraId="0000014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Activate devices</w:t>
        <w:br w:type="textWrapping"/>
      </w:r>
    </w:p>
    <w:p w:rsidR="00000000" w:rsidDel="00000000" w:rsidP="00000000" w:rsidRDefault="00000000" w:rsidRPr="00000000" w14:paraId="0000014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Shift posture or facing</w:t>
        <w:br w:type="textWrapping"/>
      </w:r>
    </w:p>
    <w:p w:rsidR="00000000" w:rsidDel="00000000" w:rsidP="00000000" w:rsidRDefault="00000000" w:rsidRPr="00000000" w14:paraId="00000142">
      <w:pPr>
        <w:pageBreakBefore w:val="1"/>
        <w:spacing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pageBreakBefore w:val="1"/>
        <w:spacing w:after="80" w:line="276" w:lineRule="auto"/>
        <w:rPr>
          <w:rFonts w:ascii="Verdana" w:cs="Verdana" w:eastAsia="Verdana" w:hAnsi="Verdana"/>
          <w:sz w:val="24"/>
          <w:szCs w:val="24"/>
        </w:rPr>
      </w:pPr>
      <w:bookmarkStart w:colFirst="0" w:colLast="0" w:name="_heading=h.ozl4irs0hdek" w:id="35"/>
      <w:bookmarkEnd w:id="35"/>
      <w:r w:rsidDel="00000000" w:rsidR="00000000" w:rsidRPr="00000000">
        <w:rPr>
          <w:rFonts w:ascii="Verdana" w:cs="Verdana" w:eastAsia="Verdana" w:hAnsi="Verdana"/>
          <w:sz w:val="24"/>
          <w:szCs w:val="24"/>
          <w:rtl w:val="0"/>
        </w:rPr>
        <w:t xml:space="preserve">4. Attacking and Targeting</w:t>
      </w:r>
    </w:p>
    <w:p w:rsidR="00000000" w:rsidDel="00000000" w:rsidP="00000000" w:rsidRDefault="00000000" w:rsidRPr="00000000" w14:paraId="0000014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attacks are resolved with a d100 roll against the appropriate Attribute or Skill Matrix:</w:t>
      </w:r>
    </w:p>
    <w:p w:rsidR="00000000" w:rsidDel="00000000" w:rsidP="00000000" w:rsidRDefault="00000000" w:rsidRPr="00000000" w14:paraId="0000014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Melee Attack: Roll against Dominion or relevant close-combat matrix</w:t>
        <w:br w:type="textWrapping"/>
      </w:r>
    </w:p>
    <w:p w:rsidR="00000000" w:rsidDel="00000000" w:rsidP="00000000" w:rsidRDefault="00000000" w:rsidRPr="00000000" w14:paraId="0000014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Ranged Attack: Roll against Imperius or weapon-specific matrix</w:t>
        <w:br w:type="textWrapping"/>
      </w:r>
    </w:p>
    <w:p w:rsidR="00000000" w:rsidDel="00000000" w:rsidP="00000000" w:rsidRDefault="00000000" w:rsidRPr="00000000" w14:paraId="0000014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Psionic Attack: Roll against Gnosis + Entropy alignment modifier</w:t>
        <w:br w:type="textWrapping"/>
      </w:r>
    </w:p>
    <w:p w:rsidR="00000000" w:rsidDel="00000000" w:rsidP="00000000" w:rsidRDefault="00000000" w:rsidRPr="00000000" w14:paraId="0000014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Modifiers include:</w:t>
      </w:r>
    </w:p>
    <w:p w:rsidR="00000000" w:rsidDel="00000000" w:rsidP="00000000" w:rsidRDefault="00000000" w:rsidRPr="00000000" w14:paraId="0000014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Target size</w:t>
        <w:br w:type="textWrapping"/>
      </w:r>
    </w:p>
    <w:p w:rsidR="00000000" w:rsidDel="00000000" w:rsidP="00000000" w:rsidRDefault="00000000" w:rsidRPr="00000000" w14:paraId="0000014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Cover</w:t>
        <w:br w:type="textWrapping"/>
      </w:r>
    </w:p>
    <w:p w:rsidR="00000000" w:rsidDel="00000000" w:rsidP="00000000" w:rsidRDefault="00000000" w:rsidRPr="00000000" w14:paraId="0000014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Movement differential</w:t>
        <w:br w:type="textWrapping"/>
      </w:r>
    </w:p>
    <w:p w:rsidR="00000000" w:rsidDel="00000000" w:rsidP="00000000" w:rsidRDefault="00000000" w:rsidRPr="00000000" w14:paraId="0000014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Environmental instability</w:t>
        <w:br w:type="textWrapping"/>
      </w:r>
    </w:p>
    <w:p w:rsidR="00000000" w:rsidDel="00000000" w:rsidP="00000000" w:rsidRDefault="00000000" w:rsidRPr="00000000" w14:paraId="0000014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Psionic interference (if active)</w:t>
        <w:br w:type="textWrapping"/>
      </w:r>
    </w:p>
    <w:p w:rsidR="00000000" w:rsidDel="00000000" w:rsidP="00000000" w:rsidRDefault="00000000" w:rsidRPr="00000000" w14:paraId="0000014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If the roll is equal to or less than the skill/attribute, the attack hits. Critical hits (01–05) allow extra effects (e.g., suppression, penetration, feedback cascade in psionic cases).</w:t>
      </w:r>
    </w:p>
    <w:p w:rsidR="00000000" w:rsidDel="00000000" w:rsidP="00000000" w:rsidRDefault="00000000" w:rsidRPr="00000000" w14:paraId="0000014F">
      <w:pPr>
        <w:pageBreakBefore w:val="1"/>
        <w:spacing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pageBreakBefore w:val="1"/>
        <w:spacing w:after="80" w:line="276" w:lineRule="auto"/>
        <w:rPr>
          <w:rFonts w:ascii="Verdana" w:cs="Verdana" w:eastAsia="Verdana" w:hAnsi="Verdana"/>
          <w:sz w:val="24"/>
          <w:szCs w:val="24"/>
        </w:rPr>
      </w:pPr>
      <w:bookmarkStart w:colFirst="0" w:colLast="0" w:name="_heading=h.siida2pnnojz" w:id="36"/>
      <w:bookmarkEnd w:id="36"/>
      <w:r w:rsidDel="00000000" w:rsidR="00000000" w:rsidRPr="00000000">
        <w:rPr>
          <w:rFonts w:ascii="Verdana" w:cs="Verdana" w:eastAsia="Verdana" w:hAnsi="Verdana"/>
          <w:sz w:val="24"/>
          <w:szCs w:val="24"/>
          <w:rtl w:val="0"/>
        </w:rPr>
        <w:t xml:space="preserve">5. Defense and Evasion</w:t>
      </w:r>
    </w:p>
    <w:p w:rsidR="00000000" w:rsidDel="00000000" w:rsidP="00000000" w:rsidRDefault="00000000" w:rsidRPr="00000000" w14:paraId="0000015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There is no static armor class. Defenses are either:</w:t>
      </w:r>
    </w:p>
    <w:p w:rsidR="00000000" w:rsidDel="00000000" w:rsidP="00000000" w:rsidRDefault="00000000" w:rsidRPr="00000000" w14:paraId="0000015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Reactive — Use of skills or attributes to actively resist or evade incoming effects</w:t>
        <w:br w:type="textWrapping"/>
      </w:r>
    </w:p>
    <w:p w:rsidR="00000000" w:rsidDel="00000000" w:rsidP="00000000" w:rsidRDefault="00000000" w:rsidRPr="00000000" w14:paraId="0000015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Passive — Derived from worn or installed defensive systems (e.g., reactive mesh, psychic dampers)</w:t>
        <w:br w:type="textWrapping"/>
      </w:r>
    </w:p>
    <w:p w:rsidR="00000000" w:rsidDel="00000000" w:rsidP="00000000" w:rsidRDefault="00000000" w:rsidRPr="00000000" w14:paraId="0000015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Evasion Rolls are d100 against Dexterity or Harmonia. Evasion must be declared before resolution unless the character is in Alert State (granted by successful tactical roll or sensory enhancement).</w:t>
      </w:r>
    </w:p>
    <w:p w:rsidR="00000000" w:rsidDel="00000000" w:rsidP="00000000" w:rsidRDefault="00000000" w:rsidRPr="00000000" w14:paraId="00000155">
      <w:pPr>
        <w:pageBreakBefore w:val="1"/>
        <w:spacing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pageBreakBefore w:val="1"/>
        <w:spacing w:after="80" w:line="276" w:lineRule="auto"/>
        <w:rPr>
          <w:rFonts w:ascii="Verdana" w:cs="Verdana" w:eastAsia="Verdana" w:hAnsi="Verdana"/>
          <w:sz w:val="24"/>
          <w:szCs w:val="24"/>
        </w:rPr>
      </w:pPr>
      <w:bookmarkStart w:colFirst="0" w:colLast="0" w:name="_heading=h.rrzm6uyhxgk3" w:id="37"/>
      <w:bookmarkEnd w:id="37"/>
      <w:r w:rsidDel="00000000" w:rsidR="00000000" w:rsidRPr="00000000">
        <w:rPr>
          <w:rFonts w:ascii="Verdana" w:cs="Verdana" w:eastAsia="Verdana" w:hAnsi="Verdana"/>
          <w:sz w:val="24"/>
          <w:szCs w:val="24"/>
          <w:rtl w:val="0"/>
        </w:rPr>
        <w:t xml:space="preserve">6. Damage and Suppression</w:t>
      </w:r>
    </w:p>
    <w:p w:rsidR="00000000" w:rsidDel="00000000" w:rsidP="00000000" w:rsidRDefault="00000000" w:rsidRPr="00000000" w14:paraId="0000015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Damage is handled by Impact Vectors, not flat numbers. Each successful hit applies:</w:t>
      </w:r>
    </w:p>
    <w:p w:rsidR="00000000" w:rsidDel="00000000" w:rsidP="00000000" w:rsidRDefault="00000000" w:rsidRPr="00000000" w14:paraId="0000015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Kinetic Impact — Direct trauma (physical)</w:t>
        <w:br w:type="textWrapping"/>
      </w:r>
    </w:p>
    <w:p w:rsidR="00000000" w:rsidDel="00000000" w:rsidP="00000000" w:rsidRDefault="00000000" w:rsidRPr="00000000" w14:paraId="0000015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Resonance Impact — Mental strain (psionic or entropy-linked)</w:t>
        <w:br w:type="textWrapping"/>
      </w:r>
    </w:p>
    <w:p w:rsidR="00000000" w:rsidDel="00000000" w:rsidP="00000000" w:rsidRDefault="00000000" w:rsidRPr="00000000" w14:paraId="0000015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Tactical Impact — Movement disruption, gear disable, stance offset</w:t>
        <w:br w:type="textWrapping"/>
      </w:r>
    </w:p>
    <w:p w:rsidR="00000000" w:rsidDel="00000000" w:rsidP="00000000" w:rsidRDefault="00000000" w:rsidRPr="00000000" w14:paraId="0000015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impact vector applies Strain, which accumulates on the character until their Strain Limit (equal to Harmonia × 2) is exceeded. At that point, every further hit must be resisted by rolling Gnosis or Constitution (based on attack type) to avoid collapse or system shock.</w:t>
      </w:r>
    </w:p>
    <w:p w:rsidR="00000000" w:rsidDel="00000000" w:rsidP="00000000" w:rsidRDefault="00000000" w:rsidRPr="00000000" w14:paraId="0000015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Suppression occurs when:</w:t>
      </w:r>
    </w:p>
    <w:p w:rsidR="00000000" w:rsidDel="00000000" w:rsidP="00000000" w:rsidRDefault="00000000" w:rsidRPr="00000000" w14:paraId="0000015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single round involves two or more vectors of impact</w:t>
        <w:br w:type="textWrapping"/>
      </w:r>
    </w:p>
    <w:p w:rsidR="00000000" w:rsidDel="00000000" w:rsidP="00000000" w:rsidRDefault="00000000" w:rsidRPr="00000000" w14:paraId="0000015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target is forced to shift position or exit cover</w:t>
        <w:br w:type="textWrapping"/>
      </w:r>
    </w:p>
    <w:p w:rsidR="00000000" w:rsidDel="00000000" w:rsidP="00000000" w:rsidRDefault="00000000" w:rsidRPr="00000000" w14:paraId="0000015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 area is saturated by entropic, psionic, or ballistic effects</w:t>
        <w:br w:type="textWrapping"/>
      </w:r>
    </w:p>
    <w:p w:rsidR="00000000" w:rsidDel="00000000" w:rsidP="00000000" w:rsidRDefault="00000000" w:rsidRPr="00000000" w14:paraId="0000016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Suppressed characters roll vs. Imperius to act normally. Failure imposes either loss of action or forced repositioning.</w:t>
      </w:r>
    </w:p>
    <w:p w:rsidR="00000000" w:rsidDel="00000000" w:rsidP="00000000" w:rsidRDefault="00000000" w:rsidRPr="00000000" w14:paraId="00000161">
      <w:pPr>
        <w:pageBreakBefore w:val="1"/>
        <w:spacing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pageBreakBefore w:val="1"/>
        <w:spacing w:after="80" w:line="276" w:lineRule="auto"/>
        <w:rPr>
          <w:rFonts w:ascii="Verdana" w:cs="Verdana" w:eastAsia="Verdana" w:hAnsi="Verdana"/>
          <w:sz w:val="24"/>
          <w:szCs w:val="24"/>
        </w:rPr>
      </w:pPr>
      <w:bookmarkStart w:colFirst="0" w:colLast="0" w:name="_heading=h.glwwgl92pdut" w:id="38"/>
      <w:bookmarkEnd w:id="38"/>
      <w:r w:rsidDel="00000000" w:rsidR="00000000" w:rsidRPr="00000000">
        <w:rPr>
          <w:rFonts w:ascii="Verdana" w:cs="Verdana" w:eastAsia="Verdana" w:hAnsi="Verdana"/>
          <w:sz w:val="24"/>
          <w:szCs w:val="24"/>
          <w:rtl w:val="0"/>
        </w:rPr>
        <w:t xml:space="preserve">7. Ending Combat and Entropy Update</w:t>
      </w:r>
    </w:p>
    <w:p w:rsidR="00000000" w:rsidDel="00000000" w:rsidP="00000000" w:rsidRDefault="00000000" w:rsidRPr="00000000" w14:paraId="0000016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Once the conflict concludes, the Watcher initiates a Scene Recovery Phase:</w:t>
      </w:r>
    </w:p>
    <w:p w:rsidR="00000000" w:rsidDel="00000000" w:rsidP="00000000" w:rsidRDefault="00000000" w:rsidRPr="00000000" w14:paraId="0000016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Strain Recovery: Reset based on current Harmonia and rest opportunity</w:t>
        <w:br w:type="textWrapping"/>
      </w:r>
    </w:p>
    <w:p w:rsidR="00000000" w:rsidDel="00000000" w:rsidP="00000000" w:rsidRDefault="00000000" w:rsidRPr="00000000" w14:paraId="0000016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Entropy Reduction: Entropy decays by 1–2 per rest segment</w:t>
        <w:br w:type="textWrapping"/>
      </w:r>
    </w:p>
    <w:p w:rsidR="00000000" w:rsidDel="00000000" w:rsidP="00000000" w:rsidRDefault="00000000" w:rsidRPr="00000000" w14:paraId="0000016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Narrative Consequence Assignment: Apply trauma, backlash, or narrative drift as appropriate</w:t>
        <w:br w:type="textWrapping"/>
      </w:r>
    </w:p>
    <w:p w:rsidR="00000000" w:rsidDel="00000000" w:rsidP="00000000" w:rsidRDefault="00000000" w:rsidRPr="00000000" w14:paraId="00000167">
      <w:pPr>
        <w:pageBreakBefore w:val="1"/>
        <w:spacing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Proceeding with Section V of the Universal System Core Rulebook.</w:t>
      </w:r>
    </w:p>
    <w:p w:rsidR="00000000" w:rsidDel="00000000" w:rsidP="00000000" w:rsidRDefault="00000000" w:rsidRPr="00000000" w14:paraId="0000016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content below is drawn directly from the most recent canonical source materials, primarily erata4reslcopy, and strictly adheres to the updated structure and mechanical logic for modular character creation. No symbolic, setting-anchored, or non-neutral content has been included.</w:t>
      </w:r>
    </w:p>
    <w:p w:rsidR="00000000" w:rsidDel="00000000" w:rsidP="00000000" w:rsidRDefault="00000000" w:rsidRPr="00000000" w14:paraId="0000016A">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pageBreakBefore w:val="1"/>
        <w:spacing w:before="480" w:line="276" w:lineRule="auto"/>
        <w:rPr>
          <w:rFonts w:ascii="Verdana" w:cs="Verdana" w:eastAsia="Verdana" w:hAnsi="Verdana"/>
          <w:sz w:val="24"/>
          <w:szCs w:val="24"/>
        </w:rPr>
      </w:pPr>
      <w:bookmarkStart w:colFirst="0" w:colLast="0" w:name="_heading=h.vfscl6qwi5wq" w:id="39"/>
      <w:bookmarkEnd w:id="39"/>
      <w:r w:rsidDel="00000000" w:rsidR="00000000" w:rsidRPr="00000000">
        <w:rPr>
          <w:rFonts w:ascii="Verdana" w:cs="Verdana" w:eastAsia="Verdana" w:hAnsi="Verdana"/>
          <w:sz w:val="24"/>
          <w:szCs w:val="24"/>
          <w:rtl w:val="0"/>
        </w:rPr>
        <w:t xml:space="preserve">V. Character Creation</w:t>
      </w:r>
    </w:p>
    <w:p w:rsidR="00000000" w:rsidDel="00000000" w:rsidP="00000000" w:rsidRDefault="00000000" w:rsidRPr="00000000" w14:paraId="0000016C">
      <w:pPr>
        <w:pStyle w:val="Heading3"/>
        <w:keepNext w:val="0"/>
        <w:keepLines w:val="0"/>
        <w:pageBreakBefore w:val="1"/>
        <w:spacing w:before="280" w:line="276" w:lineRule="auto"/>
        <w:rPr>
          <w:rFonts w:ascii="Verdana" w:cs="Verdana" w:eastAsia="Verdana" w:hAnsi="Verdana"/>
          <w:color w:val="000000"/>
          <w:sz w:val="24"/>
          <w:szCs w:val="24"/>
        </w:rPr>
      </w:pPr>
      <w:bookmarkStart w:colFirst="0" w:colLast="0" w:name="_heading=h.lr9szle0rkjl" w:id="40"/>
      <w:bookmarkEnd w:id="40"/>
      <w:r w:rsidDel="00000000" w:rsidR="00000000" w:rsidRPr="00000000">
        <w:rPr>
          <w:rFonts w:ascii="Verdana" w:cs="Verdana" w:eastAsia="Verdana" w:hAnsi="Verdana"/>
          <w:color w:val="000000"/>
          <w:sz w:val="24"/>
          <w:szCs w:val="24"/>
          <w:rtl w:val="0"/>
        </w:rPr>
        <w:t xml:space="preserve">Modular Identity Assembly and System Vectoring</w:t>
      </w:r>
    </w:p>
    <w:p w:rsidR="00000000" w:rsidDel="00000000" w:rsidP="00000000" w:rsidRDefault="00000000" w:rsidRPr="00000000" w14:paraId="0000016D">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pageBreakBefore w:val="1"/>
        <w:spacing w:after="80" w:line="276" w:lineRule="auto"/>
        <w:rPr>
          <w:rFonts w:ascii="Verdana" w:cs="Verdana" w:eastAsia="Verdana" w:hAnsi="Verdana"/>
          <w:sz w:val="24"/>
          <w:szCs w:val="24"/>
        </w:rPr>
      </w:pPr>
      <w:bookmarkStart w:colFirst="0" w:colLast="0" w:name="_heading=h.47q7oqpmke0h" w:id="41"/>
      <w:bookmarkEnd w:id="41"/>
      <w:r w:rsidDel="00000000" w:rsidR="00000000" w:rsidRPr="00000000">
        <w:rPr>
          <w:rFonts w:ascii="Verdana" w:cs="Verdana" w:eastAsia="Verdana" w:hAnsi="Verdana"/>
          <w:sz w:val="24"/>
          <w:szCs w:val="24"/>
          <w:rtl w:val="0"/>
        </w:rPr>
        <w:t xml:space="preserve">1. Character Creation Overview</w:t>
      </w:r>
    </w:p>
    <w:p w:rsidR="00000000" w:rsidDel="00000000" w:rsidP="00000000" w:rsidRDefault="00000000" w:rsidRPr="00000000" w14:paraId="0000016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Universal System uses a modular, layered approach to character creation, combining:</w:t>
      </w:r>
    </w:p>
    <w:p w:rsidR="00000000" w:rsidDel="00000000" w:rsidP="00000000" w:rsidRDefault="00000000" w:rsidRPr="00000000" w14:paraId="0000017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Attribute Generation</w:t>
        <w:br w:type="textWrapping"/>
      </w:r>
    </w:p>
    <w:p w:rsidR="00000000" w:rsidDel="00000000" w:rsidP="00000000" w:rsidRDefault="00000000" w:rsidRPr="00000000" w14:paraId="0000017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Background and Origin Selection</w:t>
        <w:br w:type="textWrapping"/>
      </w:r>
    </w:p>
    <w:p w:rsidR="00000000" w:rsidDel="00000000" w:rsidP="00000000" w:rsidRDefault="00000000" w:rsidRPr="00000000" w14:paraId="0000017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Archetype Assembly</w:t>
        <w:br w:type="textWrapping"/>
      </w:r>
    </w:p>
    <w:p w:rsidR="00000000" w:rsidDel="00000000" w:rsidP="00000000" w:rsidRDefault="00000000" w:rsidRPr="00000000" w14:paraId="0000017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Trait Assignment</w:t>
        <w:br w:type="textWrapping"/>
      </w:r>
    </w:p>
    <w:p w:rsidR="00000000" w:rsidDel="00000000" w:rsidP="00000000" w:rsidRDefault="00000000" w:rsidRPr="00000000" w14:paraId="0000017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Entropy Vector Alignment</w:t>
        <w:br w:type="textWrapping"/>
      </w:r>
    </w:p>
    <w:p w:rsidR="00000000" w:rsidDel="00000000" w:rsidP="00000000" w:rsidRDefault="00000000" w:rsidRPr="00000000" w14:paraId="0000017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structure allows for deep customization while preserving mechanical integrity across all genres and timelines. Character generation is system-agnostic and flexible for both narrative-driven and rules-centric campaigns.</w:t>
      </w:r>
    </w:p>
    <w:p w:rsidR="00000000" w:rsidDel="00000000" w:rsidP="00000000" w:rsidRDefault="00000000" w:rsidRPr="00000000" w14:paraId="00000176">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pageBreakBefore w:val="1"/>
        <w:spacing w:after="80" w:line="276" w:lineRule="auto"/>
        <w:rPr>
          <w:rFonts w:ascii="Verdana" w:cs="Verdana" w:eastAsia="Verdana" w:hAnsi="Verdana"/>
          <w:sz w:val="24"/>
          <w:szCs w:val="24"/>
        </w:rPr>
      </w:pPr>
      <w:bookmarkStart w:colFirst="0" w:colLast="0" w:name="_heading=h.4a8khnmb8yuw" w:id="42"/>
      <w:bookmarkEnd w:id="42"/>
      <w:r w:rsidDel="00000000" w:rsidR="00000000" w:rsidRPr="00000000">
        <w:rPr>
          <w:rFonts w:ascii="Verdana" w:cs="Verdana" w:eastAsia="Verdana" w:hAnsi="Verdana"/>
          <w:sz w:val="24"/>
          <w:szCs w:val="24"/>
          <w:rtl w:val="0"/>
        </w:rPr>
        <w:t xml:space="preserve">2. Attribute Generation</w:t>
      </w:r>
    </w:p>
    <w:p w:rsidR="00000000" w:rsidDel="00000000" w:rsidP="00000000" w:rsidRDefault="00000000" w:rsidRPr="00000000" w14:paraId="0000017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characters begin with the five core attributes:</w:t>
      </w:r>
    </w:p>
    <w:p w:rsidR="00000000" w:rsidDel="00000000" w:rsidP="00000000" w:rsidRDefault="00000000" w:rsidRPr="00000000" w14:paraId="0000017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Gnosis / Entropy (cognitive complexity / reality dissonance)</w:t>
        <w:br w:type="textWrapping"/>
      </w:r>
    </w:p>
    <w:p w:rsidR="00000000" w:rsidDel="00000000" w:rsidP="00000000" w:rsidRDefault="00000000" w:rsidRPr="00000000" w14:paraId="0000017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Katra (emotional identity / resonance integrity)</w:t>
        <w:br w:type="textWrapping"/>
      </w:r>
    </w:p>
    <w:p w:rsidR="00000000" w:rsidDel="00000000" w:rsidP="00000000" w:rsidRDefault="00000000" w:rsidRPr="00000000" w14:paraId="0000017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Imperius (force of command / structure)</w:t>
        <w:br w:type="textWrapping"/>
      </w:r>
    </w:p>
    <w:p w:rsidR="00000000" w:rsidDel="00000000" w:rsidP="00000000" w:rsidRDefault="00000000" w:rsidRPr="00000000" w14:paraId="0000017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Dominion (physical force and influence)</w:t>
        <w:br w:type="textWrapping"/>
      </w:r>
    </w:p>
    <w:p w:rsidR="00000000" w:rsidDel="00000000" w:rsidP="00000000" w:rsidRDefault="00000000" w:rsidRPr="00000000" w14:paraId="0000017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Harmonia (coherence and internal balance)</w:t>
        <w:br w:type="textWrapping"/>
      </w:r>
    </w:p>
    <w:p w:rsidR="00000000" w:rsidDel="00000000" w:rsidP="00000000" w:rsidRDefault="00000000" w:rsidRPr="00000000" w14:paraId="0000017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attribute is rated on a percentile scale (0–100). There are two valid generation methods:</w:t>
      </w:r>
    </w:p>
    <w:p w:rsidR="00000000" w:rsidDel="00000000" w:rsidP="00000000" w:rsidRDefault="00000000" w:rsidRPr="00000000" w14:paraId="0000017F">
      <w:pPr>
        <w:pStyle w:val="Heading3"/>
        <w:keepNext w:val="0"/>
        <w:keepLines w:val="0"/>
        <w:pageBreakBefore w:val="1"/>
        <w:spacing w:before="280" w:line="276" w:lineRule="auto"/>
        <w:rPr>
          <w:rFonts w:ascii="Verdana" w:cs="Verdana" w:eastAsia="Verdana" w:hAnsi="Verdana"/>
          <w:color w:val="000000"/>
          <w:sz w:val="24"/>
          <w:szCs w:val="24"/>
        </w:rPr>
      </w:pPr>
      <w:bookmarkStart w:colFirst="0" w:colLast="0" w:name="_heading=h.yxen5nbzjt9h" w:id="43"/>
      <w:bookmarkEnd w:id="43"/>
      <w:r w:rsidDel="00000000" w:rsidR="00000000" w:rsidRPr="00000000">
        <w:rPr>
          <w:rFonts w:ascii="Verdana" w:cs="Verdana" w:eastAsia="Verdana" w:hAnsi="Verdana"/>
          <w:color w:val="000000"/>
          <w:sz w:val="24"/>
          <w:szCs w:val="24"/>
          <w:rtl w:val="0"/>
        </w:rPr>
        <w:t xml:space="preserve">Rolled Generation</w:t>
      </w:r>
    </w:p>
    <w:p w:rsidR="00000000" w:rsidDel="00000000" w:rsidP="00000000" w:rsidRDefault="00000000" w:rsidRPr="00000000" w14:paraId="0000018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Roll 1d100 divided be 10 for each attribute’s base value.</w:t>
      </w:r>
    </w:p>
    <w:p w:rsidR="00000000" w:rsidDel="00000000" w:rsidP="00000000" w:rsidRDefault="00000000" w:rsidRPr="00000000" w14:paraId="0000018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Assign rolls in any order.</w:t>
      </w:r>
    </w:p>
    <w:p w:rsidR="00000000" w:rsidDel="00000000" w:rsidP="00000000" w:rsidRDefault="00000000" w:rsidRPr="00000000" w14:paraId="0000018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Minimum result for any attribute is 15.</w:t>
      </w:r>
    </w:p>
    <w:p w:rsidR="00000000" w:rsidDel="00000000" w:rsidP="00000000" w:rsidRDefault="00000000" w:rsidRPr="00000000" w14:paraId="0000018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Maximum at character creation is 35.</w:t>
        <w:br w:type="textWrapping"/>
      </w:r>
    </w:p>
    <w:p w:rsidR="00000000" w:rsidDel="00000000" w:rsidP="00000000" w:rsidRDefault="00000000" w:rsidRPr="00000000" w14:paraId="00000184">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pageBreakBefore w:val="1"/>
        <w:spacing w:after="80" w:line="276" w:lineRule="auto"/>
        <w:rPr>
          <w:rFonts w:ascii="Verdana" w:cs="Verdana" w:eastAsia="Verdana" w:hAnsi="Verdana"/>
          <w:sz w:val="24"/>
          <w:szCs w:val="24"/>
        </w:rPr>
      </w:pPr>
      <w:bookmarkStart w:colFirst="0" w:colLast="0" w:name="_heading=h.qo4gsdbcmy0o" w:id="44"/>
      <w:bookmarkEnd w:id="44"/>
      <w:r w:rsidDel="00000000" w:rsidR="00000000" w:rsidRPr="00000000">
        <w:rPr>
          <w:rFonts w:ascii="Verdana" w:cs="Verdana" w:eastAsia="Verdana" w:hAnsi="Verdana"/>
          <w:sz w:val="24"/>
          <w:szCs w:val="24"/>
          <w:rtl w:val="0"/>
        </w:rPr>
        <w:t xml:space="preserve">4. Archetype</w:t>
      </w:r>
    </w:p>
    <w:p w:rsidR="00000000" w:rsidDel="00000000" w:rsidP="00000000" w:rsidRDefault="00000000" w:rsidRPr="00000000" w14:paraId="0000018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Archetypes are mechanical role; definitions, not personality templates. They determine:</w:t>
      </w:r>
    </w:p>
    <w:p w:rsidR="00000000" w:rsidDel="00000000" w:rsidP="00000000" w:rsidRDefault="00000000" w:rsidRPr="00000000" w14:paraId="0000018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Role Functionality (e.g., assault, control, support, disruption)</w:t>
        <w:br w:type="textWrapping"/>
      </w:r>
    </w:p>
    <w:p w:rsidR="00000000" w:rsidDel="00000000" w:rsidP="00000000" w:rsidRDefault="00000000" w:rsidRPr="00000000" w14:paraId="0000018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Combat and Non-Combat Matrix Access</w:t>
        <w:br w:type="textWrapping"/>
      </w:r>
    </w:p>
    <w:p w:rsidR="00000000" w:rsidDel="00000000" w:rsidP="00000000" w:rsidRDefault="00000000" w:rsidRPr="00000000" w14:paraId="0000018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Palladryxxe ceiling at character creation</w:t>
        <w:br w:type="textWrapping"/>
      </w:r>
    </w:p>
    <w:p w:rsidR="00000000" w:rsidDel="00000000" w:rsidP="00000000" w:rsidRDefault="00000000" w:rsidRPr="00000000" w14:paraId="0000018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Optional Psionic Interface or Suppression Slot</w:t>
        <w:br w:type="textWrapping"/>
      </w:r>
    </w:p>
    <w:p w:rsidR="00000000" w:rsidDel="00000000" w:rsidP="00000000" w:rsidRDefault="00000000" w:rsidRPr="00000000" w14:paraId="0000018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archetype provides:</w:t>
      </w:r>
    </w:p>
    <w:p w:rsidR="00000000" w:rsidDel="00000000" w:rsidP="00000000" w:rsidRDefault="00000000" w:rsidRPr="00000000" w14:paraId="0000018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matrix skill proficiencies</w:t>
        <w:br w:type="textWrapping"/>
      </w:r>
    </w:p>
    <w:p w:rsidR="00000000" w:rsidDel="00000000" w:rsidP="00000000" w:rsidRDefault="00000000" w:rsidRPr="00000000" w14:paraId="0000018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unique system traits (active or passive)</w:t>
        <w:br w:type="textWrapping"/>
      </w:r>
    </w:p>
    <w:p w:rsidR="00000000" w:rsidDel="00000000" w:rsidP="00000000" w:rsidRDefault="00000000" w:rsidRPr="00000000" w14:paraId="0000018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role-action bonus (e.g., “+10 to suppression rolls,” “reroll failed Harmonia checks once per scene”)</w:t>
        <w:br w:type="textWrapping"/>
      </w:r>
    </w:p>
    <w:p w:rsidR="00000000" w:rsidDel="00000000" w:rsidP="00000000" w:rsidRDefault="00000000" w:rsidRPr="00000000" w14:paraId="0000018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Characters may only select one archetype at creation. Multi-archetype expansion is possible later via advanced character development modules.</w:t>
      </w:r>
    </w:p>
    <w:p w:rsidR="00000000" w:rsidDel="00000000" w:rsidP="00000000" w:rsidRDefault="00000000" w:rsidRPr="00000000" w14:paraId="00000190">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pageBreakBefore w:val="1"/>
        <w:spacing w:after="80" w:line="276" w:lineRule="auto"/>
        <w:rPr>
          <w:rFonts w:ascii="Verdana" w:cs="Verdana" w:eastAsia="Verdana" w:hAnsi="Verdana"/>
          <w:sz w:val="24"/>
          <w:szCs w:val="24"/>
        </w:rPr>
      </w:pPr>
      <w:bookmarkStart w:colFirst="0" w:colLast="0" w:name="_heading=h.me0r55q9i0r" w:id="45"/>
      <w:bookmarkEnd w:id="45"/>
      <w:r w:rsidDel="00000000" w:rsidR="00000000" w:rsidRPr="00000000">
        <w:rPr>
          <w:rFonts w:ascii="Verdana" w:cs="Verdana" w:eastAsia="Verdana" w:hAnsi="Verdana"/>
          <w:sz w:val="24"/>
          <w:szCs w:val="24"/>
          <w:rtl w:val="0"/>
        </w:rPr>
        <w:t xml:space="preserve">Background and Origin</w:t>
      </w:r>
    </w:p>
    <w:p w:rsidR="00000000" w:rsidDel="00000000" w:rsidP="00000000" w:rsidRDefault="00000000" w:rsidRPr="00000000" w14:paraId="0000019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Background defines a character’s starting framework: the environment, culture, or function from which they emerge. Backgrounds do not apply modifiers to attributes directly—they assign initial traits, matrix proficiencies, and vector alignments.</w:t>
      </w:r>
    </w:p>
    <w:p w:rsidR="00000000" w:rsidDel="00000000" w:rsidP="00000000" w:rsidRDefault="00000000" w:rsidRPr="00000000" w14:paraId="0000019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background grants:</w:t>
      </w:r>
    </w:p>
    <w:p w:rsidR="00000000" w:rsidDel="00000000" w:rsidP="00000000" w:rsidRDefault="00000000" w:rsidRPr="00000000" w14:paraId="0000019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proficiencies to matrix skill categories</w:t>
        <w:br w:type="textWrapping"/>
      </w:r>
    </w:p>
    <w:p w:rsidR="00000000" w:rsidDel="00000000" w:rsidP="00000000" w:rsidRDefault="00000000" w:rsidRPr="00000000" w14:paraId="0000019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fixed passive trait</w:t>
        <w:br w:type="textWrapping"/>
      </w:r>
    </w:p>
    <w:p w:rsidR="00000000" w:rsidDel="00000000" w:rsidP="00000000" w:rsidRDefault="00000000" w:rsidRPr="00000000" w14:paraId="0000019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initial Entropy Threshold value</w:t>
        <w:br w:type="textWrapping"/>
      </w:r>
    </w:p>
    <w:p w:rsidR="00000000" w:rsidDel="00000000" w:rsidP="00000000" w:rsidRDefault="00000000" w:rsidRPr="00000000" w14:paraId="0000019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1–3 restricted equipment types (defined per setting)</w:t>
        <w:br w:type="textWrapping"/>
      </w:r>
    </w:p>
    <w:p w:rsidR="00000000" w:rsidDel="00000000" w:rsidP="00000000" w:rsidRDefault="00000000" w:rsidRPr="00000000" w14:paraId="0000019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Examples (Neutral Formatting):</w:t>
      </w:r>
    </w:p>
    <w:p w:rsidR="00000000" w:rsidDel="00000000" w:rsidP="00000000" w:rsidRDefault="00000000" w:rsidRPr="00000000" w14:paraId="0000019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Archivist: Specializes in trace and recall matrices; immune to initial memory drift.</w:t>
      </w:r>
    </w:p>
    <w:p w:rsidR="00000000" w:rsidDel="00000000" w:rsidP="00000000" w:rsidRDefault="00000000" w:rsidRPr="00000000" w14:paraId="0000019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Drifter: Gains evasion bonus in open spaces; begins with increased entropy buffer.</w:t>
      </w:r>
    </w:p>
    <w:p w:rsidR="00000000" w:rsidDel="00000000" w:rsidP="00000000" w:rsidRDefault="00000000" w:rsidRPr="00000000" w14:paraId="0000019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Custodian: High Imperius alignment; access to controlled systems and override ;;</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pageBreakBefore w:val="1"/>
        <w:spacing w:after="80" w:line="276" w:lineRule="auto"/>
        <w:rPr>
          <w:rFonts w:ascii="Verdana" w:cs="Verdana" w:eastAsia="Verdana" w:hAnsi="Verdana"/>
          <w:sz w:val="24"/>
          <w:szCs w:val="24"/>
        </w:rPr>
      </w:pPr>
      <w:bookmarkStart w:colFirst="0" w:colLast="0" w:name="_heading=h.v25lxaj7zwhr" w:id="46"/>
      <w:bookmarkEnd w:id="46"/>
      <w:r w:rsidDel="00000000" w:rsidR="00000000" w:rsidRPr="00000000">
        <w:rPr>
          <w:rFonts w:ascii="Verdana" w:cs="Verdana" w:eastAsia="Verdana" w:hAnsi="Verdana"/>
          <w:sz w:val="24"/>
          <w:szCs w:val="24"/>
          <w:rtl w:val="0"/>
        </w:rPr>
        <w:t xml:space="preserve">5. Traits</w:t>
      </w:r>
    </w:p>
    <w:p w:rsidR="00000000" w:rsidDel="00000000" w:rsidP="00000000" w:rsidRDefault="00000000" w:rsidRPr="00000000" w14:paraId="0000019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Traits are modular, semi-permanent mechanics that define key character capacities. There are four trait types:</w:t>
      </w:r>
    </w:p>
    <w:p w:rsidR="00000000" w:rsidDel="00000000" w:rsidP="00000000" w:rsidRDefault="00000000" w:rsidRPr="00000000" w14:paraId="0000019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Passive Traits — Always on; define base behaviors</w:t>
        <w:br w:type="textWrapping"/>
      </w:r>
    </w:p>
    <w:p w:rsidR="00000000" w:rsidDel="00000000" w:rsidP="00000000" w:rsidRDefault="00000000" w:rsidRPr="00000000" w14:paraId="0000019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Active Traits — Triggered manually; consume strain</w:t>
        <w:br w:type="textWrapping"/>
      </w:r>
    </w:p>
    <w:p w:rsidR="00000000" w:rsidDel="00000000" w:rsidP="00000000" w:rsidRDefault="00000000" w:rsidRPr="00000000" w14:paraId="000001A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Adaptive Traits — May be rewritten once per campaign phase</w:t>
        <w:br w:type="textWrapping"/>
      </w:r>
    </w:p>
    <w:p w:rsidR="00000000" w:rsidDel="00000000" w:rsidP="00000000" w:rsidRDefault="00000000" w:rsidRPr="00000000" w14:paraId="000001A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Core Traits — Non-removable; tied to Background or Archetype</w:t>
        <w:br w:type="textWrapping"/>
      </w:r>
    </w:p>
    <w:p w:rsidR="00000000" w:rsidDel="00000000" w:rsidP="00000000" w:rsidRDefault="00000000" w:rsidRPr="00000000" w14:paraId="000001A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Players select:</w:t>
      </w:r>
    </w:p>
    <w:p w:rsidR="00000000" w:rsidDel="00000000" w:rsidP="00000000" w:rsidRDefault="00000000" w:rsidRPr="00000000" w14:paraId="000001A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Passive Traits</w:t>
        <w:br w:type="textWrapping"/>
      </w:r>
    </w:p>
    <w:p w:rsidR="00000000" w:rsidDel="00000000" w:rsidP="00000000" w:rsidRDefault="00000000" w:rsidRPr="00000000" w14:paraId="000001A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Active Trait</w:t>
        <w:br w:type="textWrapping"/>
      </w:r>
    </w:p>
    <w:p w:rsidR="00000000" w:rsidDel="00000000" w:rsidP="00000000" w:rsidRDefault="00000000" w:rsidRPr="00000000" w14:paraId="000001A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Adaptive Trait</w:t>
        <w:br w:type="textWrapping"/>
      </w:r>
    </w:p>
    <w:p w:rsidR="00000000" w:rsidDel="00000000" w:rsidP="00000000" w:rsidRDefault="00000000" w:rsidRPr="00000000" w14:paraId="000001A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Receive 1 Core Trait from Background/Archetype</w:t>
        <w:br w:type="textWrapping"/>
      </w:r>
    </w:p>
    <w:p w:rsidR="00000000" w:rsidDel="00000000" w:rsidP="00000000" w:rsidRDefault="00000000" w:rsidRPr="00000000" w14:paraId="000001A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Sample (Neutral):</w:t>
      </w:r>
    </w:p>
    <w:p w:rsidR="00000000" w:rsidDel="00000000" w:rsidP="00000000" w:rsidRDefault="00000000" w:rsidRPr="00000000" w14:paraId="000001A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Passive: “Kinetic Recall” — Gain +5 to all memory-based matrix rolls</w:t>
        <w:br w:type="textWrapping"/>
      </w:r>
    </w:p>
    <w:p w:rsidR="00000000" w:rsidDel="00000000" w:rsidP="00000000" w:rsidRDefault="00000000" w:rsidRPr="00000000" w14:paraId="000001A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Active: “Flash Override” — Once per scene, swap initiative slot with an ally</w:t>
        <w:br w:type="textWrapping"/>
      </w:r>
    </w:p>
    <w:p w:rsidR="00000000" w:rsidDel="00000000" w:rsidP="00000000" w:rsidRDefault="00000000" w:rsidRPr="00000000" w14:paraId="000001A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Adaptive: “Dual Loadout” — Switch between equipment trees mid-scene (resets each phase)</w:t>
        <w:br w:type="textWrapping"/>
      </w:r>
    </w:p>
    <w:p w:rsidR="00000000" w:rsidDel="00000000" w:rsidP="00000000" w:rsidRDefault="00000000" w:rsidRPr="00000000" w14:paraId="000001A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Traits are not flavor text—they are mechanical modules and interact directly with strain, entropy, and resolution systems.</w:t>
      </w:r>
    </w:p>
    <w:p w:rsidR="00000000" w:rsidDel="00000000" w:rsidP="00000000" w:rsidRDefault="00000000" w:rsidRPr="00000000" w14:paraId="000001AC">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pageBreakBefore w:val="1"/>
        <w:spacing w:after="80" w:line="276" w:lineRule="auto"/>
        <w:rPr>
          <w:rFonts w:ascii="Verdana" w:cs="Verdana" w:eastAsia="Verdana" w:hAnsi="Verdana"/>
          <w:sz w:val="24"/>
          <w:szCs w:val="24"/>
        </w:rPr>
      </w:pPr>
      <w:bookmarkStart w:colFirst="0" w:colLast="0" w:name="_heading=h.mknbp7ttrv2r" w:id="47"/>
      <w:bookmarkEnd w:id="47"/>
      <w:r w:rsidDel="00000000" w:rsidR="00000000" w:rsidRPr="00000000">
        <w:rPr>
          <w:rFonts w:ascii="Verdana" w:cs="Verdana" w:eastAsia="Verdana" w:hAnsi="Verdana"/>
          <w:sz w:val="24"/>
          <w:szCs w:val="24"/>
          <w:rtl w:val="0"/>
        </w:rPr>
        <w:t xml:space="preserve">6. Entropy Vector Alignment</w:t>
      </w:r>
    </w:p>
    <w:p w:rsidR="00000000" w:rsidDel="00000000" w:rsidP="00000000" w:rsidRDefault="00000000" w:rsidRPr="00000000" w14:paraId="000001AE">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Entropy Vectoring determines how a character reacts under stress, performs under narrative contradiction, and absorbs reality drift. Vectoring is not optional. All characters must be aligned with a primary Entropy Behavior Vector, chosen during creation:</w:t>
      </w:r>
    </w:p>
    <w:p w:rsidR="00000000" w:rsidDel="00000000" w:rsidP="00000000" w:rsidRDefault="00000000" w:rsidRPr="00000000" w14:paraId="000001A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Rigid Vector — Resists entropy changes; stable but slow</w:t>
        <w:br w:type="textWrapping"/>
      </w:r>
    </w:p>
    <w:p w:rsidR="00000000" w:rsidDel="00000000" w:rsidP="00000000" w:rsidRDefault="00000000" w:rsidRPr="00000000" w14:paraId="000001B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Chaotic Vector — Accepts entropy quickly; highly flexible but prone to collapse</w:t>
        <w:br w:type="textWrapping"/>
      </w:r>
    </w:p>
    <w:p w:rsidR="00000000" w:rsidDel="00000000" w:rsidP="00000000" w:rsidRDefault="00000000" w:rsidRPr="00000000" w14:paraId="000001B1">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Hybrid Vector — Alternates based on strain profile; complex but efficient</w:t>
        <w:br w:type="textWrapping"/>
      </w:r>
    </w:p>
    <w:p w:rsidR="00000000" w:rsidDel="00000000" w:rsidP="00000000" w:rsidRDefault="00000000" w:rsidRPr="00000000" w14:paraId="000001B2">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vector affects:</w:t>
      </w:r>
    </w:p>
    <w:p w:rsidR="00000000" w:rsidDel="00000000" w:rsidP="00000000" w:rsidRDefault="00000000" w:rsidRPr="00000000" w14:paraId="000001B3">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Entropy accumulation and discharge</w:t>
        <w:br w:type="textWrapping"/>
      </w:r>
    </w:p>
    <w:p w:rsidR="00000000" w:rsidDel="00000000" w:rsidP="00000000" w:rsidRDefault="00000000" w:rsidRPr="00000000" w14:paraId="000001B4">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Resonance degradation rates</w:t>
        <w:br w:type="textWrapping"/>
      </w:r>
    </w:p>
    <w:p w:rsidR="00000000" w:rsidDel="00000000" w:rsidP="00000000" w:rsidRDefault="00000000" w:rsidRPr="00000000" w14:paraId="000001B5">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Eligibility for certain psionic disciplines or mechanical traits</w:t>
        <w:br w:type="textWrapping"/>
      </w:r>
    </w:p>
    <w:p w:rsidR="00000000" w:rsidDel="00000000" w:rsidP="00000000" w:rsidRDefault="00000000" w:rsidRPr="00000000" w14:paraId="000001B6">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pageBreakBefore w:val="1"/>
        <w:spacing w:after="80" w:line="276" w:lineRule="auto"/>
        <w:rPr>
          <w:rFonts w:ascii="Verdana" w:cs="Verdana" w:eastAsia="Verdana" w:hAnsi="Verdana"/>
          <w:sz w:val="24"/>
          <w:szCs w:val="24"/>
        </w:rPr>
      </w:pPr>
      <w:bookmarkStart w:colFirst="0" w:colLast="0" w:name="_heading=h.r8nt0zeuwrgv" w:id="48"/>
      <w:bookmarkEnd w:id="48"/>
      <w:r w:rsidDel="00000000" w:rsidR="00000000" w:rsidRPr="00000000">
        <w:rPr>
          <w:rFonts w:ascii="Verdana" w:cs="Verdana" w:eastAsia="Verdana" w:hAnsi="Verdana"/>
          <w:sz w:val="24"/>
          <w:szCs w:val="24"/>
          <w:rtl w:val="0"/>
        </w:rPr>
        <w:t xml:space="preserve">7. Starting Pools and Limits</w:t>
      </w:r>
    </w:p>
    <w:p w:rsidR="00000000" w:rsidDel="00000000" w:rsidP="00000000" w:rsidRDefault="00000000" w:rsidRPr="00000000" w14:paraId="000001B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characters begin with:</w:t>
      </w:r>
    </w:p>
    <w:p w:rsidR="00000000" w:rsidDel="00000000" w:rsidP="00000000" w:rsidRDefault="00000000" w:rsidRPr="00000000" w14:paraId="000001B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Strain Limit = Harmonia × 2</w:t>
        <w:br w:type="textWrapping"/>
      </w:r>
    </w:p>
    <w:p w:rsidR="00000000" w:rsidDel="00000000" w:rsidP="00000000" w:rsidRDefault="00000000" w:rsidRPr="00000000" w14:paraId="000001B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Entropy Threshold = Gnosis ÷ 2 (modified by vector)</w:t>
        <w:br w:type="textWrapping"/>
      </w:r>
    </w:p>
    <w:p w:rsidR="00000000" w:rsidDel="00000000" w:rsidP="00000000" w:rsidRDefault="00000000" w:rsidRPr="00000000" w14:paraId="000001BB">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Palladryxxe = (Sum of 5 Attributes) ÷ 10</w:t>
        <w:br w:type="textWrapping"/>
      </w:r>
    </w:p>
    <w:p w:rsidR="00000000" w:rsidDel="00000000" w:rsidP="00000000" w:rsidRDefault="00000000" w:rsidRPr="00000000" w14:paraId="000001BC">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Matrix Proficiencies = 5 total (from Background and Archetype)</w:t>
        <w:br w:type="textWrapping"/>
      </w:r>
    </w:p>
    <w:p w:rsidR="00000000" w:rsidDel="00000000" w:rsidP="00000000" w:rsidRDefault="00000000" w:rsidRPr="00000000" w14:paraId="000001BD">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Trait Slots = 4 assigned, 1 locked (core)</w:t>
        <w:br w:type="textWrapping"/>
      </w:r>
    </w:p>
    <w:p w:rsidR="00000000" w:rsidDel="00000000" w:rsidP="00000000" w:rsidRDefault="00000000" w:rsidRPr="00000000" w14:paraId="000001BE">
      <w:pPr>
        <w:pageBreakBefore w:val="1"/>
        <w:spacing w:after="240" w:before="240"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Proceeding with the formal canonical diagram for the Sterilized Tree of Resonant Life—the foundational symbolic scaffold interlinking the Pentacode, Tarot Major Arcana, Entropy-Gnosis Axis, and Elemental Assignments within the Universal System.</w:t>
      </w:r>
    </w:p>
    <w:p w:rsidR="00000000" w:rsidDel="00000000" w:rsidP="00000000" w:rsidRDefault="00000000" w:rsidRPr="00000000" w14:paraId="000001C0">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content is stripped of religious, mystical, or metaphysical language. Only symbolic structure, positional logic, and mechanical consequence remain.</w:t>
      </w:r>
    </w:p>
    <w:p w:rsidR="00000000" w:rsidDel="00000000" w:rsidP="00000000" w:rsidRDefault="00000000" w:rsidRPr="00000000" w14:paraId="000001C1">
      <w:pPr>
        <w:pageBreakBefore w:val="1"/>
        <w:spacing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pageBreakBefore w:val="1"/>
        <w:spacing w:before="480" w:line="276" w:lineRule="auto"/>
        <w:rPr>
          <w:rFonts w:ascii="Verdana" w:cs="Verdana" w:eastAsia="Verdana" w:hAnsi="Verdana"/>
          <w:sz w:val="24"/>
          <w:szCs w:val="24"/>
        </w:rPr>
      </w:pPr>
      <w:bookmarkStart w:colFirst="0" w:colLast="0" w:name="_heading=h.upaih46ehdmh" w:id="49"/>
      <w:bookmarkEnd w:id="49"/>
      <w:r w:rsidDel="00000000" w:rsidR="00000000" w:rsidRPr="00000000">
        <w:rPr>
          <w:rFonts w:ascii="Verdana" w:cs="Verdana" w:eastAsia="Verdana" w:hAnsi="Verdana"/>
          <w:sz w:val="24"/>
          <w:szCs w:val="24"/>
          <w:rtl w:val="0"/>
        </w:rPr>
        <w:t xml:space="preserve">📐 Sterilized Tree of Resonant Life</w:t>
      </w:r>
    </w:p>
    <w:p w:rsidR="00000000" w:rsidDel="00000000" w:rsidP="00000000" w:rsidRDefault="00000000" w:rsidRPr="00000000" w14:paraId="000001C3">
      <w:pPr>
        <w:pStyle w:val="Heading3"/>
        <w:keepNext w:val="0"/>
        <w:keepLines w:val="0"/>
        <w:pageBreakBefore w:val="1"/>
        <w:spacing w:before="280" w:line="276" w:lineRule="auto"/>
        <w:rPr>
          <w:rFonts w:ascii="Verdana" w:cs="Verdana" w:eastAsia="Verdana" w:hAnsi="Verdana"/>
          <w:color w:val="000000"/>
          <w:sz w:val="24"/>
          <w:szCs w:val="24"/>
        </w:rPr>
      </w:pPr>
      <w:bookmarkStart w:colFirst="0" w:colLast="0" w:name="_heading=h.cwxjok5j1m6f" w:id="50"/>
      <w:bookmarkEnd w:id="50"/>
      <w:r w:rsidDel="00000000" w:rsidR="00000000" w:rsidRPr="00000000">
        <w:rPr>
          <w:rFonts w:ascii="Verdana" w:cs="Verdana" w:eastAsia="Verdana" w:hAnsi="Verdana"/>
          <w:color w:val="000000"/>
          <w:sz w:val="24"/>
          <w:szCs w:val="24"/>
          <w:rtl w:val="0"/>
        </w:rPr>
        <w:t xml:space="preserve">Structural Diagram and Discipline Mapping</w:t>
      </w:r>
    </w:p>
    <w:p w:rsidR="00000000" w:rsidDel="00000000" w:rsidP="00000000" w:rsidRDefault="00000000" w:rsidRPr="00000000" w14:paraId="000001C4">
      <w:pPr>
        <w:pageBreakBefore w:val="1"/>
        <w:spacing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pageBreakBefore w:val="1"/>
        <w:spacing w:after="80" w:line="276" w:lineRule="auto"/>
        <w:rPr>
          <w:rFonts w:ascii="Verdana" w:cs="Verdana" w:eastAsia="Verdana" w:hAnsi="Verdana"/>
          <w:sz w:val="24"/>
          <w:szCs w:val="24"/>
        </w:rPr>
      </w:pPr>
      <w:bookmarkStart w:colFirst="0" w:colLast="0" w:name="_heading=h.wtkf1cnzjcdo" w:id="51"/>
      <w:bookmarkEnd w:id="51"/>
      <w:sdt>
        <w:sdtPr>
          <w:id w:val="-231126989"/>
          <w:tag w:val="goog_rdk_174"/>
        </w:sdtPr>
        <w:sdtContent>
          <w:r w:rsidDel="00000000" w:rsidR="00000000" w:rsidRPr="00000000">
            <w:rPr>
              <w:rFonts w:ascii="Arial Unicode MS" w:cs="Arial Unicode MS" w:eastAsia="Arial Unicode MS" w:hAnsi="Arial Unicode MS"/>
              <w:sz w:val="24"/>
              <w:szCs w:val="24"/>
              <w:rtl w:val="0"/>
            </w:rPr>
            <w:t xml:space="preserve">⛓ Nodal Structure and Assignments</w:t>
          </w:r>
        </w:sdtContent>
      </w:sdt>
    </w:p>
    <w:p w:rsidR="00000000" w:rsidDel="00000000" w:rsidP="00000000" w:rsidRDefault="00000000" w:rsidRPr="00000000" w14:paraId="000001C6">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tree is composed of 10 active nodes, arranged across 3 vertical paths and 4 elemental quadrants. Each node holds:</w:t>
      </w:r>
    </w:p>
    <w:p w:rsidR="00000000" w:rsidDel="00000000" w:rsidP="00000000" w:rsidRDefault="00000000" w:rsidRPr="00000000" w14:paraId="000001C7">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fixed Discipline Point (Pentacode mapping)</w:t>
        <w:br w:type="textWrapping"/>
      </w:r>
    </w:p>
    <w:p w:rsidR="00000000" w:rsidDel="00000000" w:rsidP="00000000" w:rsidRDefault="00000000" w:rsidRPr="00000000" w14:paraId="000001C8">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Resonance Function (psionic or narrative weight)</w:t>
        <w:br w:type="textWrapping"/>
      </w:r>
    </w:p>
    <w:p w:rsidR="00000000" w:rsidDel="00000000" w:rsidP="00000000" w:rsidRDefault="00000000" w:rsidRPr="00000000" w14:paraId="000001C9">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 Elemental Authority (Fire, Water, Earth, Air)</w:t>
        <w:br w:type="textWrapping"/>
      </w:r>
    </w:p>
    <w:p w:rsidR="00000000" w:rsidDel="00000000" w:rsidP="00000000" w:rsidRDefault="00000000" w:rsidRPr="00000000" w14:paraId="000001CA">
      <w:pPr>
        <w:pageBreakBefore w:val="1"/>
        <w:spacing w:after="240"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fixed Major Arcana Card (optional Tarot invocation)</w:t>
        <w:br w:type="textWrapping"/>
      </w:r>
    </w:p>
    <w:p w:rsidR="00000000" w:rsidDel="00000000" w:rsidP="00000000" w:rsidRDefault="00000000" w:rsidRPr="00000000" w14:paraId="000001CB">
      <w:pPr>
        <w:pageBreakBefore w:val="1"/>
        <w:spacing w:line="276"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pageBreakBefore w:val="1"/>
        <w:spacing w:after="80" w:line="276" w:lineRule="auto"/>
        <w:rPr>
          <w:rFonts w:ascii="Verdana" w:cs="Verdana" w:eastAsia="Verdana" w:hAnsi="Verdana"/>
          <w:sz w:val="24"/>
          <w:szCs w:val="24"/>
        </w:rPr>
      </w:pPr>
      <w:bookmarkStart w:colFirst="0" w:colLast="0" w:name="_heading=h.xulkx1op6ifv" w:id="52"/>
      <w:bookmarkEnd w:id="52"/>
      <w:r w:rsidDel="00000000" w:rsidR="00000000" w:rsidRPr="00000000">
        <w:rPr>
          <w:rtl w:val="0"/>
        </w:rPr>
      </w:r>
    </w:p>
    <w:tbl>
      <w:tblPr>
        <w:tblStyle w:val="Table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370"/>
        <w:gridCol w:w="1800"/>
        <w:gridCol w:w="1800"/>
        <w:gridCol w:w="1800"/>
        <w:gridCol w:w="1800"/>
        <w:tblGridChange w:id="0">
          <w:tblGrid>
            <w:gridCol w:w="1230"/>
            <w:gridCol w:w="2370"/>
            <w:gridCol w:w="1800"/>
            <w:gridCol w:w="1800"/>
            <w:gridCol w:w="1800"/>
            <w:gridCol w:w="1800"/>
          </w:tblGrid>
        </w:tblGridChange>
      </w:tblGrid>
      <w:tr>
        <w:trPr>
          <w:cantSplit w:val="0"/>
          <w:trHeight w:val="1504.6180496342029" w:hRule="atLeast"/>
          <w:tblHeader w:val="0"/>
        </w:trPr>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CD">
            <w:pPr>
              <w:spacing w:after="240" w:before="240" w:line="276" w:lineRule="auto"/>
              <w:ind w:left="300" w:firstLine="0"/>
              <w:rPr>
                <w:rFonts w:ascii="Verdana" w:cs="Verdana" w:eastAsia="Verdana" w:hAnsi="Verdana"/>
                <w:sz w:val="24"/>
                <w:szCs w:val="24"/>
              </w:rPr>
            </w:pPr>
            <w:r w:rsidDel="00000000" w:rsidR="00000000" w:rsidRPr="00000000">
              <w:rPr>
                <w:rtl w:val="0"/>
              </w:rPr>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CE">
            <w:pPr>
              <w:pStyle w:val="Heading2"/>
              <w:keepNext w:val="0"/>
              <w:keepLines w:val="0"/>
              <w:spacing w:after="80" w:line="276" w:lineRule="auto"/>
              <w:ind w:left="720" w:firstLine="0"/>
              <w:rPr>
                <w:rFonts w:ascii="Verdana" w:cs="Verdana" w:eastAsia="Verdana" w:hAnsi="Verdana"/>
                <w:sz w:val="24"/>
                <w:szCs w:val="24"/>
              </w:rPr>
            </w:pPr>
            <w:bookmarkStart w:colFirst="0" w:colLast="0" w:name="_heading=h.5u3o2nnx9ozm" w:id="53"/>
            <w:bookmarkEnd w:id="53"/>
            <w:r w:rsidDel="00000000" w:rsidR="00000000" w:rsidRPr="00000000">
              <w:rPr>
                <w:rFonts w:ascii="Verdana" w:cs="Verdana" w:eastAsia="Verdana" w:hAnsi="Verdana"/>
                <w:sz w:val="24"/>
                <w:szCs w:val="24"/>
                <w:rtl w:val="0"/>
              </w:rPr>
              <w:t xml:space="preserve">Node-by-Node Mapping</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CF">
            <w:pPr>
              <w:spacing w:after="240" w:before="240" w:line="276" w:lineRule="auto"/>
              <w:ind w:left="720" w:firstLine="0"/>
              <w:rPr>
                <w:rFonts w:ascii="Verdana" w:cs="Verdana" w:eastAsia="Verdana" w:hAnsi="Verdana"/>
                <w:sz w:val="24"/>
                <w:szCs w:val="24"/>
              </w:rPr>
            </w:pPr>
            <w:r w:rsidDel="00000000" w:rsidR="00000000" w:rsidRPr="00000000">
              <w:rPr>
                <w:rtl w:val="0"/>
              </w:rPr>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0">
            <w:pPr>
              <w:spacing w:after="240" w:before="240" w:line="276" w:lineRule="auto"/>
              <w:ind w:left="720" w:firstLine="0"/>
              <w:rPr>
                <w:rFonts w:ascii="Verdana" w:cs="Verdana" w:eastAsia="Verdana" w:hAnsi="Verdana"/>
                <w:sz w:val="24"/>
                <w:szCs w:val="24"/>
              </w:rPr>
            </w:pPr>
            <w:r w:rsidDel="00000000" w:rsidR="00000000" w:rsidRPr="00000000">
              <w:rPr>
                <w:rtl w:val="0"/>
              </w:rPr>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1">
            <w:pPr>
              <w:spacing w:after="240" w:before="240" w:line="276" w:lineRule="auto"/>
              <w:ind w:left="720" w:firstLine="0"/>
              <w:rPr>
                <w:rFonts w:ascii="Verdana" w:cs="Verdana" w:eastAsia="Verdana" w:hAnsi="Verdana"/>
                <w:sz w:val="24"/>
                <w:szCs w:val="24"/>
              </w:rPr>
            </w:pPr>
            <w:r w:rsidDel="00000000" w:rsidR="00000000" w:rsidRPr="00000000">
              <w:rPr>
                <w:rtl w:val="0"/>
              </w:rPr>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2">
            <w:pPr>
              <w:spacing w:after="240" w:before="240" w:line="276" w:lineRule="auto"/>
              <w:ind w:left="720" w:firstLine="0"/>
              <w:rPr>
                <w:rFonts w:ascii="Verdana" w:cs="Verdana" w:eastAsia="Verdana" w:hAnsi="Verdana"/>
                <w:sz w:val="24"/>
                <w:szCs w:val="24"/>
              </w:rPr>
            </w:pPr>
            <w:r w:rsidDel="00000000" w:rsidR="00000000" w:rsidRPr="00000000">
              <w:rPr>
                <w:rtl w:val="0"/>
              </w:rPr>
            </w:r>
          </w:p>
        </w:tc>
      </w:tr>
      <w:tr>
        <w:trPr>
          <w:cantSplit w:val="0"/>
          <w:trHeight w:val="1558.7884915483783" w:hRule="atLeast"/>
          <w:tblHeader w:val="0"/>
        </w:trPr>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3">
            <w:pPr>
              <w:spacing w:after="240" w:before="240" w:line="276" w:lineRule="auto"/>
              <w:ind w:left="30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Node ID</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4">
            <w:pPr>
              <w:spacing w:after="240" w:before="240" w:line="276" w:lineRule="auto"/>
              <w:ind w:left="720" w:firstLine="0"/>
              <w:rPr>
                <w:rFonts w:ascii="Verdana" w:cs="Verdana" w:eastAsia="Verdana" w:hAnsi="Verdana"/>
                <w:sz w:val="24"/>
                <w:szCs w:val="24"/>
              </w:rPr>
            </w:pPr>
            <w:sdt>
              <w:sdtPr>
                <w:id w:val="672243361"/>
                <w:tag w:val="goog_rdk_175"/>
              </w:sdtPr>
              <w:sdtContent>
                <w:r w:rsidDel="00000000" w:rsidR="00000000" w:rsidRPr="00000000">
                  <w:rPr>
                    <w:rFonts w:ascii="Arial Unicode MS" w:cs="Arial Unicode MS" w:eastAsia="Arial Unicode MS" w:hAnsi="Arial Unicode MS"/>
                    <w:sz w:val="24"/>
                    <w:szCs w:val="24"/>
                    <w:rtl w:val="0"/>
                  </w:rPr>
                  <w:t xml:space="preserve">Position (Top → Bottom)</w:t>
                </w:r>
              </w:sdtContent>
            </w:sdt>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5">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Discipline</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6">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Resonance Function</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7">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Element</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8">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Assigned Major Arcana</w:t>
            </w:r>
          </w:p>
        </w:tc>
      </w:tr>
      <w:tr>
        <w:trPr>
          <w:cantSplit w:val="0"/>
          <w:trHeight w:val="978.3685434048442" w:hRule="atLeast"/>
          <w:tblHeader w:val="0"/>
        </w:trPr>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9">
            <w:pPr>
              <w:spacing w:after="240" w:before="240" w:line="276" w:lineRule="auto"/>
              <w:ind w:left="30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A">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Apex</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B">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Gnosis</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C">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Initiation </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D">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Air</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E">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Fool</w:t>
            </w:r>
          </w:p>
        </w:tc>
      </w:tr>
      <w:tr>
        <w:trPr>
          <w:cantSplit w:val="0"/>
          <w:trHeight w:val="978.3685434048442" w:hRule="atLeast"/>
          <w:tblHeader w:val="0"/>
        </w:trPr>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DF">
            <w:pPr>
              <w:spacing w:after="240" w:before="240" w:line="276" w:lineRule="auto"/>
              <w:ind w:left="30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0">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Left Pillar (Upper)</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1">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Dominion</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2">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Force</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3">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Fire</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4">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Strength</w:t>
            </w:r>
          </w:p>
        </w:tc>
      </w:tr>
      <w:tr>
        <w:trPr>
          <w:cantSplit w:val="0"/>
          <w:trHeight w:val="978.3685434048442" w:hRule="atLeast"/>
          <w:tblHeader w:val="0"/>
        </w:trPr>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5">
            <w:pPr>
              <w:spacing w:after="240" w:before="240" w:line="276" w:lineRule="auto"/>
              <w:ind w:left="30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6">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Right Pillar (Upper)</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7">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Katra</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8">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Empathy</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9">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Water</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A">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Empress</w:t>
            </w:r>
          </w:p>
        </w:tc>
      </w:tr>
      <w:tr>
        <w:trPr>
          <w:cantSplit w:val="0"/>
          <w:trHeight w:val="978.3685434048442" w:hRule="atLeast"/>
          <w:tblHeader w:val="0"/>
        </w:trPr>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B">
            <w:pPr>
              <w:spacing w:after="240" w:before="240" w:line="276" w:lineRule="auto"/>
              <w:ind w:left="30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C">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Center-Left</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D">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Imperius</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E">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Directive Law</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EF">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Earth</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0">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Emperor</w:t>
            </w:r>
          </w:p>
        </w:tc>
      </w:tr>
      <w:tr>
        <w:trPr>
          <w:cantSplit w:val="0"/>
          <w:trHeight w:val="978.3685434048442" w:hRule="atLeast"/>
          <w:tblHeader w:val="0"/>
        </w:trPr>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1">
            <w:pPr>
              <w:spacing w:after="240" w:before="240" w:line="276" w:lineRule="auto"/>
              <w:ind w:left="30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2">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Center-Right</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3">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Harmonia</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4">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Balance</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5">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Air</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6">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Temperance</w:t>
            </w:r>
          </w:p>
        </w:tc>
      </w:tr>
      <w:tr>
        <w:trPr>
          <w:cantSplit w:val="0"/>
          <w:trHeight w:val="978.3685434048442" w:hRule="atLeast"/>
          <w:tblHeader w:val="0"/>
        </w:trPr>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7">
            <w:pPr>
              <w:spacing w:after="240" w:before="240" w:line="276" w:lineRule="auto"/>
              <w:ind w:left="30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6</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8">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Left Pillar (Lower)</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9">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Gnosis</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A">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Knowledge</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B">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Air</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C">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Hermit</w:t>
            </w:r>
          </w:p>
        </w:tc>
      </w:tr>
      <w:tr>
        <w:trPr>
          <w:cantSplit w:val="0"/>
          <w:trHeight w:val="978.3685434048442" w:hRule="atLeast"/>
          <w:tblHeader w:val="0"/>
        </w:trPr>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D">
            <w:pPr>
              <w:spacing w:after="240" w:before="240" w:line="276" w:lineRule="auto"/>
              <w:ind w:left="30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7</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E">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Right Pillar (Lower)</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FF">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Katra</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0">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Compassion </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1">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Water</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2">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Moon</w:t>
            </w:r>
          </w:p>
        </w:tc>
      </w:tr>
      <w:tr>
        <w:trPr>
          <w:cantSplit w:val="0"/>
          <w:trHeight w:val="362.373046875" w:hRule="atLeast"/>
          <w:tblHeader w:val="0"/>
        </w:trPr>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3">
            <w:pPr>
              <w:spacing w:after="240" w:before="240" w:line="276" w:lineRule="auto"/>
              <w:ind w:left="30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4">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Foundation Core</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5">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Imperius</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6">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Infrastructure</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7">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Earth</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8">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Justice</w:t>
            </w:r>
          </w:p>
        </w:tc>
      </w:tr>
      <w:tr>
        <w:trPr>
          <w:cantSplit w:val="0"/>
          <w:trHeight w:val="692.373046875" w:hRule="atLeast"/>
          <w:tblHeader w:val="0"/>
        </w:trPr>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9">
            <w:pPr>
              <w:spacing w:after="240" w:before="240" w:line="276" w:lineRule="auto"/>
              <w:ind w:left="30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9</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A">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Root Gate</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B">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Entropy</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C">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Chaos Vector</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D">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Fire</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E">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Tower</w:t>
            </w:r>
          </w:p>
        </w:tc>
      </w:tr>
      <w:tr>
        <w:trPr>
          <w:cantSplit w:val="0"/>
          <w:trHeight w:val="1286.6037166113206" w:hRule="atLeast"/>
          <w:tblHeader w:val="0"/>
        </w:trPr>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0F">
            <w:pPr>
              <w:spacing w:after="240" w:before="240" w:line="276" w:lineRule="auto"/>
              <w:ind w:left="30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10</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10">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Path Cross (Hidden/Null)</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11">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Variable</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12">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Resolution</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13">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Null</w:t>
            </w:r>
          </w:p>
        </w:tc>
        <w:tc>
          <w:tcPr>
            <w:tcBorders>
              <w:top w:color="0c343d" w:space="0" w:sz="8" w:val="single"/>
              <w:left w:color="0c343d" w:space="0" w:sz="8" w:val="single"/>
              <w:bottom w:color="0c343d" w:space="0" w:sz="8" w:val="single"/>
              <w:right w:color="0c343d"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14">
            <w:pPr>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Death (Entropy Node)</w:t>
            </w:r>
          </w:p>
        </w:tc>
      </w:tr>
    </w:tbl>
    <w:p w:rsidR="00000000" w:rsidDel="00000000" w:rsidP="00000000" w:rsidRDefault="00000000" w:rsidRPr="00000000" w14:paraId="00000215">
      <w:pPr>
        <w:pageBreakBefore w:val="1"/>
        <w:spacing w:line="276" w:lineRule="auto"/>
        <w:ind w:left="720" w:firstLine="0"/>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pageBreakBefore w:val="1"/>
        <w:spacing w:after="80" w:line="276" w:lineRule="auto"/>
        <w:ind w:left="720" w:firstLine="0"/>
        <w:rPr>
          <w:rFonts w:ascii="Verdana" w:cs="Verdana" w:eastAsia="Verdana" w:hAnsi="Verdana"/>
          <w:sz w:val="24"/>
          <w:szCs w:val="24"/>
        </w:rPr>
      </w:pPr>
      <w:bookmarkStart w:colFirst="0" w:colLast="0" w:name="_heading=h.vjin7mnybgxi" w:id="54"/>
      <w:bookmarkEnd w:id="54"/>
      <w:r w:rsidDel="00000000" w:rsidR="00000000" w:rsidRPr="00000000">
        <w:rPr>
          <w:rFonts w:ascii="Verdana" w:cs="Verdana" w:eastAsia="Verdana" w:hAnsi="Verdana"/>
          <w:sz w:val="24"/>
          <w:szCs w:val="24"/>
          <w:rtl w:val="0"/>
        </w:rPr>
        <w:t xml:space="preserve">🔄 Axis and Flow</w:t>
      </w:r>
    </w:p>
    <w:p w:rsidR="00000000" w:rsidDel="00000000" w:rsidP="00000000" w:rsidRDefault="00000000" w:rsidRPr="00000000" w14:paraId="00000217">
      <w:pPr>
        <w:pageBreakBefore w:val="1"/>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Gnosis–Entropy Axis flows vertically from Node 1 (Initiation) to Node 9 (Collapse)</w:t>
        <w:br w:type="textWrapping"/>
      </w:r>
    </w:p>
    <w:p w:rsidR="00000000" w:rsidDel="00000000" w:rsidP="00000000" w:rsidRDefault="00000000" w:rsidRPr="00000000" w14:paraId="00000218">
      <w:pPr>
        <w:pageBreakBefore w:val="1"/>
        <w:spacing w:after="240" w:before="240" w:line="276" w:lineRule="auto"/>
        <w:ind w:left="720" w:firstLine="0"/>
        <w:rPr>
          <w:rFonts w:ascii="Verdana" w:cs="Verdana" w:eastAsia="Verdana" w:hAnsi="Verdana"/>
          <w:sz w:val="24"/>
          <w:szCs w:val="24"/>
        </w:rPr>
      </w:pPr>
      <w:sdt>
        <w:sdtPr>
          <w:id w:val="1840292603"/>
          <w:tag w:val="goog_rdk_176"/>
        </w:sdtPr>
        <w:sdtContent>
          <w:r w:rsidDel="00000000" w:rsidR="00000000" w:rsidRPr="00000000">
            <w:rPr>
              <w:rFonts w:ascii="Arial Unicode MS" w:cs="Arial Unicode MS" w:eastAsia="Arial Unicode MS" w:hAnsi="Arial Unicode MS"/>
              <w:sz w:val="24"/>
              <w:szCs w:val="24"/>
              <w:rtl w:val="0"/>
            </w:rPr>
            <w:t xml:space="preserve">Dominion ↔ Katra tension defines the horizontal narrative influence field</w:t>
            <w:br w:type="textWrapping"/>
          </w:r>
        </w:sdtContent>
      </w:sdt>
    </w:p>
    <w:p w:rsidR="00000000" w:rsidDel="00000000" w:rsidP="00000000" w:rsidRDefault="00000000" w:rsidRPr="00000000" w14:paraId="00000219">
      <w:pPr>
        <w:pageBreakBefore w:val="1"/>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Imperius–Harmonia cross-path forms the strain-regulation diagonal</w:t>
        <w:br w:type="textWrapping"/>
      </w:r>
    </w:p>
    <w:p w:rsidR="00000000" w:rsidDel="00000000" w:rsidP="00000000" w:rsidRDefault="00000000" w:rsidRPr="00000000" w14:paraId="0000021A">
      <w:pPr>
        <w:pageBreakBefore w:val="1"/>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Node 10 (Path Cross) represents unbound resonance — activated during entropy surge or psionic overload</w:t>
        <w:br w:type="textWrapping"/>
      </w:r>
    </w:p>
    <w:p w:rsidR="00000000" w:rsidDel="00000000" w:rsidP="00000000" w:rsidRDefault="00000000" w:rsidRPr="00000000" w14:paraId="0000021B">
      <w:pPr>
        <w:pageBreakBefore w:val="1"/>
        <w:spacing w:line="276" w:lineRule="auto"/>
        <w:ind w:left="720" w:firstLine="0"/>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pageBreakBefore w:val="1"/>
        <w:spacing w:after="80" w:line="276" w:lineRule="auto"/>
        <w:ind w:left="720" w:firstLine="0"/>
        <w:rPr>
          <w:rFonts w:ascii="Verdana" w:cs="Verdana" w:eastAsia="Verdana" w:hAnsi="Verdana"/>
          <w:sz w:val="24"/>
          <w:szCs w:val="24"/>
        </w:rPr>
      </w:pPr>
      <w:bookmarkStart w:colFirst="0" w:colLast="0" w:name="_heading=h.6g8y65pgq6e3" w:id="55"/>
      <w:bookmarkEnd w:id="55"/>
      <w:sdt>
        <w:sdtPr>
          <w:id w:val="150709641"/>
          <w:tag w:val="goog_rdk_177"/>
        </w:sdtPr>
        <w:sdtContent>
          <w:r w:rsidDel="00000000" w:rsidR="00000000" w:rsidRPr="00000000">
            <w:rPr>
              <w:rFonts w:ascii="Arial Unicode MS" w:cs="Arial Unicode MS" w:eastAsia="Arial Unicode MS" w:hAnsi="Arial Unicode MS"/>
              <w:sz w:val="24"/>
              <w:szCs w:val="24"/>
              <w:rtl w:val="0"/>
            </w:rPr>
            <w:t xml:space="preserve">⚖ Discipline-to-Element Locks</w:t>
          </w:r>
        </w:sdtContent>
      </w:sdt>
    </w:p>
    <w:p w:rsidR="00000000" w:rsidDel="00000000" w:rsidP="00000000" w:rsidRDefault="00000000" w:rsidRPr="00000000" w14:paraId="0000021D">
      <w:pPr>
        <w:pageBreakBefore w:val="1"/>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These assignments are fixed and universal:</w:t>
      </w:r>
    </w:p>
    <w:p w:rsidR="00000000" w:rsidDel="00000000" w:rsidP="00000000" w:rsidRDefault="00000000" w:rsidRPr="00000000" w14:paraId="0000021E">
      <w:pPr>
        <w:pageBreakBefore w:val="1"/>
        <w:spacing w:after="240" w:before="240" w:line="276" w:lineRule="auto"/>
        <w:ind w:left="720" w:firstLine="0"/>
        <w:rPr>
          <w:rFonts w:ascii="Verdana" w:cs="Verdana" w:eastAsia="Verdana" w:hAnsi="Verdana"/>
          <w:sz w:val="24"/>
          <w:szCs w:val="24"/>
        </w:rPr>
      </w:pPr>
      <w:sdt>
        <w:sdtPr>
          <w:id w:val="-2012561347"/>
          <w:tag w:val="goog_rdk_178"/>
        </w:sdtPr>
        <w:sdtContent>
          <w:r w:rsidDel="00000000" w:rsidR="00000000" w:rsidRPr="00000000">
            <w:rPr>
              <w:rFonts w:ascii="Arial Unicode MS" w:cs="Arial Unicode MS" w:eastAsia="Arial Unicode MS" w:hAnsi="Arial Unicode MS"/>
              <w:sz w:val="24"/>
              <w:szCs w:val="24"/>
              <w:rtl w:val="0"/>
            </w:rPr>
            <w:t xml:space="preserve">Gnosis → Air</w:t>
            <w:br w:type="textWrapping"/>
          </w:r>
        </w:sdtContent>
      </w:sdt>
    </w:p>
    <w:p w:rsidR="00000000" w:rsidDel="00000000" w:rsidP="00000000" w:rsidRDefault="00000000" w:rsidRPr="00000000" w14:paraId="0000021F">
      <w:pPr>
        <w:pageBreakBefore w:val="1"/>
        <w:spacing w:after="240" w:before="240" w:line="276" w:lineRule="auto"/>
        <w:ind w:left="720" w:firstLine="0"/>
        <w:rPr>
          <w:rFonts w:ascii="Verdana" w:cs="Verdana" w:eastAsia="Verdana" w:hAnsi="Verdana"/>
          <w:sz w:val="24"/>
          <w:szCs w:val="24"/>
        </w:rPr>
      </w:pPr>
      <w:sdt>
        <w:sdtPr>
          <w:id w:val="2032553028"/>
          <w:tag w:val="goog_rdk_179"/>
        </w:sdtPr>
        <w:sdtContent>
          <w:r w:rsidDel="00000000" w:rsidR="00000000" w:rsidRPr="00000000">
            <w:rPr>
              <w:rFonts w:ascii="Arial Unicode MS" w:cs="Arial Unicode MS" w:eastAsia="Arial Unicode MS" w:hAnsi="Arial Unicode MS"/>
              <w:sz w:val="24"/>
              <w:szCs w:val="24"/>
              <w:rtl w:val="0"/>
            </w:rPr>
            <w:t xml:space="preserve">Dominion → Fire</w:t>
            <w:br w:type="textWrapping"/>
          </w:r>
        </w:sdtContent>
      </w:sdt>
    </w:p>
    <w:p w:rsidR="00000000" w:rsidDel="00000000" w:rsidP="00000000" w:rsidRDefault="00000000" w:rsidRPr="00000000" w14:paraId="00000220">
      <w:pPr>
        <w:pageBreakBefore w:val="1"/>
        <w:spacing w:after="240" w:before="240" w:line="276" w:lineRule="auto"/>
        <w:ind w:left="720" w:firstLine="0"/>
        <w:rPr>
          <w:rFonts w:ascii="Verdana" w:cs="Verdana" w:eastAsia="Verdana" w:hAnsi="Verdana"/>
          <w:sz w:val="24"/>
          <w:szCs w:val="24"/>
        </w:rPr>
      </w:pPr>
      <w:sdt>
        <w:sdtPr>
          <w:id w:val="1627027335"/>
          <w:tag w:val="goog_rdk_180"/>
        </w:sdtPr>
        <w:sdtContent>
          <w:r w:rsidDel="00000000" w:rsidR="00000000" w:rsidRPr="00000000">
            <w:rPr>
              <w:rFonts w:ascii="Arial Unicode MS" w:cs="Arial Unicode MS" w:eastAsia="Arial Unicode MS" w:hAnsi="Arial Unicode MS"/>
              <w:sz w:val="24"/>
              <w:szCs w:val="24"/>
              <w:rtl w:val="0"/>
            </w:rPr>
            <w:t xml:space="preserve">Katra → Water</w:t>
            <w:br w:type="textWrapping"/>
          </w:r>
        </w:sdtContent>
      </w:sdt>
    </w:p>
    <w:p w:rsidR="00000000" w:rsidDel="00000000" w:rsidP="00000000" w:rsidRDefault="00000000" w:rsidRPr="00000000" w14:paraId="00000221">
      <w:pPr>
        <w:pageBreakBefore w:val="1"/>
        <w:spacing w:after="240" w:before="240" w:line="276" w:lineRule="auto"/>
        <w:ind w:left="720" w:firstLine="0"/>
        <w:rPr>
          <w:rFonts w:ascii="Verdana" w:cs="Verdana" w:eastAsia="Verdana" w:hAnsi="Verdana"/>
          <w:sz w:val="24"/>
          <w:szCs w:val="24"/>
        </w:rPr>
      </w:pPr>
      <w:sdt>
        <w:sdtPr>
          <w:id w:val="474359725"/>
          <w:tag w:val="goog_rdk_181"/>
        </w:sdtPr>
        <w:sdtContent>
          <w:r w:rsidDel="00000000" w:rsidR="00000000" w:rsidRPr="00000000">
            <w:rPr>
              <w:rFonts w:ascii="Arial Unicode MS" w:cs="Arial Unicode MS" w:eastAsia="Arial Unicode MS" w:hAnsi="Arial Unicode MS"/>
              <w:sz w:val="24"/>
              <w:szCs w:val="24"/>
              <w:rtl w:val="0"/>
            </w:rPr>
            <w:t xml:space="preserve">Imperius → Earth</w:t>
            <w:br w:type="textWrapping"/>
          </w:r>
        </w:sdtContent>
      </w:sdt>
    </w:p>
    <w:p w:rsidR="00000000" w:rsidDel="00000000" w:rsidP="00000000" w:rsidRDefault="00000000" w:rsidRPr="00000000" w14:paraId="00000222">
      <w:pPr>
        <w:pageBreakBefore w:val="1"/>
        <w:spacing w:after="240" w:before="240" w:line="276" w:lineRule="auto"/>
        <w:ind w:left="720" w:firstLine="0"/>
        <w:rPr>
          <w:rFonts w:ascii="Verdana" w:cs="Verdana" w:eastAsia="Verdana" w:hAnsi="Verdana"/>
          <w:sz w:val="24"/>
          <w:szCs w:val="24"/>
        </w:rPr>
      </w:pPr>
      <w:sdt>
        <w:sdtPr>
          <w:id w:val="-372490246"/>
          <w:tag w:val="goog_rdk_182"/>
        </w:sdtPr>
        <w:sdtContent>
          <w:r w:rsidDel="00000000" w:rsidR="00000000" w:rsidRPr="00000000">
            <w:rPr>
              <w:rFonts w:ascii="Arial Unicode MS" w:cs="Arial Unicode MS" w:eastAsia="Arial Unicode MS" w:hAnsi="Arial Unicode MS"/>
              <w:sz w:val="24"/>
              <w:szCs w:val="24"/>
              <w:rtl w:val="0"/>
            </w:rPr>
            <w:t xml:space="preserve">Harmonia → Air</w:t>
            <w:br w:type="textWrapping"/>
          </w:r>
        </w:sdtContent>
      </w:sdt>
    </w:p>
    <w:p w:rsidR="00000000" w:rsidDel="00000000" w:rsidP="00000000" w:rsidRDefault="00000000" w:rsidRPr="00000000" w14:paraId="00000223">
      <w:pPr>
        <w:pageBreakBefore w:val="1"/>
        <w:spacing w:after="240" w:before="240" w:line="276" w:lineRule="auto"/>
        <w:ind w:left="720" w:firstLine="0"/>
        <w:rPr>
          <w:rFonts w:ascii="Verdana" w:cs="Verdana" w:eastAsia="Verdana" w:hAnsi="Verdana"/>
          <w:sz w:val="24"/>
          <w:szCs w:val="24"/>
        </w:rPr>
      </w:pPr>
      <w:sdt>
        <w:sdtPr>
          <w:id w:val="530213295"/>
          <w:tag w:val="goog_rdk_183"/>
        </w:sdtPr>
        <w:sdtContent>
          <w:r w:rsidDel="00000000" w:rsidR="00000000" w:rsidRPr="00000000">
            <w:rPr>
              <w:rFonts w:ascii="Arial Unicode MS" w:cs="Arial Unicode MS" w:eastAsia="Arial Unicode MS" w:hAnsi="Arial Unicode MS"/>
              <w:sz w:val="24"/>
              <w:szCs w:val="24"/>
              <w:rtl w:val="0"/>
            </w:rPr>
            <w:t xml:space="preserve">Entropy (Node 9, Root Collapse) → Fire</w:t>
            <w:br w:type="textWrapping"/>
          </w:r>
        </w:sdtContent>
      </w:sdt>
    </w:p>
    <w:p w:rsidR="00000000" w:rsidDel="00000000" w:rsidP="00000000" w:rsidRDefault="00000000" w:rsidRPr="00000000" w14:paraId="00000224">
      <w:pPr>
        <w:pageBreakBefore w:val="1"/>
        <w:spacing w:after="240" w:before="240" w:line="276" w:lineRule="auto"/>
        <w:ind w:left="720" w:firstLine="0"/>
        <w:rPr>
          <w:rFonts w:ascii="Verdana" w:cs="Verdana" w:eastAsia="Verdana" w:hAnsi="Verdana"/>
          <w:sz w:val="24"/>
          <w:szCs w:val="24"/>
        </w:rPr>
      </w:pPr>
      <w:sdt>
        <w:sdtPr>
          <w:id w:val="-186583524"/>
          <w:tag w:val="goog_rdk_184"/>
        </w:sdtPr>
        <w:sdtContent>
          <w:r w:rsidDel="00000000" w:rsidR="00000000" w:rsidRPr="00000000">
            <w:rPr>
              <w:rFonts w:ascii="Arial Unicode MS" w:cs="Arial Unicode MS" w:eastAsia="Arial Unicode MS" w:hAnsi="Arial Unicode MS"/>
              <w:sz w:val="24"/>
              <w:szCs w:val="24"/>
              <w:rtl w:val="0"/>
            </w:rPr>
            <w:t xml:space="preserve">Psionic Feedback (Node 10) → Null / Entropic wildcard</w:t>
            <w:br w:type="textWrapping"/>
          </w:r>
        </w:sdtContent>
      </w:sdt>
    </w:p>
    <w:p w:rsidR="00000000" w:rsidDel="00000000" w:rsidP="00000000" w:rsidRDefault="00000000" w:rsidRPr="00000000" w14:paraId="00000225">
      <w:pPr>
        <w:pageBreakBefore w:val="1"/>
        <w:spacing w:line="276" w:lineRule="auto"/>
        <w:ind w:left="720" w:firstLine="0"/>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pageBreakBefore w:val="1"/>
        <w:spacing w:after="80" w:line="276" w:lineRule="auto"/>
        <w:ind w:left="720" w:firstLine="0"/>
        <w:rPr>
          <w:rFonts w:ascii="Verdana" w:cs="Verdana" w:eastAsia="Verdana" w:hAnsi="Verdana"/>
          <w:sz w:val="24"/>
          <w:szCs w:val="24"/>
        </w:rPr>
      </w:pPr>
      <w:bookmarkStart w:colFirst="0" w:colLast="0" w:name="_heading=h.wtky9qllf1o" w:id="56"/>
      <w:bookmarkEnd w:id="56"/>
      <w:r w:rsidDel="00000000" w:rsidR="00000000" w:rsidRPr="00000000">
        <w:rPr>
          <w:rFonts w:ascii="Verdana" w:cs="Verdana" w:eastAsia="Verdana" w:hAnsi="Verdana"/>
          <w:sz w:val="24"/>
          <w:szCs w:val="24"/>
          <w:rtl w:val="0"/>
        </w:rPr>
        <w:t xml:space="preserve">🌀 Use in Gameplay</w:t>
      </w:r>
    </w:p>
    <w:p w:rsidR="00000000" w:rsidDel="00000000" w:rsidP="00000000" w:rsidRDefault="00000000" w:rsidRPr="00000000" w14:paraId="00000227">
      <w:pPr>
        <w:pageBreakBefore w:val="1"/>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Psionic characters may align invocation pathways via Tree routes, channeling through nodes to modify strain and entropy outcomes</w:t>
        <w:br w:type="textWrapping"/>
      </w:r>
    </w:p>
    <w:p w:rsidR="00000000" w:rsidDel="00000000" w:rsidP="00000000" w:rsidRDefault="00000000" w:rsidRPr="00000000" w14:paraId="00000228">
      <w:pPr>
        <w:pageBreakBefore w:val="1"/>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Tarot symbolic draws may be interpreted by nodal position if overlay is active</w:t>
        <w:br w:type="textWrapping"/>
      </w:r>
    </w:p>
    <w:p w:rsidR="00000000" w:rsidDel="00000000" w:rsidP="00000000" w:rsidRDefault="00000000" w:rsidRPr="00000000" w14:paraId="00000229">
      <w:pPr>
        <w:pageBreakBefore w:val="1"/>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Entropy build-up in certain nodes triggers resonance shifts in aligned disciplines</w:t>
        <w:br w:type="textWrapping"/>
      </w:r>
    </w:p>
    <w:p w:rsidR="00000000" w:rsidDel="00000000" w:rsidP="00000000" w:rsidRDefault="00000000" w:rsidRPr="00000000" w14:paraId="0000022A">
      <w:pPr>
        <w:pageBreakBefore w:val="1"/>
        <w:spacing w:after="240" w:before="240" w:line="276" w:lineRule="auto"/>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Watchers may use the Tree as a visual overlay for symbolic progression, surge state tracking, or matrix phase resolution</w:t>
        <w:br w:type="textWrapping"/>
      </w:r>
    </w:p>
    <w:p w:rsidR="00000000" w:rsidDel="00000000" w:rsidP="00000000" w:rsidRDefault="00000000" w:rsidRPr="00000000" w14:paraId="0000022B">
      <w:pPr>
        <w:pageBreakBefore w:val="1"/>
        <w:spacing w:line="276" w:lineRule="auto"/>
        <w:ind w:left="720" w:firstLine="0"/>
        <w:rPr>
          <w:rFonts w:ascii="Verdana" w:cs="Verdana" w:eastAsia="Verdana" w:hAnsi="Verdana"/>
          <w:sz w:val="24"/>
          <w:szCs w:val="24"/>
        </w:rPr>
      </w:pPr>
      <w:r w:rsidDel="00000000" w:rsidR="00000000" w:rsidRPr="00000000">
        <w:rPr>
          <w:rtl w:val="0"/>
        </w:rPr>
      </w:r>
    </w:p>
    <w:sectPr>
      <w:headerReference r:id="rId7" w:type="default"/>
      <w:footerReference r:id="rId8" w:type="default"/>
      <w:pgSz w:h="15840" w:w="12240" w:orient="portrait"/>
      <w:pgMar w:bottom="720" w:top="720" w:left="720" w:right="720" w:header="720" w:footer="720"/>
      <w:pgNumType w:start="1"/>
      <w:sectPrChange w:author="Brian Stewart" w:id="0" w:date="2025-08-19T20:58:33Z">
        <w:sectPr w:rsidR="000000" w:rsidDel="000000" w:rsidRPr="000000" w:rsidSect="000000">
          <w:pgMar w:bottom="720" w:top="720" w:left="720" w:right="72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073668980"/>
      <w:tag w:val="goog_rdk_196"/>
    </w:sdtPr>
    <w:sdtContent>
      <w:p w:rsidR="00000000" w:rsidDel="00000000" w:rsidP="00000000" w:rsidRDefault="00000000" w:rsidRPr="00000000" w14:paraId="00000230">
        <w:pPr>
          <w:rPr>
            <w:ins w:author="Brian Stewart" w:id="64" w:date="2025-08-19T20:58:33Z"/>
            <w:rFonts w:ascii="Verdana" w:cs="Verdana" w:eastAsia="Verdana" w:hAnsi="Verdana"/>
            <w:sz w:val="24"/>
            <w:szCs w:val="24"/>
            <w:rPrChange w:author="Brian Stewart" w:id="65" w:date="2025-08-19T20:58:33Z">
              <w:rPr>
                <w:rFonts w:ascii="Verdana" w:cs="Verdana" w:eastAsia="Verdana" w:hAnsi="Verdana"/>
                <w:sz w:val="24"/>
                <w:szCs w:val="24"/>
              </w:rPr>
            </w:rPrChange>
          </w:rPr>
        </w:pPr>
        <w:sdt>
          <w:sdtPr>
            <w:id w:val="1166598703"/>
            <w:tag w:val="goog_rdk_194"/>
          </w:sdtPr>
          <w:sdtContent>
            <w:ins w:author="Brian Stewart" w:id="64" w:date="2025-08-19T20:58:33Z">
              <w:r w:rsidDel="00000000" w:rsidR="00000000" w:rsidRPr="00000000">
                <w:rPr>
                  <w:rFonts w:ascii="Verdana" w:cs="Verdana" w:eastAsia="Verdana" w:hAnsi="Verdana"/>
                  <w:sz w:val="24"/>
                  <w:szCs w:val="24"/>
                </w:rPr>
                <w:fldChar w:fldCharType="begin"/>
                <w:instrText xml:space="preserve">PAGE</w:instrText>
                <w:fldChar w:fldCharType="separate"/>
                <w:fldChar w:fldCharType="end"/>
              </w:r>
            </w:ins>
            <w:sdt>
              <w:sdtPr>
                <w:id w:val="-534163695"/>
                <w:tag w:val="goog_rdk_195"/>
              </w:sdtPr>
              <w:sdtContent>
                <w:ins w:author="Brian Stewart" w:id="64" w:date="2025-08-19T20:58:33Z">
                  <w:r w:rsidDel="00000000" w:rsidR="00000000" w:rsidRPr="00000000">
                    <w:rPr>
                      <w:rtl w:val="0"/>
                    </w:rPr>
                  </w:r>
                </w:ins>
              </w:sdtContent>
            </w:sdt>
            <w:ins w:author="Brian Stewart" w:id="64" w:date="2025-08-19T20:58:33Z"/>
          </w:sdtContent>
        </w:sdt>
      </w:p>
    </w:sdtContent>
  </w:sdt>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Verdana" w:cs="Verdana" w:eastAsia="Verdana" w:hAnsi="Verdana"/>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874038336"/>
      <w:tag w:val="goog_rdk_188"/>
    </w:sdtPr>
    <w:sdtContent>
      <w:p w:rsidR="00000000" w:rsidDel="00000000" w:rsidP="00000000" w:rsidRDefault="00000000" w:rsidRPr="00000000" w14:paraId="0000022C">
        <w:pPr>
          <w:rPr>
            <w:ins w:author="Brian Stewart" w:id="60" w:date="2025-08-19T20:58:33Z"/>
            <w:rPrChange w:author="Brian Stewart" w:id="61" w:date="2025-08-19T20:58:33Z">
              <w:rPr>
                <w:rFonts w:ascii="Times New Roman" w:cs="Times New Roman" w:eastAsia="Times New Roman" w:hAnsi="Times New Roman"/>
                <w:sz w:val="24"/>
                <w:szCs w:val="24"/>
              </w:rPr>
            </w:rPrChange>
          </w:rPr>
        </w:pPr>
        <w:sdt>
          <w:sdtPr>
            <w:id w:val="464099095"/>
            <w:tag w:val="goog_rdk_186"/>
          </w:sdtPr>
          <w:sdtContent>
            <w:ins w:author="Brian Stewart" w:id="60" w:date="2025-08-19T20:58:33Z"/>
            <w:sdt>
              <w:sdtPr>
                <w:id w:val="1477550299"/>
                <w:tag w:val="goog_rdk_187"/>
              </w:sdtPr>
              <w:sdtContent>
                <w:ins w:author="Brian Stewart" w:id="60" w:date="2025-08-19T20:58:33Z">
                  <w:r w:rsidDel="00000000" w:rsidR="00000000" w:rsidRPr="00000000">
                    <w:rPr>
                      <w:rtl w:val="0"/>
                    </w:rPr>
                  </w:r>
                </w:ins>
              </w:sdtContent>
            </w:sdt>
            <w:ins w:author="Brian Stewart" w:id="60" w:date="2025-08-19T20:58:33Z"/>
          </w:sdtContent>
        </w:sdt>
      </w:p>
    </w:sdtContent>
  </w:sdt>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ScA7GE6k7E+OfKw5b5VPIgZIA==">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3N1Z2dlc3RJZEltcG9ydGRiMjA0M2JmLWMwNjktNGZmOS1iMjNjLWM0OGI2ZmQzNGEzOF8yMTGIAQGaAQYIABAAGACwAQC4AQEYkMmBoYwzIJDJgaGMMzAAQjdzdWdnZXN0SWRJbXBvcnRkYjIwNDNiZi1jMDY5LTRmZjktYjIzYy1jNDhiNmZkMzRhMzhfMjExIrYDCgtBQUFCckhqZWgyaxLdAgoLQUFBQnJIamVoMmsSC0FBQUJySGplaDJr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3N1Z2dlc3RJZEltcG9ydGRiMjA0M2JmLWMwNjktNGZmOS1iMjNjLWM0OGI2ZmQzNGEzOF8xMzWIAQGaAQYIABAAGACwAQC4AQEYkMmBoYwzIJDJgaGMMzAAQjdzdWdnZXN0SWRJbXBvcnRkYjIwNDNiZi1jMDY5LTRmZjktYjIzYy1jNDhiNmZkMzRhMzhfMTM1IrQDCgtBQUFCckhqZWgyZxLcAgoLQUFBQnJIamVoMmcSC0FBQUJySGplaDJn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nN1Z2dlc3RJZEltcG9ydGRiMjA0M2JmLWMwNjktNGZmOS1iMjNjLWM0OGI2ZmQzNGEzOF85MYgBAZoBBggAEAAYALABALgBARiQyYGhjDMgkMmBoYwzMABCNnN1Z2dlc3RJZEltcG9ydGRiMjA0M2JmLWMwNjktNGZmOS1iMjNjLWM0OGI2ZmQzNGEzOF85MSK2AwoLQUFBQnJIamVoMmMS3QIKC0FBQUJySGplaDJjEgtBQUFCckhqZWgyYx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dzdWdnZXN0SWRJbXBvcnRkYjIwNDNiZi1jMDY5LTRmZjktYjIzYy1jNDhiNmZkMzRhMzhfMTc1iAEBmgEGCAAQABgAsAEAuAEBGJDJgaGMMyCQyYGhjDMwAEI3c3VnZ2VzdElkSW1wb3J0ZGIyMDQzYmYtYzA2OS00ZmY5LWIyM2MtYzQ4YjZmZDM0YTM4XzE3NSK2AwoLQUFBQnJIamVoMDAS3QIKC0FBQUJySGplaDAwEgtBQUFCckhqZWgwMB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dzdWdnZXN0SWRJbXBvcnRkYjIwNDNiZi1jMDY5LTRmZjktYjIzYy1jNDhiNmZkMzRhMzhfMTk5iAEBmgEGCAAQABgAsAEAuAEBGJDJgaGMMyCQyYGhjDMwAEI3c3VnZ2VzdElkSW1wb3J0ZGIyMDQzYmYtYzA2OS00ZmY5LWIyM2MtYzQ4YjZmZDM0YTM4XzE5OSK0AwoLQUFBQnJIamVoejQS3AIKC0FBQUJySGplaHo0EgtBQUFCckhqZWh6NB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ZzdWdnZXN0SWRJbXBvcnRkYjIwNDNiZi1jMDY5LTRmZjktYjIzYy1jNDhiNmZkMzRhMzhfNjOIAQGaAQYIABAAGACwAQC4AQEYkMmBoYwzIJDJgaGMMzAAQjZzdWdnZXN0SWRJbXBvcnRkYjIwNDNiZi1jMDY5LTRmZjktYjIzYy1jNDhiNmZkMzRhMzhfNjMitgMKC0FBQUJySGplaHlvEt0CCgtBQUFCckhqZWh5bxILQUFBQnJIamVoeW8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3c3VnZ2VzdElkSW1wb3J0ZGIyMDQzYmYtYzA2OS00ZmY5LWIyM2MtYzQ4YjZmZDM0YTM4XzIwM4gBAZoBBggAEAAYALABALgBARiQyYGhjDMgkMmBoYwzMABCN3N1Z2dlc3RJZEltcG9ydGRiMjA0M2JmLWMwNjktNGZmOS1iMjNjLWM0OGI2ZmQzNGEzOF8yMDMitgMKC0FBQUJySGplaHlrEt0CCgtBQUFCckhqZWh5axILQUFBQnJIamVoeWs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3c3VnZ2VzdElkSW1wb3J0ZGIyMDQzYmYtYzA2OS00ZmY5LWIyM2MtYzQ4YjZmZDM0YTM4XzE1OYgBAZoBBggAEAAYALABALgBARiQyYGhjDMgkMmBoYwzMABCN3N1Z2dlc3RJZEltcG9ydGRiMjA0M2JmLWMwNjktNGZmOS1iMjNjLWM0OGI2ZmQzNGEzOF8xNTkitgMKC0FBQUJySGplaDBFEt0CCgtBQUFCckhqZWgwRRILQUFBQnJIamVoMEU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ZzdWdnZXN0SWRJbXBvcnRkYjIwNDNiZi1jMDY5LTRmZjktYjIzYy1jNDhiNmZkMzRhMzhfMTGIAQGaAQYIABAAGACwAQC4AQEYkMmBoYwzIJDJgaGMMzAAQjZzdWdnZXN0SWRJbXBvcnRkYjIwNDNiZi1jMDY5LTRmZjktYjIzYy1jNDhiNmZkMzRhMzhfMTEitgMKC0FBQUJySGplaDBBEt0CCgtBQUFCckhqZWgwQRILQUFBQnJIamVoMEE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3c3VnZ2VzdElkSW1wb3J0ZGIyMDQzYmYtYzA2OS00ZmY5LWIyM2MtYzQ4YjZmZDM0YTM4XzEyN4gBAZoBBggAEAAYALABALgBARiQyYGhjDMgkMmBoYwzMABCN3N1Z2dlc3RJZEltcG9ydGRiMjA0M2JmLWMwNjktNGZmOS1iMjNjLWM0OGI2ZmQzNGEzOF8xMjcitgMKC0FBQUJySGplaHpFEt0CCgtBQUFCckhqZWh6RRILQUFBQnJIamVoekU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3c3VnZ2VzdElkSW1wb3J0ZGIyMDQzYmYtYzA2OS00ZmY5LWIyM2MtYzQ4YjZmZDM0YTM4XzIwN4gBAZoBBggAEAAYALABALgBARiQyYGhjDMgkMmBoYwzMABCN3N1Z2dlc3RJZEltcG9ydGRiMjA0M2JmLWMwNjktNGZmOS1iMjNjLWM0OGI2ZmQzNGEzOF8yMDcitAMKC0FBQUJySGplaHljEtwCCgtBQUFCckhqZWh5YxILQUFBQnJIamVoeWM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2c3VnZ2VzdElkSW1wb3J0ZGIyMDQzYmYtYzA2OS00ZmY5LWIyM2MtYzQ4YjZmZDM0YTM4Xzk1iAEBmgEGCAAQABgAsAEAuAEBGJDJgaGMMyCQyYGhjDMwAEI2c3VnZ2VzdElkSW1wb3J0ZGIyMDQzYmYtYzA2OS00ZmY5LWIyM2MtYzQ4YjZmZDM0YTM4Xzk1IrIDCgtBQUFCckhqZWgxOBLbAgoLQUFBQnJIamVoMTgSC0FBQUJySGplaDE4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XN1Z2dlc3RJZEltcG9ydGRiMjA0M2JmLWMwNjktNGZmOS1iMjNjLWM0OGI2ZmQzNGEzOF83iAEBmgEGCAAQABgAsAEAuAEBGJDJgaGMMyCQyYGhjDMwAEI1c3VnZ2VzdElkSW1wb3J0ZGIyMDQzYmYtYzA2OS00ZmY5LWIyM2MtYzQ4YjZmZDM0YTM4XzcitgMKC0FBQUJySGplaHpjEt0CCgtBQUFCckhqZWh6YxILQUFBQnJIamVoemM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3c3VnZ2VzdElkSW1wb3J0ZGIyMDQzYmYtYzA2OS00ZmY5LWIyM2MtYzQ4YjZmZDM0YTM4XzEyM4gBAZoBBggAEAAYALABALgBARiQyYGhjDMgkMmBoYwzMABCN3N1Z2dlc3RJZEltcG9ydGRiMjA0M2JmLWMwNjktNGZmOS1iMjNjLWM0OGI2ZmQzNGEzOF8xMjMitgMKC0FBQUJySGplaDBZEt0CCgtBQUFCckhqZWgwWRILQUFBQnJIamVoMFk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3c3VnZ2VzdElkSW1wb3J0ZGIyMDQzYmYtYzA2OS00ZmY5LWIyM2MtYzQ4YjZmZDM0YTM4XzE0M4gBAZoBBggAEAAYALABALgBARiQyYGhjDMgkMmBoYwzMABCN3N1Z2dlc3RJZEltcG9ydGRiMjA0M2JmLWMwNjktNGZmOS1iMjNjLWM0OGI2ZmQzNGEzOF8xNDMitAMKC0FBQUJySGplaDE0EtwCCgtBQUFCckhqZWgxNBILQUFBQnJIamVoMTQ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2c3VnZ2VzdElkSW1wb3J0ZGIyMDQzYmYtYzA2OS00ZmY5LWIyM2MtYzQ4YjZmZDM0YTM4XzE5iAEBmgEGCAAQABgAsAEAuAEBGJDJgaGMMyCQyYGhjDMwAEI2c3VnZ2VzdElkSW1wb3J0ZGIyMDQzYmYtYzA2OS00ZmY5LWIyM2MtYzQ4YjZmZDM0YTM4XzE5IrQDCgtBQUFCckhqZWgwVRLcAgoLQUFBQnJIamVoMFUSC0FBQUJySGplaDBV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2c3VnZ2VzdElkSW1wb3J0ZGIyMDQzYmYtYzA2OS00ZmY5LWIyM2MtYzQ4YjZmZDM0YTM4XzcxiAEBmgEGCAAQABgAsAEAuAEBGJDJgaGMMyCQyYGhjDMwAEI2c3VnZ2VzdElkSW1wb3J0ZGIyMDQzYmYtYzA2OS00ZmY5LWIyM2MtYzQ4YjZmZDM0YTM4XzcxIrYDCgtBQUFCckhqZWh5dxLdAgoLQUFBQnJIamVoeXcSC0FBQUJySGplaHl3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ZzdWdnZXN0SWRJbXBvcnRkYjIwNDNiZi1jMDY5LTRmZjktYjIzYy1jNDhiNmZkMzRhMzhfMTWIAQGaAQYIABAAGACwAQC4AQEYkMmBoYwzIJDJgaGMMzAAQjZzdWdnZXN0SWRJbXBvcnRkYjIwNDNiZi1jMDY5LTRmZjktYjIzYy1jNDhiNmZkMzRhMzhfMTUitgMKC0FBQUJySGplaHlzEt0CCgtBQUFCckhqZWh5cxILQUFBQnJIamVoeXM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3c3VnZ2VzdElkSW1wb3J0ZGIyMDQzYmYtYzA2OS00ZmY5LWIyM2MtYzQ4YjZmZDM0YTM4XzE1NYgBAZoBBggAEAAYALABALgBARiQyYGhjDMgkMmBoYwzMABCN3N1Z2dlc3RJZEltcG9ydGRiMjA0M2JmLWMwNjktNGZmOS1iMjNjLWM0OGI2ZmQzNGEzOF8xNTUitAMKC0FBQUJySGplaDBNEtwCCgtBQUFCckhqZWgwTRILQUFBQnJIamVoME0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dzdWdnZXN0SWRJbXBvcnRkYjIwNDNiZi1jMDY5LTRmZjktYjIzYy1jNDhiNmZkMzRhMzhfMjE1iAEBmgEGCAAQABgAsAEAuAEBGJDJgaGMMyCQyYGhjDMwAEI3c3VnZ2VzdElkSW1wb3J0ZGIyMDQzYmYtYzA2OS00ZmY5LWIyM2MtYzQ4YjZmZDM0YTM4XzIxNSK0AwoLQUFBQnJIamVoMUkS3AIKC0FBQUJySGplaDFJEgtBQUFCckhqZWgxSR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dzdWdnZXN0SWRJbXBvcnRkYjIwNDNiZi1jMDY5LTRmZjktYjIzYy1jNDhiNmZkMzRhMzhfMTc5iAEBmgEGCAAQABgAsAEAuAEBGJDJgaGMMyCQyYGhjDMwAEI3c3VnZ2VzdElkSW1wb3J0ZGIyMDQzYmYtYzA2OS00ZmY5LWIyM2MtYzQ4YjZmZDM0YTM4XzE3OSK2AwoLQUFBQnJIamVoMUUS3QIKC0FBQUJySGplaDFFEgtBQUFCckhqZWgxRR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dzdWdnZXN0SWRJbXBvcnRkYjIwNDNiZi1jMDY5LTRmZjktYjIzYy1jNDhiNmZkMzRhMzhfMTExiAEBmgEGCAAQABgAsAEAuAEBGJDJgaGMMyCQyYGhjDMwAEI3c3VnZ2VzdElkSW1wb3J0ZGIyMDQzYmYtYzA2OS00ZmY5LWIyM2MtYzQ4YjZmZDM0YTM4XzExMSK0AwoLQUFBQnJIamVoemsS3AIKC0FBQUJySGplaHprEgtBQUFCckhqZWh6ax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3N1Z2dlc3RJZEltcG9ydGRiMjA0M2JmLWMwNjktNGZmOS1iMjNjLWM0OGI2ZmQzNGEzOF8xNzGIAQGaAQYIABAAGACwAQC4AQEYkMmBoYwzIJDJgaGMMzAAQjdzdWdnZXN0SWRJbXBvcnRkYjIwNDNiZi1jMDY5LTRmZjktYjIzYy1jNDhiNmZkMzRhMzhfMTcxIrQDCgtBQUFCckhqZWgwdxLcAgoLQUFBQnJIamVoMHcSC0FBQUJySGplaDB3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ZzdWdnZXN0SWRJbXBvcnRkYjIwNDNiZi1jMDY5LTRmZjktYjIzYy1jNDhiNmZkMzRhMzhfNTmIAQGaAQYIABAAGACwAQC4AQEYkMmBoYwzIJDJgaGMMzAAQjZzdWdnZXN0SWRJbXBvcnRkYjIwNDNiZi1jMDY5LTRmZjktYjIzYy1jNDhiNmZkMzRhMzhfNTkitgMKC0FBQUJySGplaDFREt0CCgtBQUFCckhqZWgxURILQUFBQnJIamVoMVE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3c3VnZ2VzdElkSW1wb3J0ZGIyMDQzYmYtYzA2OS00ZmY5LWIyM2MtYzQ4YjZmZDM0YTM4XzExNYgBAZoBBggAEAAYALABALgBARiQyYGhjDMgkMmBoYwzMABCN3N1Z2dlc3RJZEltcG9ydGRiMjA0M2JmLWMwNjktNGZmOS1iMjNjLWM0OGI2ZmQzNGEzOF8xMTUitgMKC0FBQUJySGplaDBrEt0CCgtBQUFCckhqZWgwaxILQUFBQnJIamVoMGs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3c3VnZ2VzdElkSW1wb3J0ZGIyMDQzYmYtYzA2OS00ZmY5LWIyM2MtYzQ4YjZmZDM0YTM4XzE5NYgBAZoBBggAEAAYALABALgBARiQyYGhjDMgkMmBoYwzMABCN3N1Z2dlc3RJZEltcG9ydGRiMjA0M2JmLWMwNjktNGZmOS1iMjNjLWM0OGI2ZmQzNGEzOF8xOTUitAMKC0FBQUJySGplaHp3EtwCCgtBQUFCckhqZWh6dxILQUFBQnJIamVoenc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2c3VnZ2VzdElkSW1wb3J0ZGIyMDQzYmYtYzA2OS00ZmY5LWIyM2MtYzQ4YjZmZDM0YTM4Xzk5iAEBmgEGCAAQABgAsAEAuAEBGJDJgaGMMyCQyYGhjDMwAEI2c3VnZ2VzdElkSW1wb3J0ZGIyMDQzYmYtYzA2OS00ZmY5LWIyM2MtYzQ4YjZmZDM0YTM4Xzk5IrYDCgtBQUFCckhqZWgySRLdAgoLQUFBQnJIamVoMkkSC0FBQUJySGplaDJJ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3N1Z2dlc3RJZEltcG9ydGRiMjA0M2JmLWMwNjktNGZmOS1iMjNjLWM0OGI2ZmQzNGEzOF8xMzGIAQGaAQYIABAAGACwAQC4AQEYkMmBoYwzIJDJgaGMMzAAQjdzdWdnZXN0SWRJbXBvcnRkYjIwNDNiZi1jMDY5LTRmZjktYjIzYy1jNDhiNmZkMzRhMzhfMTMxIrYDCgtBQUFCckhqZWgxZxLdAgoLQUFBQnJIamVoMWcSC0FBQUJySGplaDFn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3N1Z2dlc3RJZEltcG9ydGRiMjA0M2JmLWMwNjktNGZmOS1iMjNjLWM0OGI2ZmQzNGEzOF8xNjeIAQGaAQYIABAAGACwAQC4AQEYkMmBoYwzIJDJgaGMMzAAQjdzdWdnZXN0SWRJbXBvcnRkYjIwNDNiZi1jMDY5LTRmZjktYjIzYy1jNDhiNmZkMzRhMzhfMTY3IrQDCgtBQUFCckhqZWgyRRLcAgoLQUFBQnJIamVoMkUSC0FBQUJySGplaDJF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nN1Z2dlc3RJZEltcG9ydGRiMjA0M2JmLWMwNjktNGZmOS1iMjNjLWM0OGI2ZmQzNGEzOF83OYgBAZoBBggAEAAYALABALgBARiQyYGhjDMgkMmBoYwzMABCNnN1Z2dlc3RJZEltcG9ydGRiMjA0M2JmLWMwNjktNGZmOS1iMjNjLWM0OGI2ZmQzNGEzOF83OSK0AwoLQUFBQnJIamVoMWMS3AIKC0FBQUJySGplaDFjEgtBQUFCckhqZWgxYx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ZzdWdnZXN0SWRJbXBvcnRkYjIwNDNiZi1jMDY5LTRmZjktYjIzYy1jNDhiNmZkMzRhMzhfMzmIAQGaAQYIABAAGACwAQC4AQEYkMmBoYwzIJDJgaGMMzAAQjZzdWdnZXN0SWRJbXBvcnRkYjIwNDNiZi1jMDY5LTRmZjktYjIzYy1jNDhiNmZkMzRhMzhfMzkitAMKC0FBQUJySGplaDJBEtwCCgtBQUFCckhqZWgyQRILQUFBQnJIamVoMkE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2c3VnZ2VzdElkSW1wb3J0ZGIyMDQzYmYtYzA2OS00ZmY5LWIyM2MtYzQ4YjZmZDM0YTM4Xzc1iAEBmgEGCAAQABgAsAEAuAEBGJDJgaGMMyCQyYGhjDMwAEI2c3VnZ2VzdElkSW1wb3J0ZGIyMDQzYmYtYzA2OS00ZmY5LWIyM2MtYzQ4YjZmZDM0YTM4Xzc1IrQDCgtBQUFCckhqZWgyWRLcAgoLQUFBQnJIamVoMlkSC0FBQUJySGplaDJZ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nN1Z2dlc3RJZEltcG9ydGRiMjA0M2JmLWMwNjktNGZmOS1iMjNjLWM0OGI2ZmQzNGEzOF80M4gBAZoBBggAEAAYALABALgBARiQyYGhjDMgkMmBoYwzMABCNnN1Z2dlc3RJZEltcG9ydGRiMjA0M2JmLWMwNjktNGZmOS1iMjNjLWM0OGI2ZmQzNGEzOF80MyK2AwoLQUFBQnJIamVoMXcS3QIKC0FBQUJySGplaDF3EgtBQUFCckhqZWgxdx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dzdWdnZXN0SWRJbXBvcnRkYjIwNDNiZi1jMDY5LTRmZjktYjIzYy1jNDhiNmZkMzRhMzhfMTE5iAEBmgEGCAAQABgAsAEAuAEBGJDJgaGMMyCQyYGhjDMwAEI3c3VnZ2VzdElkSW1wb3J0ZGIyMDQzYmYtYzA2OS00ZmY5LWIyM2MtYzQ4YjZmZDM0YTM4XzExOSK2AwoLQUFBQnJIamVoMlUS3QIKC0FBQUJySGplaDJVEgtBQUFCckhqZWgyVR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dzdWdnZXN0SWRJbXBvcnRkYjIwNDNiZi1jMDY5LTRmZjktYjIzYy1jNDhiNmZkMzRhMzhfMTg3iAEBmgEGCAAQABgAsAEAuAEBGJDJgaGMMyCQyYGhjDMwAEI3c3VnZ2VzdElkSW1wb3J0ZGIyMDQzYmYtYzA2OS00ZmY5LWIyM2MtYzQ4YjZmZDM0YTM4XzE4NyK2AwoLQUFBQnJIamVoMXMS3QIKC0FBQUJySGplaDFzEgtBQUFCckhqZWgxcx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3N1Z2dlc3RJZEltcG9ydGRiMjA0M2JmLWMwNjktNGZmOS1iMjNjLWM0OGI2ZmQzNGEzOF8xOTGIAQGaAQYIABAAGACwAQC4AQEYkMmBoYwzIJDJgaGMMzAAQjdzdWdnZXN0SWRJbXBvcnRkYjIwNDNiZi1jMDY5LTRmZjktYjIzYy1jNDhiNmZkMzRhMzhfMTkxIrYDCgtBQUFCckhqZWh5NBLdAgoLQUFBQnJIamVoeTQSC0FBQUJySGplaHk0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