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480" w:lineRule="auto"/>
        <w:jc w:val="left"/>
        <w:rPr/>
      </w:pPr>
      <w:bookmarkStart w:colFirst="0" w:colLast="0" w:name="_heading=h.ylryubvsqxhu" w:id="0"/>
      <w:bookmarkEnd w:id="0"/>
      <w:r w:rsidDel="00000000" w:rsidR="00000000" w:rsidRPr="00000000">
        <w:rPr>
          <w:rtl w:val="0"/>
        </w:rPr>
        <w:t xml:space="preserve">     Reality Is Fragile.</w:t>
      </w:r>
    </w:p>
    <w:p w:rsidR="00000000" w:rsidDel="00000000" w:rsidP="00000000" w:rsidRDefault="00000000" w:rsidRPr="00000000" w14:paraId="000000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Beneath The Surface Of What We See, Touch, And Know Lies A Universe Teetering On The Edge Of Collapse. Every Decision We Make, Every Discovery We Unearth, Every Truth We Seek Threads Another Needle Into A Fabric Already Fraying.</w:t>
      </w:r>
    </w:p>
    <w:p w:rsidR="00000000" w:rsidDel="00000000" w:rsidP="00000000" w:rsidRDefault="00000000" w:rsidRPr="00000000" w14:paraId="000000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Players Delve Into A World Where The Boundaries Of Existence Are Unraveling. Cosmic Forces Beyond Comprehension Twist The Fates Of Those Who Dare To Explore Their Mysteries. Forgotten Technologies, Forbidden Rituals, And The Scars Of Divergences—Fractures In Time And Space—Have Left The World Irreparably Changed.</w:t>
      </w:r>
    </w:p>
    <w:p w:rsidR="00000000" w:rsidDel="00000000" w:rsidP="00000000" w:rsidRDefault="00000000" w:rsidRPr="00000000" w14:paraId="000000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Is Not A Story About Triumph. This Is A Story About Survival, Sacrifice, And The Terrifying Cost Of Knowledge.</w:t>
      </w:r>
    </w:p>
    <w:p w:rsidR="00000000" w:rsidDel="00000000" w:rsidP="00000000" w:rsidRDefault="00000000" w:rsidRPr="00000000" w14:paraId="000000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Introduction To The Harrowing Truth</w:t>
      </w:r>
    </w:p>
    <w:p w:rsidR="00000000" w:rsidDel="00000000" w:rsidP="00000000" w:rsidRDefault="00000000" w:rsidRPr="00000000" w14:paraId="000000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Harrowing Truth Is A Tabletop Role-Playing  Game Of Cosmic Horror, Survival Horror, And Theater Of The Mind Storytelling That Thrusts Players Into A World Of Forbidden Knowledge, Ancient Evils, And The Fragile Boundaries Of Sanity.</w:t>
      </w:r>
    </w:p>
    <w:p w:rsidR="00000000" w:rsidDel="00000000" w:rsidP="00000000" w:rsidRDefault="00000000" w:rsidRPr="00000000" w14:paraId="000000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Inspired By The Works Of H.P. Lovecraft, Robert W. Chambers, And August Derleth, This Game Invites </w:t>
      </w:r>
    </w:p>
    <w:p w:rsidR="00000000" w:rsidDel="00000000" w:rsidP="00000000" w:rsidRDefault="00000000" w:rsidRPr="00000000" w14:paraId="0000000A">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000B">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000C">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000D">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00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Players To Explore The Darkest Corners Of The Unknown, Where Every Revelation Comes At A Cost And Survival Is Far From Guaranteed.</w:t>
      </w:r>
    </w:p>
    <w:p w:rsidR="00000000" w:rsidDel="00000000" w:rsidP="00000000" w:rsidRDefault="00000000" w:rsidRPr="00000000" w14:paraId="000000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Players Assume The Roles Of Ordinary People Thrust Into Extraordinary Circumstances. Whether As Investigators, Survivors, Or Unwitting Pawns, They Must Navigate A Reality That Twists And Shifts Around Them.</w:t>
      </w:r>
    </w:p>
    <w:p w:rsidR="00000000" w:rsidDel="00000000" w:rsidP="00000000" w:rsidRDefault="00000000" w:rsidRPr="00000000" w14:paraId="000000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Its Heart, This Is A Game About Vulnerability. You Will Face Adversaries That Cannot Be Defeated By Brute Force And Truths That Will Cost You Your Sanity. The Odds Are Stacked Against You—Success Is Rare, And Survival Is Never Guaranteed.</w:t>
      </w:r>
    </w:p>
    <w:p w:rsidR="00000000" w:rsidDel="00000000" w:rsidP="00000000" w:rsidRDefault="00000000" w:rsidRPr="00000000" w14:paraId="000000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Game’s Narrative Is Shaped By The The Watcher, Who Acts As Both Guide And Antagonist, Weaving A Story Of Tension And Dread While Presenting Challenges That Test The Players’ Ingenuity And Resolve. Whether Uncovering Eldritch Secrets, Navigating Deadly Cult Conspiracies, Or Battling Against Horrors Beyond Comprehension, Players Must Rely On Their Wits, Creativity, And The Bonds They Form To Endure The Terrors That Await.</w:t>
      </w:r>
    </w:p>
    <w:p w:rsidR="00000000" w:rsidDel="00000000" w:rsidP="00000000" w:rsidRDefault="00000000" w:rsidRPr="00000000" w14:paraId="000000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16">
      <w:pPr>
        <w:pStyle w:val="Heading1"/>
        <w:spacing w:line="276" w:lineRule="auto"/>
        <w:rPr>
          <w:rFonts w:ascii="Oswald" w:cs="Oswald" w:eastAsia="Oswald" w:hAnsi="Oswald"/>
        </w:rPr>
      </w:pPr>
      <w:bookmarkStart w:colFirst="0" w:colLast="0" w:name="_heading=h.m3y5iqbq4tju" w:id="1"/>
      <w:bookmarkEnd w:id="1"/>
      <w:r w:rsidDel="00000000" w:rsidR="00000000" w:rsidRPr="00000000">
        <w:rPr>
          <w:rFonts w:ascii="Oswald" w:cs="Oswald" w:eastAsia="Oswald" w:hAnsi="Oswald"/>
          <w:rtl w:val="0"/>
        </w:rPr>
        <w:t xml:space="preserve">    </w:t>
      </w:r>
      <w:r w:rsidDel="00000000" w:rsidR="00000000" w:rsidRPr="00000000">
        <w:rPr>
          <w:rFonts w:ascii="Oswald" w:cs="Oswald" w:eastAsia="Oswald" w:hAnsi="Oswald"/>
          <w:rtl w:val="0"/>
        </w:rPr>
        <w:t xml:space="preserve">A Legacy Of Horror</w:t>
      </w:r>
    </w:p>
    <w:p w:rsidR="00000000" w:rsidDel="00000000" w:rsidP="00000000" w:rsidRDefault="00000000" w:rsidRPr="00000000" w14:paraId="000000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Foundation Of The Harrowing Truth Is Built On The Works Of Literary Giants Who Shaped The Horror Genre As We Know It Today. Understanding This Legacy Is Essential To Immersing Yourself In The World Of The Game.</w:t>
      </w:r>
    </w:p>
    <w:p w:rsidR="00000000" w:rsidDel="00000000" w:rsidP="00000000" w:rsidRDefault="00000000" w:rsidRPr="00000000" w14:paraId="000000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H.P. Lovecraft And Cosmic Horror</w:t>
      </w:r>
    </w:p>
    <w:p w:rsidR="00000000" w:rsidDel="00000000" w:rsidP="00000000" w:rsidRDefault="00000000" w:rsidRPr="00000000" w14:paraId="000000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Howard Phillips Lovecraft Introduced Readers To A Type Of Horror That Eschewed Traditional Monsters And Ghosts, Focusing Instead On The Vast, Unknowable Forces That Exist Beyond The Veil Of Human Comprehension. His Creations, Such As Cthulhu, Azathoth, And Nyarlathotep, Represent Concepts So Alien That Encountering Them Often Leads To Madness Or Despair.</w:t>
      </w:r>
    </w:p>
    <w:p w:rsidR="00000000" w:rsidDel="00000000" w:rsidP="00000000" w:rsidRDefault="00000000" w:rsidRPr="00000000" w14:paraId="000000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Lovecraft’s Influence Is Seen In The Emphasis On Eldritch Entities, Forbidden Knowledge, And The Overwhelming Insignificance Of Humanity. The Game Challenges Players To Confront Horrors That Cannot Be Defeated With Mere Strength Or Cunning, But Instead Require Them To Survive, Adapt, Or Escape.</w:t>
      </w:r>
    </w:p>
    <w:p w:rsidR="00000000" w:rsidDel="00000000" w:rsidP="00000000" w:rsidRDefault="00000000" w:rsidRPr="00000000" w14:paraId="000000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Robert W. Chambers And The Yellow Sign</w:t>
      </w:r>
    </w:p>
    <w:p w:rsidR="00000000" w:rsidDel="00000000" w:rsidP="00000000" w:rsidRDefault="00000000" w:rsidRPr="00000000" w14:paraId="000000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Robert W. Chambers, With His King In Yellow Stories, Introduced The World To A New Form Of Psychological Horror. His Tales Weave Madness, Paranoia, And The Allure Of Forbidden Truths Into A Tapestry Of Dread.</w:t>
      </w:r>
    </w:p>
    <w:p w:rsidR="00000000" w:rsidDel="00000000" w:rsidP="00000000" w:rsidRDefault="00000000" w:rsidRPr="00000000" w14:paraId="000000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Children Of The Yellow Sign, An Enigmatic Cult Central To The Harrowing Truth, Draw Directly From Chambers’ Mythology. Their Influence Spreads Through Whispers, Symbols, And The Haunting Allure Of Their Patron Entity. Players Who Delve Into This Aspect Of The Game May Find Themselves Ensnared In A Web Of Lies And Insanity.</w:t>
      </w:r>
    </w:p>
    <w:p w:rsidR="00000000" w:rsidDel="00000000" w:rsidP="00000000" w:rsidRDefault="00000000" w:rsidRPr="00000000" w14:paraId="000000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August Derleth And The Expansion Of Mythos</w:t>
      </w:r>
    </w:p>
    <w:p w:rsidR="00000000" w:rsidDel="00000000" w:rsidP="00000000" w:rsidRDefault="00000000" w:rsidRPr="00000000" w14:paraId="000000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Lovecraft’s Works Focused On The Nihilistic Aspects Of Cosmic Horror, August Derleth Expanded The Mythos By Introducing A Framework Of Order And Chaos, With Opposing Forces Locked In An Eternal Struggle.</w:t>
      </w:r>
    </w:p>
    <w:p w:rsidR="00000000" w:rsidDel="00000000" w:rsidP="00000000" w:rsidRDefault="00000000" w:rsidRPr="00000000" w14:paraId="000000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This Dichotomy Is Echoed In The Interplay Between Humanity’s Fragile Attempts To Understand The Cosmos And The Raw, Chaotic Power Of The Unknown. Players May Encounter Factions Or Philosophies That Align With Either Perspective, Adding Depth To Their Choices And Consequences.</w:t>
      </w:r>
    </w:p>
    <w:p w:rsidR="00000000" w:rsidDel="00000000" w:rsidP="00000000" w:rsidRDefault="00000000" w:rsidRPr="00000000" w14:paraId="00000028">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00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Harrowing Truth  Challenges Players To Embrace The Unknown, Where Every Decision Can Lead To Salvation Or Doom. Will You Uncover The Truth Or Become Another Lost Soul In Its Grasp.</w:t>
      </w:r>
    </w:p>
    <w:p w:rsidR="00000000" w:rsidDel="00000000" w:rsidP="00000000" w:rsidRDefault="00000000" w:rsidRPr="00000000" w14:paraId="000000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2B">
      <w:pPr>
        <w:pStyle w:val="Heading1"/>
        <w:rPr>
          <w:sz w:val="42"/>
          <w:szCs w:val="42"/>
        </w:rPr>
      </w:pPr>
      <w:bookmarkStart w:colFirst="0" w:colLast="0" w:name="_heading=h.7utvqzdqk3pm" w:id="2"/>
      <w:bookmarkEnd w:id="2"/>
      <w:r w:rsidDel="00000000" w:rsidR="00000000" w:rsidRPr="00000000">
        <w:rPr>
          <w:sz w:val="42"/>
          <w:szCs w:val="42"/>
          <w:rtl w:val="0"/>
        </w:rPr>
        <w:t xml:space="preserve">Core Mechanics Overview</w:t>
      </w:r>
    </w:p>
    <w:p w:rsidR="00000000" w:rsidDel="00000000" w:rsidP="00000000" w:rsidRDefault="00000000" w:rsidRPr="00000000" w14:paraId="000000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**D100 Core Mechanic**: The Game Uses A Percentile-Based System, With Rolls Determining Success Or Failure. Characters Have Attributes And Skills Rated From 1 To 100, Making Every Action A Tense Gamble.</w:t>
      </w:r>
    </w:p>
    <w:p w:rsidR="00000000" w:rsidDel="00000000" w:rsidP="00000000" w:rsidRDefault="00000000" w:rsidRPr="00000000" w14:paraId="000000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System**: As Players Uncover Dark Secrets, Their Characters' Sanity Deteriorates. Sanity Checks Against A D100 Roll Are Frequent, With Mental Health Influencing Gameplay And Leading To Hallucinations, Paranoia, Or Permanent Madness.</w:t>
      </w:r>
    </w:p>
    <w:p w:rsidR="00000000" w:rsidDel="00000000" w:rsidP="00000000" w:rsidRDefault="00000000" w:rsidRPr="00000000" w14:paraId="000000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**Dark Magic And Rituals**: Magic In Harrowing Truth Is Powerful But Perilous. Players Can Learn Forbidden Rituals That Offer Great Power At A Terrible Cost, Often Involving Sacrifices Or Permanent Debilities.</w:t>
      </w:r>
    </w:p>
    <w:p w:rsidR="00000000" w:rsidDel="00000000" w:rsidP="00000000" w:rsidRDefault="00000000" w:rsidRPr="00000000" w14:paraId="000000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**Evolving Narrative Consequences**: Decisions Carry Weight And Can Alter The Story. Players' Actions May Unleash Horrors, Change The Landscape, Or Influence The Sanity Of Entire Regions, Creating A Dynamic World That Reacts To Their Choices.</w:t>
      </w:r>
    </w:p>
    <w:p w:rsidR="00000000" w:rsidDel="00000000" w:rsidP="00000000" w:rsidRDefault="00000000" w:rsidRPr="00000000" w14:paraId="000000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**Detailed Character Creation**: Players Can Craft Deeply Personalized Characters With A Vast Array Of Skills, Traits, And Backgrounds. This System Includes Flaws And Dark Secrets That Influence Their Journey And Interactions.</w:t>
      </w:r>
    </w:p>
    <w:p w:rsidR="00000000" w:rsidDel="00000000" w:rsidP="00000000" w:rsidRDefault="00000000" w:rsidRPr="00000000" w14:paraId="000000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**Horror-Themed Combat**: Combat Is Brutal And Unforgiving, With A Focus On Survival. Weapons And Armor Degrade, And Monsters Have Unique Abilities That Challenge Players' Strategies And Resourcefulness.</w:t>
      </w:r>
    </w:p>
    <w:p w:rsidR="00000000" w:rsidDel="00000000" w:rsidP="00000000" w:rsidRDefault="00000000" w:rsidRPr="00000000" w14:paraId="000000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**In-Depth Investigation Mechanics**: The Game Emphasizes Exploration And Mystery-Solving, With Mechanics For Researching Ancient Tomes, Deciphering Cryptic Clues, And Piecing Together The Truth Of The World's Dark Past.</w:t>
      </w:r>
    </w:p>
    <w:p w:rsidR="00000000" w:rsidDel="00000000" w:rsidP="00000000" w:rsidRDefault="00000000" w:rsidRPr="00000000" w14:paraId="000000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**Variable Reality**: Reality Is Unstable, And The Game Includes Mechanics To Reflect This. As The Story Progresses, The Environment Can Shift, Causing Familiar Locations To Become Alien And Hostile.</w:t>
      </w:r>
    </w:p>
    <w:p w:rsidR="00000000" w:rsidDel="00000000" w:rsidP="00000000" w:rsidRDefault="00000000" w:rsidRPr="00000000" w14:paraId="000000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**Npc Interactions And Influence**: Npcs In Harrowing Truth Are Complex, With Hidden Motives And Dark Pasts. Players' Influence Over Them Can Lead To Alliances, Betrayals, Or The Unearthing Of Terrible Secrets.</w:t>
      </w:r>
    </w:p>
    <w:p w:rsidR="00000000" w:rsidDel="00000000" w:rsidP="00000000" w:rsidRDefault="00000000" w:rsidRPr="00000000" w14:paraId="000000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**Customizable Rules And Modules**: While Rules-Heavy, The Game Offers Customizable Modules To Tailor The Experience. This Allows Game Masters To Adjust The Difficulty, Horror Intensity, And Level Of Detail To Suit Their Group’s Preferences</w:t>
      </w:r>
    </w:p>
    <w:p w:rsidR="00000000" w:rsidDel="00000000" w:rsidP="00000000" w:rsidRDefault="00000000" w:rsidRPr="00000000" w14:paraId="000000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Game Spans Multiple Timelines, Each Tied To Different Eras Of Humanity’s Struggle Against The Unknown:</w:t>
      </w:r>
    </w:p>
    <w:p w:rsidR="00000000" w:rsidDel="00000000" w:rsidP="00000000" w:rsidRDefault="00000000" w:rsidRPr="00000000" w14:paraId="000000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The Classic Era (1920s): Where The First Divergences Began, And Humanity Grappled With The Dawning Knowledge Of Cosmic Forces</w:t>
      </w:r>
    </w:p>
    <w:p w:rsidR="00000000" w:rsidDel="00000000" w:rsidP="00000000" w:rsidRDefault="00000000" w:rsidRPr="00000000" w14:paraId="000000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The Modern Era (Present Day): Where The Cracks In Reality Have Widened, And The Battle Between Science, Cults, And Arcane Knowledge Defines The Landscape.</w:t>
      </w:r>
    </w:p>
    <w:p w:rsidR="00000000" w:rsidDel="00000000" w:rsidP="00000000" w:rsidRDefault="00000000" w:rsidRPr="00000000" w14:paraId="000000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The Future: A Dystopian World Where Advanced Technologies Collide With Ancient Horrors, Pushing Humanity Toward Annihilation.</w:t>
      </w:r>
    </w:p>
    <w:p w:rsidR="00000000" w:rsidDel="00000000" w:rsidP="00000000" w:rsidRDefault="00000000" w:rsidRPr="00000000" w14:paraId="00000045">
      <w:pPr>
        <w:pStyle w:val="Heading1"/>
        <w:jc w:val="center"/>
        <w:rPr>
          <w:u w:val="single"/>
        </w:rPr>
      </w:pPr>
      <w:bookmarkStart w:colFirst="0" w:colLast="0" w:name="_heading=h.9cyb4c7yj1zh" w:id="3"/>
      <w:bookmarkEnd w:id="3"/>
      <w:r w:rsidDel="00000000" w:rsidR="00000000" w:rsidRPr="00000000">
        <w:rPr>
          <w:u w:val="single"/>
          <w:rtl w:val="0"/>
        </w:rPr>
        <w:t xml:space="preserve">Thematic Pillars</w:t>
      </w:r>
    </w:p>
    <w:p w:rsidR="00000000" w:rsidDel="00000000" w:rsidP="00000000" w:rsidRDefault="00000000" w:rsidRPr="00000000" w14:paraId="00000046">
      <w:pPr>
        <w:spacing w:line="276" w:lineRule="auto"/>
        <w:rPr>
          <w:rFonts w:ascii="Oswald SemiBold" w:cs="Oswald SemiBold" w:eastAsia="Oswald SemiBold" w:hAnsi="Oswald SemiBold"/>
          <w:color w:val="000000"/>
          <w:sz w:val="24"/>
          <w:szCs w:val="24"/>
          <w:u w:val="single"/>
        </w:rPr>
      </w:pPr>
      <w:r w:rsidDel="00000000" w:rsidR="00000000" w:rsidRPr="00000000">
        <w:rPr>
          <w:rtl w:val="0"/>
        </w:rPr>
      </w:r>
    </w:p>
    <w:p w:rsidR="00000000" w:rsidDel="00000000" w:rsidP="00000000" w:rsidRDefault="00000000" w:rsidRPr="00000000" w14:paraId="000000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Is A Game Of Imagination. The Game Master Describes Scenes In Vivid Detail, Letting Players Immerse Themselves In A World Of Dread And Uncertainty. Maps And Grids Take A Backseat To Storytelling, Where Shadows Writhe, And Every Creak In The Floorboards Hides A Potential Terror.</w:t>
      </w:r>
    </w:p>
    <w:p w:rsidR="00000000" w:rsidDel="00000000" w:rsidP="00000000" w:rsidRDefault="00000000" w:rsidRPr="00000000" w14:paraId="00000048">
      <w:pPr>
        <w:pStyle w:val="Heading1"/>
        <w:jc w:val="center"/>
        <w:rPr>
          <w:sz w:val="46"/>
          <w:szCs w:val="46"/>
          <w:u w:val="single"/>
        </w:rPr>
      </w:pPr>
      <w:bookmarkStart w:colFirst="0" w:colLast="0" w:name="_heading=h.otviqjx0z1gp" w:id="4"/>
      <w:bookmarkEnd w:id="4"/>
      <w:r w:rsidDel="00000000" w:rsidR="00000000" w:rsidRPr="00000000">
        <w:rPr>
          <w:sz w:val="46"/>
          <w:szCs w:val="46"/>
          <w:u w:val="single"/>
          <w:rtl w:val="0"/>
        </w:rPr>
        <w:t xml:space="preserve">Cosmic And Survival Horror Defined:</w:t>
      </w:r>
    </w:p>
    <w:p w:rsidR="00000000" w:rsidDel="00000000" w:rsidP="00000000" w:rsidRDefault="00000000" w:rsidRPr="00000000" w14:paraId="00000049">
      <w:pPr>
        <w:spacing w:line="276" w:lineRule="auto"/>
        <w:jc w:val="center"/>
        <w:rPr>
          <w:rFonts w:ascii="Oswald SemiBold" w:cs="Oswald SemiBold" w:eastAsia="Oswald SemiBold" w:hAnsi="Oswald SemiBold"/>
          <w:color w:val="000000"/>
          <w:sz w:val="46"/>
          <w:szCs w:val="46"/>
        </w:rPr>
      </w:pPr>
      <w:r w:rsidDel="00000000" w:rsidR="00000000" w:rsidRPr="00000000">
        <w:rPr>
          <w:rtl w:val="0"/>
        </w:rPr>
      </w:r>
    </w:p>
    <w:p w:rsidR="00000000" w:rsidDel="00000000" w:rsidP="00000000" w:rsidRDefault="00000000" w:rsidRPr="00000000" w14:paraId="000000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Horror.:Inspired By The Works Of H.P. Lovecraft, The Harrowing Truth Xplores The Insignificance Of Humanity In The Face Of A Vas And Uncaring Universe.  Full Of Unknowable Entities, The Yawning Void Is A Place Of Endless Fear And Dangers Only Second Place To Confounding Silence And The Darkness That Brings Despair. In This Universe, Where Knowledge Is A Double-Edged Sword And Every Revelation Comes At A Cost, And Every Truth Brings Players Closer To Madness. The Game Incorporates Themes Of Forbidden Knowledge, Ancient Evils, And The Fragility Of Reality.</w:t>
      </w:r>
    </w:p>
    <w:p w:rsidR="00000000" w:rsidDel="00000000" w:rsidP="00000000" w:rsidRDefault="00000000" w:rsidRPr="00000000" w14:paraId="000000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Horror: Rooted In The Work Of George A. Romero, Shinji Mikami, And Richard Matheson All Of Whom Have Contributed Extensively In The Way Of Films, Video Games And Literature. As Well As Ridley Scott Whose Work Has Not Just Continued The Ongoing Partnership Between Sci-Fi And Horror But His Collaborations Have Given Survival Horror A Unique Form Only Second To Its Function. The Survival Horror Aspect Places Players In Scenarios Where Resources Are Scarce, The Environment Is Hostile, And Escape Is Often The Only Goal. Fear Is A Tool To Be Wielded Against Players, Keeping Them On Edge And Questioning Every Move.</w:t>
      </w:r>
    </w:p>
    <w:p w:rsidR="00000000" w:rsidDel="00000000" w:rsidP="00000000" w:rsidRDefault="00000000" w:rsidRPr="00000000" w14:paraId="000000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Theater Of The Mind: As A Collaborative Experience, The Harrowing Truth Encourages Both The The Watcher And Players To Embrace These Themes. The Watcher Is Tasked With Crafting An Atmosphere Of Dread And Suspense, While Players Are Encouraged To Lean Into The Fear And Vulnerability Of Their Characters, Creating A Shared Narrative Steeped In Tension And Uncertainty. The Cosmic Horror Element Comes From The Overwhelming Immensity Of The Situations And The Eldritch Nature Of The Dark Antagonists That Reveal Themselves Throughout The Mythos And Cast Into Stark Relief The Insignificance Of The Characters Existence/Involvement In The Narrative. This Sense Of Dread Is Complemented By Survival Horror, Which Emphasizes The Physical And Mental Toll Of Enduring A Hostile World. Resources Are Limited, Threats Are Ever-Present, And Every Decision Can Mean The Difference Between Life And Death. Together, These Elements Create A Unique Tension, Where The Players Must Weigh Their Thirst For Discovery Against The Risks Of The Horrors They May Unleash.</w:t>
      </w:r>
    </w:p>
    <w:p w:rsidR="00000000" w:rsidDel="00000000" w:rsidP="00000000" w:rsidRDefault="00000000" w:rsidRPr="00000000" w14:paraId="000000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Setting Is As Much A Character As Any Player, Constantly Shifting And Evolving With The Story.The Harrowing Truth Is Steeped In The Legacy Of H.P. Lovecraft, Whose Works Redefined The Horror Genre. His Tales Of Existential Dread And Cosmic Insignificance Resonate Deeply Within This Game. However, Lovecraft’s Personal Beliefs—Marked By Xenophobia And Prejudice—Are A Reminder That No Creator Is Beyond Scrutiny.</w:t>
      </w:r>
    </w:p>
    <w:p w:rsidR="00000000" w:rsidDel="00000000" w:rsidP="00000000" w:rsidRDefault="00000000" w:rsidRPr="00000000" w14:paraId="000000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Game Seeks To Honor The Best Parts Of Lovecraft’s Work While Embracing Inclusivity And A Modern Understanding Of Storytelling. The Themes Of Vulnerability, Insignificance, And Existential Horror Remain Central, But The Lens Through Which They Are Explored Is Expansive And Welcoming.</w:t>
      </w:r>
    </w:p>
    <w:p w:rsidR="00000000" w:rsidDel="00000000" w:rsidP="00000000" w:rsidRDefault="00000000" w:rsidRPr="00000000" w14:paraId="000000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Game Also Draws From The Broader History Of Horror, From Gothic Tales To Modern Survival Narratives, Blending Elements Of The Past With A Contemporary Twist.</w:t>
      </w:r>
    </w:p>
    <w:p w:rsidR="00000000" w:rsidDel="00000000" w:rsidP="00000000" w:rsidRDefault="00000000" w:rsidRPr="00000000" w14:paraId="000000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You Open This Book, Remember: The Harrowing Truth Is Not A Game About Heroism. It Is A Game About Facing The Impossible And Enduring The Consequences Of Your Choices. You Will Struggle. You Will Falter. And When You Finally See The Harrowing Truth, You Will Never Be The Same.</w:t>
      </w:r>
    </w:p>
    <w:p w:rsidR="00000000" w:rsidDel="00000000" w:rsidP="00000000" w:rsidRDefault="00000000" w:rsidRPr="00000000" w14:paraId="000000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Prepare To Step Into A World Where The Stakes Are Cosmic, The Risks Are Personal, And The Outcomes Are Never Certain.</w:t>
      </w:r>
    </w:p>
    <w:p w:rsidR="00000000" w:rsidDel="00000000" w:rsidP="00000000" w:rsidRDefault="00000000" w:rsidRPr="00000000" w14:paraId="000000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only question is</w:t>
      </w:r>
    </w:p>
    <w:p w:rsidR="00000000" w:rsidDel="00000000" w:rsidP="00000000" w:rsidRDefault="00000000" w:rsidRPr="00000000" w14:paraId="000000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 you handle the Truth</w:t>
      </w:r>
    </w:p>
    <w:p w:rsidR="00000000" w:rsidDel="00000000" w:rsidP="00000000" w:rsidRDefault="00000000" w:rsidRPr="00000000" w14:paraId="00000057">
      <w:pPr>
        <w:pStyle w:val="Heading1"/>
        <w:spacing w:line="240" w:lineRule="auto"/>
        <w:jc w:val="center"/>
        <w:rPr>
          <w:rFonts w:ascii="Oswald" w:cs="Oswald" w:eastAsia="Oswald" w:hAnsi="Oswald"/>
          <w:sz w:val="42"/>
          <w:szCs w:val="42"/>
          <w:u w:val="single"/>
        </w:rPr>
      </w:pPr>
      <w:bookmarkStart w:colFirst="0" w:colLast="0" w:name="_heading=h.ge1fmk3ah2f5" w:id="5"/>
      <w:bookmarkEnd w:id="5"/>
      <w:r w:rsidDel="00000000" w:rsidR="00000000" w:rsidRPr="00000000">
        <w:rPr>
          <w:rFonts w:ascii="Oswald" w:cs="Oswald" w:eastAsia="Oswald" w:hAnsi="Oswald"/>
          <w:sz w:val="42"/>
          <w:szCs w:val="42"/>
          <w:u w:val="single"/>
          <w:rtl w:val="0"/>
        </w:rPr>
        <w:t xml:space="preserve">Overview of the core         features and rules.</w:t>
      </w:r>
    </w:p>
    <w:p w:rsidR="00000000" w:rsidDel="00000000" w:rsidP="00000000" w:rsidRDefault="00000000" w:rsidRPr="00000000" w14:paraId="000000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59">
      <w:pPr>
        <w:pStyle w:val="Heading2"/>
        <w:spacing w:line="276" w:lineRule="auto"/>
        <w:rPr>
          <w:u w:val="single"/>
        </w:rPr>
      </w:pPr>
      <w:bookmarkStart w:colFirst="0" w:colLast="0" w:name="_heading=h.kyqd3z7jr8e5" w:id="6"/>
      <w:bookmarkEnd w:id="6"/>
      <w:r w:rsidDel="00000000" w:rsidR="00000000" w:rsidRPr="00000000">
        <w:rPr>
          <w:u w:val="single"/>
          <w:rtl w:val="0"/>
        </w:rPr>
        <w:t xml:space="preserve">Attributes: Percentile Foundations</w:t>
      </w:r>
    </w:p>
    <w:p w:rsidR="00000000" w:rsidDel="00000000" w:rsidP="00000000" w:rsidRDefault="00000000" w:rsidRPr="00000000" w14:paraId="000000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Attributes in The Harrowing Truth are expressed as percentages (0–100%) and form the foundation of your character’s capabilities. These attributes directly influence skill checks, combat rolls, and sanity tests.</w:t>
      </w:r>
    </w:p>
    <w:p w:rsidR="00000000" w:rsidDel="00000000" w:rsidP="00000000" w:rsidRDefault="00000000" w:rsidRPr="00000000" w14:paraId="000000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5C">
      <w:pPr>
        <w:pStyle w:val="Heading3"/>
        <w:spacing w:line="276" w:lineRule="auto"/>
        <w:rPr/>
      </w:pPr>
      <w:bookmarkStart w:colFirst="0" w:colLast="0" w:name="_heading=h.bkcclz4umb44" w:id="7"/>
      <w:bookmarkEnd w:id="7"/>
      <w:r w:rsidDel="00000000" w:rsidR="00000000" w:rsidRPr="00000000">
        <w:rPr>
          <w:u w:val="single"/>
          <w:rtl w:val="0"/>
        </w:rPr>
        <w:t xml:space="preserve">Attribute/Function</w:t>
      </w:r>
      <w:r w:rsidDel="00000000" w:rsidR="00000000" w:rsidRPr="00000000">
        <w:rPr>
          <w:rtl w:val="0"/>
        </w:rPr>
        <w:t xml:space="preserve">:</w:t>
      </w:r>
    </w:p>
    <w:p w:rsidR="00000000" w:rsidDel="00000000" w:rsidP="00000000" w:rsidRDefault="00000000" w:rsidRPr="00000000" w14:paraId="000000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Strength (STR): Physical power and endurance. Influences melee attacks, physical feats (e.g., lifting, breaking objects), and carrying capacity.</w:t>
      </w:r>
    </w:p>
    <w:p w:rsidR="00000000" w:rsidDel="00000000" w:rsidP="00000000" w:rsidRDefault="00000000" w:rsidRPr="00000000" w14:paraId="000000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Dexterity (DEX): Agility, reflexes, and coordination. Governs stealth, ranged attacks, and actions requiring finesse.</w:t>
      </w:r>
    </w:p>
    <w:p w:rsidR="00000000" w:rsidDel="00000000" w:rsidP="00000000" w:rsidRDefault="00000000" w:rsidRPr="00000000" w14:paraId="000000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Constitution (CON): Physical resilience and stamina. Affects health points (HP), resistance to poisons, and recovery from injuries.</w:t>
      </w:r>
    </w:p>
    <w:p w:rsidR="00000000" w:rsidDel="00000000" w:rsidP="00000000" w:rsidRDefault="00000000" w:rsidRPr="00000000" w14:paraId="000000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Intelligence (INT): Analytical and technical aptitude. Critical for solving puzzles, recalling information, and understanding arcane or scientific concepts.</w:t>
      </w:r>
    </w:p>
    <w:p w:rsidR="00000000" w:rsidDel="00000000" w:rsidP="00000000" w:rsidRDefault="00000000" w:rsidRPr="00000000" w14:paraId="000000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(SAN): Measures mental stability and resistance to psychological trauma. Governs sanity checks and the effects of mental strain.</w:t>
      </w:r>
    </w:p>
    <w:p w:rsidR="00000000" w:rsidDel="00000000" w:rsidP="00000000" w:rsidRDefault="00000000" w:rsidRPr="00000000" w14:paraId="00000062">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color w:val="000000"/>
          <w:sz w:val="24"/>
          <w:szCs w:val="24"/>
          <w:rtl w:val="0"/>
        </w:rPr>
        <w:t xml:space="preserve">Charisma (CHA): Social influence and interpersonal skills. Governs persuasion, manipulation, and leadership roles.</w:t>
      </w:r>
      <w:r w:rsidDel="00000000" w:rsidR="00000000" w:rsidRPr="00000000">
        <w:rPr>
          <w:rtl w:val="0"/>
        </w:rPr>
      </w:r>
    </w:p>
    <w:p w:rsidR="00000000" w:rsidDel="00000000" w:rsidP="00000000" w:rsidRDefault="00000000" w:rsidRPr="00000000" w14:paraId="00000063">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0064">
      <w:pPr>
        <w:pStyle w:val="Heading3"/>
        <w:spacing w:line="276" w:lineRule="auto"/>
        <w:rPr>
          <w:rFonts w:ascii="Oswald" w:cs="Oswald" w:eastAsia="Oswald" w:hAnsi="Oswald"/>
          <w:u w:val="single"/>
        </w:rPr>
      </w:pPr>
      <w:bookmarkStart w:colFirst="0" w:colLast="0" w:name="_heading=h.s8uc5bpjgr0r" w:id="8"/>
      <w:bookmarkEnd w:id="8"/>
      <w:r w:rsidDel="00000000" w:rsidR="00000000" w:rsidRPr="00000000">
        <w:rPr>
          <w:rFonts w:ascii="Oswald" w:cs="Oswald" w:eastAsia="Oswald" w:hAnsi="Oswald"/>
          <w:u w:val="single"/>
          <w:rtl w:val="0"/>
        </w:rPr>
        <w:t xml:space="preserve">Generating Attributes:</w:t>
      </w:r>
    </w:p>
    <w:p w:rsidR="00000000" w:rsidDel="00000000" w:rsidP="00000000" w:rsidRDefault="00000000" w:rsidRPr="00000000" w14:paraId="000000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Roll 3d10 x 10 for each attribute to generate a score between 30% and 90%.</w:t>
      </w:r>
    </w:p>
    <w:p w:rsidR="00000000" w:rsidDel="00000000" w:rsidP="00000000" w:rsidRDefault="00000000" w:rsidRPr="00000000" w14:paraId="000000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Allocate these scores to the attributes as desired, reflecting your character’s strengths and weaknesses.</w:t>
      </w:r>
    </w:p>
    <w:p w:rsidR="00000000" w:rsidDel="00000000" w:rsidP="00000000" w:rsidRDefault="00000000" w:rsidRPr="00000000" w14:paraId="0000006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68">
      <w:pPr>
        <w:pStyle w:val="Heading3"/>
        <w:spacing w:line="276" w:lineRule="auto"/>
        <w:rPr/>
      </w:pPr>
      <w:bookmarkStart w:colFirst="0" w:colLast="0" w:name="_heading=h.v2ehz7e08tsz" w:id="9"/>
      <w:bookmarkEnd w:id="9"/>
      <w:r w:rsidDel="00000000" w:rsidR="00000000" w:rsidRPr="00000000">
        <w:rPr>
          <w:rFonts w:ascii="Oswald" w:cs="Oswald" w:eastAsia="Oswald" w:hAnsi="Oswald"/>
          <w:u w:val="single"/>
          <w:rtl w:val="0"/>
        </w:rPr>
        <w:t xml:space="preserve">Using Attributes</w:t>
      </w:r>
      <w:r w:rsidDel="00000000" w:rsidR="00000000" w:rsidRPr="00000000">
        <w:rPr>
          <w:rtl w:val="0"/>
        </w:rPr>
        <w:t xml:space="preserve">:</w:t>
      </w:r>
    </w:p>
    <w:p w:rsidR="00000000" w:rsidDel="00000000" w:rsidP="00000000" w:rsidRDefault="00000000" w:rsidRPr="00000000" w14:paraId="000000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Attributes are used for direct checks when no specific skill applies. For example, rolling against Strength might be required to lift a heavy object or break down a door.</w:t>
      </w:r>
    </w:p>
    <w:p w:rsidR="00000000" w:rsidDel="00000000" w:rsidP="00000000" w:rsidRDefault="00000000" w:rsidRPr="00000000" w14:paraId="000000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6B">
      <w:pPr>
        <w:pStyle w:val="Heading4"/>
        <w:spacing w:line="276" w:lineRule="auto"/>
        <w:rPr>
          <w:rFonts w:ascii="Oswald" w:cs="Oswald" w:eastAsia="Oswald" w:hAnsi="Oswald"/>
          <w:sz w:val="28"/>
          <w:szCs w:val="28"/>
          <w:u w:val="single"/>
        </w:rPr>
      </w:pPr>
      <w:bookmarkStart w:colFirst="0" w:colLast="0" w:name="_heading=h.i94hwufk76ps" w:id="10"/>
      <w:bookmarkEnd w:id="10"/>
      <w:r w:rsidDel="00000000" w:rsidR="00000000" w:rsidRPr="00000000">
        <w:rPr>
          <w:rFonts w:ascii="Oswald" w:cs="Oswald" w:eastAsia="Oswald" w:hAnsi="Oswald"/>
          <w:sz w:val="28"/>
          <w:szCs w:val="28"/>
          <w:u w:val="single"/>
          <w:rtl w:val="0"/>
        </w:rPr>
        <w:t xml:space="preserve">Attribute Check Example:</w:t>
      </w:r>
    </w:p>
    <w:p w:rsidR="00000000" w:rsidDel="00000000" w:rsidP="00000000" w:rsidRDefault="00000000" w:rsidRPr="00000000" w14:paraId="000000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character with Strength (60%) attempts to force open a locked gate.</w:t>
      </w:r>
    </w:p>
    <w:p w:rsidR="00000000" w:rsidDel="00000000" w:rsidP="00000000" w:rsidRDefault="00000000" w:rsidRPr="00000000" w14:paraId="000000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They roll d100. If the result is 60 or lower, the action succeeds.</w:t>
      </w:r>
    </w:p>
    <w:p w:rsidR="00000000" w:rsidDel="00000000" w:rsidP="00000000" w:rsidRDefault="00000000" w:rsidRPr="00000000" w14:paraId="000000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6F">
      <w:pPr>
        <w:pStyle w:val="Heading2"/>
        <w:pageBreakBefore w:val="1"/>
        <w:spacing w:line="240" w:lineRule="auto"/>
        <w:jc w:val="center"/>
        <w:rPr>
          <w:rFonts w:ascii="Oswald" w:cs="Oswald" w:eastAsia="Oswald" w:hAnsi="Oswald"/>
          <w:sz w:val="32"/>
          <w:szCs w:val="32"/>
          <w:u w:val="single"/>
        </w:rPr>
      </w:pPr>
      <w:bookmarkStart w:colFirst="0" w:colLast="0" w:name="_heading=h.36z6rgdwqwc1" w:id="11"/>
      <w:bookmarkEnd w:id="11"/>
      <w:r w:rsidDel="00000000" w:rsidR="00000000" w:rsidRPr="00000000">
        <w:rPr>
          <w:rFonts w:ascii="Oswald" w:cs="Oswald" w:eastAsia="Oswald" w:hAnsi="Oswald"/>
          <w:sz w:val="32"/>
          <w:szCs w:val="32"/>
          <w:u w:val="single"/>
          <w:rtl w:val="0"/>
        </w:rPr>
        <w:t xml:space="preserve">2. Skills: Specialization and Expertise</w:t>
      </w:r>
    </w:p>
    <w:p w:rsidR="00000000" w:rsidDel="00000000" w:rsidP="00000000" w:rsidRDefault="00000000" w:rsidRPr="00000000" w14:paraId="000000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represent areas of expertise tied to one or more attributes. Skills are expressed as percentages (0–100%), and success is determined by rolling d100 under the relevant skill score.</w:t>
      </w:r>
    </w:p>
    <w:p w:rsidR="00000000" w:rsidDel="00000000" w:rsidP="00000000" w:rsidRDefault="00000000" w:rsidRPr="00000000" w14:paraId="000000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74">
      <w:pPr>
        <w:pStyle w:val="Heading3"/>
        <w:spacing w:line="276" w:lineRule="auto"/>
        <w:rPr>
          <w:sz w:val="32"/>
          <w:szCs w:val="32"/>
          <w:u w:val="single"/>
        </w:rPr>
      </w:pPr>
      <w:bookmarkStart w:colFirst="0" w:colLast="0" w:name="_heading=h.dd1gdsuefmd" w:id="12"/>
      <w:bookmarkEnd w:id="12"/>
      <w:r w:rsidDel="00000000" w:rsidR="00000000" w:rsidRPr="00000000">
        <w:rPr>
          <w:sz w:val="32"/>
          <w:szCs w:val="32"/>
          <w:u w:val="single"/>
          <w:rtl w:val="0"/>
        </w:rPr>
        <w:t xml:space="preserve">Starting Skill Values:</w:t>
      </w:r>
    </w:p>
    <w:p w:rsidR="00000000" w:rsidDel="00000000" w:rsidP="00000000" w:rsidRDefault="00000000" w:rsidRPr="00000000" w14:paraId="000000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Each skill begins at a base percentage determined by its associated attribute.</w:t>
      </w:r>
    </w:p>
    <w:p w:rsidR="00000000" w:rsidDel="00000000" w:rsidP="00000000" w:rsidRDefault="00000000" w:rsidRPr="00000000" w14:paraId="000000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If a skill is tied to Dexterity, and your DEX is 50%, the skill starts at 50%.</w:t>
      </w:r>
    </w:p>
    <w:p w:rsidR="00000000" w:rsidDel="00000000" w:rsidP="00000000" w:rsidRDefault="00000000" w:rsidRPr="00000000" w14:paraId="000000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 bonuses from Backgrounds and Occupations add additional percentages during character creation.</w:t>
      </w:r>
    </w:p>
    <w:p w:rsidR="00000000" w:rsidDel="00000000" w:rsidP="00000000" w:rsidRDefault="00000000" w:rsidRPr="00000000" w14:paraId="000000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79">
      <w:pPr>
        <w:pStyle w:val="Heading3"/>
        <w:spacing w:line="276" w:lineRule="auto"/>
        <w:rPr/>
      </w:pPr>
      <w:bookmarkStart w:colFirst="0" w:colLast="0" w:name="_heading=h.qwyh9fy775dt" w:id="13"/>
      <w:bookmarkEnd w:id="13"/>
      <w:r w:rsidDel="00000000" w:rsidR="00000000" w:rsidRPr="00000000">
        <w:rPr>
          <w:rFonts w:ascii="Oswald" w:cs="Oswald" w:eastAsia="Oswald" w:hAnsi="Oswald"/>
          <w:u w:val="single"/>
          <w:rtl w:val="0"/>
        </w:rPr>
        <w:t xml:space="preserve">Skill Bonuses</w:t>
      </w:r>
      <w:r w:rsidDel="00000000" w:rsidR="00000000" w:rsidRPr="00000000">
        <w:rPr>
          <w:rtl w:val="0"/>
        </w:rPr>
        <w:t xml:space="preserve">:</w:t>
      </w:r>
    </w:p>
    <w:p w:rsidR="00000000" w:rsidDel="00000000" w:rsidP="00000000" w:rsidRDefault="00000000" w:rsidRPr="00000000" w14:paraId="000000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Background: Grants two skill bonuses.</w:t>
      </w:r>
    </w:p>
    <w:p w:rsidR="00000000" w:rsidDel="00000000" w:rsidP="00000000" w:rsidRDefault="00000000" w:rsidRPr="00000000" w14:paraId="000000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Occupation: Grants two more skill bonuses.</w:t>
      </w:r>
    </w:p>
    <w:p w:rsidR="00000000" w:rsidDel="00000000" w:rsidP="00000000" w:rsidRDefault="00000000" w:rsidRPr="00000000" w14:paraId="000000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Floating Skill: One freely chosen skill bonus.</w:t>
      </w:r>
    </w:p>
    <w:p w:rsidR="00000000" w:rsidDel="00000000" w:rsidP="00000000" w:rsidRDefault="00000000" w:rsidRPr="00000000" w14:paraId="000000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7F">
      <w:pPr>
        <w:pStyle w:val="Heading4"/>
        <w:spacing w:line="276" w:lineRule="auto"/>
        <w:rPr>
          <w:rFonts w:ascii="Oswald" w:cs="Oswald" w:eastAsia="Oswald" w:hAnsi="Oswald"/>
          <w:sz w:val="28"/>
          <w:szCs w:val="28"/>
          <w:u w:val="single"/>
        </w:rPr>
      </w:pPr>
      <w:bookmarkStart w:colFirst="0" w:colLast="0" w:name="_heading=h.8bozkujhopji" w:id="14"/>
      <w:bookmarkEnd w:id="14"/>
      <w:r w:rsidDel="00000000" w:rsidR="00000000" w:rsidRPr="00000000">
        <w:rPr>
          <w:rFonts w:ascii="Oswald" w:cs="Oswald" w:eastAsia="Oswald" w:hAnsi="Oswald"/>
          <w:sz w:val="28"/>
          <w:szCs w:val="28"/>
          <w:u w:val="single"/>
          <w:rtl w:val="0"/>
        </w:rPr>
        <w:t xml:space="preserve">Skill Check Example:</w:t>
      </w:r>
    </w:p>
    <w:p w:rsidR="00000000" w:rsidDel="00000000" w:rsidP="00000000" w:rsidRDefault="00000000" w:rsidRPr="00000000" w14:paraId="000000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character with Investigation (65%) attempts to search a room for clues.</w:t>
      </w:r>
    </w:p>
    <w:p w:rsidR="00000000" w:rsidDel="00000000" w:rsidP="00000000" w:rsidRDefault="00000000" w:rsidRPr="00000000" w14:paraId="000000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They roll d100. If the result is 65 or lower, they succeed.</w:t>
      </w:r>
    </w:p>
    <w:p w:rsidR="00000000" w:rsidDel="00000000" w:rsidP="00000000" w:rsidRDefault="00000000" w:rsidRPr="00000000" w14:paraId="000000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roll of 01-05 is a critical success, granting additional information or benefits.</w:t>
      </w:r>
    </w:p>
    <w:p w:rsidR="00000000" w:rsidDel="00000000" w:rsidP="00000000" w:rsidRDefault="00000000" w:rsidRPr="00000000" w14:paraId="000000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Untrained Skill</w:t>
      </w:r>
    </w:p>
    <w:p w:rsidR="00000000" w:rsidDel="00000000" w:rsidP="00000000" w:rsidRDefault="00000000" w:rsidRPr="00000000" w14:paraId="000000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Using an untrained skill imposes a +20% penalty, reducing the character’s effective skill percentage.</w:t>
      </w:r>
    </w:p>
    <w:p w:rsidR="00000000" w:rsidDel="00000000" w:rsidP="00000000" w:rsidRDefault="00000000" w:rsidRPr="00000000" w14:paraId="000000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88">
      <w:pPr>
        <w:pStyle w:val="Heading2"/>
        <w:spacing w:line="276" w:lineRule="auto"/>
        <w:rPr>
          <w:sz w:val="40"/>
          <w:szCs w:val="40"/>
          <w:u w:val="single"/>
        </w:rPr>
      </w:pPr>
      <w:bookmarkStart w:colFirst="0" w:colLast="0" w:name="_heading=h.67yzkklt24nk" w:id="15"/>
      <w:bookmarkEnd w:id="15"/>
      <w:r w:rsidDel="00000000" w:rsidR="00000000" w:rsidRPr="00000000">
        <w:rPr>
          <w:sz w:val="40"/>
          <w:szCs w:val="40"/>
          <w:u w:val="single"/>
          <w:rtl w:val="0"/>
        </w:rPr>
        <w:t xml:space="preserve">3. The d100 System</w:t>
      </w:r>
    </w:p>
    <w:p w:rsidR="00000000" w:rsidDel="00000000" w:rsidP="00000000" w:rsidRDefault="00000000" w:rsidRPr="00000000" w14:paraId="000000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d100 system governs all action resolution in The Harrowing Truth. This percentile-based mechanic introduces variability and tension into every roll, emphasizing the difficulty of survival in an unstable world.</w:t>
      </w:r>
    </w:p>
    <w:p w:rsidR="00000000" w:rsidDel="00000000" w:rsidP="00000000" w:rsidRDefault="00000000" w:rsidRPr="00000000" w14:paraId="000000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Rolling the Dice:</w:t>
      </w:r>
    </w:p>
    <w:p w:rsidR="00000000" w:rsidDel="00000000" w:rsidP="00000000" w:rsidRDefault="00000000" w:rsidRPr="00000000" w14:paraId="000000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Roll two d10s. The first die represents the tens digit, and the second represents the ones digit.</w:t>
      </w:r>
    </w:p>
    <w:p w:rsidR="00000000" w:rsidDel="00000000" w:rsidP="00000000" w:rsidRDefault="00000000" w:rsidRPr="00000000" w14:paraId="000000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roll of 4 and 7 results in 47. A roll of double zeroes is 100.</w:t>
      </w:r>
    </w:p>
    <w:p w:rsidR="00000000" w:rsidDel="00000000" w:rsidP="00000000" w:rsidRDefault="00000000" w:rsidRPr="00000000" w14:paraId="000000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Success Thresholds:</w:t>
      </w:r>
    </w:p>
    <w:p w:rsidR="00000000" w:rsidDel="00000000" w:rsidP="00000000" w:rsidRDefault="00000000" w:rsidRPr="00000000" w14:paraId="000000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Roll equal to or below the relevant percentage (attribute or skill) to succeed.</w:t>
      </w:r>
    </w:p>
    <w:p w:rsidR="00000000" w:rsidDel="00000000" w:rsidP="00000000" w:rsidRDefault="00000000" w:rsidRPr="00000000" w14:paraId="000000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successes (01-05) and critical failures (96-100) introduce exceptional outcomes.</w:t>
      </w:r>
    </w:p>
    <w:p w:rsidR="00000000" w:rsidDel="00000000" w:rsidP="00000000" w:rsidRDefault="00000000" w:rsidRPr="00000000" w14:paraId="000000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Difficulty Modifiers:</w:t>
      </w:r>
    </w:p>
    <w:p w:rsidR="00000000" w:rsidDel="00000000" w:rsidP="00000000" w:rsidRDefault="00000000" w:rsidRPr="00000000" w14:paraId="000000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Game Master adjusts the target percentage based on the challenge:</w:t>
      </w:r>
    </w:p>
    <w:p w:rsidR="00000000" w:rsidDel="00000000" w:rsidP="00000000" w:rsidRDefault="00000000" w:rsidRPr="00000000" w14:paraId="000000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+10% penalty: Task becomes harder.</w:t>
      </w:r>
    </w:p>
    <w:p w:rsidR="00000000" w:rsidDel="00000000" w:rsidP="00000000" w:rsidRDefault="00000000" w:rsidRPr="00000000" w14:paraId="000000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-10% bonus: Task becomes easier.</w:t>
      </w:r>
    </w:p>
    <w:p w:rsidR="00000000" w:rsidDel="00000000" w:rsidP="00000000" w:rsidRDefault="00000000" w:rsidRPr="00000000" w14:paraId="000000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Opposed Rolls:</w:t>
      </w:r>
    </w:p>
    <w:p w:rsidR="00000000" w:rsidDel="00000000" w:rsidP="00000000" w:rsidRDefault="00000000" w:rsidRPr="00000000" w14:paraId="000000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When characters compete (e.g., during a chase), both roll their relevant skill. The higher margin of success determines the winner.</w:t>
      </w:r>
    </w:p>
    <w:p w:rsidR="00000000" w:rsidDel="00000000" w:rsidP="00000000" w:rsidRDefault="00000000" w:rsidRPr="00000000" w14:paraId="000000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9D">
      <w:pPr>
        <w:pStyle w:val="Heading2"/>
        <w:spacing w:line="276" w:lineRule="auto"/>
        <w:rPr>
          <w:rFonts w:ascii="Oswald" w:cs="Oswald" w:eastAsia="Oswald" w:hAnsi="Oswald"/>
          <w:sz w:val="40"/>
          <w:szCs w:val="40"/>
          <w:u w:val="single"/>
        </w:rPr>
      </w:pPr>
      <w:bookmarkStart w:colFirst="0" w:colLast="0" w:name="_heading=h.xpe1tj6q7tgj" w:id="16"/>
      <w:bookmarkEnd w:id="16"/>
      <w:r w:rsidDel="00000000" w:rsidR="00000000" w:rsidRPr="00000000">
        <w:rPr>
          <w:rFonts w:ascii="Oswald" w:cs="Oswald" w:eastAsia="Oswald" w:hAnsi="Oswald"/>
          <w:sz w:val="40"/>
          <w:szCs w:val="40"/>
          <w:u w:val="single"/>
          <w:rtl w:val="0"/>
        </w:rPr>
        <w:t xml:space="preserve">4. Sanity: The Breaking Point</w:t>
      </w:r>
    </w:p>
    <w:p w:rsidR="00000000" w:rsidDel="00000000" w:rsidP="00000000" w:rsidRDefault="00000000" w:rsidRPr="00000000" w14:paraId="000000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reflects a character’s mental resilience and is expressed as a percentage. Sanity is tested whenever characters confront horrifying or mind-shattering events.</w:t>
      </w:r>
    </w:p>
    <w:p w:rsidR="00000000" w:rsidDel="00000000" w:rsidP="00000000" w:rsidRDefault="00000000" w:rsidRPr="00000000" w14:paraId="000000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A1">
      <w:pPr>
        <w:pStyle w:val="Heading3"/>
        <w:spacing w:line="276" w:lineRule="auto"/>
        <w:rPr>
          <w:rFonts w:ascii="Oswald" w:cs="Oswald" w:eastAsia="Oswald" w:hAnsi="Oswald"/>
          <w:u w:val="single"/>
        </w:rPr>
      </w:pPr>
      <w:bookmarkStart w:colFirst="0" w:colLast="0" w:name="_heading=h.ubqd86q5s55f" w:id="17"/>
      <w:bookmarkEnd w:id="17"/>
      <w:r w:rsidDel="00000000" w:rsidR="00000000" w:rsidRPr="00000000">
        <w:rPr>
          <w:rFonts w:ascii="Oswald" w:cs="Oswald" w:eastAsia="Oswald" w:hAnsi="Oswald"/>
          <w:u w:val="single"/>
          <w:rtl w:val="0"/>
        </w:rPr>
        <w:t xml:space="preserve">Starting Sanity:</w:t>
      </w:r>
    </w:p>
    <w:p w:rsidR="00000000" w:rsidDel="00000000" w:rsidP="00000000" w:rsidRDefault="00000000" w:rsidRPr="00000000" w14:paraId="000000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character’s Sanity (SAN) begins at their Sanity attribute percentage (e.g., 60%).</w:t>
      </w:r>
    </w:p>
    <w:p w:rsidR="00000000" w:rsidDel="00000000" w:rsidP="00000000" w:rsidRDefault="00000000" w:rsidRPr="00000000" w14:paraId="000000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A4">
      <w:pPr>
        <w:pStyle w:val="Heading4"/>
        <w:spacing w:line="276" w:lineRule="auto"/>
        <w:rPr/>
      </w:pPr>
      <w:bookmarkStart w:colFirst="0" w:colLast="0" w:name="_heading=h.4nps7wq7ocy6" w:id="18"/>
      <w:bookmarkEnd w:id="18"/>
      <w:r w:rsidDel="00000000" w:rsidR="00000000" w:rsidRPr="00000000">
        <w:rPr>
          <w:rFonts w:ascii="Oswald" w:cs="Oswald" w:eastAsia="Oswald" w:hAnsi="Oswald"/>
          <w:sz w:val="28"/>
          <w:szCs w:val="28"/>
          <w:u w:val="single"/>
          <w:rtl w:val="0"/>
        </w:rPr>
        <w:t xml:space="preserve">Sanity Checks</w:t>
      </w:r>
      <w:r w:rsidDel="00000000" w:rsidR="00000000" w:rsidRPr="00000000">
        <w:rPr>
          <w:rtl w:val="0"/>
        </w:rPr>
        <w:t xml:space="preserve">:</w:t>
      </w:r>
    </w:p>
    <w:p w:rsidR="00000000" w:rsidDel="00000000" w:rsidP="00000000" w:rsidRDefault="00000000" w:rsidRPr="00000000" w14:paraId="000000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When exposed to horror, roll d100 against your current SAN percentage:</w:t>
      </w:r>
    </w:p>
    <w:p w:rsidR="00000000" w:rsidDel="00000000" w:rsidP="00000000" w:rsidRDefault="00000000" w:rsidRPr="00000000" w14:paraId="000000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Success: The character resists the psychological toll.</w:t>
      </w:r>
    </w:p>
    <w:p w:rsidR="00000000" w:rsidDel="00000000" w:rsidP="00000000" w:rsidRDefault="00000000" w:rsidRPr="00000000" w14:paraId="000000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Failure: The character loses SAN points, representing mental strain or trauma.</w:t>
      </w:r>
    </w:p>
    <w:p w:rsidR="00000000" w:rsidDel="00000000" w:rsidP="00000000" w:rsidRDefault="00000000" w:rsidRPr="00000000" w14:paraId="000000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A9">
      <w:pPr>
        <w:pStyle w:val="Heading4"/>
        <w:spacing w:line="276" w:lineRule="auto"/>
        <w:rPr>
          <w:rFonts w:ascii="Oswald" w:cs="Oswald" w:eastAsia="Oswald" w:hAnsi="Oswald"/>
          <w:sz w:val="28"/>
          <w:szCs w:val="28"/>
          <w:u w:val="single"/>
        </w:rPr>
      </w:pPr>
      <w:bookmarkStart w:colFirst="0" w:colLast="0" w:name="_heading=h.ygylzw1cbyfi" w:id="19"/>
      <w:bookmarkEnd w:id="19"/>
      <w:r w:rsidDel="00000000" w:rsidR="00000000" w:rsidRPr="00000000">
        <w:rPr>
          <w:rFonts w:ascii="Oswald" w:cs="Oswald" w:eastAsia="Oswald" w:hAnsi="Oswald"/>
          <w:sz w:val="28"/>
          <w:szCs w:val="28"/>
          <w:u w:val="single"/>
          <w:rtl w:val="0"/>
        </w:rPr>
        <w:t xml:space="preserve">Sanity Loss Examples:</w:t>
      </w:r>
    </w:p>
    <w:p w:rsidR="00000000" w:rsidDel="00000000" w:rsidP="00000000" w:rsidRDefault="00000000" w:rsidRPr="00000000" w14:paraId="000000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Event</w:t>
        <w:tab/>
        <w:t xml:space="preserve">Sanity Loss</w:t>
      </w:r>
    </w:p>
    <w:p w:rsidR="00000000" w:rsidDel="00000000" w:rsidP="00000000" w:rsidRDefault="00000000" w:rsidRPr="00000000" w14:paraId="000000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Discovering a mutilated body</w:t>
        <w:tab/>
        <w:t xml:space="preserve">1-3 SAN</w:t>
      </w:r>
    </w:p>
    <w:p w:rsidR="00000000" w:rsidDel="00000000" w:rsidP="00000000" w:rsidRDefault="00000000" w:rsidRPr="00000000" w14:paraId="000000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Witnessing an eldritch ritual</w:t>
        <w:tab/>
        <w:t xml:space="preserve">1d10 SAN</w:t>
      </w:r>
    </w:p>
    <w:p w:rsidR="00000000" w:rsidDel="00000000" w:rsidP="00000000" w:rsidRDefault="00000000" w:rsidRPr="00000000" w14:paraId="000000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Seeing a cosmic entity</w:t>
        <w:tab/>
        <w:t xml:space="preserve">1d20+5 SAN</w:t>
      </w:r>
    </w:p>
    <w:p w:rsidR="00000000" w:rsidDel="00000000" w:rsidP="00000000" w:rsidRDefault="00000000" w:rsidRPr="00000000" w14:paraId="000000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AF">
      <w:pPr>
        <w:pStyle w:val="Heading4"/>
        <w:spacing w:line="276" w:lineRule="auto"/>
        <w:rPr>
          <w:rFonts w:ascii="Oswald" w:cs="Oswald" w:eastAsia="Oswald" w:hAnsi="Oswald"/>
          <w:sz w:val="28"/>
          <w:szCs w:val="28"/>
          <w:u w:val="single"/>
        </w:rPr>
      </w:pPr>
      <w:bookmarkStart w:colFirst="0" w:colLast="0" w:name="_heading=h.bmvfugz7nn3y" w:id="20"/>
      <w:bookmarkEnd w:id="20"/>
      <w:r w:rsidDel="00000000" w:rsidR="00000000" w:rsidRPr="00000000">
        <w:rPr>
          <w:rFonts w:ascii="Oswald" w:cs="Oswald" w:eastAsia="Oswald" w:hAnsi="Oswald"/>
          <w:sz w:val="28"/>
          <w:szCs w:val="28"/>
          <w:u w:val="single"/>
          <w:rtl w:val="0"/>
        </w:rPr>
        <w:t xml:space="preserve">Consequences of Low Sanity:</w:t>
      </w:r>
    </w:p>
    <w:p w:rsidR="00000000" w:rsidDel="00000000" w:rsidP="00000000" w:rsidRDefault="00000000" w:rsidRPr="00000000" w14:paraId="000000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Below 50%: The character begins experiencing paranoia, hallucinations, or phobias.</w:t>
      </w:r>
    </w:p>
    <w:p w:rsidR="00000000" w:rsidDel="00000000" w:rsidP="00000000" w:rsidRDefault="00000000" w:rsidRPr="00000000" w14:paraId="000000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Below 20%: The character’s ability to function is severely impaired.</w:t>
      </w:r>
    </w:p>
    <w:p w:rsidR="00000000" w:rsidDel="00000000" w:rsidP="00000000" w:rsidRDefault="00000000" w:rsidRPr="00000000" w14:paraId="000000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 0%: The character succumbs to madness and is removed from play.</w:t>
      </w:r>
    </w:p>
    <w:p w:rsidR="00000000" w:rsidDel="00000000" w:rsidP="00000000" w:rsidRDefault="00000000" w:rsidRPr="00000000" w14:paraId="000000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1: Conceptualizing Your Character</w:t>
      </w:r>
    </w:p>
    <w:p w:rsidR="00000000" w:rsidDel="00000000" w:rsidP="00000000" w:rsidRDefault="00000000" w:rsidRPr="00000000" w14:paraId="000000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rsidR="00000000" w:rsidDel="00000000" w:rsidP="00000000" w:rsidRDefault="00000000" w:rsidRPr="00000000" w14:paraId="000000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Occupation: What was your character’s previous profession? Were they a cop, an artist, a scientist, or someone else entirely?</w:t>
      </w:r>
    </w:p>
    <w:p w:rsidR="00000000" w:rsidDel="00000000" w:rsidP="00000000" w:rsidRDefault="00000000" w:rsidRPr="00000000" w14:paraId="000000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Motivation: Why are you investigating the strange events and eldritch horrors of this world? Are you seeking answers, survival, or power?</w:t>
      </w:r>
    </w:p>
    <w:p w:rsidR="00000000" w:rsidDel="00000000" w:rsidP="00000000" w:rsidRDefault="00000000" w:rsidRPr="00000000" w14:paraId="000000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Personality: How does your character view the world? Are they cynical, hopeful, or resigned to their fate?</w:t>
      </w:r>
    </w:p>
    <w:p w:rsidR="00000000" w:rsidDel="00000000" w:rsidP="00000000" w:rsidRDefault="00000000" w:rsidRPr="00000000" w14:paraId="000000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Backstory: What experiences, relationships, or events have shaped your character’s journey up to this point?</w:t>
      </w:r>
    </w:p>
    <w:p w:rsidR="00000000" w:rsidDel="00000000" w:rsidP="00000000" w:rsidRDefault="00000000" w:rsidRPr="00000000" w14:paraId="000000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character concept will give you a foundation for choosing your Background, Occupation, and Skills.</w:t>
      </w:r>
    </w:p>
    <w:p w:rsidR="00000000" w:rsidDel="00000000" w:rsidP="00000000" w:rsidRDefault="00000000" w:rsidRPr="00000000" w14:paraId="000000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2: Choosing Background and Occupation</w:t>
      </w:r>
    </w:p>
    <w:p w:rsidR="00000000" w:rsidDel="00000000" w:rsidP="00000000" w:rsidRDefault="00000000" w:rsidRPr="00000000" w14:paraId="000000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rsidR="00000000" w:rsidDel="00000000" w:rsidP="00000000" w:rsidRDefault="00000000" w:rsidRPr="00000000" w14:paraId="000000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rsidR="00000000" w:rsidDel="00000000" w:rsidP="00000000" w:rsidRDefault="00000000" w:rsidRPr="00000000" w14:paraId="000000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Backgrounds might include: Cult Member, Scientist, Veteran, Outcast, or Professor.</w:t>
      </w:r>
    </w:p>
    <w:p w:rsidR="00000000" w:rsidDel="00000000" w:rsidP="00000000" w:rsidRDefault="00000000" w:rsidRPr="00000000" w14:paraId="000000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Occupation: This is your character’s profession or role in the world. Some occupations might be more combat-oriented, while others might focus on research or social skills. Occupation grants additional skills and provides the tools for specific tasks your character will need to perform.</w:t>
      </w:r>
    </w:p>
    <w:p w:rsidR="00000000" w:rsidDel="00000000" w:rsidP="00000000" w:rsidRDefault="00000000" w:rsidRPr="00000000" w14:paraId="000000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Occupations: Private Investigator, Occult Researcher, Soldier, Doctor, or Artist.</w:t>
      </w:r>
    </w:p>
    <w:p w:rsidR="00000000" w:rsidDel="00000000" w:rsidP="00000000" w:rsidRDefault="00000000" w:rsidRPr="00000000" w14:paraId="000000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3: Assigning Attributes</w:t>
      </w:r>
    </w:p>
    <w:p w:rsidR="00000000" w:rsidDel="00000000" w:rsidP="00000000" w:rsidRDefault="00000000" w:rsidRPr="00000000" w14:paraId="000000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Once your character’s concept, background, and occupation are defined, it’s time to assign your Attributes. Attributes define your character’s core abilities and are the foundation of all skill checks and combat actions. Attributes are expressed as percentages and reflect a character’s proficiency in key areas: physical, mental, and social. These attributes will be central to your interactions with the world and determine how well your character performs in various scenarios.</w:t>
      </w:r>
    </w:p>
    <w:p w:rsidR="00000000" w:rsidDel="00000000" w:rsidP="00000000" w:rsidRDefault="00000000" w:rsidRPr="00000000" w14:paraId="000000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4: Choosing Skills</w:t>
      </w:r>
    </w:p>
    <w:p w:rsidR="00000000" w:rsidDel="00000000" w:rsidP="00000000" w:rsidRDefault="00000000" w:rsidRPr="00000000" w14:paraId="000000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are the specialized abilities your character has learned and mastered. These represent areas where your character excels, based on their occupation, background, and personal training. Skills are closely tied to specific Attributes and are represented as percentages.</w:t>
      </w:r>
    </w:p>
    <w:p w:rsidR="00000000" w:rsidDel="00000000" w:rsidP="00000000" w:rsidRDefault="00000000" w:rsidRPr="00000000" w14:paraId="000000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are the foundation of your character’s actions in the game world. Whether you are investigating strange occurrences, trying to convince an NPC to cooperate, or engaging in combat, your skills determine how effectively you can perform.</w:t>
      </w:r>
    </w:p>
    <w:p w:rsidR="00000000" w:rsidDel="00000000" w:rsidP="00000000" w:rsidRDefault="00000000" w:rsidRPr="00000000" w14:paraId="000000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are influenced by your character’s attributes and grant bonuses to specific actions. Players choose skills based on their background and occupation, and these will allow them to succeed in various challenges throughout the game.</w:t>
      </w:r>
    </w:p>
    <w:p w:rsidR="00000000" w:rsidDel="00000000" w:rsidP="00000000" w:rsidRDefault="00000000" w:rsidRPr="00000000" w14:paraId="000000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5: Health, Sanity, and Equipment</w:t>
      </w:r>
    </w:p>
    <w:p w:rsidR="00000000" w:rsidDel="00000000" w:rsidP="00000000" w:rsidRDefault="00000000" w:rsidRPr="00000000" w14:paraId="000000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character’s Health Points (HP) and Sanity Points are essential aspects of their survival. HP represents the amount of physical harm your character can take, while Sanity measures their mental resilience in the face of the supernatural horrors they will encounter.</w:t>
      </w:r>
    </w:p>
    <w:p w:rsidR="00000000" w:rsidDel="00000000" w:rsidP="00000000" w:rsidRDefault="00000000" w:rsidRPr="00000000" w14:paraId="000000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Additionally, you will select equipment based on your background and occupation. This can include weapons, tools, or personal items that help you survive and gather information.</w:t>
      </w:r>
    </w:p>
    <w:p w:rsidR="00000000" w:rsidDel="00000000" w:rsidP="00000000" w:rsidRDefault="00000000" w:rsidRPr="00000000" w14:paraId="000000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6: Final Touches</w:t>
      </w:r>
    </w:p>
    <w:p w:rsidR="00000000" w:rsidDel="00000000" w:rsidP="00000000" w:rsidRDefault="00000000" w:rsidRPr="00000000" w14:paraId="000000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With your Attributes, Skills, and Health in place, you will now flesh out the finer details of your character, including:</w:t>
      </w:r>
    </w:p>
    <w:p w:rsidR="00000000" w:rsidDel="00000000" w:rsidP="00000000" w:rsidRDefault="00000000" w:rsidRPr="00000000" w14:paraId="000000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Name</w:t>
      </w:r>
    </w:p>
    <w:p w:rsidR="00000000" w:rsidDel="00000000" w:rsidP="00000000" w:rsidRDefault="00000000" w:rsidRPr="00000000" w14:paraId="000000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Age</w:t>
      </w:r>
    </w:p>
    <w:p w:rsidR="00000000" w:rsidDel="00000000" w:rsidP="00000000" w:rsidRDefault="00000000" w:rsidRPr="00000000" w14:paraId="000000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Personality traits</w:t>
      </w:r>
    </w:p>
    <w:p w:rsidR="00000000" w:rsidDel="00000000" w:rsidP="00000000" w:rsidRDefault="00000000" w:rsidRPr="00000000" w14:paraId="000000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Key relationships</w:t>
      </w:r>
    </w:p>
    <w:p w:rsidR="00000000" w:rsidDel="00000000" w:rsidP="00000000" w:rsidRDefault="00000000" w:rsidRPr="00000000" w14:paraId="000000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Personal motivations</w:t>
      </w:r>
    </w:p>
    <w:p w:rsidR="00000000" w:rsidDel="00000000" w:rsidP="00000000" w:rsidRDefault="00000000" w:rsidRPr="00000000" w14:paraId="000000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That’s it, you sure ready to dive in and create your character.</w:t>
      </w:r>
    </w:p>
    <w:p w:rsidR="00000000" w:rsidDel="00000000" w:rsidP="00000000" w:rsidRDefault="00000000" w:rsidRPr="00000000" w14:paraId="000000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Assigning Points to Attributes:</w:t>
      </w:r>
    </w:p>
    <w:p w:rsidR="00000000" w:rsidDel="00000000" w:rsidP="00000000" w:rsidRDefault="00000000" w:rsidRPr="00000000" w14:paraId="000000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 will assign starting values to each attribute. The method of assigning points can vary, but generally, characters will roll for their attributes and then adjust based on their chosen background and occupation.</w:t>
      </w:r>
    </w:p>
    <w:p w:rsidR="00000000" w:rsidDel="00000000" w:rsidP="00000000" w:rsidRDefault="00000000" w:rsidRPr="00000000" w14:paraId="000000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Once these values are assigned, the Attribute section will follow immediately to define how these attributes impact the gameplay.</w:t>
      </w:r>
    </w:p>
    <w:p w:rsidR="00000000" w:rsidDel="00000000" w:rsidP="00000000" w:rsidRDefault="00000000" w:rsidRPr="00000000" w14:paraId="000000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Six Core Attributes</w:t>
      </w:r>
    </w:p>
    <w:p w:rsidR="00000000" w:rsidDel="00000000" w:rsidP="00000000" w:rsidRDefault="00000000" w:rsidRPr="00000000" w14:paraId="000000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Strength (STR)</w:t>
      </w:r>
    </w:p>
    <w:p w:rsidR="00000000" w:rsidDel="00000000" w:rsidP="00000000" w:rsidRDefault="00000000" w:rsidRPr="00000000" w14:paraId="000000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Strength is the measure of your character’s physical power, endurance, and raw bodily capability. It determines your ability to exert force, whether it’s in physical combat, lifting heavy objects, or enduring fatigue. Strength also plays a role in melee combat and other actions requiring brute force.</w:t>
      </w:r>
    </w:p>
    <w:p w:rsidR="00000000" w:rsidDel="00000000" w:rsidP="00000000" w:rsidRDefault="00000000" w:rsidRPr="00000000" w14:paraId="000000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Strength:</w:t>
      </w:r>
    </w:p>
    <w:p w:rsidR="00000000" w:rsidDel="00000000" w:rsidP="00000000" w:rsidRDefault="00000000" w:rsidRPr="00000000" w14:paraId="000000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Melee Combat: When using blunt or edged weapons in close quarters.</w:t>
      </w:r>
    </w:p>
    <w:p w:rsidR="00000000" w:rsidDel="00000000" w:rsidP="00000000" w:rsidRDefault="00000000" w:rsidRPr="00000000" w14:paraId="000000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Physical Feats: Lifting heavy objects, breaking down doors, or carrying large loads.</w:t>
      </w:r>
    </w:p>
    <w:p w:rsidR="00000000" w:rsidDel="00000000" w:rsidP="00000000" w:rsidRDefault="00000000" w:rsidRPr="00000000" w14:paraId="000000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Endurance: Surviving long marches, holding one’s breath, or resisting fatigue in stressful environments.</w:t>
      </w:r>
    </w:p>
    <w:p w:rsidR="00000000" w:rsidDel="00000000" w:rsidP="00000000" w:rsidRDefault="00000000" w:rsidRPr="00000000" w14:paraId="000000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0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0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rsidR="00000000" w:rsidDel="00000000" w:rsidP="00000000" w:rsidRDefault="00000000" w:rsidRPr="00000000" w14:paraId="000000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Dexterity (DEX)</w:t>
      </w:r>
    </w:p>
    <w:p w:rsidR="00000000" w:rsidDel="00000000" w:rsidP="00000000" w:rsidRDefault="00000000" w:rsidRPr="00000000" w14:paraId="000001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rsidR="00000000" w:rsidDel="00000000" w:rsidP="00000000" w:rsidRDefault="00000000" w:rsidRPr="00000000" w14:paraId="000001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Dexterity:</w:t>
      </w:r>
    </w:p>
    <w:p w:rsidR="00000000" w:rsidDel="00000000" w:rsidP="00000000" w:rsidRDefault="00000000" w:rsidRPr="00000000" w14:paraId="000001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Ranged Combat: Using guns, bows, or other ranged weapons.</w:t>
      </w:r>
    </w:p>
    <w:p w:rsidR="00000000" w:rsidDel="00000000" w:rsidP="00000000" w:rsidRDefault="00000000" w:rsidRPr="00000000" w14:paraId="000001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Stealth: Moving without making a sound or being detected.</w:t>
      </w:r>
    </w:p>
    <w:p w:rsidR="00000000" w:rsidDel="00000000" w:rsidP="00000000" w:rsidRDefault="00000000" w:rsidRPr="00000000" w14:paraId="000001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Evasion: Dodging or evading attacks, traps, or obstacles.</w:t>
      </w:r>
    </w:p>
    <w:p w:rsidR="00000000" w:rsidDel="00000000" w:rsidP="00000000" w:rsidRDefault="00000000" w:rsidRPr="00000000" w14:paraId="000001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Quick Reflexes: Handling delicate tasks requiring precision, like defusing a bomb.</w:t>
      </w:r>
    </w:p>
    <w:p w:rsidR="00000000" w:rsidDel="00000000" w:rsidP="00000000" w:rsidRDefault="00000000" w:rsidRPr="00000000" w14:paraId="000001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1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Dexterity 50% is attempting to shoot a moving target with a revolver. If they roll under their Dexterity score (50 or lower), they succeed in hitting the target. Dexterity also impacts the initiative roll, meaning characters with higher Dexterity may act before others in combat situations. A critical success could involve hitting a target in a weak spot, while a critical failure might result in the weapon jamming or missing entirely.</w:t>
      </w:r>
    </w:p>
    <w:p w:rsidR="00000000" w:rsidDel="00000000" w:rsidP="00000000" w:rsidRDefault="00000000" w:rsidRPr="00000000" w14:paraId="000001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Constitution (CON)</w:t>
      </w:r>
    </w:p>
    <w:p w:rsidR="00000000" w:rsidDel="00000000" w:rsidP="00000000" w:rsidRDefault="00000000" w:rsidRPr="00000000" w14:paraId="000001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rsidR="00000000" w:rsidDel="00000000" w:rsidP="00000000" w:rsidRDefault="00000000" w:rsidRPr="00000000" w14:paraId="000001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Constitution:</w:t>
      </w:r>
    </w:p>
    <w:p w:rsidR="00000000" w:rsidDel="00000000" w:rsidP="00000000" w:rsidRDefault="00000000" w:rsidRPr="00000000" w14:paraId="000001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Health and Endurance: Determines total health points (HP) and how well the character can survive physical damage.</w:t>
      </w:r>
    </w:p>
    <w:p w:rsidR="00000000" w:rsidDel="00000000" w:rsidP="00000000" w:rsidRDefault="00000000" w:rsidRPr="00000000" w14:paraId="000001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Toughness: The ability to resist poison, disease, or extreme physical conditions like freezing temperatures or hunger.</w:t>
      </w:r>
    </w:p>
    <w:p w:rsidR="00000000" w:rsidDel="00000000" w:rsidP="00000000" w:rsidRDefault="00000000" w:rsidRPr="00000000" w14:paraId="000001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Survival: Enduring stressful, dangerous, or life-threatening conditions for extended periods.</w:t>
      </w:r>
    </w:p>
    <w:p w:rsidR="00000000" w:rsidDel="00000000" w:rsidP="00000000" w:rsidRDefault="00000000" w:rsidRPr="00000000" w14:paraId="000001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1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rsidR="00000000" w:rsidDel="00000000" w:rsidP="00000000" w:rsidRDefault="00000000" w:rsidRPr="00000000" w14:paraId="0000011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Intelligence (INT)</w:t>
      </w:r>
    </w:p>
    <w:p w:rsidR="00000000" w:rsidDel="00000000" w:rsidP="00000000" w:rsidRDefault="00000000" w:rsidRPr="00000000" w14:paraId="000001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rsidR="00000000" w:rsidDel="00000000" w:rsidP="00000000" w:rsidRDefault="00000000" w:rsidRPr="00000000" w14:paraId="000001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Intelligence:</w:t>
      </w:r>
    </w:p>
    <w:p w:rsidR="00000000" w:rsidDel="00000000" w:rsidP="00000000" w:rsidRDefault="00000000" w:rsidRPr="00000000" w14:paraId="000001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Research: Solving puzzles, uncovering hidden knowledge, or understanding complex scientific or magical phenomena.</w:t>
      </w:r>
    </w:p>
    <w:p w:rsidR="00000000" w:rsidDel="00000000" w:rsidP="00000000" w:rsidRDefault="00000000" w:rsidRPr="00000000" w14:paraId="000001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Thinking: Deciphering codes, technical information, or piecing together complex clues during an investigation.</w:t>
      </w:r>
    </w:p>
    <w:p w:rsidR="00000000" w:rsidDel="00000000" w:rsidP="00000000" w:rsidRDefault="00000000" w:rsidRPr="00000000" w14:paraId="000001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Analysis: Breaking down a situation logically, such as figuring out a trap or understanding how a strange device works.</w:t>
      </w:r>
    </w:p>
    <w:p w:rsidR="00000000" w:rsidDel="00000000" w:rsidP="00000000" w:rsidRDefault="00000000" w:rsidRPr="00000000" w14:paraId="000001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1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rsidR="00000000" w:rsidDel="00000000" w:rsidP="00000000" w:rsidRDefault="00000000" w:rsidRPr="00000000" w14:paraId="000001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Sanity (SAN)</w:t>
      </w:r>
    </w:p>
    <w:p w:rsidR="00000000" w:rsidDel="00000000" w:rsidP="00000000" w:rsidRDefault="00000000" w:rsidRPr="00000000" w14:paraId="000001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is an attribute representing the character’s psychological resilience. It measures their ability to withstand the horrors of the unknown, from encounters with eldritch creatures to the maddening truths of the cosmos. In a world where every shadow holds a danger and every discovery threatens to unravel reality, Sanity is perhaps the most important attribute of all.</w:t>
      </w:r>
    </w:p>
    <w:p w:rsidR="00000000" w:rsidDel="00000000" w:rsidP="00000000" w:rsidRDefault="00000000" w:rsidRPr="00000000" w14:paraId="000001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Sanity:</w:t>
      </w:r>
    </w:p>
    <w:p w:rsidR="00000000" w:rsidDel="00000000" w:rsidP="00000000" w:rsidRDefault="00000000" w:rsidRPr="00000000" w14:paraId="000001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Facing the Unknown: Every time a character encounters something truly disturbing or horrifying, they must make a sanity check. The more mentally demanding the experience, the higher the chance of losing Sanity points.</w:t>
      </w:r>
    </w:p>
    <w:p w:rsidR="00000000" w:rsidDel="00000000" w:rsidP="00000000" w:rsidRDefault="00000000" w:rsidRPr="00000000" w14:paraId="000001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Coping with Trauma: When a character faces a deeply traumatic event, their Sanity score might be tested. This includes encounters with horrific creatures, witnessing brutal violence, or learning unthinkable truths.</w:t>
      </w:r>
    </w:p>
    <w:p w:rsidR="00000000" w:rsidDel="00000000" w:rsidP="00000000" w:rsidRDefault="00000000" w:rsidRPr="00000000" w14:paraId="000001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Psychological Fortitude: The higher the Sanity score, the better a character can endure the mental strain without breaking.</w:t>
      </w:r>
    </w:p>
    <w:p w:rsidR="00000000" w:rsidDel="00000000" w:rsidP="00000000" w:rsidRDefault="00000000" w:rsidRPr="00000000" w14:paraId="000001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1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rsidR="00000000" w:rsidDel="00000000" w:rsidP="00000000" w:rsidRDefault="00000000" w:rsidRPr="00000000" w14:paraId="000001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Charisma (CHA)</w:t>
      </w:r>
    </w:p>
    <w:p w:rsidR="00000000" w:rsidDel="00000000" w:rsidP="00000000" w:rsidRDefault="00000000" w:rsidRPr="00000000" w14:paraId="000001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Charisma represents a character’s social ability to influence, persuade, and command others. It encompasses both the art of persuasion and leadership, as well as the power of manipulation. In a world filled with manipulation, deception, and deceit, Charisma often determines who controls the narrative and who becomes the pawn. Whether in negotiations, social interactions, or even bluffing an enemy, Charisma is essential for survival.</w:t>
      </w:r>
    </w:p>
    <w:p w:rsidR="00000000" w:rsidDel="00000000" w:rsidP="00000000" w:rsidRDefault="00000000" w:rsidRPr="00000000" w14:paraId="000001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Charisma:</w:t>
      </w:r>
    </w:p>
    <w:p w:rsidR="00000000" w:rsidDel="00000000" w:rsidP="00000000" w:rsidRDefault="00000000" w:rsidRPr="00000000" w14:paraId="000001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Persuasion: Convincing someone to do what you want, whether it’s getting information, swaying opinions, or influencing a group.</w:t>
      </w:r>
    </w:p>
    <w:p w:rsidR="00000000" w:rsidDel="00000000" w:rsidP="00000000" w:rsidRDefault="00000000" w:rsidRPr="00000000" w14:paraId="000001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Leadership: Inspiring a group to follow you or rallying support in a crisis.</w:t>
      </w:r>
    </w:p>
    <w:p w:rsidR="00000000" w:rsidDel="00000000" w:rsidP="00000000" w:rsidRDefault="00000000" w:rsidRPr="00000000" w14:paraId="000001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Deception: Lying convincingly or manipulating others into believing something that isn’t true.</w:t>
      </w:r>
    </w:p>
    <w:p w:rsidR="00000000" w:rsidDel="00000000" w:rsidP="00000000" w:rsidRDefault="00000000" w:rsidRPr="00000000" w14:paraId="000001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1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Charisma 65% attempts to persuade a skeptical ally to join their cause. If they roll 65 or lower, the persuasion succeeds. Charisma is essential for interrogating prisoners, convincing hostile npcs to cooperate, or influencing a crowd. A critical success might allow the character to persuade even the most skeptical individuals, while a critical failure could result in the character being exposed as a liar or manipulator, causing long-term repercussions.</w:t>
      </w:r>
    </w:p>
    <w:p w:rsidR="00000000" w:rsidDel="00000000" w:rsidP="00000000" w:rsidRDefault="00000000" w:rsidRPr="00000000" w14:paraId="000001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 Creation: Attribute and Skill Synergy</w:t>
      </w:r>
    </w:p>
    <w:p w:rsidR="00000000" w:rsidDel="00000000" w:rsidP="00000000" w:rsidRDefault="00000000" w:rsidRPr="00000000" w14:paraId="000001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rsidR="00000000" w:rsidDel="00000000" w:rsidP="00000000" w:rsidRDefault="00000000" w:rsidRPr="00000000" w14:paraId="000001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attributes determine the basic framework of your character’s abilities, but it is the skills and Sanity that will determine whether you can survive the horrors of the multiverse.</w:t>
      </w:r>
    </w:p>
    <w:p w:rsidR="00000000" w:rsidDel="00000000" w:rsidP="00000000" w:rsidRDefault="00000000" w:rsidRPr="00000000" w14:paraId="000001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Skills and Skill Checks</w:t>
      </w:r>
    </w:p>
    <w:p w:rsidR="00000000" w:rsidDel="00000000" w:rsidP="00000000" w:rsidRDefault="00000000" w:rsidRPr="00000000" w14:paraId="000001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rsidR="00000000" w:rsidDel="00000000" w:rsidP="00000000" w:rsidRDefault="00000000" w:rsidRPr="00000000" w14:paraId="000001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skill is tied to one or more of your character’s Attributes. Your proficiency in a skill is measured as a percentage (0-100%), and each skill check is resolved by rolling d100. The goal is to roll under the skill’s percentage to succeed.</w:t>
      </w:r>
    </w:p>
    <w:p w:rsidR="00000000" w:rsidDel="00000000" w:rsidP="00000000" w:rsidRDefault="00000000" w:rsidRPr="00000000" w14:paraId="000001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Skill Types and Skill Progression</w:t>
      </w:r>
    </w:p>
    <w:p w:rsidR="00000000" w:rsidDel="00000000" w:rsidP="00000000" w:rsidRDefault="00000000" w:rsidRPr="00000000" w14:paraId="000001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game contains a broad array of skills, which are categorized into Combat Skills, Mental Skills, Social Skills, and Special Skills. Some skills are more commonly used than others, depending on your character’s Background and Occupation.</w:t>
      </w:r>
    </w:p>
    <w:p w:rsidR="00000000" w:rsidDel="00000000" w:rsidP="00000000" w:rsidRDefault="00000000" w:rsidRPr="00000000" w14:paraId="000001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Skills:</w:t>
      </w:r>
    </w:p>
    <w:p w:rsidR="00000000" w:rsidDel="00000000" w:rsidP="00000000" w:rsidRDefault="00000000" w:rsidRPr="00000000" w14:paraId="000001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skills focus on physical confrontations and defense, helping characters survive hostile encounters, whether against monsters, humans, or other dangers.</w:t>
      </w:r>
    </w:p>
    <w:p w:rsidR="00000000" w:rsidDel="00000000" w:rsidP="00000000" w:rsidRDefault="00000000" w:rsidRPr="00000000" w14:paraId="000001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Firearms: Ranged combat skill, from pistols to rifles.</w:t>
      </w:r>
    </w:p>
    <w:p w:rsidR="00000000" w:rsidDel="00000000" w:rsidP="00000000" w:rsidRDefault="00000000" w:rsidRPr="00000000" w14:paraId="000001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Melee: Proficiency in hand-to-hand combat or using melee weapons.</w:t>
      </w:r>
    </w:p>
    <w:p w:rsidR="00000000" w:rsidDel="00000000" w:rsidP="00000000" w:rsidRDefault="00000000" w:rsidRPr="00000000" w14:paraId="000001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Dodge: The ability to evade attacks, traps, and other dangers in your environment.</w:t>
      </w:r>
    </w:p>
    <w:p w:rsidR="00000000" w:rsidDel="00000000" w:rsidP="00000000" w:rsidRDefault="00000000" w:rsidRPr="00000000" w14:paraId="000001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Mental Skills:</w:t>
      </w:r>
    </w:p>
    <w:p w:rsidR="00000000" w:rsidDel="00000000" w:rsidP="00000000" w:rsidRDefault="00000000" w:rsidRPr="00000000" w14:paraId="000001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Mental skills govern intellectual or esoteric actions, including the acquisition of knowledge or solving complex problems.</w:t>
      </w:r>
    </w:p>
    <w:p w:rsidR="00000000" w:rsidDel="00000000" w:rsidP="00000000" w:rsidRDefault="00000000" w:rsidRPr="00000000" w14:paraId="000001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Investigation: Searching for clues, solving mysteries, or gathering intelligence.</w:t>
      </w:r>
    </w:p>
    <w:p w:rsidR="00000000" w:rsidDel="00000000" w:rsidP="00000000" w:rsidRDefault="00000000" w:rsidRPr="00000000" w14:paraId="000001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Occult Knowledge: Knowledge of forbidden lore, arcane rituals, and supernatural entities.</w:t>
      </w:r>
    </w:p>
    <w:p w:rsidR="00000000" w:rsidDel="00000000" w:rsidP="00000000" w:rsidRDefault="00000000" w:rsidRPr="00000000" w14:paraId="000001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Knowledge (Science/History): Expertise in technical fields, ancient history, or obscure facts.</w:t>
      </w:r>
    </w:p>
    <w:p w:rsidR="00000000" w:rsidDel="00000000" w:rsidP="00000000" w:rsidRDefault="00000000" w:rsidRPr="00000000" w14:paraId="000001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Social Skills:</w:t>
      </w:r>
    </w:p>
    <w:p w:rsidR="00000000" w:rsidDel="00000000" w:rsidP="00000000" w:rsidRDefault="00000000" w:rsidRPr="00000000" w14:paraId="000001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skills define a character’s ability to interact with others, manipulate situations, or influence the course of events through social means.</w:t>
      </w:r>
    </w:p>
    <w:p w:rsidR="00000000" w:rsidDel="00000000" w:rsidP="00000000" w:rsidRDefault="00000000" w:rsidRPr="00000000" w14:paraId="000001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Persuade: Convincing others to act in your favor, whether through charm, logic, or deceit.</w:t>
      </w:r>
    </w:p>
    <w:p w:rsidR="00000000" w:rsidDel="00000000" w:rsidP="00000000" w:rsidRDefault="00000000" w:rsidRPr="00000000" w14:paraId="000001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Deception: The ability to lie convincingly, manipulate others, or disguise your true intentions.</w:t>
      </w:r>
    </w:p>
    <w:p w:rsidR="00000000" w:rsidDel="00000000" w:rsidP="00000000" w:rsidRDefault="00000000" w:rsidRPr="00000000" w14:paraId="000001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Leadership: Inspiring others, rallying a group, or commanding respect.</w:t>
      </w:r>
    </w:p>
    <w:p w:rsidR="00000000" w:rsidDel="00000000" w:rsidP="00000000" w:rsidRDefault="00000000" w:rsidRPr="00000000" w14:paraId="000001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Special Skills:</w:t>
      </w:r>
    </w:p>
    <w:p w:rsidR="00000000" w:rsidDel="00000000" w:rsidP="00000000" w:rsidRDefault="00000000" w:rsidRPr="00000000" w14:paraId="000001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skills are more niche but often vital to specific scenarios or character backstories.</w:t>
      </w:r>
    </w:p>
    <w:p w:rsidR="00000000" w:rsidDel="00000000" w:rsidP="00000000" w:rsidRDefault="00000000" w:rsidRPr="00000000" w14:paraId="000001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Medicine: Treating injuries, illnesses, and understanding human biology.</w:t>
      </w:r>
    </w:p>
    <w:p w:rsidR="00000000" w:rsidDel="00000000" w:rsidP="00000000" w:rsidRDefault="00000000" w:rsidRPr="00000000" w14:paraId="000001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Streetwise: Navigating criminal environments, making contacts, or understanding underground movements.</w:t>
      </w:r>
    </w:p>
    <w:p w:rsidR="00000000" w:rsidDel="00000000" w:rsidP="00000000" w:rsidRDefault="00000000" w:rsidRPr="00000000" w14:paraId="000001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Stealth: Sneaking, hiding, or moving undetected through dangerous or populated areas.</w:t>
      </w:r>
    </w:p>
    <w:p w:rsidR="00000000" w:rsidDel="00000000" w:rsidP="00000000" w:rsidRDefault="00000000" w:rsidRPr="00000000" w14:paraId="000001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Comprehensive Skill List</w:t>
      </w:r>
    </w:p>
    <w:p w:rsidR="00000000" w:rsidDel="00000000" w:rsidP="00000000" w:rsidRDefault="00000000" w:rsidRPr="00000000" w14:paraId="000001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in The Harrowing Truth are categorized into broad groups: Combat Skills, Mental Skills, Social Skills, and Special Skills. Each skill is associated with an attribute that governs its effectiveness. This list provides the core skills available to characters, giving them a wide range of tools to interact with the world, face dangers, and solve problems.</w:t>
      </w:r>
    </w:p>
    <w:p w:rsidR="00000000" w:rsidDel="00000000" w:rsidP="00000000" w:rsidRDefault="00000000" w:rsidRPr="00000000" w14:paraId="000001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Skills</w:t>
      </w:r>
    </w:p>
    <w:p w:rsidR="00000000" w:rsidDel="00000000" w:rsidP="00000000" w:rsidRDefault="00000000" w:rsidRPr="00000000" w14:paraId="000001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skills focus on physical confrontations, evasion, and managing physical danger.</w:t>
      </w:r>
    </w:p>
    <w:p w:rsidR="00000000" w:rsidDel="00000000" w:rsidP="00000000" w:rsidRDefault="00000000" w:rsidRPr="00000000" w14:paraId="000001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Firearms (DEX)</w:t>
      </w:r>
    </w:p>
    <w:p w:rsidR="00000000" w:rsidDel="00000000" w:rsidP="00000000" w:rsidRDefault="00000000" w:rsidRPr="00000000" w14:paraId="000001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use ranged weapons, including pistols, rifles, and shotguns. This skill is vital for combat situations where keeping distance from threats is crucial. It applies to aiming, firing, and maintaining weapons.</w:t>
      </w:r>
    </w:p>
    <w:p w:rsidR="00000000" w:rsidDel="00000000" w:rsidP="00000000" w:rsidRDefault="00000000" w:rsidRPr="00000000" w14:paraId="000001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Melee (STR)</w:t>
      </w:r>
    </w:p>
    <w:p w:rsidR="00000000" w:rsidDel="00000000" w:rsidP="00000000" w:rsidRDefault="00000000" w:rsidRPr="00000000" w14:paraId="000001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Proficiency in hand-to-hand combat or using melee weapons, such as knives, clubs, or improvised items. Melee combat is a common method of physical confrontation when firearms aren’t an option.</w:t>
      </w:r>
    </w:p>
    <w:p w:rsidR="00000000" w:rsidDel="00000000" w:rsidP="00000000" w:rsidRDefault="00000000" w:rsidRPr="00000000" w14:paraId="000001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Dodge (DEX)</w:t>
      </w:r>
    </w:p>
    <w:p w:rsidR="00000000" w:rsidDel="00000000" w:rsidP="00000000" w:rsidRDefault="00000000" w:rsidRPr="00000000" w14:paraId="000001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evade attacks, traps, or environmental hazards. A critical skill when navigating danger, whether in combat or while attempting to avoid a sudden deadly hazard.</w:t>
      </w:r>
    </w:p>
    <w:p w:rsidR="00000000" w:rsidDel="00000000" w:rsidP="00000000" w:rsidRDefault="00000000" w:rsidRPr="00000000" w14:paraId="000001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Throw (DEX)</w:t>
      </w:r>
    </w:p>
    <w:p w:rsidR="00000000" w:rsidDel="00000000" w:rsidP="00000000" w:rsidRDefault="00000000" w:rsidRPr="00000000" w14:paraId="000001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throw objects accurately, including grenades, knives, or other projectiles. Used in combat or for tasks requiring precise aim.</w:t>
      </w:r>
    </w:p>
    <w:p w:rsidR="00000000" w:rsidDel="00000000" w:rsidP="00000000" w:rsidRDefault="00000000" w:rsidRPr="00000000" w14:paraId="000001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Unarmed Combat (DEX)</w:t>
      </w:r>
    </w:p>
    <w:p w:rsidR="00000000" w:rsidDel="00000000" w:rsidP="00000000" w:rsidRDefault="00000000" w:rsidRPr="00000000" w14:paraId="000001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Skills for fighting without weapons, relying on grappling, striking, and other hand-to-hand techniques.</w:t>
      </w:r>
    </w:p>
    <w:p w:rsidR="00000000" w:rsidDel="00000000" w:rsidP="00000000" w:rsidRDefault="00000000" w:rsidRPr="00000000" w14:paraId="000001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Tactics (INT)</w:t>
      </w:r>
    </w:p>
    <w:p w:rsidR="00000000" w:rsidDel="00000000" w:rsidP="00000000" w:rsidRDefault="00000000" w:rsidRPr="00000000" w14:paraId="000001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plan and execute strategies, particularly in combat or dangerous situations. This skill is vital for organizing allies or using terrain and timing to your advantage.</w:t>
      </w:r>
    </w:p>
    <w:p w:rsidR="00000000" w:rsidDel="00000000" w:rsidP="00000000" w:rsidRDefault="00000000" w:rsidRPr="00000000" w14:paraId="000001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Mental Skills</w:t>
      </w:r>
    </w:p>
    <w:p w:rsidR="00000000" w:rsidDel="00000000" w:rsidP="00000000" w:rsidRDefault="00000000" w:rsidRPr="00000000" w14:paraId="000001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Mental skills govern your character’s intellect, investigation, and knowledge in various fields.</w:t>
      </w:r>
    </w:p>
    <w:p w:rsidR="00000000" w:rsidDel="00000000" w:rsidP="00000000" w:rsidRDefault="00000000" w:rsidRPr="00000000" w14:paraId="000001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Investigation (INT)</w:t>
      </w:r>
    </w:p>
    <w:p w:rsidR="00000000" w:rsidDel="00000000" w:rsidP="00000000" w:rsidRDefault="00000000" w:rsidRPr="00000000" w14:paraId="000001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search for clues, solve mysteries, and deduce information from evidence. This is essential for unraveling the mysteries that define the game.</w:t>
      </w:r>
    </w:p>
    <w:p w:rsidR="00000000" w:rsidDel="00000000" w:rsidP="00000000" w:rsidRDefault="00000000" w:rsidRPr="00000000" w14:paraId="000001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Occult Knowledge (INT)</w:t>
      </w:r>
    </w:p>
    <w:p w:rsidR="00000000" w:rsidDel="00000000" w:rsidP="00000000" w:rsidRDefault="00000000" w:rsidRPr="00000000" w14:paraId="000001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Knowledge of arcane lore, occult rituals, and esoteric entities. This skill allows characters to understand and interpret supernatural phenomena and the ancient forces that govern the universe.</w:t>
      </w:r>
    </w:p>
    <w:p w:rsidR="00000000" w:rsidDel="00000000" w:rsidP="00000000" w:rsidRDefault="00000000" w:rsidRPr="00000000" w14:paraId="000001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Knowledge (Science) (INT)</w:t>
      </w:r>
    </w:p>
    <w:p w:rsidR="00000000" w:rsidDel="00000000" w:rsidP="00000000" w:rsidRDefault="00000000" w:rsidRPr="00000000" w14:paraId="000001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Expertise in scientific fields, such as chemistry, physics, or biology. Characters with this skill can analyze the physical world or arcane technologies that might otherwise be incomprehensible.</w:t>
      </w:r>
    </w:p>
    <w:p w:rsidR="00000000" w:rsidDel="00000000" w:rsidP="00000000" w:rsidRDefault="00000000" w:rsidRPr="00000000" w14:paraId="000001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Knowledge (History) (INT)</w:t>
      </w:r>
    </w:p>
    <w:p w:rsidR="00000000" w:rsidDel="00000000" w:rsidP="00000000" w:rsidRDefault="00000000" w:rsidRPr="00000000" w14:paraId="000001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A broad understanding of historical events, ancient cultures, and the context of strange artifacts. This skill can help in deciphering old texts or understanding how certain pieces of knowledge have shaped the current state of the world.</w:t>
      </w:r>
    </w:p>
    <w:p w:rsidR="00000000" w:rsidDel="00000000" w:rsidP="00000000" w:rsidRDefault="00000000" w:rsidRPr="00000000" w14:paraId="000001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Medicine (CON)</w:t>
      </w:r>
    </w:p>
    <w:p w:rsidR="00000000" w:rsidDel="00000000" w:rsidP="00000000" w:rsidRDefault="00000000" w:rsidRPr="00000000" w14:paraId="000001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diagnose, treat, and heal injuries or illnesses. This includes first aid, surgery, and knowledge of human anatomy and pharmaceuticals.</w:t>
      </w:r>
    </w:p>
    <w:p w:rsidR="00000000" w:rsidDel="00000000" w:rsidP="00000000" w:rsidRDefault="00000000" w:rsidRPr="00000000" w14:paraId="000001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Survival (CON)</w:t>
      </w:r>
    </w:p>
    <w:p w:rsidR="00000000" w:rsidDel="00000000" w:rsidP="00000000" w:rsidRDefault="00000000" w:rsidRPr="00000000" w14:paraId="000001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endure and thrive in extreme conditions, whether in the wilderness, in ruins, or under dangerous circumstances. It encompasses everything from finding food and water to treating environmental injuries.</w:t>
      </w:r>
    </w:p>
    <w:p w:rsidR="00000000" w:rsidDel="00000000" w:rsidP="00000000" w:rsidRDefault="00000000" w:rsidRPr="00000000" w14:paraId="000001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Engineering (INT)</w:t>
      </w:r>
    </w:p>
    <w:p w:rsidR="00000000" w:rsidDel="00000000" w:rsidP="00000000" w:rsidRDefault="00000000" w:rsidRPr="00000000" w14:paraId="000001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understanding of mechanical systems, devices, and construction. Used for repairing or understanding machines, buildings, or technological devices.</w:t>
      </w:r>
    </w:p>
    <w:p w:rsidR="00000000" w:rsidDel="00000000" w:rsidP="00000000" w:rsidRDefault="00000000" w:rsidRPr="00000000" w14:paraId="000001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Research (INT)</w:t>
      </w:r>
    </w:p>
    <w:p w:rsidR="00000000" w:rsidDel="00000000" w:rsidP="00000000" w:rsidRDefault="00000000" w:rsidRPr="00000000" w14:paraId="000001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skill to gather information from various sources, including libraries, databases, and old tomes. Characters can use this skill to look for obscure facts or uncover hidden knowledge.</w:t>
      </w:r>
    </w:p>
    <w:p w:rsidR="00000000" w:rsidDel="00000000" w:rsidP="00000000" w:rsidRDefault="00000000" w:rsidRPr="00000000" w14:paraId="000001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Social Skills</w:t>
      </w:r>
    </w:p>
    <w:p w:rsidR="00000000" w:rsidDel="00000000" w:rsidP="00000000" w:rsidRDefault="00000000" w:rsidRPr="00000000" w14:paraId="000001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skills focus on interacting with others, whether through charm, manipulation, or leadership.</w:t>
      </w:r>
    </w:p>
    <w:p w:rsidR="00000000" w:rsidDel="00000000" w:rsidP="00000000" w:rsidRDefault="00000000" w:rsidRPr="00000000" w14:paraId="000001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Persuade (CHA)</w:t>
      </w:r>
    </w:p>
    <w:p w:rsidR="00000000" w:rsidDel="00000000" w:rsidP="00000000" w:rsidRDefault="00000000" w:rsidRPr="00000000" w14:paraId="000001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convince others to agree with your point of view, whether through reason, charm, or coercion. This skill is essential for negotiating, bartering, or gaining trust.</w:t>
      </w:r>
    </w:p>
    <w:p w:rsidR="00000000" w:rsidDel="00000000" w:rsidP="00000000" w:rsidRDefault="00000000" w:rsidRPr="00000000" w14:paraId="000001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Deception (CHA)</w:t>
      </w:r>
    </w:p>
    <w:p w:rsidR="00000000" w:rsidDel="00000000" w:rsidP="00000000" w:rsidRDefault="00000000" w:rsidRPr="00000000" w14:paraId="000001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lie convincingly and manipulate others through falsehoods. Used in situations where you need to mislead others or avoid detection.</w:t>
      </w:r>
    </w:p>
    <w:p w:rsidR="00000000" w:rsidDel="00000000" w:rsidP="00000000" w:rsidRDefault="00000000" w:rsidRPr="00000000" w14:paraId="000001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Intimidation (CHA)</w:t>
      </w:r>
    </w:p>
    <w:p w:rsidR="00000000" w:rsidDel="00000000" w:rsidP="00000000" w:rsidRDefault="00000000" w:rsidRPr="00000000" w14:paraId="000001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coerce others through threats, fear, or physical presence. This skill can be used to get information, control individuals, or deter others from taking hostile actions.</w:t>
      </w:r>
    </w:p>
    <w:p w:rsidR="00000000" w:rsidDel="00000000" w:rsidP="00000000" w:rsidRDefault="00000000" w:rsidRPr="00000000" w14:paraId="000001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Leadership (CHA)</w:t>
      </w:r>
    </w:p>
    <w:p w:rsidR="00000000" w:rsidDel="00000000" w:rsidP="00000000" w:rsidRDefault="00000000" w:rsidRPr="00000000" w14:paraId="000001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inspire others to follow your lead or rally them in difficult circumstances. This skill can turn a group of survivors into a cohesive team and guide them through perilous situations.</w:t>
      </w:r>
    </w:p>
    <w:p w:rsidR="00000000" w:rsidDel="00000000" w:rsidP="00000000" w:rsidRDefault="00000000" w:rsidRPr="00000000" w14:paraId="000001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Streetwise (INT)</w:t>
      </w:r>
    </w:p>
    <w:p w:rsidR="00000000" w:rsidDel="00000000" w:rsidP="00000000" w:rsidRDefault="00000000" w:rsidRPr="00000000" w14:paraId="000001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navigate the criminal underworld, make contacts in seedy environments, and understand the rules of survival in tough, often hostile social situations.</w:t>
      </w:r>
    </w:p>
    <w:p w:rsidR="00000000" w:rsidDel="00000000" w:rsidP="00000000" w:rsidRDefault="00000000" w:rsidRPr="00000000" w14:paraId="000001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Charm (CHA)</w:t>
      </w:r>
    </w:p>
    <w:p w:rsidR="00000000" w:rsidDel="00000000" w:rsidP="00000000" w:rsidRDefault="00000000" w:rsidRPr="00000000" w14:paraId="000001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win people over with personal magnetism, flattery, or gentle persuasion. While similar to Persuade, Charm is typically used when the stakes aren’t as high, relying more on likability than argumentation.</w:t>
      </w:r>
    </w:p>
    <w:p w:rsidR="00000000" w:rsidDel="00000000" w:rsidP="00000000" w:rsidRDefault="00000000" w:rsidRPr="00000000" w14:paraId="000001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Bargain (CHA)</w:t>
      </w:r>
    </w:p>
    <w:p w:rsidR="00000000" w:rsidDel="00000000" w:rsidP="00000000" w:rsidRDefault="00000000" w:rsidRPr="00000000" w14:paraId="000001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negotiate better deals, haggling over prices, or striking favorable bargains. This skill is vital when dealing with merchants, contacts, or potential allies.</w:t>
      </w:r>
    </w:p>
    <w:p w:rsidR="00000000" w:rsidDel="00000000" w:rsidP="00000000" w:rsidRDefault="00000000" w:rsidRPr="00000000" w14:paraId="000001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A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Special Skills</w:t>
      </w:r>
    </w:p>
    <w:p w:rsidR="00000000" w:rsidDel="00000000" w:rsidP="00000000" w:rsidRDefault="00000000" w:rsidRPr="00000000" w14:paraId="000001A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skills represent unique areas of knowledge or abilities that can aid in very specific situations.</w:t>
      </w:r>
    </w:p>
    <w:p w:rsidR="00000000" w:rsidDel="00000000" w:rsidP="00000000" w:rsidRDefault="00000000" w:rsidRPr="00000000" w14:paraId="000001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Stealth (DEX)</w:t>
      </w:r>
    </w:p>
    <w:p w:rsidR="00000000" w:rsidDel="00000000" w:rsidP="00000000" w:rsidRDefault="00000000" w:rsidRPr="00000000" w14:paraId="000001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move silently and avoid detection. Whether sneaking through dangerous areas or infiltrating an enemy base, Stealth is essential for getting around unnoticed.</w:t>
      </w:r>
    </w:p>
    <w:p w:rsidR="00000000" w:rsidDel="00000000" w:rsidP="00000000" w:rsidRDefault="00000000" w:rsidRPr="00000000" w14:paraId="000001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Hacking (INT)</w:t>
      </w:r>
    </w:p>
    <w:p w:rsidR="00000000" w:rsidDel="00000000" w:rsidP="00000000" w:rsidRDefault="00000000" w:rsidRPr="00000000" w14:paraId="000001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manipulate and break into digital systems, ranging from computers to security networks. A crucial skill in modern or futuristic settings where technology is often the key to uncovering secrets.</w:t>
      </w:r>
    </w:p>
    <w:p w:rsidR="00000000" w:rsidDel="00000000" w:rsidP="00000000" w:rsidRDefault="00000000" w:rsidRPr="00000000" w14:paraId="000001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Forgery (INT)</w:t>
      </w:r>
    </w:p>
    <w:p w:rsidR="00000000" w:rsidDel="00000000" w:rsidP="00000000" w:rsidRDefault="00000000" w:rsidRPr="00000000" w14:paraId="000001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craft false documents, identities, or objects that appear genuine. This skill is useful for creating fake credentials, signatures, or passes to bypass security.</w:t>
      </w:r>
    </w:p>
    <w:p w:rsidR="00000000" w:rsidDel="00000000" w:rsidP="00000000" w:rsidRDefault="00000000" w:rsidRPr="00000000" w14:paraId="000001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Escape Artist (DEX)</w:t>
      </w:r>
    </w:p>
    <w:p w:rsidR="00000000" w:rsidDel="00000000" w:rsidP="00000000" w:rsidRDefault="00000000" w:rsidRPr="00000000" w14:paraId="000001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escape from restraints, traps, or confinements. Whether it’s wriggling out of handcuffs or escaping a deadly trap, this skill is crucial for evading capture or survival situations.</w:t>
      </w:r>
    </w:p>
    <w:p w:rsidR="00000000" w:rsidDel="00000000" w:rsidP="00000000" w:rsidRDefault="00000000" w:rsidRPr="00000000" w14:paraId="000001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Animal Handling (WIS)</w:t>
      </w:r>
    </w:p>
    <w:p w:rsidR="00000000" w:rsidDel="00000000" w:rsidP="00000000" w:rsidRDefault="00000000" w:rsidRPr="00000000" w14:paraId="000001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train, control, or calm animals. It’s essential for anyone who works with or relies on animals, from trainers to those dealing with dangerous creatures.</w:t>
      </w:r>
    </w:p>
    <w:p w:rsidR="00000000" w:rsidDel="00000000" w:rsidP="00000000" w:rsidRDefault="00000000" w:rsidRPr="00000000" w14:paraId="000001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Alchemy (INT)</w:t>
      </w:r>
    </w:p>
    <w:p w:rsidR="00000000" w:rsidDel="00000000" w:rsidP="00000000" w:rsidRDefault="00000000" w:rsidRPr="00000000" w14:paraId="000001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knowledge of chemical and arcane substances, used to create potions, explosives, or other useful concoctions. Characters with Alchemy can craft items that have a variety of practical or esoteric effects.</w:t>
      </w:r>
    </w:p>
    <w:p w:rsidR="00000000" w:rsidDel="00000000" w:rsidP="00000000" w:rsidRDefault="00000000" w:rsidRPr="00000000" w14:paraId="000001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Piloting (DEX)</w:t>
      </w:r>
    </w:p>
    <w:p w:rsidR="00000000" w:rsidDel="00000000" w:rsidP="00000000" w:rsidRDefault="00000000" w:rsidRPr="00000000" w14:paraId="000001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control vehicles, whether they be airplanes, boats, or other advanced machinery. This skill is necessary in settings where transportation is critical to the story or escape.</w:t>
      </w:r>
    </w:p>
    <w:p w:rsidR="00000000" w:rsidDel="00000000" w:rsidP="00000000" w:rsidRDefault="00000000" w:rsidRPr="00000000" w14:paraId="000001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Art (Painting, Music, Writing, etc.) (CHA)</w:t>
      </w:r>
    </w:p>
    <w:p w:rsidR="00000000" w:rsidDel="00000000" w:rsidP="00000000" w:rsidRDefault="00000000" w:rsidRPr="00000000" w14:paraId="000001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This skill represents a character’s talent in a particular art form. Whether it’s creating works of beauty or engaging in the mental exercises that go with it, art can be a tool for communication, distraction, or catharsis.</w:t>
      </w:r>
    </w:p>
    <w:p w:rsidR="00000000" w:rsidDel="00000000" w:rsidP="00000000" w:rsidRDefault="00000000" w:rsidRPr="00000000" w14:paraId="000001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Crafting (DEX)</w:t>
      </w:r>
    </w:p>
    <w:p w:rsidR="00000000" w:rsidDel="00000000" w:rsidP="00000000" w:rsidRDefault="00000000" w:rsidRPr="00000000" w14:paraId="000001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 ability to make or repair items, including weapons, tools, or miscellaneous objects. Whether forging a new weapon or repairing damaged gear, Crafting is often a vital skill for surviving in harsh environments.</w:t>
      </w:r>
    </w:p>
    <w:p w:rsidR="00000000" w:rsidDel="00000000" w:rsidP="00000000" w:rsidRDefault="00000000" w:rsidRPr="00000000" w14:paraId="000001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2.2. Skill Check Mechanics</w:t>
      </w:r>
    </w:p>
    <w:p w:rsidR="00000000" w:rsidDel="00000000" w:rsidP="00000000" w:rsidRDefault="00000000" w:rsidRPr="00000000" w14:paraId="000001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rsidR="00000000" w:rsidDel="00000000" w:rsidP="00000000" w:rsidRDefault="00000000" w:rsidRPr="00000000" w14:paraId="000001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Success and Failure:</w:t>
      </w:r>
    </w:p>
    <w:p w:rsidR="00000000" w:rsidDel="00000000" w:rsidP="00000000" w:rsidRDefault="00000000" w:rsidRPr="00000000" w14:paraId="000001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Success: The action is completed successfully, and the character accomplishes their goal with minimal consequences.</w:t>
      </w:r>
    </w:p>
    <w:p w:rsidR="00000000" w:rsidDel="00000000" w:rsidP="00000000" w:rsidRDefault="00000000" w:rsidRPr="00000000" w14:paraId="000001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rsidR="00000000" w:rsidDel="00000000" w:rsidP="00000000" w:rsidRDefault="00000000" w:rsidRPr="00000000" w14:paraId="000001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Critical Success and Failure:</w:t>
      </w:r>
    </w:p>
    <w:p w:rsidR="00000000" w:rsidDel="00000000" w:rsidP="00000000" w:rsidRDefault="00000000" w:rsidRPr="00000000" w14:paraId="000001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Success (01-05): The action succeeds in a spectacular fashion, granting additional benefits, bonuses, or unforeseen advantages. For example, a critical success on an Investigation check might uncover hidden details that weren’t initially apparent.</w:t>
      </w:r>
    </w:p>
    <w:p w:rsidR="00000000" w:rsidDel="00000000" w:rsidP="00000000" w:rsidRDefault="00000000" w:rsidRPr="00000000" w14:paraId="000001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rsidR="00000000" w:rsidDel="00000000" w:rsidP="00000000" w:rsidRDefault="00000000" w:rsidRPr="00000000" w14:paraId="000001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2.3. Skill Difficulty and Modifiers</w:t>
      </w:r>
    </w:p>
    <w:p w:rsidR="00000000" w:rsidDel="00000000" w:rsidP="00000000" w:rsidRDefault="00000000" w:rsidRPr="00000000" w14:paraId="000001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 all actions are equal, and some tasks will naturally be harder than others. The Game Master applies difficulty modifiers to skill rolls based on how difficult or complex an action is. Difficulty modifiers can either increase or decrease a skill’s effective percentage, making the action easier or harder to achieve.</w:t>
      </w:r>
    </w:p>
    <w:p w:rsidR="00000000" w:rsidDel="00000000" w:rsidP="00000000" w:rsidRDefault="00000000" w:rsidRPr="00000000" w14:paraId="000001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Difficulty Modifiers:</w:t>
      </w:r>
    </w:p>
    <w:p w:rsidR="00000000" w:rsidDel="00000000" w:rsidP="00000000" w:rsidRDefault="00000000" w:rsidRPr="00000000" w14:paraId="000001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+10%: The task is moderately more difficult than average.</w:t>
      </w:r>
    </w:p>
    <w:p w:rsidR="00000000" w:rsidDel="00000000" w:rsidP="00000000" w:rsidRDefault="00000000" w:rsidRPr="00000000" w14:paraId="000001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+20%: The task is particularly hard, requiring extraordinary effort or knowledge.</w:t>
      </w:r>
    </w:p>
    <w:p w:rsidR="00000000" w:rsidDel="00000000" w:rsidP="00000000" w:rsidRDefault="00000000" w:rsidRPr="00000000" w14:paraId="000001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-10%: The task is made easier by favorable circumstances (e.g., a distraction, a key piece of evidence).</w:t>
      </w:r>
    </w:p>
    <w:p w:rsidR="00000000" w:rsidDel="00000000" w:rsidP="00000000" w:rsidRDefault="00000000" w:rsidRPr="00000000" w14:paraId="000001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-20%: The task is unusually simple or you have a significant advantage over the situation.</w:t>
      </w:r>
    </w:p>
    <w:p w:rsidR="00000000" w:rsidDel="00000000" w:rsidP="00000000" w:rsidRDefault="00000000" w:rsidRPr="00000000" w14:paraId="000001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Situational Modifiers:</w:t>
      </w:r>
    </w:p>
    <w:p w:rsidR="00000000" w:rsidDel="00000000" w:rsidP="00000000" w:rsidRDefault="00000000" w:rsidRPr="00000000" w14:paraId="000001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GM may also apply modifiers based on the environment, available resources, or the emotional state of the character. For example, stress from a Sanity loss could impose a +10% penalty to skill rolls as the character struggles with their mental state.</w:t>
      </w:r>
    </w:p>
    <w:p w:rsidR="00000000" w:rsidDel="00000000" w:rsidP="00000000" w:rsidRDefault="00000000" w:rsidRPr="00000000" w14:paraId="000001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rsidR="00000000" w:rsidDel="00000000" w:rsidP="00000000" w:rsidRDefault="00000000" w:rsidRPr="00000000" w14:paraId="000001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Opposed Rolls:</w:t>
      </w:r>
    </w:p>
    <w:p w:rsidR="00000000" w:rsidDel="00000000" w:rsidP="00000000" w:rsidRDefault="00000000" w:rsidRPr="00000000" w14:paraId="000001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rsidR="00000000" w:rsidDel="00000000" w:rsidP="00000000" w:rsidRDefault="00000000" w:rsidRPr="00000000" w14:paraId="000001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2.4. Untrained Skills</w:t>
      </w:r>
    </w:p>
    <w:p w:rsidR="00000000" w:rsidDel="00000000" w:rsidP="00000000" w:rsidRDefault="00000000" w:rsidRPr="00000000" w14:paraId="000001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Sometimes, a character may need to attempt an action they have no training in. In such cases, they are untrained in that skill, and their chances of success are greatly reduced.</w:t>
      </w:r>
    </w:p>
    <w:p w:rsidR="00000000" w:rsidDel="00000000" w:rsidP="00000000" w:rsidRDefault="00000000" w:rsidRPr="00000000" w14:paraId="000001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Untrained Skill Use:</w:t>
      </w:r>
    </w:p>
    <w:p w:rsidR="00000000" w:rsidDel="00000000" w:rsidP="00000000" w:rsidRDefault="00000000" w:rsidRPr="00000000" w14:paraId="000001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When rolling for a skill a character has no proficiency in, the GM applies a +20% penalty to the base skill percentage. This penalty reflects the difficulty of attempting something outside of their expertise.</w:t>
      </w:r>
    </w:p>
    <w:p w:rsidR="00000000" w:rsidDel="00000000" w:rsidP="00000000" w:rsidRDefault="00000000" w:rsidRPr="00000000" w14:paraId="000001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 example, a character with no formal Firearms training but who is trying to shoot a weapon might face a +20% penalty, making their chances of success lower than they would be if they were trained in the skill.</w:t>
      </w:r>
    </w:p>
    <w:p w:rsidR="00000000" w:rsidDel="00000000" w:rsidP="00000000" w:rsidRDefault="00000000" w:rsidRPr="00000000" w14:paraId="000001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2.5. Advancing Skills and Attributes</w:t>
      </w:r>
    </w:p>
    <w:p w:rsidR="00000000" w:rsidDel="00000000" w:rsidP="00000000" w:rsidRDefault="00000000" w:rsidRPr="00000000" w14:paraId="000001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Throughout the game, characters will gain experience based on their actions, decisions, and accomplishments. As they progress, they can advance their skills by spending experience points (XP) earned during the campaign.</w:t>
      </w:r>
    </w:p>
    <w:p w:rsidR="00000000" w:rsidDel="00000000" w:rsidP="00000000" w:rsidRDefault="00000000" w:rsidRPr="00000000" w14:paraId="000001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can be advanced by spending XP at the end of a session or milestone, typically improving by a set amount (e.g., +5% per level).</w:t>
      </w:r>
    </w:p>
    <w:p w:rsidR="00000000" w:rsidDel="00000000" w:rsidP="00000000" w:rsidRDefault="00000000" w:rsidRPr="00000000" w14:paraId="000001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Attributes are harder to improve, usually requiring significant story events or character development. The GM may allow Attribute boosts at major milestones, but these should be rare to maintain the tension and difficulty in the game.</w:t>
      </w:r>
    </w:p>
    <w:p w:rsidR="00000000" w:rsidDel="00000000" w:rsidP="00000000" w:rsidRDefault="00000000" w:rsidRPr="00000000" w14:paraId="000001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Training New Skills:</w:t>
      </w:r>
    </w:p>
    <w:p w:rsidR="00000000" w:rsidDel="00000000" w:rsidP="00000000" w:rsidRDefault="00000000" w:rsidRPr="00000000" w14:paraId="000001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If a character attempts a skill they are untrained in, they might gain experience in it after a successful check, allowing them to add a small bonus (e.g., +5%) to the skill’s base percentage.</w:t>
      </w:r>
    </w:p>
    <w:p w:rsidR="00000000" w:rsidDel="00000000" w:rsidP="00000000" w:rsidRDefault="00000000" w:rsidRPr="00000000" w14:paraId="000001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2.6. Skill Example Scenarios</w:t>
      </w:r>
    </w:p>
    <w:p w:rsidR="00000000" w:rsidDel="00000000" w:rsidP="00000000" w:rsidRDefault="00000000" w:rsidRPr="00000000" w14:paraId="000001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Let’s look at a few practical examples to understand how skills and skill checks work in The Harrowing Truth.</w:t>
      </w:r>
    </w:p>
    <w:p w:rsidR="00000000" w:rsidDel="00000000" w:rsidP="00000000" w:rsidRDefault="00000000" w:rsidRPr="00000000" w14:paraId="000001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1: Investigating a Crime Scene</w:t>
      </w:r>
    </w:p>
    <w:p w:rsidR="00000000" w:rsidDel="00000000" w:rsidP="00000000" w:rsidRDefault="00000000" w:rsidRPr="00000000" w14:paraId="000001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Investigation (60%) is examining a room for evidence related to a mysterious death.</w:t>
      </w:r>
    </w:p>
    <w:p w:rsidR="00000000" w:rsidDel="00000000" w:rsidP="00000000" w:rsidRDefault="00000000" w:rsidRPr="00000000" w14:paraId="000001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GM sets a difficulty modifier based on the scene (e.g., +10% due to a cluttered room).</w:t>
      </w:r>
    </w:p>
    <w:p w:rsidR="00000000" w:rsidDel="00000000" w:rsidP="00000000" w:rsidRDefault="00000000" w:rsidRPr="00000000" w14:paraId="000001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character rolls d100 and gets 72—a failure. They find no useful evidence and may need to search again or face a new obstacle.</w:t>
      </w:r>
    </w:p>
    <w:p w:rsidR="00000000" w:rsidDel="00000000" w:rsidP="00000000" w:rsidRDefault="00000000" w:rsidRPr="00000000" w14:paraId="000001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If they had rolled 30 or lower, they would succeed and might find a hidden clue, such as a bloodstained item that leads them to the next stage of the investigation.</w:t>
      </w:r>
    </w:p>
    <w:p w:rsidR="00000000" w:rsidDel="00000000" w:rsidP="00000000" w:rsidRDefault="00000000" w:rsidRPr="00000000" w14:paraId="000001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2: Persuading a Suspect</w:t>
      </w:r>
    </w:p>
    <w:p w:rsidR="00000000" w:rsidDel="00000000" w:rsidP="00000000" w:rsidRDefault="00000000" w:rsidRPr="00000000" w14:paraId="000001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1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Persuade (50%) tries to convince a suspect to reveal crucial information.</w:t>
      </w:r>
    </w:p>
    <w:p w:rsidR="00000000" w:rsidDel="00000000" w:rsidP="00000000" w:rsidRDefault="00000000" w:rsidRPr="00000000" w14:paraId="000001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GM sets a difficulty modifier based on the suspect’s disposition, adding +20% due to the suspect’s distrust.</w:t>
      </w:r>
    </w:p>
    <w:p w:rsidR="00000000" w:rsidDel="00000000" w:rsidP="00000000" w:rsidRDefault="00000000" w:rsidRPr="00000000" w14:paraId="000001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character rolls 63, which is a failure. The suspect remains silent, and the character might lose valuable time or face additional complications.</w:t>
      </w:r>
    </w:p>
    <w:p w:rsidR="00000000" w:rsidDel="00000000" w:rsidP="00000000" w:rsidRDefault="00000000" w:rsidRPr="00000000" w14:paraId="000001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critical success (01-05) might not only convince the suspect to talk but could reveal hidden motives or connections to a larger conspiracy.</w:t>
      </w:r>
    </w:p>
    <w:p w:rsidR="00000000" w:rsidDel="00000000" w:rsidP="00000000" w:rsidRDefault="00000000" w:rsidRPr="00000000" w14:paraId="000001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 Advancemen</w:t>
      </w:r>
    </w:p>
    <w:p w:rsidR="00000000" w:rsidDel="00000000" w:rsidP="00000000" w:rsidRDefault="00000000" w:rsidRPr="00000000" w14:paraId="000002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improve through experience points (XP), which are awarded by the Game Master based on character actions, milestones, or story progression. Each skill increases by +5% per level when using XP.</w:t>
      </w:r>
    </w:p>
    <w:p w:rsidR="00000000" w:rsidDel="00000000" w:rsidP="00000000" w:rsidRDefault="00000000" w:rsidRPr="00000000" w14:paraId="000002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02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comprehensive skill list gives players a wide range of abilities to navigate the dangerous world of The Harrowing Truth. Whether you’re using physical prowess, intellectual reasoning, social manipulation, or specialized techniques, every skill plays a part in determining your character’s ability to survive the horrors they encounter.</w:t>
      </w:r>
    </w:p>
    <w:p w:rsidR="00000000" w:rsidDel="00000000" w:rsidP="00000000" w:rsidRDefault="00000000" w:rsidRPr="00000000" w14:paraId="000002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 Development and Advancement</w:t>
      </w:r>
    </w:p>
    <w:p w:rsidR="00000000" w:rsidDel="00000000" w:rsidP="00000000" w:rsidRDefault="00000000" w:rsidRPr="00000000" w14:paraId="000002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rsidR="00000000" w:rsidDel="00000000" w:rsidP="00000000" w:rsidRDefault="00000000" w:rsidRPr="00000000" w14:paraId="000002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process mirrors the transformation of ordinary people into extraordinary (or extraordinarily broken) individuals. Growth isn’t just about numbers; it’s about reflecting the character’s journey and the scars they carry, both physical and psychological.</w:t>
      </w:r>
    </w:p>
    <w:p w:rsidR="00000000" w:rsidDel="00000000" w:rsidP="00000000" w:rsidRDefault="00000000" w:rsidRPr="00000000" w14:paraId="000002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Earning Experience Points (XP)</w:t>
      </w:r>
    </w:p>
    <w:p w:rsidR="00000000" w:rsidDel="00000000" w:rsidP="00000000" w:rsidRDefault="00000000" w:rsidRPr="00000000" w14:paraId="000002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Characters earn Experience Points (XP) as a reward for their actions and accomplishments during gameplay. The Game Master (GM) determines the amount of XP awarded based on the following factors:</w:t>
      </w:r>
    </w:p>
    <w:p w:rsidR="00000000" w:rsidDel="00000000" w:rsidP="00000000" w:rsidRDefault="00000000" w:rsidRPr="00000000" w14:paraId="000002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Story Progression: Completing major story milestones, solving mysteries, or reaching critical turning points.</w:t>
      </w:r>
    </w:p>
    <w:p w:rsidR="00000000" w:rsidDel="00000000" w:rsidP="00000000" w:rsidRDefault="00000000" w:rsidRPr="00000000" w14:paraId="000002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Roleplay: Exceptional in-character decisions, narrative-driven risks, or meaningful contributions to the stor</w:t>
      </w:r>
    </w:p>
    <w:p w:rsidR="00000000" w:rsidDel="00000000" w:rsidP="00000000" w:rsidRDefault="00000000" w:rsidRPr="00000000" w14:paraId="000002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and Survival: Successfully navigating combat or dangerous encounters.</w:t>
      </w:r>
    </w:p>
    <w:p w:rsidR="00000000" w:rsidDel="00000000" w:rsidP="00000000" w:rsidRDefault="00000000" w:rsidRPr="00000000" w14:paraId="000002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Problem-Solving: Creative solutions, clever use of skills, or outsmarting challenges</w:t>
      </w:r>
    </w:p>
    <w:p w:rsidR="00000000" w:rsidDel="00000000" w:rsidP="00000000" w:rsidRDefault="00000000" w:rsidRPr="00000000" w14:paraId="000002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XP Awards:</w:t>
      </w:r>
    </w:p>
    <w:p w:rsidR="00000000" w:rsidDel="00000000" w:rsidP="00000000" w:rsidRDefault="00000000" w:rsidRPr="00000000" w14:paraId="000002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Event</w:t>
        <w:tab/>
        <w:t xml:space="preserve">XP Awarded</w:t>
      </w:r>
    </w:p>
    <w:p w:rsidR="00000000" w:rsidDel="00000000" w:rsidP="00000000" w:rsidRDefault="00000000" w:rsidRPr="00000000" w14:paraId="000002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Discovering a major clue</w:t>
        <w:tab/>
        <w:t xml:space="preserve">50-100 XP</w:t>
      </w:r>
    </w:p>
    <w:p w:rsidR="00000000" w:rsidDel="00000000" w:rsidP="00000000" w:rsidRDefault="00000000" w:rsidRPr="00000000" w14:paraId="000002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Defeating a minor enemy</w:t>
        <w:tab/>
        <w:t xml:space="preserve">20-50 XP</w:t>
      </w:r>
    </w:p>
    <w:p w:rsidR="00000000" w:rsidDel="00000000" w:rsidP="00000000" w:rsidRDefault="00000000" w:rsidRPr="00000000" w14:paraId="000002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Surviving a catastrophic event</w:t>
        <w:tab/>
        <w:t xml:space="preserve">100-200 XP</w:t>
      </w:r>
    </w:p>
    <w:p w:rsidR="00000000" w:rsidDel="00000000" w:rsidP="00000000" w:rsidRDefault="00000000" w:rsidRPr="00000000" w14:paraId="000002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Completing a major story arc</w:t>
        <w:tab/>
        <w:t xml:space="preserve">200-500 XP</w:t>
      </w:r>
    </w:p>
    <w:p w:rsidR="00000000" w:rsidDel="00000000" w:rsidP="00000000" w:rsidRDefault="00000000" w:rsidRPr="00000000" w14:paraId="000002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GM may adjust XP awards based on the difficulty of the event and the significance of the player’s contributions.</w:t>
      </w:r>
    </w:p>
    <w:p w:rsidR="00000000" w:rsidDel="00000000" w:rsidP="00000000" w:rsidRDefault="00000000" w:rsidRPr="00000000" w14:paraId="000002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Using XP to Improve Skills</w:t>
      </w:r>
    </w:p>
    <w:p w:rsidR="00000000" w:rsidDel="00000000" w:rsidP="00000000" w:rsidRDefault="00000000" w:rsidRPr="00000000" w14:paraId="000002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the end of each session or milestone, players may spend their accumulated XP to improve their character’s abilities. Skills are the most common area of improvement and represent the practical growth of a character as they gain new knowledge or refine their expertise.</w:t>
      </w:r>
    </w:p>
    <w:p w:rsidR="00000000" w:rsidDel="00000000" w:rsidP="00000000" w:rsidRDefault="00000000" w:rsidRPr="00000000" w14:paraId="000002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 Advancement:</w:t>
      </w:r>
    </w:p>
    <w:p w:rsidR="00000000" w:rsidDel="00000000" w:rsidP="00000000" w:rsidRDefault="00000000" w:rsidRPr="00000000" w14:paraId="000002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can spend 50 XP to increase a skill by +5%.</w:t>
      </w:r>
    </w:p>
    <w:p w:rsidR="00000000" w:rsidDel="00000000" w:rsidP="00000000" w:rsidRDefault="00000000" w:rsidRPr="00000000" w14:paraId="000002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cannot be increased beyond 90% without GM approval, as mastery is rare and should reflect significant narrative milestones.</w:t>
      </w:r>
    </w:p>
    <w:p w:rsidR="00000000" w:rsidDel="00000000" w:rsidP="00000000" w:rsidRDefault="00000000" w:rsidRPr="00000000" w14:paraId="000002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that were used frequently during a session may gain bonus progression at the GM’s discretion (e.g., an automatic +5% for critical use or repeated success).</w:t>
      </w:r>
    </w:p>
    <w:p w:rsidR="00000000" w:rsidDel="00000000" w:rsidP="00000000" w:rsidRDefault="00000000" w:rsidRPr="00000000" w14:paraId="000002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2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Firearms 60% spends 100 XP to raise the skill to 70%, reflecting their growing proficiency with ranged weapons after several combat encounters.</w:t>
      </w:r>
    </w:p>
    <w:p w:rsidR="00000000" w:rsidDel="00000000" w:rsidP="00000000" w:rsidRDefault="00000000" w:rsidRPr="00000000" w14:paraId="000002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Improving Attributes</w:t>
      </w:r>
    </w:p>
    <w:p w:rsidR="00000000" w:rsidDel="00000000" w:rsidP="00000000" w:rsidRDefault="00000000" w:rsidRPr="00000000" w14:paraId="000002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Attributes are harder to improve than skills, reflecting their fundamental nature. Unlike skills, which can grow through practice and learning, attributes represent core aspects of the character that require extraordinary effort or circumstances to enhance.</w:t>
      </w:r>
    </w:p>
    <w:p w:rsidR="00000000" w:rsidDel="00000000" w:rsidP="00000000" w:rsidRDefault="00000000" w:rsidRPr="00000000" w14:paraId="000002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 Advancement:</w:t>
      </w:r>
    </w:p>
    <w:p w:rsidR="00000000" w:rsidDel="00000000" w:rsidP="00000000" w:rsidRDefault="00000000" w:rsidRPr="00000000" w14:paraId="000002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may spend 200 XP to raise an attribute by +5%.</w:t>
      </w:r>
    </w:p>
    <w:p w:rsidR="00000000" w:rsidDel="00000000" w:rsidP="00000000" w:rsidRDefault="00000000" w:rsidRPr="00000000" w14:paraId="000002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Increasing an attribute must be justified narratively. For example, a character might gain Strength after prolonged physical exertion or Sanity after overcoming significant psychological trauma.</w:t>
      </w:r>
    </w:p>
    <w:p w:rsidR="00000000" w:rsidDel="00000000" w:rsidP="00000000" w:rsidRDefault="00000000" w:rsidRPr="00000000" w14:paraId="000002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Attribute increases are limited to +10% per story arc unless otherwise approved by the GM.</w:t>
      </w:r>
    </w:p>
    <w:p w:rsidR="00000000" w:rsidDel="00000000" w:rsidP="00000000" w:rsidRDefault="00000000" w:rsidRPr="00000000" w14:paraId="000002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2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Constitution 50% spends 200 XP to raise it to 55%, representing the physical resilience they developed after weeks of survival in hostile conditions.</w:t>
      </w:r>
    </w:p>
    <w:p w:rsidR="00000000" w:rsidDel="00000000" w:rsidP="00000000" w:rsidRDefault="00000000" w:rsidRPr="00000000" w14:paraId="000002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Gaining New Skills</w:t>
      </w:r>
    </w:p>
    <w:p w:rsidR="00000000" w:rsidDel="00000000" w:rsidP="00000000" w:rsidRDefault="00000000" w:rsidRPr="00000000" w14:paraId="000002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Sometimes, a character may wish to learn a new skill that was not part of their original set. This reflects their adaptation to the challenges of the world and the need to develop expertise in previously unexplored areas.</w:t>
      </w:r>
    </w:p>
    <w:p w:rsidR="00000000" w:rsidDel="00000000" w:rsidP="00000000" w:rsidRDefault="00000000" w:rsidRPr="00000000" w14:paraId="000002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Learning a New Skill:</w:t>
      </w:r>
    </w:p>
    <w:p w:rsidR="00000000" w:rsidDel="00000000" w:rsidP="00000000" w:rsidRDefault="00000000" w:rsidRPr="00000000" w14:paraId="000002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may spend 100 XP to gain a new skill at its base percentage (determined by the relevant attribute).</w:t>
      </w:r>
    </w:p>
    <w:p w:rsidR="00000000" w:rsidDel="00000000" w:rsidP="00000000" w:rsidRDefault="00000000" w:rsidRPr="00000000" w14:paraId="000002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Additional XP can then be spent to increase the skill as normal.</w:t>
      </w:r>
    </w:p>
    <w:p w:rsidR="00000000" w:rsidDel="00000000" w:rsidP="00000000" w:rsidRDefault="00000000" w:rsidRPr="00000000" w14:paraId="000002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2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scholar decides to pick up the Firearms skill after surviving multiple hostile encounters. They spend 100 XP to gain Firearms 40% (base value tied to their DEX attribute).</w:t>
      </w:r>
    </w:p>
    <w:p w:rsidR="00000000" w:rsidDel="00000000" w:rsidP="00000000" w:rsidRDefault="00000000" w:rsidRPr="00000000" w14:paraId="000002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Sanity and Narrative Consequences</w:t>
      </w:r>
    </w:p>
    <w:p w:rsidR="00000000" w:rsidDel="00000000" w:rsidP="00000000" w:rsidRDefault="00000000" w:rsidRPr="00000000" w14:paraId="000002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rsidR="00000000" w:rsidDel="00000000" w:rsidP="00000000" w:rsidRDefault="00000000" w:rsidRPr="00000000" w14:paraId="000002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Regaining Sanity:</w:t>
      </w:r>
    </w:p>
    <w:p w:rsidR="00000000" w:rsidDel="00000000" w:rsidP="00000000" w:rsidRDefault="00000000" w:rsidRPr="00000000" w14:paraId="000002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Characters may regain 1-5 SAN by spending prolonged periods in safe environments or undergoing psychological therapy.</w:t>
      </w:r>
    </w:p>
    <w:p w:rsidR="00000000" w:rsidDel="00000000" w:rsidP="00000000" w:rsidRDefault="00000000" w:rsidRPr="00000000" w14:paraId="000002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Significant story events, such as defeating an eldritch horror or solving a mystery, may restore larger amounts of SAN, but such moments are rare.</w:t>
      </w:r>
    </w:p>
    <w:p w:rsidR="00000000" w:rsidDel="00000000" w:rsidP="00000000" w:rsidRDefault="00000000" w:rsidRPr="00000000" w14:paraId="000002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Improving Sanity is not only mechanical but also narrative, representing the character’s journey toward healing—or their descent into further madness.</w:t>
      </w:r>
    </w:p>
    <w:p w:rsidR="00000000" w:rsidDel="00000000" w:rsidP="00000000" w:rsidRDefault="00000000" w:rsidRPr="00000000" w14:paraId="000002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Personal Growth and Roleplay Rewards</w:t>
      </w:r>
    </w:p>
    <w:p w:rsidR="00000000" w:rsidDel="00000000" w:rsidP="00000000" w:rsidRDefault="00000000" w:rsidRPr="00000000" w14:paraId="000002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 all development comes from XP. The Harrowing Truth encourages players to embrace narrative-driven character growth, reflecting the experiences and challenges their characters endure.</w:t>
      </w:r>
    </w:p>
    <w:p w:rsidR="00000000" w:rsidDel="00000000" w:rsidP="00000000" w:rsidRDefault="00000000" w:rsidRPr="00000000" w14:paraId="000002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Roleplay-Based Growth:</w:t>
      </w:r>
    </w:p>
    <w:p w:rsidR="00000000" w:rsidDel="00000000" w:rsidP="00000000" w:rsidRDefault="00000000" w:rsidRPr="00000000" w14:paraId="000002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GM may grant free skill increases, new connections, or story advantages based on a player’s roleplay. For instance:</w:t>
      </w:r>
    </w:p>
    <w:p w:rsidR="00000000" w:rsidDel="00000000" w:rsidP="00000000" w:rsidRDefault="00000000" w:rsidRPr="00000000" w14:paraId="000002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character who consistently uses deception might gain a small bonus to their Deception skill without spending XP.</w:t>
      </w:r>
    </w:p>
    <w:p w:rsidR="00000000" w:rsidDel="00000000" w:rsidP="00000000" w:rsidRDefault="00000000" w:rsidRPr="00000000" w14:paraId="000002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character who befriends an NPC might gain a new ally or contact who can assist them in future missions.</w:t>
      </w:r>
    </w:p>
    <w:p w:rsidR="00000000" w:rsidDel="00000000" w:rsidP="00000000" w:rsidRDefault="00000000" w:rsidRPr="00000000" w14:paraId="000002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are encouraged to tie their roleplay choices to their character’s Background, Occupation, and evolving story arc.</w:t>
      </w:r>
    </w:p>
    <w:p w:rsidR="00000000" w:rsidDel="00000000" w:rsidP="00000000" w:rsidRDefault="00000000" w:rsidRPr="00000000" w14:paraId="000002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Limits of Advancement</w:t>
      </w:r>
    </w:p>
    <w:p w:rsidR="00000000" w:rsidDel="00000000" w:rsidP="00000000" w:rsidRDefault="00000000" w:rsidRPr="00000000" w14:paraId="000002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 Conclusion</w:t>
      </w:r>
    </w:p>
    <w:p w:rsidR="00000000" w:rsidDel="00000000" w:rsidP="00000000" w:rsidRDefault="00000000" w:rsidRPr="00000000" w14:paraId="000002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rsidR="00000000" w:rsidDel="00000000" w:rsidP="00000000" w:rsidRDefault="00000000" w:rsidRPr="00000000" w14:paraId="000002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Sorcery, psychometric &amp; The Nihilistic Pull of the eldritch and forbidden</w:t>
      </w:r>
    </w:p>
    <w:p w:rsidR="00000000" w:rsidDel="00000000" w:rsidP="00000000" w:rsidRDefault="00000000" w:rsidRPr="00000000" w14:paraId="0000026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 **Eldritch Ritualism**</w:t>
      </w:r>
    </w:p>
    <w:p w:rsidR="00000000" w:rsidDel="00000000" w:rsidP="00000000" w:rsidRDefault="00000000" w:rsidRPr="00000000" w14:paraId="000002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Eldritch Ritualism involves the invocation of ancient, otherworldly powers through complex rituals and ceremonies. This form of magic taps into the cosmic entities and forces that defy conventional understanding.</w:t>
      </w:r>
    </w:p>
    <w:p w:rsidR="00000000" w:rsidDel="00000000" w:rsidP="00000000" w:rsidRDefault="00000000" w:rsidRPr="00000000" w14:paraId="000002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**Symbolic Representations:**</w:t>
      </w:r>
    </w:p>
    <w:p w:rsidR="00000000" w:rsidDel="00000000" w:rsidP="00000000" w:rsidRDefault="00000000" w:rsidRPr="00000000" w14:paraId="000002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**Geometric Symbols:** Intricate patterns and shapes, such as interlocking triangles and hexagons, represent cosmic order and chaos.</w:t>
      </w:r>
    </w:p>
    <w:p w:rsidR="00000000" w:rsidDel="00000000" w:rsidP="00000000" w:rsidRDefault="00000000" w:rsidRPr="00000000" w14:paraId="000002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**Runic Glyphs:** Esoteric runes inscribed in ancient scripts, often associated with specific deities or entities, are used to channel energy and invoke powerful forces.</w:t>
      </w:r>
    </w:p>
    <w:p w:rsidR="00000000" w:rsidDel="00000000" w:rsidP="00000000" w:rsidRDefault="00000000" w:rsidRPr="00000000" w14:paraId="000002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 Maps:** Charts of celestial alignments and constellations that guide ritual timings and locations.</w:t>
      </w:r>
    </w:p>
    <w:p w:rsidR="00000000" w:rsidDel="00000000" w:rsidP="00000000" w:rsidRDefault="00000000" w:rsidRPr="00000000" w14:paraId="000002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**Sympathetic Energies:**</w:t>
      </w:r>
    </w:p>
    <w:p w:rsidR="00000000" w:rsidDel="00000000" w:rsidP="00000000" w:rsidRDefault="00000000" w:rsidRPr="00000000" w14:paraId="000002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**Celestial Alignments:** The alignment of planets and stars can amplify or disrupt ritual power.</w:t>
      </w:r>
    </w:p>
    <w:p w:rsidR="00000000" w:rsidDel="00000000" w:rsidP="00000000" w:rsidRDefault="00000000" w:rsidRPr="00000000" w14:paraId="000002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**Sacrificial Offerings:** Blood and rare materials act as conduits to communicate with cosmic entities.</w:t>
      </w:r>
    </w:p>
    <w:p w:rsidR="00000000" w:rsidDel="00000000" w:rsidP="00000000" w:rsidRDefault="00000000" w:rsidRPr="00000000" w14:paraId="000002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**Ancient Relics:** Artifacts imbued with eldritch energy can enhance the ritual’s effectiveness or act as focal points.</w:t>
      </w:r>
    </w:p>
    <w:p w:rsidR="00000000" w:rsidDel="00000000" w:rsidP="00000000" w:rsidRDefault="00000000" w:rsidRPr="00000000" w14:paraId="000002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 **Necromantic Sorcery**</w:t>
      </w:r>
    </w:p>
    <w:p w:rsidR="00000000" w:rsidDel="00000000" w:rsidP="00000000" w:rsidRDefault="00000000" w:rsidRPr="00000000" w14:paraId="000002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Necromantic Sorcery focuses on manipulating the dead and harnessing the energies of death and decay. Practitioners use this magic to raise and control spirits, as well as to draw power from the realm of the deceased.</w:t>
      </w:r>
    </w:p>
    <w:p w:rsidR="00000000" w:rsidDel="00000000" w:rsidP="00000000" w:rsidRDefault="00000000" w:rsidRPr="00000000" w14:paraId="000002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**Symbolic Representations:**</w:t>
      </w:r>
    </w:p>
    <w:p w:rsidR="00000000" w:rsidDel="00000000" w:rsidP="00000000" w:rsidRDefault="00000000" w:rsidRPr="00000000" w14:paraId="000002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**Skull and Bone Symbols:** Representing death and mortality, these symbols are used in rituals and spells related to the undead.</w:t>
      </w:r>
    </w:p>
    <w:p w:rsidR="00000000" w:rsidDel="00000000" w:rsidP="00000000" w:rsidRDefault="00000000" w:rsidRPr="00000000" w14:paraId="000002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**Dark Mirrors:** Used to communicate with spirits and reflect the energies of the afterlife.</w:t>
      </w:r>
    </w:p>
    <w:p w:rsidR="00000000" w:rsidDel="00000000" w:rsidP="00000000" w:rsidRDefault="00000000" w:rsidRPr="00000000" w14:paraId="000002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**Grim Reaper Imagery:** Depictions of the Grim Reaper or similar figures symbolize the transition between life and death.</w:t>
      </w:r>
    </w:p>
    <w:p w:rsidR="00000000" w:rsidDel="00000000" w:rsidP="00000000" w:rsidRDefault="00000000" w:rsidRPr="00000000" w14:paraId="000002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**Sympathetic Energies:**</w:t>
      </w:r>
    </w:p>
    <w:p w:rsidR="00000000" w:rsidDel="00000000" w:rsidP="00000000" w:rsidRDefault="00000000" w:rsidRPr="00000000" w14:paraId="000002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**Corpse Parts:** Physical remains or components from the deceased are used to summon and control spirits.</w:t>
      </w:r>
    </w:p>
    <w:p w:rsidR="00000000" w:rsidDel="00000000" w:rsidP="00000000" w:rsidRDefault="00000000" w:rsidRPr="00000000" w14:paraId="000002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**Funeral Rites:** Rituals performed at graveyards or death-related sites can enhance necromantic power.</w:t>
      </w:r>
    </w:p>
    <w:p w:rsidR="00000000" w:rsidDel="00000000" w:rsidP="00000000" w:rsidRDefault="00000000" w:rsidRPr="00000000" w14:paraId="000002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**Spirit Resonance:** The presence of lingering spirits or a strong connection to the afterlife can boost necromantic abilities.</w:t>
      </w:r>
    </w:p>
    <w:p w:rsidR="00000000" w:rsidDel="00000000" w:rsidP="00000000" w:rsidRDefault="00000000" w:rsidRPr="00000000" w14:paraId="000002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 **Technomancy**</w:t>
      </w:r>
    </w:p>
    <w:p w:rsidR="00000000" w:rsidDel="00000000" w:rsidP="00000000" w:rsidRDefault="00000000" w:rsidRPr="00000000" w14:paraId="000002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Technomancy blends magic with technology, creating a hybrid form of magic that manipulates and enhances technological devices through arcane means. This magic combines engineering with occult principles.</w:t>
      </w:r>
    </w:p>
    <w:p w:rsidR="00000000" w:rsidDel="00000000" w:rsidP="00000000" w:rsidRDefault="00000000" w:rsidRPr="00000000" w14:paraId="000002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**Symbolic Representations:**</w:t>
      </w:r>
    </w:p>
    <w:p w:rsidR="00000000" w:rsidDel="00000000" w:rsidP="00000000" w:rsidRDefault="00000000" w:rsidRPr="00000000" w14:paraId="000002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**Circuit Patterns:** Designs and layouts resembling electronic circuits represent the integration of magic and technology.</w:t>
      </w:r>
    </w:p>
    <w:p w:rsidR="00000000" w:rsidDel="00000000" w:rsidP="00000000" w:rsidRDefault="00000000" w:rsidRPr="00000000" w14:paraId="000002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**Mechanical Runes:** Symbols that combine mechanical and magical elements, used to inscribe spells into devices.</w:t>
      </w:r>
    </w:p>
    <w:p w:rsidR="00000000" w:rsidDel="00000000" w:rsidP="00000000" w:rsidRDefault="00000000" w:rsidRPr="00000000" w14:paraId="000002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**Quantum Symbols:** Representations of quantum phenomena used to manipulate technological and magical interfaces.</w:t>
      </w:r>
    </w:p>
    <w:p w:rsidR="00000000" w:rsidDel="00000000" w:rsidP="00000000" w:rsidRDefault="00000000" w:rsidRPr="00000000" w14:paraId="000002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**Sympathetic Energies:**</w:t>
      </w:r>
    </w:p>
    <w:p w:rsidR="00000000" w:rsidDel="00000000" w:rsidP="00000000" w:rsidRDefault="00000000" w:rsidRPr="00000000" w14:paraId="000002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**Electromagnetic Fields:** The manipulation of magnetic and electric fields can enhance or disrupt technomantic spells.</w:t>
      </w:r>
    </w:p>
    <w:p w:rsidR="00000000" w:rsidDel="00000000" w:rsidP="00000000" w:rsidRDefault="00000000" w:rsidRPr="00000000" w14:paraId="000002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**Data Streams:** Information flow and digital data can be harnessed to cast spells or alter technological systems.</w:t>
      </w:r>
    </w:p>
    <w:p w:rsidR="00000000" w:rsidDel="00000000" w:rsidP="00000000" w:rsidRDefault="00000000" w:rsidRPr="00000000" w14:paraId="000002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**Tech Artifacts:** Devices that bridge the gap between technology and magic, such as enchanted computers or mystical gadgets.</w:t>
      </w:r>
    </w:p>
    <w:p w:rsidR="00000000" w:rsidDel="00000000" w:rsidP="00000000" w:rsidRDefault="00000000" w:rsidRPr="00000000" w14:paraId="0000029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4. **Shamanic Animism**</w:t>
      </w:r>
    </w:p>
    <w:p w:rsidR="00000000" w:rsidDel="00000000" w:rsidP="00000000" w:rsidRDefault="00000000" w:rsidRPr="00000000" w14:paraId="0000029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Shamanic Animism involves communicating with and drawing power from spirits of nature and the animal world. Practitioners work to harmonize with the natural world and invoke its energies for magic and healing.</w:t>
      </w:r>
    </w:p>
    <w:p w:rsidR="00000000" w:rsidDel="00000000" w:rsidP="00000000" w:rsidRDefault="00000000" w:rsidRPr="00000000" w14:paraId="000002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**Symbolic Representations:**</w:t>
      </w:r>
    </w:p>
    <w:p w:rsidR="00000000" w:rsidDel="00000000" w:rsidP="00000000" w:rsidRDefault="00000000" w:rsidRPr="00000000" w14:paraId="000002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**Animal Totems:** Representations of animal spirits that guide and empower the shaman.</w:t>
      </w:r>
    </w:p>
    <w:p w:rsidR="00000000" w:rsidDel="00000000" w:rsidP="00000000" w:rsidRDefault="00000000" w:rsidRPr="00000000" w14:paraId="000002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**Nature Symbols:** Elements like trees, leaves, and rivers are used to connect with natural forces and entities.</w:t>
      </w:r>
    </w:p>
    <w:p w:rsidR="00000000" w:rsidDel="00000000" w:rsidP="00000000" w:rsidRDefault="00000000" w:rsidRPr="00000000" w14:paraId="000002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**Spirit Masks:** Masks representing various spirits and deities, used in ceremonies and rituals to channel their power.</w:t>
      </w:r>
    </w:p>
    <w:p w:rsidR="00000000" w:rsidDel="00000000" w:rsidP="00000000" w:rsidRDefault="00000000" w:rsidRPr="00000000" w14:paraId="000002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**Sympathetic Energies:**</w:t>
      </w:r>
    </w:p>
    <w:p w:rsidR="00000000" w:rsidDel="00000000" w:rsidP="00000000" w:rsidRDefault="00000000" w:rsidRPr="00000000" w14:paraId="000002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**Natural Environments:** Performing rituals in forests, mountains, or other natural settings enhances the connection with nature spirits.</w:t>
      </w:r>
    </w:p>
    <w:p w:rsidR="00000000" w:rsidDel="00000000" w:rsidP="00000000" w:rsidRDefault="00000000" w:rsidRPr="00000000" w14:paraId="000002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**Animal Offerings:** Gifts or sacrifices to animal spirits can strengthen their influence and aid in magical practices.</w:t>
      </w:r>
    </w:p>
    <w:p w:rsidR="00000000" w:rsidDel="00000000" w:rsidP="00000000" w:rsidRDefault="00000000" w:rsidRPr="00000000" w14:paraId="000002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**Seasonal Changes:** Aligning rituals with natural cycles and seasons amplifies the effectiveness of shamanic magic.</w:t>
      </w:r>
    </w:p>
    <w:p w:rsidR="00000000" w:rsidDel="00000000" w:rsidP="00000000" w:rsidRDefault="00000000" w:rsidRPr="00000000" w14:paraId="000002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 **Quantum Mysticism**</w:t>
      </w:r>
    </w:p>
    <w:p w:rsidR="00000000" w:rsidDel="00000000" w:rsidP="00000000" w:rsidRDefault="00000000" w:rsidRPr="00000000" w14:paraId="000002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Quantum Mysticism explores the manipulation of reality at the subatomic level, using principles of quantum mechanics and mysticism to alter physical and metaphysical aspects of existence. This form of magic involves bending the fabric of reality.</w:t>
      </w:r>
    </w:p>
    <w:p w:rsidR="00000000" w:rsidDel="00000000" w:rsidP="00000000" w:rsidRDefault="00000000" w:rsidRPr="00000000" w14:paraId="000002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**Symbolic Representations:**</w:t>
      </w:r>
    </w:p>
    <w:p w:rsidR="00000000" w:rsidDel="00000000" w:rsidP="00000000" w:rsidRDefault="00000000" w:rsidRPr="00000000" w14:paraId="000002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**Wave-Particle Symbols:** Representations of quantum phenomena like wave-particle duality, used to manipulate reality.</w:t>
      </w:r>
    </w:p>
    <w:p w:rsidR="00000000" w:rsidDel="00000000" w:rsidP="00000000" w:rsidRDefault="00000000" w:rsidRPr="00000000" w14:paraId="000002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**Fractal Patterns:** Geometric patterns that symbolize the infinite complexity and interconnectedness of the universe.</w:t>
      </w:r>
    </w:p>
    <w:p w:rsidR="00000000" w:rsidDel="00000000" w:rsidP="00000000" w:rsidRDefault="00000000" w:rsidRPr="00000000" w14:paraId="000002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**Probability Charts:** Diagrams that depict possible outcomes and probabilities, used to influence chance and fate.</w:t>
      </w:r>
    </w:p>
    <w:p w:rsidR="00000000" w:rsidDel="00000000" w:rsidP="00000000" w:rsidRDefault="00000000" w:rsidRPr="00000000" w14:paraId="000002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**Sympathetic Energies:**</w:t>
      </w:r>
    </w:p>
    <w:p w:rsidR="00000000" w:rsidDel="00000000" w:rsidP="00000000" w:rsidRDefault="00000000" w:rsidRPr="00000000" w14:paraId="000002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**Quantum Fluctuations:** Small changes in the quantum field can trigger significant alterations in reality.</w:t>
      </w:r>
    </w:p>
    <w:p w:rsidR="00000000" w:rsidDel="00000000" w:rsidP="00000000" w:rsidRDefault="00000000" w:rsidRPr="00000000" w14:paraId="000002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**Dimensional Gates:** Portals or devices that link to alternate dimensions or realities, enhancing quantum mystical effects.</w:t>
      </w:r>
    </w:p>
    <w:p w:rsidR="00000000" w:rsidDel="00000000" w:rsidP="00000000" w:rsidRDefault="00000000" w:rsidRPr="00000000" w14:paraId="000002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**Temporal Distortions:** Manipulating time and space to achieve desired outcomes or influence events across different realities.</w:t>
      </w:r>
    </w:p>
    <w:p w:rsidR="00000000" w:rsidDel="00000000" w:rsidP="00000000" w:rsidRDefault="00000000" w:rsidRPr="00000000" w14:paraId="000002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Universal Spell and Effect Creation Template</w:t>
      </w:r>
    </w:p>
    <w:p w:rsidR="00000000" w:rsidDel="00000000" w:rsidP="00000000" w:rsidRDefault="00000000" w:rsidRPr="00000000" w14:paraId="000002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template helps players create their own spells and effects within the constraints of the five categories of magic outlined previously. Each spell or effect should adhere to the thematic and operational constraints of its category.</w:t>
      </w:r>
    </w:p>
    <w:p w:rsidR="00000000" w:rsidDel="00000000" w:rsidP="00000000" w:rsidRDefault="00000000" w:rsidRPr="00000000" w14:paraId="000002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2B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**Spell/Effect Name:**</w:t>
      </w:r>
    </w:p>
    <w:p w:rsidR="00000000" w:rsidDel="00000000" w:rsidP="00000000" w:rsidRDefault="00000000" w:rsidRPr="00000000" w14:paraId="000002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*Provide a descriptive name for the spell or effect.*</w:t>
      </w:r>
    </w:p>
    <w:p w:rsidR="00000000" w:rsidDel="00000000" w:rsidP="00000000" w:rsidRDefault="00000000" w:rsidRPr="00000000" w14:paraId="000002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2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**Magic Category:**</w:t>
      </w:r>
    </w:p>
    <w:p w:rsidR="00000000" w:rsidDel="00000000" w:rsidP="00000000" w:rsidRDefault="00000000" w:rsidRPr="00000000" w14:paraId="000002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*Select one of the following categories:*</w:t>
      </w:r>
    </w:p>
    <w:p w:rsidR="00000000" w:rsidDel="00000000" w:rsidP="00000000" w:rsidRDefault="00000000" w:rsidRPr="00000000" w14:paraId="000002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Eldritch Ritualism</w:t>
      </w:r>
    </w:p>
    <w:p w:rsidR="00000000" w:rsidDel="00000000" w:rsidP="00000000" w:rsidRDefault="00000000" w:rsidRPr="00000000" w14:paraId="000002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Necromantic Sorcery</w:t>
      </w:r>
    </w:p>
    <w:p w:rsidR="00000000" w:rsidDel="00000000" w:rsidP="00000000" w:rsidRDefault="00000000" w:rsidRPr="00000000" w14:paraId="000002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Technomancy</w:t>
      </w:r>
    </w:p>
    <w:p w:rsidR="00000000" w:rsidDel="00000000" w:rsidP="00000000" w:rsidRDefault="00000000" w:rsidRPr="00000000" w14:paraId="000002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Shamanic Animism</w:t>
      </w:r>
    </w:p>
    <w:p w:rsidR="00000000" w:rsidDel="00000000" w:rsidP="00000000" w:rsidRDefault="00000000" w:rsidRPr="00000000" w14:paraId="000002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Quantum Mysticism</w:t>
      </w:r>
    </w:p>
    <w:p w:rsidR="00000000" w:rsidDel="00000000" w:rsidP="00000000" w:rsidRDefault="00000000" w:rsidRPr="00000000" w14:paraId="000002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2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**Description:**</w:t>
      </w:r>
    </w:p>
    <w:p w:rsidR="00000000" w:rsidDel="00000000" w:rsidP="00000000" w:rsidRDefault="00000000" w:rsidRPr="00000000" w14:paraId="000002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*Briefly describe what the spell or effect does, including its purpose and any unique aspects.*</w:t>
      </w:r>
    </w:p>
    <w:p w:rsidR="00000000" w:rsidDel="00000000" w:rsidP="00000000" w:rsidRDefault="00000000" w:rsidRPr="00000000" w14:paraId="000002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2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**Symbolic Representations:**</w:t>
      </w:r>
    </w:p>
    <w:p w:rsidR="00000000" w:rsidDel="00000000" w:rsidP="00000000" w:rsidRDefault="00000000" w:rsidRPr="00000000" w14:paraId="000002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*List the symbolic elements used in the spell or effect. Ensure these are consistent with the chosen category’s symbolic representations.*</w:t>
      </w:r>
    </w:p>
    <w:p w:rsidR="00000000" w:rsidDel="00000000" w:rsidP="00000000" w:rsidRDefault="00000000" w:rsidRPr="00000000" w14:paraId="000002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**Symbol 1:** *Describe the symbol and its significance.*</w:t>
      </w:r>
    </w:p>
    <w:p w:rsidR="00000000" w:rsidDel="00000000" w:rsidP="00000000" w:rsidRDefault="00000000" w:rsidRPr="00000000" w14:paraId="000002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**Symbol 2:** *Describe the symbol and its significance.*</w:t>
      </w:r>
    </w:p>
    <w:p w:rsidR="00000000" w:rsidDel="00000000" w:rsidP="00000000" w:rsidRDefault="00000000" w:rsidRPr="00000000" w14:paraId="000002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**Symbol 3:** *Describe the symbol and its significance.*</w:t>
      </w:r>
    </w:p>
    <w:p w:rsidR="00000000" w:rsidDel="00000000" w:rsidP="00000000" w:rsidRDefault="00000000" w:rsidRPr="00000000" w14:paraId="000002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2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**Sympathetic Energies:**</w:t>
      </w:r>
    </w:p>
    <w:p w:rsidR="00000000" w:rsidDel="00000000" w:rsidP="00000000" w:rsidRDefault="00000000" w:rsidRPr="00000000" w14:paraId="000002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*Identify the sympathetic energies that influence the spell or effect. Ensure these align with the category’s sympathetic energies.*</w:t>
      </w:r>
    </w:p>
    <w:p w:rsidR="00000000" w:rsidDel="00000000" w:rsidP="00000000" w:rsidRDefault="00000000" w:rsidRPr="00000000" w14:paraId="000002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**Energy Source 1:** *Describe the energy source and its role.*</w:t>
      </w:r>
    </w:p>
    <w:p w:rsidR="00000000" w:rsidDel="00000000" w:rsidP="00000000" w:rsidRDefault="00000000" w:rsidRPr="00000000" w14:paraId="000002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**Energy Source 2:** *Describe the energy source and its role.*</w:t>
      </w:r>
    </w:p>
    <w:p w:rsidR="00000000" w:rsidDel="00000000" w:rsidP="00000000" w:rsidRDefault="00000000" w:rsidRPr="00000000" w14:paraId="000002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**Energy Source 3:** *Describe the energy source and its role.*</w:t>
      </w:r>
    </w:p>
    <w:p w:rsidR="00000000" w:rsidDel="00000000" w:rsidP="00000000" w:rsidRDefault="00000000" w:rsidRPr="00000000" w14:paraId="000002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2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**Components Required:**</w:t>
      </w:r>
    </w:p>
    <w:p w:rsidR="00000000" w:rsidDel="00000000" w:rsidP="00000000" w:rsidRDefault="00000000" w:rsidRPr="00000000" w14:paraId="000002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*Specify any physical components, artifacts, or materials needed to cast the spell or trigger the effect.*</w:t>
      </w:r>
    </w:p>
    <w:p w:rsidR="00000000" w:rsidDel="00000000" w:rsidP="00000000" w:rsidRDefault="00000000" w:rsidRPr="00000000" w14:paraId="000002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**Component 1:** *Describe the component and its use.*</w:t>
      </w:r>
    </w:p>
    <w:p w:rsidR="00000000" w:rsidDel="00000000" w:rsidP="00000000" w:rsidRDefault="00000000" w:rsidRPr="00000000" w14:paraId="000002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**Component 2:** *Describe the component and its use.*</w:t>
      </w:r>
    </w:p>
    <w:p w:rsidR="00000000" w:rsidDel="00000000" w:rsidP="00000000" w:rsidRDefault="00000000" w:rsidRPr="00000000" w14:paraId="000002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**Component 3:** *Describe the component and its use.*</w:t>
      </w:r>
    </w:p>
    <w:p w:rsidR="00000000" w:rsidDel="00000000" w:rsidP="00000000" w:rsidRDefault="00000000" w:rsidRPr="00000000" w14:paraId="000002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2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**Ritual/Activation Process:**</w:t>
      </w:r>
    </w:p>
    <w:p w:rsidR="00000000" w:rsidDel="00000000" w:rsidP="00000000" w:rsidRDefault="00000000" w:rsidRPr="00000000" w14:paraId="000002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*Detail the steps or rituals required to activate the spell or effect. Include any necessary actions or sequences.*</w:t>
      </w:r>
    </w:p>
    <w:p w:rsidR="00000000" w:rsidDel="00000000" w:rsidP="00000000" w:rsidRDefault="00000000" w:rsidRPr="00000000" w14:paraId="000002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*Step 1:* *Describe the first action or preparation.*</w:t>
      </w:r>
    </w:p>
    <w:p w:rsidR="00000000" w:rsidDel="00000000" w:rsidP="00000000" w:rsidRDefault="00000000" w:rsidRPr="00000000" w14:paraId="000002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*Step 2:* *Describe the next action or preparation.*</w:t>
      </w:r>
    </w:p>
    <w:p w:rsidR="00000000" w:rsidDel="00000000" w:rsidP="00000000" w:rsidRDefault="00000000" w:rsidRPr="00000000" w14:paraId="000002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*Step 3:* *Describe the final action or ritual.*</w:t>
      </w:r>
    </w:p>
    <w:p w:rsidR="00000000" w:rsidDel="00000000" w:rsidP="00000000" w:rsidRDefault="00000000" w:rsidRPr="00000000" w14:paraId="000002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2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**Effects and Outcomes:**</w:t>
      </w:r>
    </w:p>
    <w:p w:rsidR="00000000" w:rsidDel="00000000" w:rsidP="00000000" w:rsidRDefault="00000000" w:rsidRPr="00000000" w14:paraId="000002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*Outline the immediate and long-term effects of the spell or effect. Include any potential side effects or consequences.*</w:t>
      </w:r>
    </w:p>
    <w:p w:rsidR="00000000" w:rsidDel="00000000" w:rsidP="00000000" w:rsidRDefault="00000000" w:rsidRPr="00000000" w14:paraId="000002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**Primary Effect:** *Describe the main result of the spell or effect.*</w:t>
      </w:r>
    </w:p>
    <w:p w:rsidR="00000000" w:rsidDel="00000000" w:rsidP="00000000" w:rsidRDefault="00000000" w:rsidRPr="00000000" w14:paraId="000002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**Secondary Effect:** *Describe any additional impacts or outcomes.*</w:t>
      </w:r>
    </w:p>
    <w:p w:rsidR="00000000" w:rsidDel="00000000" w:rsidP="00000000" w:rsidRDefault="00000000" w:rsidRPr="00000000" w14:paraId="000002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**Side Effects:** *Describe any potential negative consequences or risks.*</w:t>
      </w:r>
    </w:p>
    <w:p w:rsidR="00000000" w:rsidDel="00000000" w:rsidP="00000000" w:rsidRDefault="00000000" w:rsidRPr="00000000" w14:paraId="000002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2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**Range and Duration:**</w:t>
      </w:r>
    </w:p>
    <w:p w:rsidR="00000000" w:rsidDel="00000000" w:rsidP="00000000" w:rsidRDefault="00000000" w:rsidRPr="00000000" w14:paraId="000002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*Specify the range of the spell or effect and how long it lasts.*</w:t>
      </w:r>
    </w:p>
    <w:p w:rsidR="00000000" w:rsidDel="00000000" w:rsidP="00000000" w:rsidRDefault="00000000" w:rsidRPr="00000000" w14:paraId="000002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**Range:** *Describe the distance or scope of the effect.*</w:t>
      </w:r>
    </w:p>
    <w:p w:rsidR="00000000" w:rsidDel="00000000" w:rsidP="00000000" w:rsidRDefault="00000000" w:rsidRPr="00000000" w14:paraId="000002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**Duration:** *Describe how long the effect persists.*</w:t>
      </w:r>
    </w:p>
    <w:p w:rsidR="00000000" w:rsidDel="00000000" w:rsidP="00000000" w:rsidRDefault="00000000" w:rsidRPr="00000000" w14:paraId="000002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2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2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**Difficulty and Risks:**</w:t>
      </w:r>
    </w:p>
    <w:p w:rsidR="00000000" w:rsidDel="00000000" w:rsidP="00000000" w:rsidRDefault="00000000" w:rsidRPr="00000000" w14:paraId="000003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*Detail the difficulty of casting the spell or triggering the effect, including any risks involved.*</w:t>
      </w:r>
    </w:p>
    <w:p w:rsidR="00000000" w:rsidDel="00000000" w:rsidP="00000000" w:rsidRDefault="00000000" w:rsidRPr="00000000" w14:paraId="000003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**Difficulty Level:** *Rate the difficulty of the spell or effect (e.g., Easy, Medium, Hard).*</w:t>
      </w:r>
    </w:p>
    <w:p w:rsidR="00000000" w:rsidDel="00000000" w:rsidP="00000000" w:rsidRDefault="00000000" w:rsidRPr="00000000" w14:paraId="000003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**Risks:** *Describe any potential dangers or complications.*</w:t>
      </w:r>
    </w:p>
    <w:p w:rsidR="00000000" w:rsidDel="00000000" w:rsidP="00000000" w:rsidRDefault="00000000" w:rsidRPr="00000000" w14:paraId="000003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3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w:t>
      </w:r>
    </w:p>
    <w:p w:rsidR="00000000" w:rsidDel="00000000" w:rsidP="00000000" w:rsidRDefault="00000000" w:rsidRPr="00000000" w14:paraId="000003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**Spell/Effect Name:** *Eldritch Convergence*</w:t>
      </w:r>
    </w:p>
    <w:p w:rsidR="00000000" w:rsidDel="00000000" w:rsidP="00000000" w:rsidRDefault="00000000" w:rsidRPr="00000000" w14:paraId="000003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**Magic Category:** *Eldritch Ritualism*</w:t>
      </w:r>
    </w:p>
    <w:p w:rsidR="00000000" w:rsidDel="00000000" w:rsidP="00000000" w:rsidRDefault="00000000" w:rsidRPr="00000000" w14:paraId="000003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*A ritual to summon a minor eldritch entity and bind it to a specific location.*</w:t>
      </w:r>
    </w:p>
    <w:p w:rsidR="00000000" w:rsidDel="00000000" w:rsidP="00000000" w:rsidRDefault="00000000" w:rsidRPr="00000000" w14:paraId="000003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**Symbolic Representations:**</w:t>
      </w:r>
    </w:p>
    <w:p w:rsidR="00000000" w:rsidDel="00000000" w:rsidP="00000000" w:rsidRDefault="00000000" w:rsidRPr="00000000" w14:paraId="000003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**Geometric Symbols:** *Interlocking triangles forming a protective barrier.*</w:t>
      </w:r>
    </w:p>
    <w:p w:rsidR="00000000" w:rsidDel="00000000" w:rsidP="00000000" w:rsidRDefault="00000000" w:rsidRPr="00000000" w14:paraId="000003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**Runic Glyphs:** *Ancient runes of summoning inscribed around the ritual site.*</w:t>
      </w:r>
    </w:p>
    <w:p w:rsidR="00000000" w:rsidDel="00000000" w:rsidP="00000000" w:rsidRDefault="00000000" w:rsidRPr="00000000" w14:paraId="000003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 Maps:** *Celestial alignment charts used to time the ritual.*</w:t>
      </w:r>
    </w:p>
    <w:p w:rsidR="00000000" w:rsidDel="00000000" w:rsidP="00000000" w:rsidRDefault="00000000" w:rsidRPr="00000000" w14:paraId="000003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**Sympathetic Energies:**</w:t>
      </w:r>
    </w:p>
    <w:p w:rsidR="00000000" w:rsidDel="00000000" w:rsidP="00000000" w:rsidRDefault="00000000" w:rsidRPr="00000000" w14:paraId="000003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**Celestial Alignments:** *Ritual effectiveness depends on the alignment of the moon and stars.*</w:t>
      </w:r>
    </w:p>
    <w:p w:rsidR="00000000" w:rsidDel="00000000" w:rsidP="00000000" w:rsidRDefault="00000000" w:rsidRPr="00000000" w14:paraId="000003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**Sacrificial Offerings:** *A small ritual sacrifice to strengthen the binding.*</w:t>
      </w:r>
    </w:p>
    <w:p w:rsidR="00000000" w:rsidDel="00000000" w:rsidP="00000000" w:rsidRDefault="00000000" w:rsidRPr="00000000" w14:paraId="000003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**Ancient Relics:** *Use of a ritual dagger imbued with eldritch power.*</w:t>
      </w:r>
    </w:p>
    <w:p w:rsidR="00000000" w:rsidDel="00000000" w:rsidP="00000000" w:rsidRDefault="00000000" w:rsidRPr="00000000" w14:paraId="000003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**Components Required:**</w:t>
      </w:r>
    </w:p>
    <w:p w:rsidR="00000000" w:rsidDel="00000000" w:rsidP="00000000" w:rsidRDefault="00000000" w:rsidRPr="00000000" w14:paraId="000003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**Component 1:** *A ceremonial dagger.*</w:t>
      </w:r>
    </w:p>
    <w:p w:rsidR="00000000" w:rsidDel="00000000" w:rsidP="00000000" w:rsidRDefault="00000000" w:rsidRPr="00000000" w14:paraId="000003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**Component 2:** *A vial of rare incense.*</w:t>
      </w:r>
    </w:p>
    <w:p w:rsidR="00000000" w:rsidDel="00000000" w:rsidP="00000000" w:rsidRDefault="00000000" w:rsidRPr="00000000" w14:paraId="000003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**Component 3:** *An ancient tome with summoning rituals.*</w:t>
      </w:r>
    </w:p>
    <w:p w:rsidR="00000000" w:rsidDel="00000000" w:rsidP="00000000" w:rsidRDefault="00000000" w:rsidRPr="00000000" w14:paraId="000003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**Ritual/Activation Process:**</w:t>
      </w:r>
    </w:p>
    <w:p w:rsidR="00000000" w:rsidDel="00000000" w:rsidP="00000000" w:rsidRDefault="00000000" w:rsidRPr="00000000" w14:paraId="000003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*Draw the geometric symbols on the ground.*</w:t>
      </w:r>
    </w:p>
    <w:p w:rsidR="00000000" w:rsidDel="00000000" w:rsidP="00000000" w:rsidRDefault="00000000" w:rsidRPr="00000000" w14:paraId="000003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*Place the runic glyphs around the ritual site.*</w:t>
      </w:r>
    </w:p>
    <w:p w:rsidR="00000000" w:rsidDel="00000000" w:rsidP="00000000" w:rsidRDefault="00000000" w:rsidRPr="00000000" w14:paraId="000003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*Perform the summoning chant while holding the ceremonial dagger.*</w:t>
      </w:r>
    </w:p>
    <w:p w:rsidR="00000000" w:rsidDel="00000000" w:rsidP="00000000" w:rsidRDefault="00000000" w:rsidRPr="00000000" w14:paraId="000003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**Effects and Outcomes:**</w:t>
      </w:r>
    </w:p>
    <w:p w:rsidR="00000000" w:rsidDel="00000000" w:rsidP="00000000" w:rsidRDefault="00000000" w:rsidRPr="00000000" w14:paraId="000003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**Primary Effect:** *Summons a minor eldritch entity.*</w:t>
      </w:r>
    </w:p>
    <w:p w:rsidR="00000000" w:rsidDel="00000000" w:rsidP="00000000" w:rsidRDefault="00000000" w:rsidRPr="00000000" w14:paraId="000003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**Secondary Effect:** *Creates a protective barrier around the ritual site.*</w:t>
      </w:r>
    </w:p>
    <w:p w:rsidR="00000000" w:rsidDel="00000000" w:rsidP="00000000" w:rsidRDefault="00000000" w:rsidRPr="00000000" w14:paraId="000003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**Side Effects:** *Residual eldritch energy may cause paranoia and hallucinations.*</w:t>
      </w:r>
    </w:p>
    <w:p w:rsidR="00000000" w:rsidDel="00000000" w:rsidP="00000000" w:rsidRDefault="00000000" w:rsidRPr="00000000" w14:paraId="000003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**Range and Duration:**</w:t>
      </w:r>
    </w:p>
    <w:p w:rsidR="00000000" w:rsidDel="00000000" w:rsidP="00000000" w:rsidRDefault="00000000" w:rsidRPr="00000000" w14:paraId="000003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**Range:** *Effect is localized to the ritual site.*</w:t>
      </w:r>
    </w:p>
    <w:p w:rsidR="00000000" w:rsidDel="00000000" w:rsidP="00000000" w:rsidRDefault="00000000" w:rsidRPr="00000000" w14:paraId="000003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**Duration:** *Entity remains bound for 24 hours.*</w:t>
      </w:r>
    </w:p>
    <w:p w:rsidR="00000000" w:rsidDel="00000000" w:rsidP="00000000" w:rsidRDefault="00000000" w:rsidRPr="00000000" w14:paraId="000003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**Difficulty and Risks:**</w:t>
      </w:r>
    </w:p>
    <w:p w:rsidR="00000000" w:rsidDel="00000000" w:rsidP="00000000" w:rsidRDefault="00000000" w:rsidRPr="00000000" w14:paraId="000003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**Difficulty Level:** *Hard.*</w:t>
      </w:r>
    </w:p>
    <w:p w:rsidR="00000000" w:rsidDel="00000000" w:rsidP="00000000" w:rsidRDefault="00000000" w:rsidRPr="00000000" w14:paraId="000003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**Risks:** *Improper execution may lead to the entity breaking free or causing widespread madness.*</w:t>
      </w:r>
    </w:p>
    <w:p w:rsidR="00000000" w:rsidDel="00000000" w:rsidP="00000000" w:rsidRDefault="00000000" w:rsidRPr="00000000" w14:paraId="000003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3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template allows players to design custom spells and effects while maintaining consistency with their chosen magic category.</w:t>
      </w:r>
    </w:p>
    <w:p w:rsidR="00000000" w:rsidDel="00000000" w:rsidP="00000000" w:rsidRDefault="00000000" w:rsidRPr="00000000" w14:paraId="000003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Consequence Tracking System</w:t>
      </w:r>
    </w:p>
    <w:p w:rsidR="00000000" w:rsidDel="00000000" w:rsidP="00000000" w:rsidRDefault="00000000" w:rsidRPr="00000000" w14:paraId="000003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Consequence Tracking System manages the impact of magic use and the outcomes of spellcasting. It includes both positive and negative consequences, depending on the nature of the magic used and its execution. This system helps maintain a balance between risk and reward, ensuring that players face meaningful outcomes from their actions.</w:t>
      </w:r>
    </w:p>
    <w:p w:rsidR="00000000" w:rsidDel="00000000" w:rsidP="00000000" w:rsidRDefault="00000000" w:rsidRPr="00000000" w14:paraId="000003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3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**Consequence Categories:**</w:t>
      </w:r>
    </w:p>
    <w:p w:rsidR="00000000" w:rsidDel="00000000" w:rsidP="00000000" w:rsidRDefault="00000000" w:rsidRPr="00000000" w14:paraId="000003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**Enhanced Benefits**</w:t>
      </w:r>
    </w:p>
    <w:p w:rsidR="00000000" w:rsidDel="00000000" w:rsidP="00000000" w:rsidRDefault="00000000" w:rsidRPr="00000000" w14:paraId="000003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**Neutral Effects**</w:t>
      </w:r>
    </w:p>
    <w:p w:rsidR="00000000" w:rsidDel="00000000" w:rsidP="00000000" w:rsidRDefault="00000000" w:rsidRPr="00000000" w14:paraId="000003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**Malignant Consequences**</w:t>
      </w:r>
    </w:p>
    <w:p w:rsidR="00000000" w:rsidDel="00000000" w:rsidP="00000000" w:rsidRDefault="00000000" w:rsidRPr="00000000" w14:paraId="000003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3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 Enhanced Benefits**</w:t>
      </w:r>
    </w:p>
    <w:p w:rsidR="00000000" w:rsidDel="00000000" w:rsidP="00000000" w:rsidRDefault="00000000" w:rsidRPr="00000000" w14:paraId="000003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These are positive outcomes that can arise from successful spellcasting or particularly creative and effective use of magic. They offer significant rewards and can exalt the character.</w:t>
      </w:r>
    </w:p>
    <w:p w:rsidR="00000000" w:rsidDel="00000000" w:rsidP="00000000" w:rsidRDefault="00000000" w:rsidRPr="00000000" w14:paraId="000003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**Tracking Method:**</w:t>
      </w:r>
    </w:p>
    <w:p w:rsidR="00000000" w:rsidDel="00000000" w:rsidP="00000000" w:rsidRDefault="00000000" w:rsidRPr="00000000" w14:paraId="000003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**Enhanced Power:** *Gain temporary boosts in abilities or skills directly related to the spell’s effect.*</w:t>
      </w:r>
    </w:p>
    <w:p w:rsidR="00000000" w:rsidDel="00000000" w:rsidP="00000000" w:rsidRDefault="00000000" w:rsidRPr="00000000" w14:paraId="000003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A successful summoning spell might temporarily enhance the character's charisma or manipulation abilities.</w:t>
      </w:r>
    </w:p>
    <w:p w:rsidR="00000000" w:rsidDel="00000000" w:rsidP="00000000" w:rsidRDefault="00000000" w:rsidRPr="00000000" w14:paraId="000003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**Miraculous Outcomes:** *Achieve extraordinary effects or breakthroughs that surpass the original intent of the spell.*</w:t>
      </w:r>
    </w:p>
    <w:p w:rsidR="00000000" w:rsidDel="00000000" w:rsidP="00000000" w:rsidRDefault="00000000" w:rsidRPr="00000000" w14:paraId="000003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A ritual intended to summon a minor entity might instead attract the attention of a powerful cosmic being, granting the character a boon.</w:t>
      </w:r>
    </w:p>
    <w:p w:rsidR="00000000" w:rsidDel="00000000" w:rsidP="00000000" w:rsidRDefault="00000000" w:rsidRPr="00000000" w14:paraId="000003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**Exaltation:** *Receive recognition, favors, or support from powerful entities or factions.*</w:t>
      </w:r>
    </w:p>
    <w:p w:rsidR="00000000" w:rsidDel="00000000" w:rsidP="00000000" w:rsidRDefault="00000000" w:rsidRPr="00000000" w14:paraId="000003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Successfully completing an arduous ritual might earn the character the favor of a revered eldritch entity, providing future assistance.</w:t>
      </w:r>
    </w:p>
    <w:p w:rsidR="00000000" w:rsidDel="00000000" w:rsidP="00000000" w:rsidRDefault="00000000" w:rsidRPr="00000000" w14:paraId="000003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**Tracking Mechanism:**</w:t>
      </w:r>
    </w:p>
    <w:p w:rsidR="00000000" w:rsidDel="00000000" w:rsidP="00000000" w:rsidRDefault="00000000" w:rsidRPr="00000000" w14:paraId="000003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**Success Rate:** *Percentage chance of enhanced benefits based on spell difficulty and execution quality.*</w:t>
      </w:r>
    </w:p>
    <w:p w:rsidR="00000000" w:rsidDel="00000000" w:rsidP="00000000" w:rsidRDefault="00000000" w:rsidRPr="00000000" w14:paraId="000003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**Tracking Sheet:** *Record the specific benefits gained and their duration.*</w:t>
      </w:r>
    </w:p>
    <w:p w:rsidR="00000000" w:rsidDel="00000000" w:rsidP="00000000" w:rsidRDefault="00000000" w:rsidRPr="00000000" w14:paraId="000003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3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 Neutral Effects**</w:t>
      </w:r>
    </w:p>
    <w:p w:rsidR="00000000" w:rsidDel="00000000" w:rsidP="00000000" w:rsidRDefault="00000000" w:rsidRPr="00000000" w14:paraId="000003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These are effects that neither significantly harm nor benefit the character. They result from ordinary spellcasting and represent expected outcomes with no major repercussions.</w:t>
      </w:r>
    </w:p>
    <w:p w:rsidR="00000000" w:rsidDel="00000000" w:rsidP="00000000" w:rsidRDefault="00000000" w:rsidRPr="00000000" w14:paraId="000003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**Tracking Method:**</w:t>
      </w:r>
    </w:p>
    <w:p w:rsidR="00000000" w:rsidDel="00000000" w:rsidP="00000000" w:rsidRDefault="00000000" w:rsidRPr="00000000" w14:paraId="000003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**Minor Outcomes:** *Achieve the basic results of the spell without significant additional effects.*</w:t>
      </w:r>
    </w:p>
    <w:p w:rsidR="00000000" w:rsidDel="00000000" w:rsidP="00000000" w:rsidRDefault="00000000" w:rsidRPr="00000000" w14:paraId="000003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A healing spell restores a moderate amount of health but has no additional consequences.</w:t>
      </w:r>
    </w:p>
    <w:p w:rsidR="00000000" w:rsidDel="00000000" w:rsidP="00000000" w:rsidRDefault="00000000" w:rsidRPr="00000000" w14:paraId="000003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**Normal Usage:** *Routine results from spell use without any special or adverse impact.*</w:t>
      </w:r>
    </w:p>
    <w:p w:rsidR="00000000" w:rsidDel="00000000" w:rsidP="00000000" w:rsidRDefault="00000000" w:rsidRPr="00000000" w14:paraId="000003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A minor illusion works as intended with no extraordinary effects or problems.</w:t>
      </w:r>
    </w:p>
    <w:p w:rsidR="00000000" w:rsidDel="00000000" w:rsidP="00000000" w:rsidRDefault="00000000" w:rsidRPr="00000000" w14:paraId="000003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**Tracking Mechanism:**</w:t>
      </w:r>
    </w:p>
    <w:p w:rsidR="00000000" w:rsidDel="00000000" w:rsidP="00000000" w:rsidRDefault="00000000" w:rsidRPr="00000000" w14:paraId="000003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**Outcome Record:** *Note the basic results of the spell and any minor variations from the expected effects.*</w:t>
      </w:r>
    </w:p>
    <w:p w:rsidR="00000000" w:rsidDel="00000000" w:rsidP="00000000" w:rsidRDefault="00000000" w:rsidRPr="00000000" w14:paraId="000003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3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 Malignant Consequences**</w:t>
      </w:r>
    </w:p>
    <w:p w:rsidR="00000000" w:rsidDel="00000000" w:rsidP="00000000" w:rsidRDefault="00000000" w:rsidRPr="00000000" w14:paraId="000003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These are negative outcomes that can cause significant harm to the character, including sanity loss, permanent effects, or even death. They represent the darker side of magic and its risks.</w:t>
      </w:r>
    </w:p>
    <w:p w:rsidR="00000000" w:rsidDel="00000000" w:rsidP="00000000" w:rsidRDefault="00000000" w:rsidRPr="00000000" w14:paraId="000003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**Tracking Method:**</w:t>
      </w:r>
    </w:p>
    <w:p w:rsidR="00000000" w:rsidDel="00000000" w:rsidP="00000000" w:rsidRDefault="00000000" w:rsidRPr="00000000" w14:paraId="000003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**Sanity Loss:** *Track the decrease in sanity or mental stability due to the use of dangerous or eldritch magic.*</w:t>
      </w:r>
    </w:p>
    <w:p w:rsidR="00000000" w:rsidDel="00000000" w:rsidP="00000000" w:rsidRDefault="00000000" w:rsidRPr="00000000" w14:paraId="000003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**Sanity Points:** *Record the amount of sanity lost and its impact on the character’s behavior and decision-making.*</w:t>
      </w:r>
    </w:p>
    <w:p w:rsidR="00000000" w:rsidDel="00000000" w:rsidP="00000000" w:rsidRDefault="00000000" w:rsidRPr="00000000" w14:paraId="000003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**Loss of Free Will:** *Detail instances where the character becomes manipulated or controlled by external forces.*</w:t>
      </w:r>
    </w:p>
    <w:p w:rsidR="00000000" w:rsidDel="00000000" w:rsidP="00000000" w:rsidRDefault="00000000" w:rsidRPr="00000000" w14:paraId="000003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**Possession:** *Record cases of possession or mind control, noting the duration and consequences.*</w:t>
      </w:r>
    </w:p>
    <w:p w:rsidR="00000000" w:rsidDel="00000000" w:rsidP="00000000" w:rsidRDefault="00000000" w:rsidRPr="00000000" w14:paraId="0000036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**Physical and Mental Trauma:** *Document instances of severe physical injury or psychological trauma resulting from spellcasting.*</w:t>
      </w:r>
    </w:p>
    <w:p w:rsidR="00000000" w:rsidDel="00000000" w:rsidP="00000000" w:rsidRDefault="00000000" w:rsidRPr="00000000" w14:paraId="000003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**Torture and Madness:** *Record the nature and extent of torture or madness, including any permanent changes to the character.*</w:t>
      </w:r>
    </w:p>
    <w:p w:rsidR="00000000" w:rsidDel="00000000" w:rsidP="00000000" w:rsidRDefault="00000000" w:rsidRPr="00000000" w14:paraId="000003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**Death:** *Track instances of death or permanent incapacitation.*</w:t>
      </w:r>
    </w:p>
    <w:p w:rsidR="00000000" w:rsidDel="00000000" w:rsidP="00000000" w:rsidRDefault="00000000" w:rsidRPr="00000000" w14:paraId="000003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**Permanent Effects:** *Note any lasting damage or changes to the character's state or abilities.*</w:t>
      </w:r>
    </w:p>
    <w:p w:rsidR="00000000" w:rsidDel="00000000" w:rsidP="00000000" w:rsidRDefault="00000000" w:rsidRPr="00000000" w14:paraId="000003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**Tracking Mechanism:**</w:t>
      </w:r>
    </w:p>
    <w:p w:rsidR="00000000" w:rsidDel="00000000" w:rsidP="00000000" w:rsidRDefault="00000000" w:rsidRPr="00000000" w14:paraId="000003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**Consequence Severity Scale:** *Categorize the severity of consequences on a scale (e.g., Minor, Major, Catastrophic) based on impact.*</w:t>
      </w:r>
    </w:p>
    <w:p w:rsidR="00000000" w:rsidDel="00000000" w:rsidP="00000000" w:rsidRDefault="00000000" w:rsidRPr="00000000" w14:paraId="000003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**Tracking Sheet:** *Document all negative effects, their causes, and their impact on the character.*</w:t>
      </w:r>
    </w:p>
    <w:p w:rsidR="00000000" w:rsidDel="00000000" w:rsidP="00000000" w:rsidRDefault="00000000" w:rsidRPr="00000000" w14:paraId="000003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Consequence Tracking Sheet**</w:t>
      </w:r>
    </w:p>
    <w:p w:rsidR="00000000" w:rsidDel="00000000" w:rsidP="00000000" w:rsidRDefault="00000000" w:rsidRPr="00000000" w14:paraId="000003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**Consequence Type** | **Description**                             | **Severity**  | **Impact**                                     | **Duration/Notes**                 |</w:t>
      </w:r>
    </w:p>
    <w:p w:rsidR="00000000" w:rsidDel="00000000" w:rsidP="00000000" w:rsidRDefault="00000000" w:rsidRPr="00000000" w14:paraId="000003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03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**Enhanced Power**   | Temporary boost in charisma                 | Moderate      | +20% to Charisma for 1 hour                    | Effective in social interactions.  |</w:t>
      </w:r>
    </w:p>
    <w:p w:rsidR="00000000" w:rsidDel="00000000" w:rsidP="00000000" w:rsidRDefault="00000000" w:rsidRPr="00000000" w14:paraId="000003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**Neutral Effect**   | Healing spell restores health               | Minimal        | Restores 20 HP                                 | No additional effects.             |</w:t>
      </w:r>
    </w:p>
    <w:p w:rsidR="00000000" w:rsidDel="00000000" w:rsidP="00000000" w:rsidRDefault="00000000" w:rsidRPr="00000000" w14:paraId="000003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**Sanity Loss**      | Vision of eldritch horror                   | Major          | -10 Sanity Points; paranoia                    | Persistent paranoia and nightmares.|</w:t>
      </w:r>
    </w:p>
    <w:p w:rsidR="00000000" w:rsidDel="00000000" w:rsidP="00000000" w:rsidRDefault="00000000" w:rsidRPr="00000000" w14:paraId="000003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**Loss of Free Will**| Mind control by an eldritch entity           | Catastrophic   | Character under control for 3 days             | Requires a successful resistance roll.|</w:t>
      </w:r>
    </w:p>
    <w:p w:rsidR="00000000" w:rsidDel="00000000" w:rsidP="00000000" w:rsidRDefault="00000000" w:rsidRPr="00000000" w14:paraId="000003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**Death**            | Overuse of forbidden magic                  | Catastrophic   | Instant death and complete loss of character   | Character is permanently deceased. |</w:t>
      </w:r>
    </w:p>
    <w:p w:rsidR="00000000" w:rsidDel="00000000" w:rsidP="00000000" w:rsidRDefault="00000000" w:rsidRPr="00000000" w14:paraId="000003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Consequence Tracking System allows for a dynamic and immersive experience by accounting for both the positive and negative outcomes of spellcasting. It provides a structured way to handle the risks and rewards of magic within the game.</w:t>
      </w:r>
    </w:p>
    <w:p w:rsidR="00000000" w:rsidDel="00000000" w:rsidP="00000000" w:rsidRDefault="00000000" w:rsidRPr="00000000" w14:paraId="000003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Weapons</w:t>
      </w:r>
    </w:p>
    <w:p w:rsidR="00000000" w:rsidDel="00000000" w:rsidP="00000000" w:rsidRDefault="00000000" w:rsidRPr="00000000" w14:paraId="000003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Melee Weapons by Era</w:t>
      </w:r>
    </w:p>
    <w:p w:rsidR="00000000" w:rsidDel="00000000" w:rsidP="00000000" w:rsidRDefault="00000000" w:rsidRPr="00000000" w14:paraId="000003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Era</w:t>
        <w:tab/>
        <w:t xml:space="preserve">Damage</w:t>
        <w:tab/>
        <w:t xml:space="preserve">Special Properties</w:t>
        <w:tab/>
        <w:t xml:space="preserve">Notes</w:t>
      </w:r>
    </w:p>
    <w:p w:rsidR="00000000" w:rsidDel="00000000" w:rsidP="00000000" w:rsidRDefault="00000000" w:rsidRPr="00000000" w14:paraId="000003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Claymore</w:t>
        <w:tab/>
        <w:t xml:space="preserve">Historical</w:t>
        <w:tab/>
        <w:t xml:space="preserve">1d12 + STR</w:t>
        <w:tab/>
        <w:t xml:space="preserve">Two-handed; intimidates enemies</w:t>
        <w:tab/>
        <w:t xml:space="preserve">Heavy, often ceremonial.</w:t>
      </w:r>
    </w:p>
    <w:p w:rsidR="00000000" w:rsidDel="00000000" w:rsidP="00000000" w:rsidRDefault="00000000" w:rsidRPr="00000000" w14:paraId="000003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Viking Axe</w:t>
        <w:tab/>
        <w:t xml:space="preserve">Historical</w:t>
        <w:tab/>
        <w:t xml:space="preserve">1d10 + STR</w:t>
        <w:tab/>
        <w:t xml:space="preserve">Durable; effective for splitting shields</w:t>
        <w:tab/>
        <w:t xml:space="preserve">A versatile weapon and tool.</w:t>
      </w:r>
    </w:p>
    <w:p w:rsidR="00000000" w:rsidDel="00000000" w:rsidP="00000000" w:rsidRDefault="00000000" w:rsidRPr="00000000" w14:paraId="000003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Rapier</w:t>
        <w:tab/>
        <w:t xml:space="preserve">Historical</w:t>
        <w:tab/>
        <w:t xml:space="preserve">1d8 + STR</w:t>
        <w:tab/>
        <w:t xml:space="preserve">+5 bonus to Parry rolls; lightweight</w:t>
        <w:tab/>
        <w:t xml:space="preserve">Designed for thrusting attacks.</w:t>
      </w:r>
    </w:p>
    <w:p w:rsidR="00000000" w:rsidDel="00000000" w:rsidP="00000000" w:rsidRDefault="00000000" w:rsidRPr="00000000" w14:paraId="000003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Bayonet (Rifle)</w:t>
        <w:tab/>
        <w:t xml:space="preserve">Historical/Modern</w:t>
        <w:tab/>
        <w:t xml:space="preserve">1d6 + STR</w:t>
        <w:tab/>
        <w:t xml:space="preserve">Can be affixed to rifles</w:t>
        <w:tab/>
        <w:t xml:space="preserve">Dual-use as a weapon and attachment.</w:t>
      </w:r>
    </w:p>
    <w:p w:rsidR="00000000" w:rsidDel="00000000" w:rsidP="00000000" w:rsidRDefault="00000000" w:rsidRPr="00000000" w14:paraId="000003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Ka-Bar Knife</w:t>
        <w:tab/>
        <w:t xml:space="preserve">Modern</w:t>
        <w:tab/>
        <w:t xml:space="preserve">1d6 + STR</w:t>
        <w:tab/>
        <w:t xml:space="preserve">Multipurpose combat knife; +2 to Stealth rolls</w:t>
        <w:tab/>
        <w:t xml:space="preserve">Standard issue for many military forces.</w:t>
      </w:r>
    </w:p>
    <w:p w:rsidR="00000000" w:rsidDel="00000000" w:rsidP="00000000" w:rsidRDefault="00000000" w:rsidRPr="00000000" w14:paraId="000003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Trench Club</w:t>
        <w:tab/>
        <w:t xml:space="preserve">Historical</w:t>
        <w:tab/>
        <w:t xml:space="preserve">1d8 + STR</w:t>
        <w:tab/>
        <w:t xml:space="preserve">Blunt, designed for breaking bone</w:t>
        <w:tab/>
        <w:t xml:space="preserve">Used in World War I trench warfare.</w:t>
      </w:r>
    </w:p>
    <w:p w:rsidR="00000000" w:rsidDel="00000000" w:rsidP="00000000" w:rsidRDefault="00000000" w:rsidRPr="00000000" w14:paraId="000003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Machete</w:t>
        <w:tab/>
        <w:t xml:space="preserve">Modern</w:t>
        <w:tab/>
        <w:t xml:space="preserve">1d8 + STR</w:t>
        <w:tab/>
        <w:t xml:space="preserve">Cuts through foliage; versatile survival tool</w:t>
        <w:tab/>
        <w:t xml:space="preserve">Essential for jungle exploration.</w:t>
      </w:r>
    </w:p>
    <w:p w:rsidR="00000000" w:rsidDel="00000000" w:rsidP="00000000" w:rsidRDefault="00000000" w:rsidRPr="00000000" w14:paraId="000003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Crowbar</w:t>
        <w:tab/>
        <w:t xml:space="preserve">Modern</w:t>
        <w:tab/>
        <w:t xml:space="preserve">1d8 + STR</w:t>
        <w:tab/>
        <w:t xml:space="preserve">Useful as a tool and weapon</w:t>
        <w:tab/>
        <w:t xml:space="preserve">Adds bonuses to forcing open barriers.</w:t>
      </w:r>
    </w:p>
    <w:p w:rsidR="00000000" w:rsidDel="00000000" w:rsidP="00000000" w:rsidRDefault="00000000" w:rsidRPr="00000000" w14:paraId="000003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Katana</w:t>
        <w:tab/>
        <w:t xml:space="preserve">Historical/Modern</w:t>
        <w:tab/>
        <w:t xml:space="preserve">1d10 + STR</w:t>
        <w:tab/>
        <w:t xml:space="preserve">Precision strikes; requires specialized skill to use</w:t>
        <w:tab/>
        <w:t xml:space="preserve">Iconic Japanese weapon.</w:t>
      </w:r>
    </w:p>
    <w:p w:rsidR="00000000" w:rsidDel="00000000" w:rsidP="00000000" w:rsidRDefault="00000000" w:rsidRPr="00000000" w14:paraId="000003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Laser Blade</w:t>
        <w:tab/>
        <w:t xml:space="preserve">Futuristic</w:t>
        <w:tab/>
        <w:t xml:space="preserve">1d12 + STR</w:t>
        <w:tab/>
        <w:t xml:space="preserve">Cuts through most materials; emits light</w:t>
        <w:tab/>
        <w:t xml:space="preserve">Requires a power source to function.</w:t>
      </w:r>
    </w:p>
    <w:p w:rsidR="00000000" w:rsidDel="00000000" w:rsidP="00000000" w:rsidRDefault="00000000" w:rsidRPr="00000000" w14:paraId="000003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Morning Star</w:t>
        <w:tab/>
        <w:t xml:space="preserve">Historical</w:t>
        <w:tab/>
        <w:t xml:space="preserve">1d8 + STR</w:t>
        <w:tab/>
        <w:t xml:space="preserve">Spiked ball on a chain; designed for striking heavy armor</w:t>
        <w:tab/>
        <w:t xml:space="preserve">Difficult to wield but devastating.</w:t>
      </w:r>
    </w:p>
    <w:p w:rsidR="00000000" w:rsidDel="00000000" w:rsidP="00000000" w:rsidRDefault="00000000" w:rsidRPr="00000000" w14:paraId="000003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Falchion</w:t>
        <w:tab/>
        <w:t xml:space="preserve">Historical</w:t>
        <w:tab/>
        <w:t xml:space="preserve">1d10 + STR</w:t>
        <w:tab/>
        <w:t xml:space="preserve">Single-edged curved sword; excellent for cleaving</w:t>
        <w:tab/>
        <w:t xml:space="preserve">Heavy weapon requiring skill.</w:t>
      </w:r>
    </w:p>
    <w:p w:rsidR="00000000" w:rsidDel="00000000" w:rsidP="00000000" w:rsidRDefault="00000000" w:rsidRPr="00000000" w14:paraId="000003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Hammer</w:t>
        <w:tab/>
        <w:t xml:space="preserve">Modern</w:t>
        <w:tab/>
        <w:t xml:space="preserve">1d10 + STR</w:t>
        <w:tab/>
        <w:t xml:space="preserve">Slow but powerful, perfect for crushing limbs</w:t>
        <w:tab/>
        <w:t xml:space="preserve">Used in some military or police units.</w:t>
      </w:r>
    </w:p>
    <w:p w:rsidR="00000000" w:rsidDel="00000000" w:rsidP="00000000" w:rsidRDefault="00000000" w:rsidRPr="00000000" w14:paraId="000003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Tonfa</w:t>
        <w:tab/>
        <w:t xml:space="preserve">Modern</w:t>
        <w:tab/>
        <w:t xml:space="preserve">1d6 + STR</w:t>
        <w:tab/>
        <w:t xml:space="preserve">Defensive weapon, ideal for blocking and striking</w:t>
        <w:tab/>
        <w:t xml:space="preserve">Used by law enforcement.</w:t>
      </w:r>
    </w:p>
    <w:p w:rsidR="00000000" w:rsidDel="00000000" w:rsidP="00000000" w:rsidRDefault="00000000" w:rsidRPr="00000000" w14:paraId="000003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Energy Whip</w:t>
        <w:tab/>
        <w:t xml:space="preserve">Futuristic</w:t>
        <w:tab/>
        <w:t xml:space="preserve">1d8 + STR</w:t>
        <w:tab/>
        <w:t xml:space="preserve">Charges with energy to strike foes</w:t>
        <w:tab/>
        <w:t xml:space="preserve">Requires energy source to function.</w:t>
      </w:r>
    </w:p>
    <w:p w:rsidR="00000000" w:rsidDel="00000000" w:rsidP="00000000" w:rsidRDefault="00000000" w:rsidRPr="00000000" w14:paraId="000003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Chainsaw Sword</w:t>
        <w:tab/>
        <w:t xml:space="preserve">Futuristic</w:t>
        <w:tab/>
        <w:t xml:space="preserve">1d12 + STR</w:t>
        <w:tab/>
        <w:t xml:space="preserve">Melee weapon with chainsaw functionality</w:t>
        <w:tab/>
        <w:t xml:space="preserve">Dangerous for both user and target.</w:t>
      </w:r>
    </w:p>
    <w:p w:rsidR="00000000" w:rsidDel="00000000" w:rsidP="00000000" w:rsidRDefault="00000000" w:rsidRPr="00000000" w14:paraId="000003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Shock Sword</w:t>
        <w:tab/>
        <w:t xml:space="preserve">Futuristic</w:t>
        <w:tab/>
        <w:t xml:space="preserve">1d10 + STR</w:t>
        <w:tab/>
        <w:t xml:space="preserve">Electric blade capable of stunning foes</w:t>
        <w:tab/>
        <w:t xml:space="preserve">High risk of backfire.</w:t>
      </w:r>
    </w:p>
    <w:p w:rsidR="00000000" w:rsidDel="00000000" w:rsidP="00000000" w:rsidRDefault="00000000" w:rsidRPr="00000000" w14:paraId="000003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Spade</w:t>
        <w:tab/>
        <w:t xml:space="preserve">Modern/Futuristic</w:t>
        <w:tab/>
        <w:t xml:space="preserve">1d8 + STR</w:t>
        <w:tab/>
        <w:t xml:space="preserve">Dual-purpose tool; can be used to dig or as a weapon</w:t>
        <w:tab/>
        <w:t xml:space="preserve">Effective in tight situations.</w:t>
      </w:r>
    </w:p>
    <w:p w:rsidR="00000000" w:rsidDel="00000000" w:rsidP="00000000" w:rsidRDefault="00000000" w:rsidRPr="00000000" w14:paraId="000003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Pneumatic Dagger</w:t>
        <w:tab/>
        <w:t xml:space="preserve">Futuristic</w:t>
        <w:tab/>
        <w:t xml:space="preserve">1d6 + STR</w:t>
        <w:tab/>
        <w:t xml:space="preserve">Fires a sharp blade at the target</w:t>
        <w:tab/>
        <w:t xml:space="preserve">Requires compressed air to function.</w:t>
      </w:r>
    </w:p>
    <w:p w:rsidR="00000000" w:rsidDel="00000000" w:rsidP="00000000" w:rsidRDefault="00000000" w:rsidRPr="00000000" w14:paraId="000003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Electroshock Baton</w:t>
        <w:tab/>
        <w:t xml:space="preserve">Modern</w:t>
        <w:tab/>
        <w:t xml:space="preserve">1d6 + STR</w:t>
        <w:tab/>
        <w:t xml:space="preserve">Stuns foes on impact</w:t>
        <w:tab/>
        <w:t xml:space="preserve">Non-lethal; requires recharge.</w:t>
      </w:r>
    </w:p>
    <w:p w:rsidR="00000000" w:rsidDel="00000000" w:rsidP="00000000" w:rsidRDefault="00000000" w:rsidRPr="00000000" w14:paraId="000003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Sledgehammer</w:t>
        <w:tab/>
        <w:t xml:space="preserve">Modern</w:t>
        <w:tab/>
        <w:t xml:space="preserve">1d10 + STR</w:t>
        <w:tab/>
        <w:t xml:space="preserve">Heavy; good for breaking down barriers or dealing with large threats</w:t>
        <w:tab/>
        <w:t xml:space="preserve">Very slow to wield but devastating on hit.</w:t>
      </w:r>
    </w:p>
    <w:p w:rsidR="00000000" w:rsidDel="00000000" w:rsidP="00000000" w:rsidRDefault="00000000" w:rsidRPr="00000000" w14:paraId="000003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Cleaver</w:t>
        <w:tab/>
        <w:t xml:space="preserve">Modern</w:t>
        <w:tab/>
        <w:t xml:space="preserve">1d8 + STR</w:t>
        <w:tab/>
        <w:t xml:space="preserve">Heavy, often used in kitchens, brutal strikes</w:t>
        <w:tab/>
        <w:t xml:space="preserve">Excellent for dealing with fleshy targets.</w:t>
      </w:r>
    </w:p>
    <w:p w:rsidR="00000000" w:rsidDel="00000000" w:rsidP="00000000" w:rsidRDefault="00000000" w:rsidRPr="00000000" w14:paraId="000003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Ranged Weapons by Era</w:t>
      </w:r>
    </w:p>
    <w:p w:rsidR="00000000" w:rsidDel="00000000" w:rsidP="00000000" w:rsidRDefault="00000000" w:rsidRPr="00000000" w14:paraId="000003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Historical Ranged Weapons</w:t>
      </w:r>
    </w:p>
    <w:p w:rsidR="00000000" w:rsidDel="00000000" w:rsidP="00000000" w:rsidRDefault="00000000" w:rsidRPr="00000000" w14:paraId="000003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Model/Type</w:t>
        <w:tab/>
        <w:t xml:space="preserve">Damage</w:t>
        <w:tab/>
        <w:t xml:space="preserve">Range</w:t>
        <w:tab/>
        <w:t xml:space="preserve">Ammo Capacity</w:t>
        <w:tab/>
        <w:t xml:space="preserve">Special Properties</w:t>
      </w:r>
    </w:p>
    <w:p w:rsidR="00000000" w:rsidDel="00000000" w:rsidP="00000000" w:rsidRDefault="00000000" w:rsidRPr="00000000" w14:paraId="000003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Longbow</w:t>
        <w:tab/>
        <w:t xml:space="preserve">English</w:t>
        <w:tab/>
        <w:t xml:space="preserve">1d8 + DEX</w:t>
        <w:tab/>
        <w:t xml:space="preserve">150 ft</w:t>
        <w:tab/>
        <w:t xml:space="preserve">1 arrow</w:t>
        <w:tab/>
        <w:t xml:space="preserve">Quiet, reusable ammunition.</w:t>
      </w:r>
    </w:p>
    <w:p w:rsidR="00000000" w:rsidDel="00000000" w:rsidP="00000000" w:rsidRDefault="00000000" w:rsidRPr="00000000" w14:paraId="000003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Matchlock Musket</w:t>
        <w:tab/>
        <w:t xml:space="preserve">N/A</w:t>
        <w:tab/>
        <w:t xml:space="preserve">1d10 + DEX</w:t>
        <w:tab/>
        <w:t xml:space="preserve">100 ft</w:t>
        <w:tab/>
        <w:t xml:space="preserve">1 round</w:t>
        <w:tab/>
        <w:t xml:space="preserve">Long reload; prone to misfires.</w:t>
      </w:r>
    </w:p>
    <w:p w:rsidR="00000000" w:rsidDel="00000000" w:rsidP="00000000" w:rsidRDefault="00000000" w:rsidRPr="00000000" w14:paraId="000003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Blunderbuss</w:t>
        <w:tab/>
        <w:t xml:space="preserve">N/A</w:t>
        <w:tab/>
        <w:t xml:space="preserve">1d12 + DEX</w:t>
        <w:tab/>
        <w:t xml:space="preserve">30 ft (spread)</w:t>
        <w:tab/>
        <w:t xml:space="preserve">1 charge</w:t>
        <w:tab/>
        <w:t xml:space="preserve">Shotgun predecessor; scatter shot.</w:t>
      </w:r>
    </w:p>
    <w:p w:rsidR="00000000" w:rsidDel="00000000" w:rsidP="00000000" w:rsidRDefault="00000000" w:rsidRPr="00000000" w14:paraId="000003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Wheellock Pistol</w:t>
        <w:tab/>
        <w:t xml:space="preserve">N/A</w:t>
        <w:tab/>
        <w:t xml:space="preserve">1d8 + DEX</w:t>
        <w:tab/>
        <w:t xml:space="preserve">50 ft</w:t>
        <w:tab/>
        <w:t xml:space="preserve">1 round</w:t>
        <w:tab/>
        <w:t xml:space="preserve">Complex firing mechanism.</w:t>
      </w:r>
    </w:p>
    <w:p w:rsidR="00000000" w:rsidDel="00000000" w:rsidP="00000000" w:rsidRDefault="00000000" w:rsidRPr="00000000" w14:paraId="000003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Crossbow</w:t>
        <w:tab/>
        <w:t xml:space="preserve">N/A</w:t>
        <w:tab/>
        <w:t xml:space="preserve">1d8 + DEX</w:t>
        <w:tab/>
        <w:t xml:space="preserve">60 ft</w:t>
        <w:tab/>
        <w:t xml:space="preserve">1 bolt</w:t>
        <w:tab/>
        <w:t xml:space="preserve">Silent but slow reload.</w:t>
      </w:r>
    </w:p>
    <w:p w:rsidR="00000000" w:rsidDel="00000000" w:rsidP="00000000" w:rsidRDefault="00000000" w:rsidRPr="00000000" w14:paraId="000003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Arbalest</w:t>
        <w:tab/>
        <w:t xml:space="preserve">N/A</w:t>
        <w:tab/>
        <w:t xml:space="preserve">1d10 + DEX</w:t>
        <w:tab/>
        <w:t xml:space="preserve">200 ft</w:t>
        <w:tab/>
        <w:t xml:space="preserve">1 bolt</w:t>
        <w:tab/>
        <w:t xml:space="preserve">Long-range heavy crossbow, slow reload.</w:t>
      </w:r>
    </w:p>
    <w:p w:rsidR="00000000" w:rsidDel="00000000" w:rsidP="00000000" w:rsidRDefault="00000000" w:rsidRPr="00000000" w14:paraId="000003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Hand Cannon</w:t>
        <w:tab/>
        <w:t xml:space="preserve">Early Firearm</w:t>
        <w:tab/>
        <w:t xml:space="preserve">2d6 + DEX</w:t>
        <w:tab/>
        <w:t xml:space="preserve">20 ft</w:t>
        <w:tab/>
        <w:t xml:space="preserve">1 round</w:t>
        <w:tab/>
        <w:t xml:space="preserve">High risk, unstable barrel.</w:t>
      </w:r>
    </w:p>
    <w:p w:rsidR="00000000" w:rsidDel="00000000" w:rsidP="00000000" w:rsidRDefault="00000000" w:rsidRPr="00000000" w14:paraId="000003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Gatling Gun</w:t>
        <w:tab/>
        <w:t xml:space="preserve">Historical</w:t>
        <w:tab/>
        <w:t xml:space="preserve">1d6 + DEX</w:t>
        <w:tab/>
        <w:t xml:space="preserve">40 ft</w:t>
        <w:tab/>
        <w:t xml:space="preserve">50 rounds</w:t>
        <w:tab/>
        <w:t xml:space="preserve">Early automatic weapon; heavy and slow.</w:t>
      </w:r>
    </w:p>
    <w:p w:rsidR="00000000" w:rsidDel="00000000" w:rsidP="00000000" w:rsidRDefault="00000000" w:rsidRPr="00000000" w14:paraId="000003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Cannon</w:t>
        <w:tab/>
        <w:t xml:space="preserve">N/A</w:t>
        <w:tab/>
        <w:t xml:space="preserve">3d12 + DEX</w:t>
        <w:tab/>
        <w:t xml:space="preserve">500 ft</w:t>
        <w:tab/>
        <w:t xml:space="preserve">1 round per barrel</w:t>
        <w:tab/>
        <w:t xml:space="preserve">Massive cannon with devastating impact.</w:t>
      </w:r>
    </w:p>
    <w:p w:rsidR="00000000" w:rsidDel="00000000" w:rsidP="00000000" w:rsidRDefault="00000000" w:rsidRPr="00000000" w14:paraId="000003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Javelin</w:t>
        <w:tab/>
        <w:t xml:space="preserve">N/A</w:t>
        <w:tab/>
        <w:t xml:space="preserve">1d6 + DEX</w:t>
        <w:tab/>
        <w:t xml:space="preserve">30 ft</w:t>
        <w:tab/>
        <w:t xml:space="preserve">1 projectile</w:t>
        <w:tab/>
        <w:t xml:space="preserve">Lightweight; effective for quick strikes.</w:t>
      </w:r>
    </w:p>
    <w:p w:rsidR="00000000" w:rsidDel="00000000" w:rsidP="00000000" w:rsidRDefault="00000000" w:rsidRPr="00000000" w14:paraId="000003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Modern Ranged Weapons</w:t>
      </w:r>
    </w:p>
    <w:p w:rsidR="00000000" w:rsidDel="00000000" w:rsidP="00000000" w:rsidRDefault="00000000" w:rsidRPr="00000000" w14:paraId="000003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w:t>
        <w:tab/>
        <w:t xml:space="preserve">Damage</w:t>
        <w:tab/>
        <w:t xml:space="preserve">Range</w:t>
        <w:tab/>
        <w:t xml:space="preserve">Ammo Capacity</w:t>
        <w:tab/>
        <w:t xml:space="preserve">Special Properties</w:t>
      </w:r>
    </w:p>
    <w:p w:rsidR="00000000" w:rsidDel="00000000" w:rsidP="00000000" w:rsidRDefault="00000000" w:rsidRPr="00000000" w14:paraId="000003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Handgun</w:t>
        <w:tab/>
        <w:t xml:space="preserve">Glock 19</w:t>
        <w:tab/>
        <w:t xml:space="preserve">1d8 + DEX</w:t>
        <w:tab/>
        <w:t xml:space="preserve">30 ft</w:t>
        <w:tab/>
        <w:t xml:space="preserve">15 rounds</w:t>
        <w:tab/>
        <w:t xml:space="preserve">Reliable and widely available.</w:t>
      </w:r>
    </w:p>
    <w:p w:rsidR="00000000" w:rsidDel="00000000" w:rsidP="00000000" w:rsidRDefault="00000000" w:rsidRPr="00000000" w14:paraId="000003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Revolver</w:t>
        <w:tab/>
        <w:t xml:space="preserve">Colt Python</w:t>
        <w:tab/>
        <w:t xml:space="preserve">1d8 + DEX</w:t>
        <w:tab/>
        <w:t xml:space="preserve">20 ft</w:t>
        <w:tab/>
        <w:t xml:space="preserve">6 rounds</w:t>
        <w:tab/>
        <w:t xml:space="preserve">High stopping power.</w:t>
      </w:r>
    </w:p>
    <w:p w:rsidR="00000000" w:rsidDel="00000000" w:rsidP="00000000" w:rsidRDefault="00000000" w:rsidRPr="00000000" w14:paraId="000003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Hunting Rifle</w:t>
        <w:tab/>
        <w:t xml:space="preserve">Remington 700</w:t>
        <w:tab/>
        <w:t xml:space="preserve">1d10 + DEX</w:t>
        <w:tab/>
        <w:t xml:space="preserve">200 ft</w:t>
        <w:tab/>
        <w:t xml:space="preserve">5 rounds</w:t>
        <w:tab/>
        <w:t xml:space="preserve">Precision weapon; effective at range.</w:t>
      </w:r>
    </w:p>
    <w:p w:rsidR="00000000" w:rsidDel="00000000" w:rsidP="00000000" w:rsidRDefault="00000000" w:rsidRPr="00000000" w14:paraId="000003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Shotgun</w:t>
        <w:tab/>
        <w:t xml:space="preserve">Mossberg 500</w:t>
        <w:tab/>
        <w:t xml:space="preserve">1d12 + DEX</w:t>
        <w:tab/>
        <w:t xml:space="preserve">20 ft (spread)</w:t>
        <w:tab/>
        <w:t xml:space="preserve">6 shells</w:t>
        <w:tab/>
        <w:t xml:space="preserve">Devastating at close range.</w:t>
      </w:r>
    </w:p>
    <w:p w:rsidR="00000000" w:rsidDel="00000000" w:rsidP="00000000" w:rsidRDefault="00000000" w:rsidRPr="00000000" w14:paraId="000003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Submachine Gun</w:t>
        <w:tab/>
        <w:t xml:space="preserve">Uzi</w:t>
        <w:tab/>
        <w:t xml:space="preserve">1d8 + DEX</w:t>
        <w:tab/>
        <w:t xml:space="preserve">50 ft</w:t>
        <w:tab/>
        <w:t xml:space="preserve">30 rounds</w:t>
        <w:tab/>
        <w:t xml:space="preserve">High fire rate; prone to inaccuracy.</w:t>
      </w:r>
    </w:p>
    <w:p w:rsidR="00000000" w:rsidDel="00000000" w:rsidP="00000000" w:rsidRDefault="00000000" w:rsidRPr="00000000" w14:paraId="000003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Sniper Rifle</w:t>
        <w:tab/>
        <w:t xml:space="preserve">Barrett M82</w:t>
        <w:tab/>
        <w:t xml:space="preserve">2d10 + DEX</w:t>
        <w:tab/>
        <w:t xml:space="preserve">300 ft</w:t>
        <w:tab/>
        <w:t xml:space="preserve">10 rounds</w:t>
        <w:tab/>
        <w:t xml:space="preserve">Pierces most materials.</w:t>
      </w:r>
    </w:p>
    <w:p w:rsidR="00000000" w:rsidDel="00000000" w:rsidP="00000000" w:rsidRDefault="00000000" w:rsidRPr="00000000" w14:paraId="000003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M16 Rifle</w:t>
        <w:tab/>
        <w:t xml:space="preserve">Colt M16</w:t>
        <w:tab/>
        <w:t xml:space="preserve">1d10 + DEX</w:t>
        <w:tab/>
        <w:t xml:space="preserve">200 ft</w:t>
        <w:tab/>
        <w:t xml:space="preserve">30 rounds</w:t>
        <w:tab/>
        <w:t xml:space="preserve">Military standard, reliable and versatile.</w:t>
      </w:r>
    </w:p>
    <w:p w:rsidR="00000000" w:rsidDel="00000000" w:rsidP="00000000" w:rsidRDefault="00000000" w:rsidRPr="00000000" w14:paraId="000003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AK-47</w:t>
        <w:tab/>
        <w:t xml:space="preserve">Kalashnikov</w:t>
        <w:tab/>
        <w:t xml:space="preserve">1d8 + DEX</w:t>
        <w:tab/>
        <w:t xml:space="preserve">100 ft</w:t>
        <w:tab/>
        <w:t xml:space="preserve">30 rounds</w:t>
        <w:tab/>
        <w:t xml:space="preserve">Durable; easy to maintain.</w:t>
      </w:r>
    </w:p>
    <w:p w:rsidR="00000000" w:rsidDel="00000000" w:rsidP="00000000" w:rsidRDefault="00000000" w:rsidRPr="00000000" w14:paraId="000003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M1911</w:t>
        <w:tab/>
        <w:t xml:space="preserve">Colt</w:t>
        <w:tab/>
        <w:t xml:space="preserve">1d8 + DEX</w:t>
        <w:tab/>
        <w:t xml:space="preserve">30 ft</w:t>
        <w:tab/>
        <w:t xml:space="preserve">7 rounds</w:t>
        <w:tab/>
        <w:t xml:space="preserve">Powerful semi-automatic pistol.</w:t>
      </w:r>
    </w:p>
    <w:p w:rsidR="00000000" w:rsidDel="00000000" w:rsidP="00000000" w:rsidRDefault="00000000" w:rsidRPr="00000000" w14:paraId="000003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 Garand</w:t>
        <w:tab/>
        <w:t xml:space="preserve">Springfield</w:t>
        <w:tab/>
        <w:t xml:space="preserve">2d6 + DEX</w:t>
        <w:tab/>
        <w:t xml:space="preserve">100 ft</w:t>
        <w:tab/>
        <w:t xml:space="preserve">8 rounds</w:t>
        <w:tab/>
        <w:t xml:space="preserve">Iconic WWII-era rifle, reliable and accurate.</w:t>
      </w:r>
    </w:p>
    <w:p w:rsidR="00000000" w:rsidDel="00000000" w:rsidP="00000000" w:rsidRDefault="00000000" w:rsidRPr="00000000" w14:paraId="000003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Futuristic Ranged Weapons</w:t>
      </w:r>
    </w:p>
    <w:p w:rsidR="00000000" w:rsidDel="00000000" w:rsidP="00000000" w:rsidRDefault="00000000" w:rsidRPr="00000000" w14:paraId="000003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Model/Type</w:t>
        <w:tab/>
        <w:t xml:space="preserve">Damage</w:t>
        <w:tab/>
        <w:t xml:space="preserve">Range</w:t>
        <w:tab/>
        <w:t xml:space="preserve">Ammo Capacity</w:t>
        <w:tab/>
        <w:t xml:space="preserve">Special Properties</w:t>
      </w:r>
    </w:p>
    <w:p w:rsidR="00000000" w:rsidDel="00000000" w:rsidP="00000000" w:rsidRDefault="00000000" w:rsidRPr="00000000" w14:paraId="000003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Laser Pistol</w:t>
        <w:tab/>
        <w:t xml:space="preserve">N/A</w:t>
        <w:tab/>
        <w:t xml:space="preserve">1d8 + DEX</w:t>
        <w:tab/>
        <w:t xml:space="preserve">50 ft</w:t>
        <w:tab/>
        <w:t xml:space="preserve">20 charges</w:t>
        <w:tab/>
        <w:t xml:space="preserve">Bypasses standard armor.</w:t>
      </w:r>
    </w:p>
    <w:p w:rsidR="00000000" w:rsidDel="00000000" w:rsidP="00000000" w:rsidRDefault="00000000" w:rsidRPr="00000000" w14:paraId="000003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Plasma Rifle</w:t>
        <w:tab/>
        <w:t xml:space="preserve">N/A</w:t>
        <w:tab/>
        <w:t xml:space="preserve">2d10 + DEX</w:t>
        <w:tab/>
        <w:t xml:space="preserve">150 ft</w:t>
        <w:tab/>
        <w:t xml:space="preserve">10 charges</w:t>
        <w:tab/>
        <w:t xml:space="preserve">Extreme damage but unstable.</w:t>
      </w:r>
    </w:p>
    <w:p w:rsidR="00000000" w:rsidDel="00000000" w:rsidP="00000000" w:rsidRDefault="00000000" w:rsidRPr="00000000" w14:paraId="000003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Railgun</w:t>
        <w:tab/>
        <w:t xml:space="preserve">N/A</w:t>
        <w:tab/>
        <w:t xml:space="preserve">3d10 + DEX</w:t>
        <w:tab/>
        <w:t xml:space="preserve">500 ft</w:t>
        <w:tab/>
        <w:t xml:space="preserve">5 charges</w:t>
        <w:tab/>
        <w:t xml:space="preserve">Penetrates through solid barriers.</w:t>
      </w:r>
    </w:p>
    <w:p w:rsidR="00000000" w:rsidDel="00000000" w:rsidP="00000000" w:rsidRDefault="00000000" w:rsidRPr="00000000" w14:paraId="000003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Gauss Cannon</w:t>
        <w:tab/>
        <w:t xml:space="preserve">N/A</w:t>
        <w:tab/>
        <w:t xml:space="preserve">4d10 + DEX</w:t>
        <w:tab/>
        <w:t xml:space="preserve">200 ft</w:t>
        <w:tab/>
        <w:t xml:space="preserve">3 charges</w:t>
        <w:tab/>
        <w:t xml:space="preserve">Overkill against most foes.</w:t>
      </w:r>
    </w:p>
    <w:p w:rsidR="00000000" w:rsidDel="00000000" w:rsidP="00000000" w:rsidRDefault="00000000" w:rsidRPr="00000000" w14:paraId="000003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Ion Blaster</w:t>
        <w:tab/>
        <w:t xml:space="preserve">N/A</w:t>
        <w:tab/>
        <w:t xml:space="preserve">2d8 + DEX</w:t>
        <w:tab/>
        <w:t xml:space="preserve">100 ft</w:t>
        <w:tab/>
        <w:t xml:space="preserve">12 charges</w:t>
        <w:tab/>
        <w:t xml:space="preserve">High accuracy, short-range weapon.</w:t>
      </w:r>
    </w:p>
    <w:p w:rsidR="00000000" w:rsidDel="00000000" w:rsidP="00000000" w:rsidRDefault="00000000" w:rsidRPr="00000000" w14:paraId="000003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Vortex Shotgun</w:t>
        <w:tab/>
        <w:t xml:space="preserve">N/A</w:t>
        <w:tab/>
        <w:t xml:space="preserve">3d6 + DEX</w:t>
        <w:tab/>
        <w:t xml:space="preserve">40 ft (spread)</w:t>
        <w:tab/>
        <w:t xml:space="preserve">6 charges</w:t>
        <w:tab/>
        <w:t xml:space="preserve">High-tech shotgun that disintegrates matter.</w:t>
      </w:r>
    </w:p>
    <w:p w:rsidR="00000000" w:rsidDel="00000000" w:rsidP="00000000" w:rsidRDefault="00000000" w:rsidRPr="00000000" w14:paraId="000003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Adventuring Gear and Accessories</w:t>
      </w:r>
    </w:p>
    <w:p w:rsidR="00000000" w:rsidDel="00000000" w:rsidP="00000000" w:rsidRDefault="00000000" w:rsidRPr="00000000" w14:paraId="000003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3.1. General Survival Gear by Era</w:t>
      </w:r>
    </w:p>
    <w:p w:rsidR="00000000" w:rsidDel="00000000" w:rsidP="00000000" w:rsidRDefault="00000000" w:rsidRPr="00000000" w14:paraId="000003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Era</w:t>
        <w:tab/>
        <w:t xml:space="preserve">Description</w:t>
        <w:tab/>
        <w:t xml:space="preserve">Effect</w:t>
      </w:r>
    </w:p>
    <w:p w:rsidR="00000000" w:rsidDel="00000000" w:rsidP="00000000" w:rsidRDefault="00000000" w:rsidRPr="00000000" w14:paraId="000003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Oil Lantern</w:t>
        <w:tab/>
        <w:t xml:space="preserve">Historical</w:t>
        <w:tab/>
        <w:t xml:space="preserve">Provides light; prone to spills.</w:t>
        <w:tab/>
        <w:t xml:space="preserve">Negates darkness penalties.</w:t>
      </w:r>
    </w:p>
    <w:p w:rsidR="00000000" w:rsidDel="00000000" w:rsidP="00000000" w:rsidRDefault="00000000" w:rsidRPr="00000000" w14:paraId="000003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Lantern</w:t>
        <w:tab/>
        <w:t xml:space="preserve">Modern</w:t>
        <w:tab/>
        <w:t xml:space="preserve">Provides long-lasting light source.</w:t>
        <w:tab/>
        <w:t xml:space="preserve">Longer burn time, ideal for extended travel.</w:t>
      </w:r>
    </w:p>
    <w:p w:rsidR="00000000" w:rsidDel="00000000" w:rsidP="00000000" w:rsidRDefault="00000000" w:rsidRPr="00000000" w14:paraId="000003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Holographic Lantern</w:t>
        <w:tab/>
        <w:t xml:space="preserve">Futuristic</w:t>
        <w:tab/>
        <w:t xml:space="preserve">Projects light in the form of a floating hologram.</w:t>
        <w:tab/>
        <w:t xml:space="preserve">Visual effects add to immersion.</w:t>
      </w:r>
    </w:p>
    <w:p w:rsidR="00000000" w:rsidDel="00000000" w:rsidP="00000000" w:rsidRDefault="00000000" w:rsidRPr="00000000" w14:paraId="000003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Modern/Futuristic</w:t>
        <w:tab/>
        <w:t xml:space="preserve">Portable medical supply pack.</w:t>
        <w:tab/>
        <w:t xml:space="preserve">Heals 1d8 HP.</w:t>
      </w:r>
    </w:p>
    <w:p w:rsidR="00000000" w:rsidDel="00000000" w:rsidP="00000000" w:rsidRDefault="00000000" w:rsidRPr="00000000" w14:paraId="000003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Compass</w:t>
        <w:tab/>
        <w:t xml:space="preserve">All</w:t>
        <w:tab/>
        <w:t xml:space="preserve">Basic navigational tool.</w:t>
        <w:tab/>
        <w:t xml:space="preserve">+5 to navigation checks.</w:t>
      </w:r>
    </w:p>
    <w:p w:rsidR="00000000" w:rsidDel="00000000" w:rsidP="00000000" w:rsidRDefault="00000000" w:rsidRPr="00000000" w14:paraId="000003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Binoculars</w:t>
        <w:tab/>
        <w:t xml:space="preserve">Modern/Futuristic</w:t>
        <w:tab/>
        <w:t xml:space="preserve">Magnification tool for far-away observation.</w:t>
        <w:tab/>
        <w:t xml:space="preserve">+5 to perception checks over distance.</w:t>
      </w:r>
    </w:p>
    <w:p w:rsidR="00000000" w:rsidDel="00000000" w:rsidP="00000000" w:rsidRDefault="00000000" w:rsidRPr="00000000" w14:paraId="000003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Knife</w:t>
        <w:tab/>
        <w:t xml:space="preserve">All</w:t>
        <w:tab/>
        <w:t xml:space="preserve">Multipurpose cutting tool for survival situations.</w:t>
        <w:tab/>
        <w:t xml:space="preserve">Grants +2 to crafting or survival checks.</w:t>
      </w:r>
    </w:p>
    <w:p w:rsidR="00000000" w:rsidDel="00000000" w:rsidP="00000000" w:rsidRDefault="00000000" w:rsidRPr="00000000" w14:paraId="000003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Rope (100 ft)</w:t>
        <w:tab/>
        <w:t xml:space="preserve">All</w:t>
        <w:tab/>
        <w:t xml:space="preserve">Strong rope for climbing or tying down gear.</w:t>
        <w:tab/>
        <w:t xml:space="preserve">Grants bonus to Strength-based checks.</w:t>
      </w:r>
    </w:p>
    <w:p w:rsidR="00000000" w:rsidDel="00000000" w:rsidP="00000000" w:rsidRDefault="00000000" w:rsidRPr="00000000" w14:paraId="000003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Thermal Blanket</w:t>
        <w:tab/>
        <w:t xml:space="preserve">Modern/Futuristic</w:t>
        <w:tab/>
        <w:t xml:space="preserve">Compact, heat-retaining survival item.</w:t>
        <w:tab/>
        <w:t xml:space="preserve">Prevents cold penalties in freezing conditions.</w:t>
      </w:r>
    </w:p>
    <w:p w:rsidR="00000000" w:rsidDel="00000000" w:rsidP="00000000" w:rsidRDefault="00000000" w:rsidRPr="00000000" w14:paraId="000003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Water Purification Tablets</w:t>
        <w:tab/>
        <w:t xml:space="preserve">Modern</w:t>
        <w:tab/>
        <w:t xml:space="preserve">Small tablets used for cleaning contaminated water.</w:t>
        <w:tab/>
        <w:t xml:space="preserve">Clears water of pathogens, ensuring safe consumption.</w:t>
      </w:r>
    </w:p>
    <w:p w:rsidR="00000000" w:rsidDel="00000000" w:rsidP="00000000" w:rsidRDefault="00000000" w:rsidRPr="00000000" w14:paraId="000003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3.2. Tools for Investigation and Problem-Solving</w:t>
      </w:r>
    </w:p>
    <w:p w:rsidR="00000000" w:rsidDel="00000000" w:rsidP="00000000" w:rsidRDefault="00000000" w:rsidRPr="00000000" w14:paraId="000003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3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Era</w:t>
        <w:tab/>
        <w:t xml:space="preserve">Description</w:t>
        <w:tab/>
        <w:t xml:space="preserve">Effect</w:t>
      </w:r>
    </w:p>
    <w:p w:rsidR="00000000" w:rsidDel="00000000" w:rsidP="00000000" w:rsidRDefault="00000000" w:rsidRPr="00000000" w14:paraId="000003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Magnifying Glass</w:t>
        <w:tab/>
        <w:t xml:space="preserve">All</w:t>
        <w:tab/>
        <w:t xml:space="preserve">Used for detailed examination of small objects.</w:t>
        <w:tab/>
        <w:t xml:space="preserve">+10 to Investigation checks for fine details.</w:t>
      </w:r>
    </w:p>
    <w:p w:rsidR="00000000" w:rsidDel="00000000" w:rsidP="00000000" w:rsidRDefault="00000000" w:rsidRPr="00000000" w14:paraId="000003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Notebook and Pen</w:t>
        <w:tab/>
        <w:t xml:space="preserve">All</w:t>
        <w:tab/>
        <w:t xml:space="preserve">Used for recording clues, events, or thoughts.</w:t>
        <w:tab/>
        <w:t xml:space="preserve">+5 to puzzle solving or clue recording.</w:t>
      </w:r>
    </w:p>
    <w:p w:rsidR="00000000" w:rsidDel="00000000" w:rsidP="00000000" w:rsidRDefault="00000000" w:rsidRPr="00000000" w14:paraId="000003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Digital Recorder</w:t>
        <w:tab/>
        <w:t xml:space="preserve">Modern/Futuristic</w:t>
        <w:tab/>
        <w:t xml:space="preserve">Used to record voice or environmental sounds.</w:t>
        <w:tab/>
        <w:t xml:space="preserve">+5 to interaction with npcs or clues.</w:t>
      </w:r>
    </w:p>
    <w:p w:rsidR="00000000" w:rsidDel="00000000" w:rsidP="00000000" w:rsidRDefault="00000000" w:rsidRPr="00000000" w14:paraId="000003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Smartphone</w:t>
        <w:tab/>
        <w:t xml:space="preserve">Modern/Futuristic</w:t>
        <w:tab/>
        <w:t xml:space="preserve">Multi-use tool with internet, camera, and communication features.</w:t>
        <w:tab/>
        <w:t xml:space="preserve">Grants +5 to research or accessing information online.</w:t>
      </w:r>
    </w:p>
    <w:p w:rsidR="00000000" w:rsidDel="00000000" w:rsidP="00000000" w:rsidRDefault="00000000" w:rsidRPr="00000000" w14:paraId="000003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Geiger Counter</w:t>
        <w:tab/>
        <w:t xml:space="preserve">Modern/Futuristic</w:t>
        <w:tab/>
        <w:t xml:space="preserve">Detects radiation and supernatural energy sources.</w:t>
        <w:tab/>
        <w:t xml:space="preserve">Useful for detecting radiation or anomalies.</w:t>
      </w:r>
    </w:p>
    <w:p w:rsidR="00000000" w:rsidDel="00000000" w:rsidP="00000000" w:rsidRDefault="00000000" w:rsidRPr="00000000" w14:paraId="000004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Fingerprint Kit</w:t>
        <w:tab/>
        <w:t xml:space="preserve">Modern/Futuristic</w:t>
        <w:tab/>
        <w:t xml:space="preserve">Used for gathering prints from surfaces.</w:t>
        <w:tab/>
        <w:t xml:space="preserve">+10 to investigation checks related to evidence gathering.</w:t>
      </w:r>
    </w:p>
    <w:p w:rsidR="00000000" w:rsidDel="00000000" w:rsidP="00000000" w:rsidRDefault="00000000" w:rsidRPr="00000000" w14:paraId="0000040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journey of your character is one of constant adaptation, whether it’s learning to survive, mastering new abilities, or struggling to keep their sanity intact. As the story unfolds, their growth will become a testament to their resilience—or their ultimate downfall.</w:t>
      </w:r>
    </w:p>
    <w:p w:rsidR="00000000" w:rsidDel="00000000" w:rsidP="00000000" w:rsidRDefault="00000000" w:rsidRPr="00000000" w14:paraId="000004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Vehicles, Travel, and Interaction with the World Around You</w:t>
      </w:r>
    </w:p>
    <w:p w:rsidR="00000000" w:rsidDel="00000000" w:rsidP="00000000" w:rsidRDefault="00000000" w:rsidRPr="00000000" w14:paraId="000004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rsidR="00000000" w:rsidDel="00000000" w:rsidP="00000000" w:rsidRDefault="00000000" w:rsidRPr="00000000" w14:paraId="000004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rsidR="00000000" w:rsidDel="00000000" w:rsidP="00000000" w:rsidRDefault="00000000" w:rsidRPr="00000000" w14:paraId="000004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Vehicles and Travel</w:t>
      </w:r>
    </w:p>
    <w:p w:rsidR="00000000" w:rsidDel="00000000" w:rsidP="00000000" w:rsidRDefault="00000000" w:rsidRPr="00000000" w14:paraId="000004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rsidR="00000000" w:rsidDel="00000000" w:rsidP="00000000" w:rsidRDefault="00000000" w:rsidRPr="00000000" w14:paraId="000004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 Types and Their Functions</w:t>
      </w:r>
    </w:p>
    <w:p w:rsidR="00000000" w:rsidDel="00000000" w:rsidP="00000000" w:rsidRDefault="00000000" w:rsidRPr="00000000" w14:paraId="0000041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w:t>
        <w:tab/>
        <w:t xml:space="preserve">Type</w:t>
        <w:tab/>
        <w:t xml:space="preserve">Speed</w:t>
        <w:tab/>
        <w:t xml:space="preserve">Capacity</w:t>
        <w:tab/>
        <w:t xml:space="preserve">Special Properties</w:t>
      </w:r>
    </w:p>
    <w:p w:rsidR="00000000" w:rsidDel="00000000" w:rsidP="00000000" w:rsidRDefault="00000000" w:rsidRPr="00000000" w14:paraId="000004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Sedan (Car)</w:t>
        <w:tab/>
        <w:t xml:space="preserve">Modern</w:t>
        <w:tab/>
        <w:t xml:space="preserve">60 mph</w:t>
        <w:tab/>
        <w:t xml:space="preserve">4-5 people</w:t>
        <w:tab/>
        <w:t xml:space="preserve">Standard transportation; can be modified for better handling or armor.</w:t>
      </w:r>
    </w:p>
    <w:p w:rsidR="00000000" w:rsidDel="00000000" w:rsidP="00000000" w:rsidRDefault="00000000" w:rsidRPr="00000000" w14:paraId="000004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Motorcycle</w:t>
        <w:tab/>
        <w:t xml:space="preserve">Modern</w:t>
        <w:tab/>
        <w:t xml:space="preserve">80 mph</w:t>
        <w:tab/>
        <w:t xml:space="preserve">1 person</w:t>
        <w:tab/>
        <w:t xml:space="preserve">Fast and agile, ideal for quick travel, but lacks protection.</w:t>
      </w:r>
    </w:p>
    <w:p w:rsidR="00000000" w:rsidDel="00000000" w:rsidP="00000000" w:rsidRDefault="00000000" w:rsidRPr="00000000" w14:paraId="000004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Truck (Pickup)</w:t>
        <w:tab/>
        <w:t xml:space="preserve">Modern</w:t>
        <w:tab/>
        <w:t xml:space="preserve">55 mph</w:t>
        <w:tab/>
        <w:t xml:space="preserve">2-4 people</w:t>
        <w:tab/>
        <w:t xml:space="preserve">Great for hauling equipment or supplies; sturdy, but slower than cars.</w:t>
      </w:r>
    </w:p>
    <w:p w:rsidR="00000000" w:rsidDel="00000000" w:rsidP="00000000" w:rsidRDefault="00000000" w:rsidRPr="00000000" w14:paraId="000004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SUV</w:t>
        <w:tab/>
        <w:t xml:space="preserve">Modern</w:t>
        <w:tab/>
        <w:t xml:space="preserve">65 mph</w:t>
        <w:tab/>
        <w:t xml:space="preserve">4-6 people</w:t>
        <w:tab/>
        <w:t xml:space="preserve">Versatile, strong, but slower off-road.</w:t>
      </w:r>
    </w:p>
    <w:p w:rsidR="00000000" w:rsidDel="00000000" w:rsidP="00000000" w:rsidRDefault="00000000" w:rsidRPr="00000000" w14:paraId="000004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Cargo Van</w:t>
        <w:tab/>
        <w:t xml:space="preserve">Modern</w:t>
        <w:tab/>
        <w:t xml:space="preserve">50 mph</w:t>
        <w:tab/>
        <w:t xml:space="preserve">2-3 people</w:t>
        <w:tab/>
        <w:t xml:space="preserve">Ideal for large equipment storage or transporting heavy items.</w:t>
      </w:r>
    </w:p>
    <w:p w:rsidR="00000000" w:rsidDel="00000000" w:rsidP="00000000" w:rsidRDefault="00000000" w:rsidRPr="00000000" w14:paraId="000004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Helicopter</w:t>
        <w:tab/>
        <w:t xml:space="preserve">Modern/Futuristic</w:t>
        <w:tab/>
        <w:t xml:space="preserve">120 mph</w:t>
        <w:tab/>
        <w:t xml:space="preserve">4-6 people</w:t>
        <w:tab/>
        <w:t xml:space="preserve">Allows for rapid travel over difficult terrain; requires trained pilot.</w:t>
      </w:r>
    </w:p>
    <w:p w:rsidR="00000000" w:rsidDel="00000000" w:rsidP="00000000" w:rsidRDefault="00000000" w:rsidRPr="00000000" w14:paraId="000004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Hovercraft</w:t>
        <w:tab/>
        <w:t xml:space="preserve">Futuristic</w:t>
        <w:tab/>
        <w:t xml:space="preserve">90 mph</w:t>
        <w:tab/>
        <w:t xml:space="preserve">6 people</w:t>
        <w:tab/>
        <w:t xml:space="preserve">Can traverse water, mud, or sand with ease; useful in flooded or remote areas.</w:t>
      </w:r>
    </w:p>
    <w:p w:rsidR="00000000" w:rsidDel="00000000" w:rsidP="00000000" w:rsidRDefault="00000000" w:rsidRPr="00000000" w14:paraId="000004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Hovercar</w:t>
        <w:tab/>
        <w:t xml:space="preserve">Futuristic</w:t>
        <w:tab/>
        <w:t xml:space="preserve">150 mph</w:t>
        <w:tab/>
        <w:t xml:space="preserve">2-4 people</w:t>
        <w:tab/>
        <w:t xml:space="preserve">Advanced technology, flies at low altitudes; requires high-level tech.</w:t>
      </w:r>
    </w:p>
    <w:p w:rsidR="00000000" w:rsidDel="00000000" w:rsidP="00000000" w:rsidRDefault="00000000" w:rsidRPr="00000000" w14:paraId="000004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Spacecraft</w:t>
        <w:tab/>
        <w:t xml:space="preserve">Futuristic</w:t>
        <w:tab/>
        <w:t xml:space="preserve">Varies (suborbital)</w:t>
        <w:tab/>
        <w:t xml:space="preserve">10-50 people</w:t>
        <w:tab/>
        <w:t xml:space="preserve">Capable of leaving Earth’s atmosphere; typically used for long-distance travel.</w:t>
      </w:r>
    </w:p>
    <w:p w:rsidR="00000000" w:rsidDel="00000000" w:rsidP="00000000" w:rsidRDefault="00000000" w:rsidRPr="00000000" w14:paraId="000004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Jet Bike</w:t>
        <w:tab/>
        <w:t xml:space="preserve">Futuristic</w:t>
        <w:tab/>
        <w:t xml:space="preserve">100 mph</w:t>
        <w:tab/>
        <w:t xml:space="preserve">1 person</w:t>
        <w:tab/>
        <w:t xml:space="preserve">High-speed, single-person vehicle used in hostile environments.</w:t>
      </w:r>
    </w:p>
    <w:p w:rsidR="00000000" w:rsidDel="00000000" w:rsidP="00000000" w:rsidRDefault="00000000" w:rsidRPr="00000000" w14:paraId="000004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 Usage and Mechanics</w:t>
      </w:r>
    </w:p>
    <w:p w:rsidR="00000000" w:rsidDel="00000000" w:rsidP="00000000" w:rsidRDefault="00000000" w:rsidRPr="00000000" w14:paraId="000004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Speed and Travel:</w:t>
      </w:r>
    </w:p>
    <w:p w:rsidR="00000000" w:rsidDel="00000000" w:rsidP="00000000" w:rsidRDefault="00000000" w:rsidRPr="00000000" w14:paraId="000004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Speed is the vehicle’s maximum rate of movement. Movement may be affected by terrain, damage, or weather conditions.</w:t>
      </w:r>
    </w:p>
    <w:p w:rsidR="00000000" w:rsidDel="00000000" w:rsidP="00000000" w:rsidRDefault="00000000" w:rsidRPr="00000000" w14:paraId="000004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Travel Time is calculated using the vehicle’s speed and the distance you are trying to travel. For example, a vehicle traveling 60 miles per hour will cover 60 miles in one hour, assuming straight, unobstructed roads.</w:t>
      </w:r>
    </w:p>
    <w:p w:rsidR="00000000" w:rsidDel="00000000" w:rsidP="00000000" w:rsidRDefault="00000000" w:rsidRPr="00000000" w14:paraId="000004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 Interaction:</w:t>
      </w:r>
    </w:p>
    <w:p w:rsidR="00000000" w:rsidDel="00000000" w:rsidP="00000000" w:rsidRDefault="00000000" w:rsidRPr="00000000" w14:paraId="000004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Driving: Characters use their Driving skill (or equivalent) to maneuver vehicles. Difficulty depends on the environment (smooth road vs. Rugged terrain).</w:t>
      </w:r>
    </w:p>
    <w:p w:rsidR="00000000" w:rsidDel="00000000" w:rsidP="00000000" w:rsidRDefault="00000000" w:rsidRPr="00000000" w14:paraId="000004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Fuel Consumption: All vehicles require fuel, and resources can be scarce. Plan accordingly, especially in the wilderness or urban areas where refueling stations may be unavailable.</w:t>
      </w:r>
    </w:p>
    <w:p w:rsidR="00000000" w:rsidDel="00000000" w:rsidP="00000000" w:rsidRDefault="00000000" w:rsidRPr="00000000" w14:paraId="000004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Vehicle Damage: Vehicles can be damaged in various ways (accidents, attacks, or sabotage). Damage to vehicles reduces their speed, durability, and capacity to carry passengers.</w:t>
      </w:r>
    </w:p>
    <w:p w:rsidR="00000000" w:rsidDel="00000000" w:rsidP="00000000" w:rsidRDefault="00000000" w:rsidRPr="00000000" w14:paraId="000004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 Combat:</w:t>
      </w:r>
    </w:p>
    <w:p w:rsidR="00000000" w:rsidDel="00000000" w:rsidP="00000000" w:rsidRDefault="00000000" w:rsidRPr="00000000" w14:paraId="000004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can be mounted on vehicles (e.g., machine guns, missile launchers, etc.). Characters can use their Firearms skill to operate these weapons.</w:t>
      </w:r>
    </w:p>
    <w:p w:rsidR="00000000" w:rsidDel="00000000" w:rsidP="00000000" w:rsidRDefault="00000000" w:rsidRPr="00000000" w14:paraId="000004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Defensive Mechanisms: Armored vehicles or vehicles equipped with shields can reduce incoming damage. These can be modified or purchased in certain locations.</w:t>
      </w:r>
    </w:p>
    <w:p w:rsidR="00000000" w:rsidDel="00000000" w:rsidP="00000000" w:rsidRDefault="00000000" w:rsidRPr="00000000" w14:paraId="000004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Hazards:</w:t>
      </w:r>
    </w:p>
    <w:p w:rsidR="00000000" w:rsidDel="00000000" w:rsidP="00000000" w:rsidRDefault="00000000" w:rsidRPr="00000000" w14:paraId="000004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Weather: Rain, fog, or snow can reduce visibility, making driving more difficult and slowing travel.</w:t>
      </w:r>
    </w:p>
    <w:p w:rsidR="00000000" w:rsidDel="00000000" w:rsidP="00000000" w:rsidRDefault="00000000" w:rsidRPr="00000000" w14:paraId="000004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Road Conditions: Poor or broken roads may require vehicles to slow down or even perform skill checks to avoid becoming stuck.</w:t>
      </w:r>
    </w:p>
    <w:p w:rsidR="00000000" w:rsidDel="00000000" w:rsidP="00000000" w:rsidRDefault="00000000" w:rsidRPr="00000000" w14:paraId="000004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Rough Terrain: Vehicles can struggle in difficult terrain (forests, mountains, swamps). Certain vehicles (e.g., hovercraft) are better suited for these environments.</w:t>
      </w:r>
    </w:p>
    <w:p w:rsidR="00000000" w:rsidDel="00000000" w:rsidP="00000000" w:rsidRDefault="00000000" w:rsidRPr="00000000" w14:paraId="000004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 Maintenance:</w:t>
      </w:r>
    </w:p>
    <w:p w:rsidR="00000000" w:rsidDel="00000000" w:rsidP="00000000" w:rsidRDefault="00000000" w:rsidRPr="00000000" w14:paraId="000004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Over time, vehicles require maintenance (repairs to engines, tires, or fuel systems). Failure to repair vehicles can result in breakdowns, leaving the party stranded.</w:t>
      </w:r>
    </w:p>
    <w:p w:rsidR="00000000" w:rsidDel="00000000" w:rsidP="00000000" w:rsidRDefault="00000000" w:rsidRPr="00000000" w14:paraId="000004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Travel Overland (Walking, Hiking, and Exploration)</w:t>
      </w:r>
    </w:p>
    <w:p w:rsidR="00000000" w:rsidDel="00000000" w:rsidP="00000000" w:rsidRDefault="00000000" w:rsidRPr="00000000" w14:paraId="000004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rsidR="00000000" w:rsidDel="00000000" w:rsidP="00000000" w:rsidRDefault="00000000" w:rsidRPr="00000000" w14:paraId="000004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Key Travel Mechanics</w:t>
      </w:r>
    </w:p>
    <w:p w:rsidR="00000000" w:rsidDel="00000000" w:rsidP="00000000" w:rsidRDefault="00000000" w:rsidRPr="00000000" w14:paraId="000004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Travel Type</w:t>
        <w:tab/>
        <w:t xml:space="preserve">Speed</w:t>
        <w:tab/>
        <w:t xml:space="preserve">Effect</w:t>
      </w:r>
    </w:p>
    <w:p w:rsidR="00000000" w:rsidDel="00000000" w:rsidP="00000000" w:rsidRDefault="00000000" w:rsidRPr="00000000" w14:paraId="000004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Walking</w:t>
        <w:tab/>
        <w:t xml:space="preserve">3 mph</w:t>
        <w:tab/>
        <w:t xml:space="preserve">Standard pace for regular travel in urban or rural areas.</w:t>
      </w:r>
    </w:p>
    <w:p w:rsidR="00000000" w:rsidDel="00000000" w:rsidP="00000000" w:rsidRDefault="00000000" w:rsidRPr="00000000" w14:paraId="000004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Hiking</w:t>
        <w:tab/>
        <w:t xml:space="preserve">2 mph</w:t>
        <w:tab/>
        <w:t xml:space="preserve">Slower due to rugged terrain; requires Survival or Climbing checks.</w:t>
      </w:r>
    </w:p>
    <w:p w:rsidR="00000000" w:rsidDel="00000000" w:rsidP="00000000" w:rsidRDefault="00000000" w:rsidRPr="00000000" w14:paraId="000004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Running</w:t>
        <w:tab/>
        <w:t xml:space="preserve">5 mph</w:t>
        <w:tab/>
        <w:t xml:space="preserve">Temporary burst of speed; requires an Athletics check for prolonged periods.</w:t>
      </w:r>
    </w:p>
    <w:p w:rsidR="00000000" w:rsidDel="00000000" w:rsidP="00000000" w:rsidRDefault="00000000" w:rsidRPr="00000000" w14:paraId="000004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Navigating</w:t>
        <w:tab/>
        <w:t xml:space="preserve">1-2 mph</w:t>
        <w:tab/>
        <w:t xml:space="preserve">Depending on terrain and route planning. Requires Navigation or Survival check.</w:t>
      </w:r>
    </w:p>
    <w:p w:rsidR="00000000" w:rsidDel="00000000" w:rsidP="00000000" w:rsidRDefault="00000000" w:rsidRPr="00000000" w14:paraId="000004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Interaction with the World</w:t>
      </w:r>
    </w:p>
    <w:p w:rsidR="00000000" w:rsidDel="00000000" w:rsidP="00000000" w:rsidRDefault="00000000" w:rsidRPr="00000000" w14:paraId="000004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players are not just passive agents; they interact with the world around them in countless ways. Whether they are gathering information, engaging with npcs, or uncovering hidden secrets, this interaction is at the heart of the investigative experience.</w:t>
      </w:r>
    </w:p>
    <w:p w:rsidR="00000000" w:rsidDel="00000000" w:rsidP="00000000" w:rsidRDefault="00000000" w:rsidRPr="00000000" w14:paraId="000004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Social Interactions and Roleplay</w:t>
      </w:r>
    </w:p>
    <w:p w:rsidR="00000000" w:rsidDel="00000000" w:rsidP="00000000" w:rsidRDefault="00000000" w:rsidRPr="00000000" w14:paraId="000004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Interaction Type</w:t>
        <w:tab/>
        <w:t xml:space="preserve">Mechanics</w:t>
        <w:tab/>
        <w:t xml:space="preserve">Key Attributes</w:t>
        <w:tab/>
        <w:t xml:space="preserve">Relevant Skills</w:t>
      </w:r>
    </w:p>
    <w:p w:rsidR="00000000" w:rsidDel="00000000" w:rsidP="00000000" w:rsidRDefault="00000000" w:rsidRPr="00000000" w14:paraId="000004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Negotiation</w:t>
        <w:tab/>
        <w:t xml:space="preserve">Use Charisma and Persuasion for bartering or convincing.</w:t>
        <w:tab/>
        <w:t xml:space="preserve">Charisma, Intelligence</w:t>
        <w:tab/>
        <w:t xml:space="preserve">Persuasion, Deception</w:t>
      </w:r>
    </w:p>
    <w:p w:rsidR="00000000" w:rsidDel="00000000" w:rsidP="00000000" w:rsidRDefault="00000000" w:rsidRPr="00000000" w14:paraId="000004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Interrogation</w:t>
        <w:tab/>
        <w:t xml:space="preserve">Press for information; may involve intimidation or charm.</w:t>
        <w:tab/>
        <w:t xml:space="preserve">Charisma, Wisdom</w:t>
        <w:tab/>
        <w:t xml:space="preserve">Intimidation, Persuasion</w:t>
      </w:r>
    </w:p>
    <w:p w:rsidR="00000000" w:rsidDel="00000000" w:rsidP="00000000" w:rsidRDefault="00000000" w:rsidRPr="00000000" w14:paraId="000004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w:t>
        <w:tab/>
        <w:t xml:space="preserve">Search for clues, engage in logical analysis of situations.</w:t>
        <w:tab/>
        <w:t xml:space="preserve">Intelligence, Dexterity</w:t>
        <w:tab/>
        <w:t xml:space="preserve">Investigation, Perception</w:t>
      </w:r>
    </w:p>
    <w:p w:rsidR="00000000" w:rsidDel="00000000" w:rsidP="00000000" w:rsidRDefault="00000000" w:rsidRPr="00000000" w14:paraId="000004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Research</w:t>
        <w:tab/>
        <w:t xml:space="preserve">Examine documents, history, or occult texts.</w:t>
        <w:tab/>
        <w:t xml:space="preserve">Intelligence, Wisdom</w:t>
        <w:tab/>
        <w:t xml:space="preserve">Occult Knowledge, Research</w:t>
      </w:r>
    </w:p>
    <w:p w:rsidR="00000000" w:rsidDel="00000000" w:rsidP="00000000" w:rsidRDefault="00000000" w:rsidRPr="00000000" w14:paraId="000004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Intuition</w:t>
        <w:tab/>
        <w:t xml:space="preserve">Rely on gut feelings or internal analysis.</w:t>
        <w:tab/>
        <w:t xml:space="preserve">Wisdom, Sanity</w:t>
        <w:tab/>
        <w:t xml:space="preserve">Insight</w:t>
      </w:r>
    </w:p>
    <w:p w:rsidR="00000000" w:rsidDel="00000000" w:rsidP="00000000" w:rsidRDefault="00000000" w:rsidRPr="00000000" w14:paraId="000004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Interaction</w:t>
      </w:r>
    </w:p>
    <w:p w:rsidR="00000000" w:rsidDel="00000000" w:rsidP="00000000" w:rsidRDefault="00000000" w:rsidRPr="00000000" w14:paraId="000004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Action</w:t>
        <w:tab/>
        <w:t xml:space="preserve">Effect</w:t>
        <w:tab/>
        <w:t xml:space="preserve">Relevant Skills</w:t>
        <w:tab/>
        <w:t xml:space="preserve">Example Roll</w:t>
      </w:r>
    </w:p>
    <w:p w:rsidR="00000000" w:rsidDel="00000000" w:rsidP="00000000" w:rsidRDefault="00000000" w:rsidRPr="00000000" w14:paraId="000004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Searching</w:t>
        <w:tab/>
        <w:t xml:space="preserve">Look for hidden objects, traps, or clues in an area.</w:t>
        <w:tab/>
        <w:t xml:space="preserve">Perception, Investigation</w:t>
        <w:tab/>
        <w:t xml:space="preserve">Perception to detect hidden doors.</w:t>
      </w:r>
    </w:p>
    <w:p w:rsidR="00000000" w:rsidDel="00000000" w:rsidP="00000000" w:rsidRDefault="00000000" w:rsidRPr="00000000" w14:paraId="000004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Breaking and Entering</w:t>
        <w:tab/>
        <w:t xml:space="preserve">Attempt to open locked doors or bypass barriers.</w:t>
        <w:tab/>
        <w:t xml:space="preserve">Strength, Dexterity</w:t>
        <w:tab/>
        <w:t xml:space="preserve">Strength for brute force, Dexterity for finesse.</w:t>
      </w:r>
    </w:p>
    <w:p w:rsidR="00000000" w:rsidDel="00000000" w:rsidP="00000000" w:rsidRDefault="00000000" w:rsidRPr="00000000" w14:paraId="000004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Climbing</w:t>
        <w:tab/>
        <w:t xml:space="preserve">Scale walls, cliffs, or trees.</w:t>
        <w:tab/>
        <w:t xml:space="preserve">Strength, Dexterity</w:t>
        <w:tab/>
        <w:t xml:space="preserve">Athletics or Acrobatics checks for success.</w:t>
      </w:r>
    </w:p>
    <w:p w:rsidR="00000000" w:rsidDel="00000000" w:rsidP="00000000" w:rsidRDefault="00000000" w:rsidRPr="00000000" w14:paraId="000004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Transitioning to Exploration and Investigation</w:t>
      </w:r>
    </w:p>
    <w:p w:rsidR="00000000" w:rsidDel="00000000" w:rsidP="00000000" w:rsidRDefault="00000000" w:rsidRPr="00000000" w14:paraId="000004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npcs and environments to piece together the puzzle of the supernatural, the unknown, and the eldritch.</w:t>
      </w:r>
    </w:p>
    <w:p w:rsidR="00000000" w:rsidDel="00000000" w:rsidP="00000000" w:rsidRDefault="00000000" w:rsidRPr="00000000" w14:paraId="000004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and Investigation</w:t>
      </w:r>
    </w:p>
    <w:p w:rsidR="00000000" w:rsidDel="00000000" w:rsidP="00000000" w:rsidRDefault="00000000" w:rsidRPr="00000000" w14:paraId="000004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rsidR="00000000" w:rsidDel="00000000" w:rsidP="00000000" w:rsidRDefault="00000000" w:rsidRPr="00000000" w14:paraId="000004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rsidR="00000000" w:rsidDel="00000000" w:rsidP="00000000" w:rsidRDefault="00000000" w:rsidRPr="00000000" w14:paraId="000004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rsidR="00000000" w:rsidDel="00000000" w:rsidP="00000000" w:rsidRDefault="00000000" w:rsidRPr="00000000" w14:paraId="000004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Tools and Aides</w:t>
      </w:r>
    </w:p>
    <w:p w:rsidR="00000000" w:rsidDel="00000000" w:rsidP="00000000" w:rsidRDefault="00000000" w:rsidRPr="00000000" w14:paraId="000004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General Investigation Tools</w:t>
      </w:r>
    </w:p>
    <w:p w:rsidR="00000000" w:rsidDel="00000000" w:rsidP="00000000" w:rsidRDefault="00000000" w:rsidRPr="00000000" w14:paraId="000004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Tool</w:t>
        <w:tab/>
        <w:t xml:space="preserve">Description</w:t>
        <w:tab/>
        <w:t xml:space="preserve">Effect</w:t>
        <w:tab/>
        <w:t xml:space="preserve">Modifier</w:t>
      </w:r>
    </w:p>
    <w:p w:rsidR="00000000" w:rsidDel="00000000" w:rsidP="00000000" w:rsidRDefault="00000000" w:rsidRPr="00000000" w14:paraId="000004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Magnifying Glass</w:t>
        <w:tab/>
        <w:t xml:space="preserve">A simple tool for detailed inspection of small objects or text.</w:t>
        <w:tab/>
        <w:t xml:space="preserve">+10% to Investigation for finding fine details.</w:t>
        <w:tab/>
        <w:t xml:space="preserve">Increases the chance of spotting hidden clues or subtle markings.</w:t>
      </w:r>
    </w:p>
    <w:p w:rsidR="00000000" w:rsidDel="00000000" w:rsidP="00000000" w:rsidRDefault="00000000" w:rsidRPr="00000000" w14:paraId="000004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Notebook &amp; Pen</w:t>
        <w:tab/>
        <w:t xml:space="preserve">Used to record findings or create maps.</w:t>
        <w:tab/>
        <w:t xml:space="preserve">+5% to Research and Investigation when documenting important information.</w:t>
        <w:tab/>
        <w:t xml:space="preserve">Aids with organizing clues, mapping out locations, and keeping track of evidence.</w:t>
      </w:r>
    </w:p>
    <w:p w:rsidR="00000000" w:rsidDel="00000000" w:rsidP="00000000" w:rsidRDefault="00000000" w:rsidRPr="00000000" w14:paraId="000004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Binoculars</w:t>
        <w:tab/>
        <w:t xml:space="preserve">Enables distant observation of an area or target.</w:t>
        <w:tab/>
        <w:t xml:space="preserve">+10% to Perception checks for long-distance observations.</w:t>
        <w:tab/>
        <w:t xml:space="preserve">Helps in spotting distant objects, figures, or unusual events.</w:t>
      </w:r>
    </w:p>
    <w:p w:rsidR="00000000" w:rsidDel="00000000" w:rsidP="00000000" w:rsidRDefault="00000000" w:rsidRPr="00000000" w14:paraId="000004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Digital Recorder</w:t>
        <w:tab/>
        <w:t xml:space="preserve">Records audio evidence, such as conversations or environmental sounds.</w:t>
        <w:tab/>
        <w:t xml:space="preserve">Provides a bonus to Interrogation and Analysis checks.</w:t>
        <w:tab/>
        <w:t xml:space="preserve">Can preserve sound bites for future use or replay.</w:t>
      </w:r>
    </w:p>
    <w:p w:rsidR="00000000" w:rsidDel="00000000" w:rsidP="00000000" w:rsidRDefault="00000000" w:rsidRPr="00000000" w14:paraId="000004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Thermal Camera</w:t>
        <w:tab/>
        <w:t xml:space="preserve">Detects heat signatures, helpful for tracking or detecting hidden life forms.</w:t>
        <w:tab/>
        <w:t xml:space="preserve">+10% to Survival and Perception for detecting living creatures or warm objects.</w:t>
        <w:tab/>
        <w:t xml:space="preserve">Useful for detecting hidden enemies or heat sources.</w:t>
      </w:r>
    </w:p>
    <w:p w:rsidR="00000000" w:rsidDel="00000000" w:rsidP="00000000" w:rsidRDefault="00000000" w:rsidRPr="00000000" w14:paraId="000004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Flashlight</w:t>
        <w:tab/>
        <w:t xml:space="preserve">Provides illumination in dark or poorly lit areas.</w:t>
        <w:tab/>
        <w:t xml:space="preserve">-10% to Perception checks in darkness (without it).</w:t>
        <w:tab/>
        <w:t xml:space="preserve">Essential for seeing in dark environments.</w:t>
      </w:r>
    </w:p>
    <w:p w:rsidR="00000000" w:rsidDel="00000000" w:rsidP="00000000" w:rsidRDefault="00000000" w:rsidRPr="00000000" w14:paraId="000004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Camera (Film/Camera Phone)</w:t>
        <w:tab/>
        <w:t xml:space="preserve">Allows for photographic documentation of the scene.</w:t>
        <w:tab/>
        <w:t xml:space="preserve">Provides a +5% bonus to Investigation and Evidence Preservation checks.</w:t>
        <w:tab/>
        <w:t xml:space="preserve">Essential for capturing images that might reveal hidden clues.</w:t>
      </w:r>
    </w:p>
    <w:p w:rsidR="00000000" w:rsidDel="00000000" w:rsidP="00000000" w:rsidRDefault="00000000" w:rsidRPr="00000000" w14:paraId="000004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Metal Detector</w:t>
        <w:tab/>
        <w:t xml:space="preserve">Detects metallic objects beneath the ground or hidden in structures.</w:t>
        <w:tab/>
        <w:t xml:space="preserve">+15% to Investigation for detecting metal objects.</w:t>
        <w:tab/>
        <w:t xml:space="preserve">Useful for finding weapons, hidden keys, or caches of ammunition.</w:t>
      </w:r>
    </w:p>
    <w:p w:rsidR="00000000" w:rsidDel="00000000" w:rsidP="00000000" w:rsidRDefault="00000000" w:rsidRPr="00000000" w14:paraId="000004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Lockpicks</w:t>
        <w:tab/>
        <w:t xml:space="preserve">A set of tools for bypassing locked doors or containers.</w:t>
        <w:tab/>
        <w:t xml:space="preserve">+10% to Locksmith and Stealth checks.</w:t>
        <w:tab/>
        <w:t xml:space="preserve">Enables access to secure areas or containers.</w:t>
      </w:r>
    </w:p>
    <w:p w:rsidR="00000000" w:rsidDel="00000000" w:rsidP="00000000" w:rsidRDefault="00000000" w:rsidRPr="00000000" w14:paraId="000004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Occult Investigation Tools</w:t>
      </w:r>
    </w:p>
    <w:p w:rsidR="00000000" w:rsidDel="00000000" w:rsidP="00000000" w:rsidRDefault="00000000" w:rsidRPr="00000000" w14:paraId="000004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Tool</w:t>
        <w:tab/>
        <w:t xml:space="preserve">Description</w:t>
        <w:tab/>
        <w:t xml:space="preserve">Effect</w:t>
        <w:tab/>
        <w:t xml:space="preserve">Modifier</w:t>
      </w:r>
    </w:p>
    <w:p w:rsidR="00000000" w:rsidDel="00000000" w:rsidP="00000000" w:rsidRDefault="00000000" w:rsidRPr="00000000" w14:paraId="000004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Occult Tome/Grimoire</w:t>
        <w:tab/>
        <w:t xml:space="preserve">Ancient books or scrolls containing forbidden knowledge.</w:t>
        <w:tab/>
        <w:t xml:space="preserve">+10% to Occult Knowledge checks when interpreting arcane symbols, rituals, or texts.</w:t>
        <w:tab/>
        <w:t xml:space="preserve">Grants deep insights into supernatural phenomena or rituals.</w:t>
      </w:r>
    </w:p>
    <w:p w:rsidR="00000000" w:rsidDel="00000000" w:rsidP="00000000" w:rsidRDefault="00000000" w:rsidRPr="00000000" w14:paraId="000004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 Dagger</w:t>
        <w:tab/>
        <w:t xml:space="preserve">Used in occult rituals, often to perform sacrificial acts or empower spells.</w:t>
        <w:tab/>
        <w:t xml:space="preserve">+15% to Occult Rituals or Sacrificial Performances when used in specific rituals.</w:t>
        <w:tab/>
        <w:t xml:space="preserve">Can summon or bind supernatural entities or enhance power.</w:t>
      </w:r>
    </w:p>
    <w:p w:rsidR="00000000" w:rsidDel="00000000" w:rsidP="00000000" w:rsidRDefault="00000000" w:rsidRPr="00000000" w14:paraId="000004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Protection Amulet</w:t>
        <w:tab/>
        <w:t xml:space="preserve">An amulet charged with magic to ward off supernatural forces.</w:t>
        <w:tab/>
        <w:t xml:space="preserve">Reduces SAN loss by 5-10 points when in proximity to supernatural horrors.</w:t>
        <w:tab/>
        <w:t xml:space="preserve">Can protect a person or space from minor to medium supernatural threats.</w:t>
      </w:r>
    </w:p>
    <w:p w:rsidR="00000000" w:rsidDel="00000000" w:rsidP="00000000" w:rsidRDefault="00000000" w:rsidRPr="00000000" w14:paraId="000004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Crystal Ball</w:t>
        <w:tab/>
        <w:t xml:space="preserve">A tool for scrying and seeing distant or hidden events.</w:t>
        <w:tab/>
        <w:t xml:space="preserve">+15% to Divination or Scrying checks.</w:t>
        <w:tab/>
        <w:t xml:space="preserve">Allows the user to peer into far-off places or other planes of existence.</w:t>
      </w:r>
    </w:p>
    <w:p w:rsidR="00000000" w:rsidDel="00000000" w:rsidP="00000000" w:rsidRDefault="00000000" w:rsidRPr="00000000" w14:paraId="000004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Salt (Sacred)</w:t>
        <w:tab/>
        <w:t xml:space="preserve">Used in rituals for protection or to ward off evil spirits.</w:t>
        <w:tab/>
        <w:t xml:space="preserve">+10% to Occult Rituals when using it for purification or protection.</w:t>
        <w:tab/>
        <w:t xml:space="preserve">Often used in a defensive or cleansing capacity.</w:t>
      </w:r>
    </w:p>
    <w:p w:rsidR="00000000" w:rsidDel="00000000" w:rsidP="00000000" w:rsidRDefault="00000000" w:rsidRPr="00000000" w14:paraId="000004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Witch’s Compass</w:t>
        <w:tab/>
        <w:t xml:space="preserve">A divining tool used to locate supernatural energy sources.</w:t>
        <w:tab/>
        <w:t xml:space="preserve">+10% to Survival checks when tracking arcane disturbances.</w:t>
        <w:tab/>
        <w:t xml:space="preserve">Useful for locating ley lines or magical energies in the environment.</w:t>
      </w:r>
    </w:p>
    <w:p w:rsidR="00000000" w:rsidDel="00000000" w:rsidP="00000000" w:rsidRDefault="00000000" w:rsidRPr="00000000" w14:paraId="000004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Tech-Related Investigation Tools</w:t>
      </w:r>
    </w:p>
    <w:p w:rsidR="00000000" w:rsidDel="00000000" w:rsidP="00000000" w:rsidRDefault="00000000" w:rsidRPr="00000000" w14:paraId="0000047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Tool</w:t>
        <w:tab/>
        <w:t xml:space="preserve">Description</w:t>
        <w:tab/>
        <w:t xml:space="preserve">Effect</w:t>
        <w:tab/>
        <w:t xml:space="preserve">Modifier</w:t>
      </w:r>
    </w:p>
    <w:p w:rsidR="00000000" w:rsidDel="00000000" w:rsidP="00000000" w:rsidRDefault="00000000" w:rsidRPr="00000000" w14:paraId="000004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Smartphone</w:t>
        <w:tab/>
        <w:t xml:space="preserve">Modern tool with internet access, camera, and various apps for investigation.</w:t>
        <w:tab/>
        <w:t xml:space="preserve">+5% to Research or Hacking checks when used to search for digital evidence.</w:t>
        <w:tab/>
        <w:t xml:space="preserve">Helps gather data, track down online information, or communicate with informants.</w:t>
      </w:r>
    </w:p>
    <w:p w:rsidR="00000000" w:rsidDel="00000000" w:rsidP="00000000" w:rsidRDefault="00000000" w:rsidRPr="00000000" w14:paraId="000004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Hacking Kit</w:t>
        <w:tab/>
        <w:t xml:space="preserve">A set of tools used for breaking into computer systems or bypassing security.</w:t>
        <w:tab/>
        <w:t xml:space="preserve">+15% to Hacking checks to override systems.</w:t>
        <w:tab/>
        <w:t xml:space="preserve">Essential for infiltrating digital systems or accessing encrypted files.</w:t>
      </w:r>
    </w:p>
    <w:p w:rsidR="00000000" w:rsidDel="00000000" w:rsidP="00000000" w:rsidRDefault="00000000" w:rsidRPr="00000000" w14:paraId="000004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Drones</w:t>
        <w:tab/>
        <w:t xml:space="preserve">Remote-controlled vehicles with cameras for aerial or ground surveillance.</w:t>
        <w:tab/>
        <w:t xml:space="preserve">+10% to Perception checks when observing an area from above.</w:t>
        <w:tab/>
        <w:t xml:space="preserve">Useful for scouting or tracking without physical presence.</w:t>
      </w:r>
    </w:p>
    <w:p w:rsidR="00000000" w:rsidDel="00000000" w:rsidP="00000000" w:rsidRDefault="00000000" w:rsidRPr="00000000" w14:paraId="000004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Portable Scanner</w:t>
        <w:tab/>
        <w:t xml:space="preserve">Scans documents, objects, or even environments for hidden information.</w:t>
        <w:tab/>
        <w:t xml:space="preserve">+10% to Investigation or Research when scanning for hidden texts or patterns.</w:t>
        <w:tab/>
        <w:t xml:space="preserve">Can uncover hidden writing, fingerprints, or materials.</w:t>
      </w:r>
    </w:p>
    <w:p w:rsidR="00000000" w:rsidDel="00000000" w:rsidP="00000000" w:rsidRDefault="00000000" w:rsidRPr="00000000" w14:paraId="000004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UV Light</w:t>
        <w:tab/>
        <w:t xml:space="preserve">Reveals invisible ink or blood traces.</w:t>
        <w:tab/>
        <w:t xml:space="preserve">+10% to Investigation for finding secret messages or stains.</w:t>
        <w:tab/>
        <w:t xml:space="preserve">Allows detection of traces that are otherwise undetectable to the naked eye.</w:t>
      </w:r>
    </w:p>
    <w:p w:rsidR="00000000" w:rsidDel="00000000" w:rsidP="00000000" w:rsidRDefault="00000000" w:rsidRPr="00000000" w14:paraId="000004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Specialized Aides and Assistants</w:t>
      </w:r>
    </w:p>
    <w:p w:rsidR="00000000" w:rsidDel="00000000" w:rsidP="00000000" w:rsidRDefault="00000000" w:rsidRPr="00000000" w14:paraId="000004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Aide</w:t>
        <w:tab/>
        <w:t xml:space="preserve">Description</w:t>
        <w:tab/>
        <w:t xml:space="preserve">Effect</w:t>
        <w:tab/>
        <w:t xml:space="preserve">Modifier</w:t>
      </w:r>
    </w:p>
    <w:p w:rsidR="00000000" w:rsidDel="00000000" w:rsidP="00000000" w:rsidRDefault="00000000" w:rsidRPr="00000000" w14:paraId="000004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Private Investigator</w:t>
        <w:tab/>
        <w:t xml:space="preserve">A hired professional who assists in gathering information or surveillance.</w:t>
        <w:tab/>
        <w:t xml:space="preserve">Provides +20% to Investigation and Surveillance checks.</w:t>
        <w:tab/>
        <w:t xml:space="preserve">Highly skilled at uncovering information in the field.</w:t>
      </w:r>
    </w:p>
    <w:p w:rsidR="00000000" w:rsidDel="00000000" w:rsidP="00000000" w:rsidRDefault="00000000" w:rsidRPr="00000000" w14:paraId="000004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Occult Expert</w:t>
        <w:tab/>
        <w:t xml:space="preserve">An individual specializing in the supernatural, often able to read arcane symbols.</w:t>
        <w:tab/>
        <w:t xml:space="preserve">Provides +10% to Occult Knowledge checks and helps decipher occult rituals.</w:t>
        <w:tab/>
        <w:t xml:space="preserve">Key for interpreting rituals, symbols, or entities.</w:t>
      </w:r>
    </w:p>
    <w:p w:rsidR="00000000" w:rsidDel="00000000" w:rsidP="00000000" w:rsidRDefault="00000000" w:rsidRPr="00000000" w14:paraId="000004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Computer Hacker</w:t>
        <w:tab/>
        <w:t xml:space="preserve">A skilled individual who can break into digital systems and retrieve information.</w:t>
        <w:tab/>
        <w:t xml:space="preserve">Provides +15% to Hacking or Research checks.</w:t>
        <w:tab/>
        <w:t xml:space="preserve">Assists with accessing secure digital locations or databases.</w:t>
      </w:r>
    </w:p>
    <w:p w:rsidR="00000000" w:rsidDel="00000000" w:rsidP="00000000" w:rsidRDefault="00000000" w:rsidRPr="00000000" w14:paraId="000004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Research Assistant</w:t>
        <w:tab/>
        <w:t xml:space="preserve">A scholar with specialized knowledge of history, texts, or specific fields.</w:t>
        <w:tab/>
        <w:t xml:space="preserve">Provides +10% to Research and Occult Knowledge checks.</w:t>
        <w:tab/>
        <w:t xml:space="preserve">Assists in sifting through books, archives, or other research materials.</w:t>
      </w:r>
    </w:p>
    <w:p w:rsidR="00000000" w:rsidDel="00000000" w:rsidP="00000000" w:rsidRDefault="00000000" w:rsidRPr="00000000" w14:paraId="000004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Detective</w:t>
        <w:tab/>
        <w:t xml:space="preserve">An experienced investigator who can notice patterns and inconsistencies.</w:t>
        <w:tab/>
        <w:t xml:space="preserve">Provides +15% to Investigation and Interrogation checks.</w:t>
        <w:tab/>
        <w:t xml:space="preserve">Skilled at piecing together criminal activities or mysteries.</w:t>
      </w:r>
    </w:p>
    <w:p w:rsidR="00000000" w:rsidDel="00000000" w:rsidP="00000000" w:rsidRDefault="00000000" w:rsidRPr="00000000" w14:paraId="000004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Medical Examiner</w:t>
        <w:tab/>
        <w:t xml:space="preserve">A specialist in identifying causes of death or conducting autopsies.</w:t>
        <w:tab/>
        <w:t xml:space="preserve">Provides +20% to Medicine and Investigation checks when analyzing bodies or wounds.</w:t>
        <w:tab/>
        <w:t xml:space="preserve">Essential for determining time of death, causes of injuries, or poisoning.</w:t>
      </w:r>
    </w:p>
    <w:p w:rsidR="00000000" w:rsidDel="00000000" w:rsidP="00000000" w:rsidRDefault="00000000" w:rsidRPr="00000000" w14:paraId="000004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Difficulty and Modifiers</w:t>
      </w:r>
    </w:p>
    <w:p w:rsidR="00000000" w:rsidDel="00000000" w:rsidP="00000000" w:rsidRDefault="00000000" w:rsidRPr="00000000" w14:paraId="000004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following table outlines how tools and aides can affect difficulty (DC) of investigative actions and provide bonuses based on the quality and relevance of the tools or aides used.</w:t>
      </w:r>
    </w:p>
    <w:p w:rsidR="00000000" w:rsidDel="00000000" w:rsidP="00000000" w:rsidRDefault="00000000" w:rsidRPr="00000000" w14:paraId="0000049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Action</w:t>
        <w:tab/>
        <w:t xml:space="preserve">Base DC</w:t>
        <w:tab/>
        <w:t xml:space="preserve">Tool/Aide</w:t>
        <w:tab/>
        <w:t xml:space="preserve">Effect on DC</w:t>
      </w:r>
    </w:p>
    <w:p w:rsidR="00000000" w:rsidDel="00000000" w:rsidP="00000000" w:rsidRDefault="00000000" w:rsidRPr="00000000" w14:paraId="000004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Searching a Room</w:t>
        <w:tab/>
        <w:t xml:space="preserve">15</w:t>
        <w:tab/>
        <w:t xml:space="preserve">Magnifying Glass</w:t>
        <w:tab/>
        <w:t xml:space="preserve">-5 to DC</w:t>
      </w:r>
    </w:p>
    <w:p w:rsidR="00000000" w:rsidDel="00000000" w:rsidP="00000000" w:rsidRDefault="00000000" w:rsidRPr="00000000" w14:paraId="000004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Examining an Object</w:t>
        <w:tab/>
        <w:t xml:space="preserve">20</w:t>
        <w:tab/>
        <w:t xml:space="preserve">Notebook &amp; Pen</w:t>
        <w:tab/>
        <w:t xml:space="preserve">-5 to DC</w:t>
      </w:r>
    </w:p>
    <w:p w:rsidR="00000000" w:rsidDel="00000000" w:rsidP="00000000" w:rsidRDefault="00000000" w:rsidRPr="00000000" w14:paraId="000004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Detecting Hidden Items</w:t>
        <w:tab/>
        <w:t xml:space="preserve">25</w:t>
        <w:tab/>
        <w:t xml:space="preserve">Metal Detector</w:t>
        <w:tab/>
        <w:t xml:space="preserve">-10 to DC</w:t>
      </w:r>
    </w:p>
    <w:p w:rsidR="00000000" w:rsidDel="00000000" w:rsidP="00000000" w:rsidRDefault="00000000" w:rsidRPr="00000000" w14:paraId="000004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Solving a Puzzle</w:t>
        <w:tab/>
        <w:t xml:space="preserve">20</w:t>
        <w:tab/>
        <w:t xml:space="preserve">Occult Tome</w:t>
        <w:tab/>
        <w:t xml:space="preserve">-5 to DC</w:t>
      </w:r>
    </w:p>
    <w:p w:rsidR="00000000" w:rsidDel="00000000" w:rsidP="00000000" w:rsidRDefault="00000000" w:rsidRPr="00000000" w14:paraId="000004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Decoding a Code</w:t>
        <w:tab/>
        <w:t xml:space="preserve">25</w:t>
        <w:tab/>
        <w:t xml:space="preserve">Hacking Kit</w:t>
        <w:tab/>
        <w:t xml:space="preserve">-10 to DC</w:t>
      </w:r>
    </w:p>
    <w:p w:rsidR="00000000" w:rsidDel="00000000" w:rsidP="00000000" w:rsidRDefault="00000000" w:rsidRPr="00000000" w14:paraId="000004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Interrogating an NPC</w:t>
        <w:tab/>
        <w:t xml:space="preserve">20</w:t>
        <w:tab/>
        <w:t xml:space="preserve">Private Investigator</w:t>
        <w:tab/>
        <w:t xml:space="preserve">-10 to DC</w:t>
      </w:r>
    </w:p>
    <w:p w:rsidR="00000000" w:rsidDel="00000000" w:rsidP="00000000" w:rsidRDefault="00000000" w:rsidRPr="00000000" w14:paraId="000004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Tracking an Entity</w:t>
        <w:tab/>
        <w:t xml:space="preserve">30</w:t>
        <w:tab/>
        <w:t xml:space="preserve">Witch’s Compass</w:t>
        <w:tab/>
        <w:t xml:space="preserve">-5 to DC</w:t>
      </w:r>
    </w:p>
    <w:p w:rsidR="00000000" w:rsidDel="00000000" w:rsidP="00000000" w:rsidRDefault="00000000" w:rsidRPr="00000000" w14:paraId="000004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Researching Lore</w:t>
        <w:tab/>
        <w:t xml:space="preserve">20</w:t>
        <w:tab/>
        <w:t xml:space="preserve">Research Assistant</w:t>
        <w:tab/>
        <w:t xml:space="preserve">-5 to DC</w:t>
      </w:r>
    </w:p>
    <w:p w:rsidR="00000000" w:rsidDel="00000000" w:rsidP="00000000" w:rsidRDefault="00000000" w:rsidRPr="00000000" w14:paraId="000004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Dissecting a Body</w:t>
        <w:tab/>
        <w:t xml:space="preserve">30</w:t>
        <w:tab/>
        <w:t xml:space="preserve">Medical Examiner</w:t>
        <w:tab/>
        <w:t xml:space="preserve">-10 to DC</w:t>
      </w:r>
    </w:p>
    <w:p w:rsidR="00000000" w:rsidDel="00000000" w:rsidP="00000000" w:rsidRDefault="00000000" w:rsidRPr="00000000" w14:paraId="000004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Creating Investigation Tools as a Game Master</w:t>
      </w:r>
    </w:p>
    <w:p w:rsidR="00000000" w:rsidDel="00000000" w:rsidP="00000000" w:rsidRDefault="00000000" w:rsidRPr="00000000" w14:paraId="000004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the GM introduces new tools, aides, or unique items into the investigation process, the following rules should be applied:</w:t>
      </w:r>
    </w:p>
    <w:p w:rsidR="00000000" w:rsidDel="00000000" w:rsidP="00000000" w:rsidRDefault="00000000" w:rsidRPr="00000000" w14:paraId="000004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Determine the Item’s Purpose: Is it meant to enhance investigation through physical examination, digital investigation, or supernatural means?</w:t>
      </w:r>
    </w:p>
    <w:p w:rsidR="00000000" w:rsidDel="00000000" w:rsidP="00000000" w:rsidRDefault="00000000" w:rsidRPr="00000000" w14:paraId="000004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Assign the Mechanics: What specific bonus does the item provide? Is it a one-time use item, or does it have charges or durability?</w:t>
      </w:r>
    </w:p>
    <w:p w:rsidR="00000000" w:rsidDel="00000000" w:rsidP="00000000" w:rsidRDefault="00000000" w:rsidRPr="00000000" w14:paraId="000004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Define the Drawbacks or Limitations: What are the risks? Does it require maintenance, could it backfire, or does it degrade over time?</w:t>
      </w:r>
    </w:p>
    <w:p w:rsidR="00000000" w:rsidDel="00000000" w:rsidP="00000000" w:rsidRDefault="00000000" w:rsidRPr="00000000" w14:paraId="000004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Balancing the Item: Ensure no item is so powerful that it trivializes the investigation. Items should add tension or narrative depth, not just mechanical advantage.</w:t>
      </w:r>
    </w:p>
    <w:p w:rsidR="00000000" w:rsidDel="00000000" w:rsidP="00000000" w:rsidRDefault="00000000" w:rsidRPr="00000000" w14:paraId="000004A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A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Exploration Mechanics</w:t>
      </w:r>
    </w:p>
    <w:p w:rsidR="00000000" w:rsidDel="00000000" w:rsidP="00000000" w:rsidRDefault="00000000" w:rsidRPr="00000000" w14:paraId="000004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rsidR="00000000" w:rsidDel="00000000" w:rsidP="00000000" w:rsidRDefault="00000000" w:rsidRPr="00000000" w14:paraId="000004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Searching the Environment</w:t>
      </w:r>
    </w:p>
    <w:p w:rsidR="00000000" w:rsidDel="00000000" w:rsidP="00000000" w:rsidRDefault="00000000" w:rsidRPr="00000000" w14:paraId="000004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rsidR="00000000" w:rsidDel="00000000" w:rsidP="00000000" w:rsidRDefault="00000000" w:rsidRPr="00000000" w14:paraId="000004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Search Actions:</w:t>
      </w:r>
    </w:p>
    <w:p w:rsidR="00000000" w:rsidDel="00000000" w:rsidP="00000000" w:rsidRDefault="00000000" w:rsidRPr="00000000" w14:paraId="000004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Search a Room: A detailed search of a room, building, or area for hidden objects, clues, or hazards.</w:t>
      </w:r>
    </w:p>
    <w:p w:rsidR="00000000" w:rsidDel="00000000" w:rsidP="00000000" w:rsidRDefault="00000000" w:rsidRPr="00000000" w14:paraId="000004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Roll Perception or Investigation depending on the complexity of the area. A successful check allows the character to uncover hidden details.</w:t>
      </w:r>
    </w:p>
    <w:p w:rsidR="00000000" w:rsidDel="00000000" w:rsidP="00000000" w:rsidRDefault="00000000" w:rsidRPr="00000000" w14:paraId="000004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difficulty varies based on the environment. For example, a dusty library might have easier-to-find clues, while a heavily decayed warehouse would be more difficult to search.</w:t>
      </w:r>
    </w:p>
    <w:p w:rsidR="00000000" w:rsidDel="00000000" w:rsidP="00000000" w:rsidRDefault="00000000" w:rsidRPr="00000000" w14:paraId="000004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Inspect an Object: A character might choose to carefully inspect an item, such as a piece of furniture, a document, or a cryptic symbol.</w:t>
      </w:r>
    </w:p>
    <w:p w:rsidR="00000000" w:rsidDel="00000000" w:rsidP="00000000" w:rsidRDefault="00000000" w:rsidRPr="00000000" w14:paraId="000004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Use Investigation for a focused examination or Occult Knowledge for items tied to the supernatural.</w:t>
      </w:r>
    </w:p>
    <w:p w:rsidR="00000000" w:rsidDel="00000000" w:rsidP="00000000" w:rsidRDefault="00000000" w:rsidRPr="00000000" w14:paraId="000004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GM determines the difficulty based on the object’s complexity (e.g., a simple chair might be an easy search, while a ritual object might require a high DC to decipher).</w:t>
      </w:r>
    </w:p>
    <w:p w:rsidR="00000000" w:rsidDel="00000000" w:rsidP="00000000" w:rsidRDefault="00000000" w:rsidRPr="00000000" w14:paraId="000004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Detect Traps: Traps and hazards are common in the world of The Harrowing Truth. Searching for them requires careful attention and, often, a combination of skills.</w:t>
      </w:r>
    </w:p>
    <w:p w:rsidR="00000000" w:rsidDel="00000000" w:rsidP="00000000" w:rsidRDefault="00000000" w:rsidRPr="00000000" w14:paraId="000004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Use Perception to spot physical traps or Occult Knowledge for supernatural dangers.</w:t>
      </w:r>
    </w:p>
    <w:p w:rsidR="00000000" w:rsidDel="00000000" w:rsidP="00000000" w:rsidRDefault="00000000" w:rsidRPr="00000000" w14:paraId="000004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GM sets the difficulty based on the trap’s sophistication (e.g., a hidden tripwire may be easier to detect than a complex magical ward).</w:t>
      </w:r>
    </w:p>
    <w:p w:rsidR="00000000" w:rsidDel="00000000" w:rsidP="00000000" w:rsidRDefault="00000000" w:rsidRPr="00000000" w14:paraId="000004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Perception Check Table:</w:t>
      </w:r>
    </w:p>
    <w:p w:rsidR="00000000" w:rsidDel="00000000" w:rsidP="00000000" w:rsidRDefault="00000000" w:rsidRPr="00000000" w14:paraId="000004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Location/Item</w:t>
        <w:tab/>
        <w:t xml:space="preserve">DC Range</w:t>
        <w:tab/>
        <w:t xml:space="preserve">Skill Used</w:t>
        <w:tab/>
        <w:t xml:space="preserve">Success</w:t>
      </w:r>
    </w:p>
    <w:p w:rsidR="00000000" w:rsidDel="00000000" w:rsidP="00000000" w:rsidRDefault="00000000" w:rsidRPr="00000000" w14:paraId="000004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Quiet Room</w:t>
        <w:tab/>
        <w:t xml:space="preserve">10 - 20</w:t>
        <w:tab/>
        <w:t xml:space="preserve">Perception</w:t>
        <w:tab/>
        <w:t xml:space="preserve">Detect hidden doors or compartments.</w:t>
      </w:r>
    </w:p>
    <w:p w:rsidR="00000000" w:rsidDel="00000000" w:rsidP="00000000" w:rsidRDefault="00000000" w:rsidRPr="00000000" w14:paraId="000004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Crumbling Library</w:t>
        <w:tab/>
        <w:t xml:space="preserve">15 - 30</w:t>
        <w:tab/>
        <w:t xml:space="preserve">Investigation, Occult Knowledge</w:t>
        <w:tab/>
        <w:t xml:space="preserve">Uncover dusty journals or arcane symbols.</w:t>
      </w:r>
    </w:p>
    <w:p w:rsidR="00000000" w:rsidDel="00000000" w:rsidP="00000000" w:rsidRDefault="00000000" w:rsidRPr="00000000" w14:paraId="000004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Swampy Area</w:t>
        <w:tab/>
        <w:t xml:space="preserve">20 - 30</w:t>
        <w:tab/>
        <w:t xml:space="preserve">Survival, Perception</w:t>
        <w:tab/>
        <w:t xml:space="preserve">Spot a creature’s tracks or concealed objects.</w:t>
      </w:r>
    </w:p>
    <w:p w:rsidR="00000000" w:rsidDel="00000000" w:rsidP="00000000" w:rsidRDefault="00000000" w:rsidRPr="00000000" w14:paraId="000004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Using Tools in Exploration</w:t>
      </w:r>
    </w:p>
    <w:p w:rsidR="00000000" w:rsidDel="00000000" w:rsidP="00000000" w:rsidRDefault="00000000" w:rsidRPr="00000000" w14:paraId="000004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Certain tools, such as flashlights, ropes, climbing equipment, or lockpicks, are essential during exploration. These tools help make tasks easier, improve skill rolls, and allow players to access areas they otherwise couldn’t.</w:t>
      </w:r>
    </w:p>
    <w:p w:rsidR="00000000" w:rsidDel="00000000" w:rsidP="00000000" w:rsidRDefault="00000000" w:rsidRPr="00000000" w14:paraId="000004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Tool</w:t>
        <w:tab/>
        <w:t xml:space="preserve">Effect</w:t>
        <w:tab/>
        <w:t xml:space="preserve">Example Use</w:t>
      </w:r>
    </w:p>
    <w:p w:rsidR="00000000" w:rsidDel="00000000" w:rsidP="00000000" w:rsidRDefault="00000000" w:rsidRPr="00000000" w14:paraId="000004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Flashlight</w:t>
        <w:tab/>
        <w:t xml:space="preserve">Provides light, reducing penalties in dark areas.</w:t>
        <w:tab/>
        <w:t xml:space="preserve">Use to illuminate dark hallways or hidden areas.</w:t>
      </w:r>
    </w:p>
    <w:p w:rsidR="00000000" w:rsidDel="00000000" w:rsidP="00000000" w:rsidRDefault="00000000" w:rsidRPr="00000000" w14:paraId="000004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Rope</w:t>
        <w:tab/>
        <w:t xml:space="preserve">Can be used for climbing, creating barriers, or securing equipment.</w:t>
        <w:tab/>
        <w:t xml:space="preserve">Climb walls, create a makeshift bridge, or rappel down.</w:t>
      </w:r>
    </w:p>
    <w:p w:rsidR="00000000" w:rsidDel="00000000" w:rsidP="00000000" w:rsidRDefault="00000000" w:rsidRPr="00000000" w14:paraId="000004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Lockpicks</w:t>
        <w:tab/>
        <w:t xml:space="preserve">Grants bonus to bypass locked doors or containers.</w:t>
        <w:tab/>
        <w:t xml:space="preserve">Open locked chests, doors, or safes.</w:t>
      </w:r>
    </w:p>
    <w:p w:rsidR="00000000" w:rsidDel="00000000" w:rsidP="00000000" w:rsidRDefault="00000000" w:rsidRPr="00000000" w14:paraId="000004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Metal Detector</w:t>
        <w:tab/>
        <w:t xml:space="preserve">Detects metallic objects or hidden treasures beneath the ground.</w:t>
        <w:tab/>
        <w:t xml:space="preserve">Use to locate buried weapons or hidden keys.</w:t>
      </w:r>
    </w:p>
    <w:p w:rsidR="00000000" w:rsidDel="00000000" w:rsidP="00000000" w:rsidRDefault="00000000" w:rsidRPr="00000000" w14:paraId="000004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Restores health or reduces injury severity.</w:t>
        <w:tab/>
        <w:t xml:space="preserve">Heal wounds or prevent infection from environmental damage.</w:t>
      </w:r>
    </w:p>
    <w:p w:rsidR="00000000" w:rsidDel="00000000" w:rsidP="00000000" w:rsidRDefault="00000000" w:rsidRPr="00000000" w14:paraId="000004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Travel Mechanics</w:t>
      </w:r>
    </w:p>
    <w:p w:rsidR="00000000" w:rsidDel="00000000" w:rsidP="00000000" w:rsidRDefault="00000000" w:rsidRPr="00000000" w14:paraId="000004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world itself can present challenges that require careful consideration. Travel mechanics dictate how characters move through various environments and how they respond to potential dangers like weather, terrain, or time constraints.</w:t>
      </w:r>
    </w:p>
    <w:p w:rsidR="00000000" w:rsidDel="00000000" w:rsidP="00000000" w:rsidRDefault="00000000" w:rsidRPr="00000000" w14:paraId="000004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Travel Types:</w:t>
      </w:r>
    </w:p>
    <w:p w:rsidR="00000000" w:rsidDel="00000000" w:rsidP="00000000" w:rsidRDefault="00000000" w:rsidRPr="00000000" w14:paraId="000004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Walking: The standard pace, used for short distances or when moving through manageable terrain.</w:t>
      </w:r>
    </w:p>
    <w:p w:rsidR="00000000" w:rsidDel="00000000" w:rsidP="00000000" w:rsidRDefault="00000000" w:rsidRPr="00000000" w14:paraId="000004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Hiking: Used in more difficult terrain, like forests, mountains, or ruins. This often requires Survival or Athletics checks.</w:t>
      </w:r>
    </w:p>
    <w:p w:rsidR="00000000" w:rsidDel="00000000" w:rsidP="00000000" w:rsidRDefault="00000000" w:rsidRPr="00000000" w14:paraId="000004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Running: A quick burst of movement, but risky if sustained for long periods.</w:t>
      </w:r>
    </w:p>
    <w:p w:rsidR="00000000" w:rsidDel="00000000" w:rsidP="00000000" w:rsidRDefault="00000000" w:rsidRPr="00000000" w14:paraId="000004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Driving: Characters can use their Driving skill to navigate vehicles through various terrains.</w:t>
      </w:r>
    </w:p>
    <w:p w:rsidR="00000000" w:rsidDel="00000000" w:rsidP="00000000" w:rsidRDefault="00000000" w:rsidRPr="00000000" w14:paraId="000004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Overland Travel Mechanics:</w:t>
      </w:r>
    </w:p>
    <w:p w:rsidR="00000000" w:rsidDel="00000000" w:rsidP="00000000" w:rsidRDefault="00000000" w:rsidRPr="00000000" w14:paraId="000004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Terrain</w:t>
        <w:tab/>
        <w:t xml:space="preserve">Travel Time</w:t>
        <w:tab/>
        <w:t xml:space="preserve">Risk</w:t>
        <w:tab/>
        <w:t xml:space="preserve">Relevant Skill</w:t>
      </w:r>
    </w:p>
    <w:p w:rsidR="00000000" w:rsidDel="00000000" w:rsidP="00000000" w:rsidRDefault="00000000" w:rsidRPr="00000000" w14:paraId="000004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Urban Area</w:t>
        <w:tab/>
        <w:t xml:space="preserve">3-4 mph</w:t>
        <w:tab/>
        <w:t xml:space="preserve">Low</w:t>
        <w:tab/>
        <w:t xml:space="preserve">Driving, Streetwise</w:t>
      </w:r>
    </w:p>
    <w:p w:rsidR="00000000" w:rsidDel="00000000" w:rsidP="00000000" w:rsidRDefault="00000000" w:rsidRPr="00000000" w14:paraId="000004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Forest</w:t>
        <w:tab/>
        <w:t xml:space="preserve">2 mph</w:t>
        <w:tab/>
        <w:t xml:space="preserve">High (foraging, getting lost)</w:t>
        <w:tab/>
        <w:t xml:space="preserve">Survival, Navigation</w:t>
      </w:r>
    </w:p>
    <w:p w:rsidR="00000000" w:rsidDel="00000000" w:rsidP="00000000" w:rsidRDefault="00000000" w:rsidRPr="00000000" w14:paraId="000004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Desert</w:t>
        <w:tab/>
        <w:t xml:space="preserve">1-2 mph</w:t>
        <w:tab/>
        <w:t xml:space="preserve">Very High (dehydration, heatstroke)</w:t>
        <w:tab/>
        <w:t xml:space="preserve">Survival, Constitution</w:t>
      </w:r>
    </w:p>
    <w:p w:rsidR="00000000" w:rsidDel="00000000" w:rsidP="00000000" w:rsidRDefault="00000000" w:rsidRPr="00000000" w14:paraId="000004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Mountains</w:t>
        <w:tab/>
        <w:t xml:space="preserve">1 mph</w:t>
        <w:tab/>
        <w:t xml:space="preserve">Very High (altitude sickness, falling)</w:t>
        <w:tab/>
        <w:t xml:space="preserve">Survival, Climbing</w:t>
      </w:r>
    </w:p>
    <w:p w:rsidR="00000000" w:rsidDel="00000000" w:rsidP="00000000" w:rsidRDefault="00000000" w:rsidRPr="00000000" w14:paraId="000004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Roads</w:t>
        <w:tab/>
        <w:t xml:space="preserve">5 mph</w:t>
        <w:tab/>
        <w:t xml:space="preserve">Low to Moderate (traffic, obstacles)</w:t>
        <w:tab/>
        <w:t xml:space="preserve">Driving, Navigation</w:t>
      </w:r>
    </w:p>
    <w:p w:rsidR="00000000" w:rsidDel="00000000" w:rsidP="00000000" w:rsidRDefault="00000000" w:rsidRPr="00000000" w14:paraId="000004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Investigation Mechanics</w:t>
      </w:r>
    </w:p>
    <w:p w:rsidR="00000000" w:rsidDel="00000000" w:rsidP="00000000" w:rsidRDefault="00000000" w:rsidRPr="00000000" w14:paraId="000004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in The Harrowing Truth requires both physical and mental engagement. It’s about connecting the dots, piecing together stories, and diving deeper into mysteries to reveal the truth—or expose the horrors hidden beneath the surface.</w:t>
      </w:r>
    </w:p>
    <w:p w:rsidR="00000000" w:rsidDel="00000000" w:rsidP="00000000" w:rsidRDefault="00000000" w:rsidRPr="00000000" w14:paraId="000004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Investigating a Crime Scene or Mystery</w:t>
      </w:r>
    </w:p>
    <w:p w:rsidR="00000000" w:rsidDel="00000000" w:rsidP="00000000" w:rsidRDefault="00000000" w:rsidRPr="00000000" w14:paraId="000004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rsidR="00000000" w:rsidDel="00000000" w:rsidP="00000000" w:rsidRDefault="00000000" w:rsidRPr="00000000" w14:paraId="000004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Investigation Process:</w:t>
      </w:r>
    </w:p>
    <w:p w:rsidR="00000000" w:rsidDel="00000000" w:rsidP="00000000" w:rsidRDefault="00000000" w:rsidRPr="00000000" w14:paraId="000004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Survey the Scene: Look for initial signs of disturbances.</w:t>
      </w:r>
    </w:p>
    <w:p w:rsidR="00000000" w:rsidDel="00000000" w:rsidP="00000000" w:rsidRDefault="00000000" w:rsidRPr="00000000" w14:paraId="000004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Perception to spot visible clues (e.g., broken windows, fresh bloodstains).</w:t>
      </w:r>
    </w:p>
    <w:p w:rsidR="00000000" w:rsidDel="00000000" w:rsidP="00000000" w:rsidRDefault="00000000" w:rsidRPr="00000000" w14:paraId="000004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Examine Evidence: Focus on individual items that could hold important information.</w:t>
      </w:r>
    </w:p>
    <w:p w:rsidR="00000000" w:rsidDel="00000000" w:rsidP="00000000" w:rsidRDefault="00000000" w:rsidRPr="00000000" w14:paraId="000004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Investigation to inspect objects or surfaces.</w:t>
      </w:r>
    </w:p>
    <w:p w:rsidR="00000000" w:rsidDel="00000000" w:rsidP="00000000" w:rsidRDefault="00000000" w:rsidRPr="00000000" w14:paraId="000004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difficulty increases with complexity (e.g., a cryptic symbol might require a high roll to understand).</w:t>
      </w:r>
    </w:p>
    <w:p w:rsidR="00000000" w:rsidDel="00000000" w:rsidP="00000000" w:rsidRDefault="00000000" w:rsidRPr="00000000" w14:paraId="000004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Interview Witnesses: Speaking with npcs or bystanders can often yield hidden information.</w:t>
      </w:r>
    </w:p>
    <w:p w:rsidR="00000000" w:rsidDel="00000000" w:rsidP="00000000" w:rsidRDefault="00000000" w:rsidRPr="00000000" w14:paraId="000004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Persuasion, Intimidation, or Charm to engage in conversation or interrogate.</w:t>
      </w:r>
    </w:p>
    <w:p w:rsidR="00000000" w:rsidDel="00000000" w:rsidP="00000000" w:rsidRDefault="00000000" w:rsidRPr="00000000" w14:paraId="000004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Depending on the NPC’s relationship to the character and their knowledge.</w:t>
      </w:r>
    </w:p>
    <w:p w:rsidR="00000000" w:rsidDel="00000000" w:rsidP="00000000" w:rsidRDefault="00000000" w:rsidRPr="00000000" w14:paraId="000004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Research: Going through archives, libraries, or even occult texts to find relevant information.</w:t>
      </w:r>
    </w:p>
    <w:p w:rsidR="00000000" w:rsidDel="00000000" w:rsidP="00000000" w:rsidRDefault="00000000" w:rsidRPr="00000000" w14:paraId="000004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Research or Occult Knowledge to uncover secrets or read through ancient texts.</w:t>
      </w:r>
    </w:p>
    <w:p w:rsidR="00000000" w:rsidDel="00000000" w:rsidP="00000000" w:rsidRDefault="00000000" w:rsidRPr="00000000" w14:paraId="000004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Higher for more obscure knowledge or ancient lore.</w:t>
      </w:r>
    </w:p>
    <w:p w:rsidR="00000000" w:rsidDel="00000000" w:rsidP="00000000" w:rsidRDefault="00000000" w:rsidRPr="00000000" w14:paraId="000004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Check Table:</w:t>
      </w:r>
    </w:p>
    <w:p w:rsidR="00000000" w:rsidDel="00000000" w:rsidP="00000000" w:rsidRDefault="00000000" w:rsidRPr="00000000" w14:paraId="000004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Clue Type</w:t>
        <w:tab/>
        <w:t xml:space="preserve">DC Range</w:t>
        <w:tab/>
        <w:t xml:space="preserve">Skill Used</w:t>
        <w:tab/>
        <w:t xml:space="preserve">Success Outcome</w:t>
      </w:r>
    </w:p>
    <w:p w:rsidR="00000000" w:rsidDel="00000000" w:rsidP="00000000" w:rsidRDefault="00000000" w:rsidRPr="00000000" w14:paraId="000004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Bloodstains on Carpet</w:t>
        <w:tab/>
        <w:t xml:space="preserve">10 - 20</w:t>
        <w:tab/>
        <w:t xml:space="preserve">Perception</w:t>
        <w:tab/>
        <w:t xml:space="preserve">Discover direction of struggle or movement.</w:t>
      </w:r>
    </w:p>
    <w:p w:rsidR="00000000" w:rsidDel="00000000" w:rsidP="00000000" w:rsidRDefault="00000000" w:rsidRPr="00000000" w14:paraId="000004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Cracked Mirror</w:t>
        <w:tab/>
        <w:t xml:space="preserve">15 - 25</w:t>
        <w:tab/>
        <w:t xml:space="preserve">Investigation</w:t>
        <w:tab/>
        <w:t xml:space="preserve">Identify symbols or sigils etched into the glass.</w:t>
      </w:r>
    </w:p>
    <w:p w:rsidR="00000000" w:rsidDel="00000000" w:rsidP="00000000" w:rsidRDefault="00000000" w:rsidRPr="00000000" w14:paraId="000004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 Artifacts</w:t>
        <w:tab/>
        <w:t xml:space="preserve">20 - 30</w:t>
        <w:tab/>
        <w:t xml:space="preserve">Occult Knowledge</w:t>
        <w:tab/>
        <w:t xml:space="preserve">Recognize the object’s connection to the occult or forbidden rituals.</w:t>
      </w:r>
    </w:p>
    <w:p w:rsidR="00000000" w:rsidDel="00000000" w:rsidP="00000000" w:rsidRDefault="00000000" w:rsidRPr="00000000" w14:paraId="000004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Old Newspaper Clipping</w:t>
        <w:tab/>
        <w:t xml:space="preserve">5 - 10</w:t>
        <w:tab/>
        <w:t xml:space="preserve">Research</w:t>
        <w:tab/>
        <w:t xml:space="preserve">Find related articles or clues that provide more context.</w:t>
      </w:r>
    </w:p>
    <w:p w:rsidR="00000000" w:rsidDel="00000000" w:rsidP="00000000" w:rsidRDefault="00000000" w:rsidRPr="00000000" w14:paraId="000004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Combining Exploration and Investigation</w:t>
      </w:r>
    </w:p>
    <w:p w:rsidR="00000000" w:rsidDel="00000000" w:rsidP="00000000" w:rsidRDefault="00000000" w:rsidRPr="00000000" w14:paraId="000004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rsidR="00000000" w:rsidDel="00000000" w:rsidP="00000000" w:rsidRDefault="00000000" w:rsidRPr="00000000" w14:paraId="000004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4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Search Actions:</w:t>
      </w:r>
    </w:p>
    <w:p w:rsidR="00000000" w:rsidDel="00000000" w:rsidP="00000000" w:rsidRDefault="00000000" w:rsidRPr="00000000" w14:paraId="000005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Search a Room: A detailed search of a room, building, or area for hidden objects, clues, or hazards.</w:t>
      </w:r>
    </w:p>
    <w:p w:rsidR="00000000" w:rsidDel="00000000" w:rsidP="00000000" w:rsidRDefault="00000000" w:rsidRPr="00000000" w14:paraId="000005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Roll Perception or Investigation depending on the complexity of the area. A successful check allows the character to uncover hidden details.</w:t>
      </w:r>
    </w:p>
    <w:p w:rsidR="00000000" w:rsidDel="00000000" w:rsidP="00000000" w:rsidRDefault="00000000" w:rsidRPr="00000000" w14:paraId="000005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difficulty varies based on the environment. For example, a dusty library might have easier-to-find clues, while a heavily decayed warehouse would be more difficult to search.</w:t>
      </w:r>
    </w:p>
    <w:p w:rsidR="00000000" w:rsidDel="00000000" w:rsidP="00000000" w:rsidRDefault="00000000" w:rsidRPr="00000000" w14:paraId="000005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Inspect an Object: A character might choose to carefully inspect an item, such as a piece of furniture, a document, or a cryptic symbol.</w:t>
      </w:r>
    </w:p>
    <w:p w:rsidR="00000000" w:rsidDel="00000000" w:rsidP="00000000" w:rsidRDefault="00000000" w:rsidRPr="00000000" w14:paraId="000005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Use Investigation for a focused examination or Occult Knowledge for items tied to the supernatural.</w:t>
      </w:r>
    </w:p>
    <w:p w:rsidR="00000000" w:rsidDel="00000000" w:rsidP="00000000" w:rsidRDefault="00000000" w:rsidRPr="00000000" w14:paraId="000005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GM determines the difficulty based on the object’s complexity (e.g., a simple chair might be an easy search, while a ritual object might require a high DC to decipher).</w:t>
      </w:r>
    </w:p>
    <w:p w:rsidR="00000000" w:rsidDel="00000000" w:rsidP="00000000" w:rsidRDefault="00000000" w:rsidRPr="00000000" w14:paraId="000005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Detect Traps: Traps and hazards are common in the world of The Harrowing Truth. Searching for them requires careful attention and, often, a combination of skills.</w:t>
      </w:r>
    </w:p>
    <w:p w:rsidR="00000000" w:rsidDel="00000000" w:rsidP="00000000" w:rsidRDefault="00000000" w:rsidRPr="00000000" w14:paraId="000005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Use Perception to spot physical traps or Occult Knowledge for supernatural dangers.</w:t>
      </w:r>
    </w:p>
    <w:p w:rsidR="00000000" w:rsidDel="00000000" w:rsidP="00000000" w:rsidRDefault="00000000" w:rsidRPr="00000000" w14:paraId="000005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GM sets the difficulty based on the trap’s sophistication (e.g., a hidden tripwire may be easier to detect than a complex magical ward).</w:t>
      </w:r>
    </w:p>
    <w:p w:rsidR="00000000" w:rsidDel="00000000" w:rsidP="00000000" w:rsidRDefault="00000000" w:rsidRPr="00000000" w14:paraId="000005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Perception Check Table:</w:t>
      </w:r>
    </w:p>
    <w:p w:rsidR="00000000" w:rsidDel="00000000" w:rsidP="00000000" w:rsidRDefault="00000000" w:rsidRPr="00000000" w14:paraId="000005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Location/Item</w:t>
        <w:tab/>
        <w:t xml:space="preserve">DC Range</w:t>
        <w:tab/>
        <w:t xml:space="preserve">Skill Used</w:t>
        <w:tab/>
        <w:t xml:space="preserve">Success</w:t>
      </w:r>
    </w:p>
    <w:p w:rsidR="00000000" w:rsidDel="00000000" w:rsidP="00000000" w:rsidRDefault="00000000" w:rsidRPr="00000000" w14:paraId="000005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Quiet Room</w:t>
        <w:tab/>
        <w:t xml:space="preserve">10 - 20</w:t>
        <w:tab/>
        <w:t xml:space="preserve">Perception</w:t>
        <w:tab/>
        <w:t xml:space="preserve">Detect hidden doors or compartments.</w:t>
      </w:r>
    </w:p>
    <w:p w:rsidR="00000000" w:rsidDel="00000000" w:rsidP="00000000" w:rsidRDefault="00000000" w:rsidRPr="00000000" w14:paraId="000005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Crumbling Library</w:t>
        <w:tab/>
        <w:t xml:space="preserve">15 - 30</w:t>
        <w:tab/>
        <w:t xml:space="preserve">Investigation, Occult Knowledge</w:t>
        <w:tab/>
        <w:t xml:space="preserve">Uncover dusty journals or arcane symbols.</w:t>
      </w:r>
    </w:p>
    <w:p w:rsidR="00000000" w:rsidDel="00000000" w:rsidP="00000000" w:rsidRDefault="00000000" w:rsidRPr="00000000" w14:paraId="000005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Swampy Area</w:t>
        <w:tab/>
        <w:t xml:space="preserve">20 - 30</w:t>
        <w:tab/>
        <w:t xml:space="preserve">Survival, Perception</w:t>
        <w:tab/>
        <w:t xml:space="preserve">Spot a creature’s tracks or concealed objects.</w:t>
      </w:r>
    </w:p>
    <w:p w:rsidR="00000000" w:rsidDel="00000000" w:rsidP="00000000" w:rsidRDefault="00000000" w:rsidRPr="00000000" w14:paraId="000005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Using Tools in Exploration</w:t>
      </w:r>
    </w:p>
    <w:p w:rsidR="00000000" w:rsidDel="00000000" w:rsidP="00000000" w:rsidRDefault="00000000" w:rsidRPr="00000000" w14:paraId="000005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Certain tools, such as flashlights, ropes, climbing equipment, or lockpicks, are essential during exploration. These tools help make tasks easier, improve skill rolls, and allow players to access areas they otherwise couldn’t.</w:t>
      </w:r>
    </w:p>
    <w:p w:rsidR="00000000" w:rsidDel="00000000" w:rsidP="00000000" w:rsidRDefault="00000000" w:rsidRPr="00000000" w14:paraId="000005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Tool</w:t>
        <w:tab/>
        <w:t xml:space="preserve">Effect</w:t>
        <w:tab/>
        <w:t xml:space="preserve">Example Use</w:t>
      </w:r>
    </w:p>
    <w:p w:rsidR="00000000" w:rsidDel="00000000" w:rsidP="00000000" w:rsidRDefault="00000000" w:rsidRPr="00000000" w14:paraId="000005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Flashlight</w:t>
        <w:tab/>
        <w:t xml:space="preserve">Provides light, reducing penalties in dark areas.</w:t>
        <w:tab/>
        <w:t xml:space="preserve">Use to illuminate dark hallways or hidden areas.</w:t>
      </w:r>
    </w:p>
    <w:p w:rsidR="00000000" w:rsidDel="00000000" w:rsidP="00000000" w:rsidRDefault="00000000" w:rsidRPr="00000000" w14:paraId="000005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Rope</w:t>
        <w:tab/>
        <w:t xml:space="preserve">Can be used for climbing, creating barriers, or securing equipment.</w:t>
        <w:tab/>
        <w:t xml:space="preserve">Climb walls, create a makeshift bridge, or rappel down.</w:t>
      </w:r>
    </w:p>
    <w:p w:rsidR="00000000" w:rsidDel="00000000" w:rsidP="00000000" w:rsidRDefault="00000000" w:rsidRPr="00000000" w14:paraId="000005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Lockpicks</w:t>
        <w:tab/>
        <w:t xml:space="preserve">Grants bonus to bypass locked doors or containers.</w:t>
        <w:tab/>
        <w:t xml:space="preserve">Open locked chests, doors, or safes.</w:t>
      </w:r>
    </w:p>
    <w:p w:rsidR="00000000" w:rsidDel="00000000" w:rsidP="00000000" w:rsidRDefault="00000000" w:rsidRPr="00000000" w14:paraId="000005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Metal Detector</w:t>
        <w:tab/>
        <w:t xml:space="preserve">Detects metallic objects or hidden treasures beneath the ground.</w:t>
        <w:tab/>
        <w:t xml:space="preserve">Use to locate buried weapons or hidden keys.</w:t>
      </w:r>
    </w:p>
    <w:p w:rsidR="00000000" w:rsidDel="00000000" w:rsidP="00000000" w:rsidRDefault="00000000" w:rsidRPr="00000000" w14:paraId="000005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Restores health or reduces injury severity.</w:t>
        <w:tab/>
        <w:t xml:space="preserve">Heal wounds or prevent infection from environmental damage.</w:t>
      </w:r>
    </w:p>
    <w:p w:rsidR="00000000" w:rsidDel="00000000" w:rsidP="00000000" w:rsidRDefault="00000000" w:rsidRPr="00000000" w14:paraId="000005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Travel Mechanics</w:t>
      </w:r>
    </w:p>
    <w:p w:rsidR="00000000" w:rsidDel="00000000" w:rsidP="00000000" w:rsidRDefault="00000000" w:rsidRPr="00000000" w14:paraId="000005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world itself can present challenges that require careful consideration. Travel mechanics dictate how characters move through various environments and how they respond to potential dangers like weather, terrain, or time constraints.</w:t>
      </w:r>
    </w:p>
    <w:p w:rsidR="00000000" w:rsidDel="00000000" w:rsidP="00000000" w:rsidRDefault="00000000" w:rsidRPr="00000000" w14:paraId="000005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Travel Types:</w:t>
      </w:r>
    </w:p>
    <w:p w:rsidR="00000000" w:rsidDel="00000000" w:rsidP="00000000" w:rsidRDefault="00000000" w:rsidRPr="00000000" w14:paraId="000005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Walking: The standard pace, used for short distances or when moving through manageable terrain.</w:t>
      </w:r>
    </w:p>
    <w:p w:rsidR="00000000" w:rsidDel="00000000" w:rsidP="00000000" w:rsidRDefault="00000000" w:rsidRPr="00000000" w14:paraId="000005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Hiking: Used in more difficult terrain, like forests, mountains, or ruins. This often requires Survival or Athletics checks.</w:t>
      </w:r>
    </w:p>
    <w:p w:rsidR="00000000" w:rsidDel="00000000" w:rsidP="00000000" w:rsidRDefault="00000000" w:rsidRPr="00000000" w14:paraId="000005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Running: A quick burst of movement, but risky if sustained for long periods.</w:t>
      </w:r>
    </w:p>
    <w:p w:rsidR="00000000" w:rsidDel="00000000" w:rsidP="00000000" w:rsidRDefault="00000000" w:rsidRPr="00000000" w14:paraId="000005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Driving: Characters can use their Driving skill to navigate vehicles through various terrains.</w:t>
      </w:r>
    </w:p>
    <w:p w:rsidR="00000000" w:rsidDel="00000000" w:rsidP="00000000" w:rsidRDefault="00000000" w:rsidRPr="00000000" w14:paraId="000005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Overland Travel Mechanics:</w:t>
      </w:r>
    </w:p>
    <w:p w:rsidR="00000000" w:rsidDel="00000000" w:rsidP="00000000" w:rsidRDefault="00000000" w:rsidRPr="00000000" w14:paraId="000005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Terrain</w:t>
        <w:tab/>
        <w:t xml:space="preserve">Travel Time</w:t>
        <w:tab/>
        <w:t xml:space="preserve">Risk</w:t>
        <w:tab/>
        <w:t xml:space="preserve">Relevant Skill</w:t>
      </w:r>
    </w:p>
    <w:p w:rsidR="00000000" w:rsidDel="00000000" w:rsidP="00000000" w:rsidRDefault="00000000" w:rsidRPr="00000000" w14:paraId="000005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Urban Area</w:t>
        <w:tab/>
        <w:t xml:space="preserve">3-4 mph</w:t>
        <w:tab/>
        <w:t xml:space="preserve">Low</w:t>
        <w:tab/>
        <w:t xml:space="preserve">Driving, Streetwise</w:t>
      </w:r>
    </w:p>
    <w:p w:rsidR="00000000" w:rsidDel="00000000" w:rsidP="00000000" w:rsidRDefault="00000000" w:rsidRPr="00000000" w14:paraId="000005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Forest</w:t>
        <w:tab/>
        <w:t xml:space="preserve">2 mph</w:t>
        <w:tab/>
        <w:t xml:space="preserve">High (foraging, getting lost)</w:t>
        <w:tab/>
        <w:t xml:space="preserve">Survival, Navigation</w:t>
      </w:r>
    </w:p>
    <w:p w:rsidR="00000000" w:rsidDel="00000000" w:rsidP="00000000" w:rsidRDefault="00000000" w:rsidRPr="00000000" w14:paraId="000005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Desert</w:t>
        <w:tab/>
        <w:t xml:space="preserve">1-2 mph</w:t>
        <w:tab/>
        <w:t xml:space="preserve">Very High (dehydration, heatstroke)</w:t>
        <w:tab/>
        <w:t xml:space="preserve">Survival, Constitution</w:t>
      </w:r>
    </w:p>
    <w:p w:rsidR="00000000" w:rsidDel="00000000" w:rsidP="00000000" w:rsidRDefault="00000000" w:rsidRPr="00000000" w14:paraId="000005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Mountains</w:t>
        <w:tab/>
        <w:t xml:space="preserve">1 mph</w:t>
        <w:tab/>
        <w:t xml:space="preserve">Very High (altitude sickness, falling)</w:t>
        <w:tab/>
        <w:t xml:space="preserve">Survival, Climbing</w:t>
      </w:r>
    </w:p>
    <w:p w:rsidR="00000000" w:rsidDel="00000000" w:rsidP="00000000" w:rsidRDefault="00000000" w:rsidRPr="00000000" w14:paraId="000005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Roads</w:t>
        <w:tab/>
        <w:t xml:space="preserve">5 mph</w:t>
        <w:tab/>
        <w:t xml:space="preserve">Low to Moderate (traffic, obstacles)</w:t>
        <w:tab/>
        <w:t xml:space="preserve">Driving, Navigation</w:t>
      </w:r>
    </w:p>
    <w:p w:rsidR="00000000" w:rsidDel="00000000" w:rsidP="00000000" w:rsidRDefault="00000000" w:rsidRPr="00000000" w14:paraId="000005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Investigation Mechanics</w:t>
      </w:r>
    </w:p>
    <w:p w:rsidR="00000000" w:rsidDel="00000000" w:rsidP="00000000" w:rsidRDefault="00000000" w:rsidRPr="00000000" w14:paraId="000005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in The Harrowing Truth requires both physical and mental engagement. It’s about connecting the dots, piecing together stories, and diving deeper into mysteries to reveal the truth—or expose the horrors hidden beneath the surface.</w:t>
      </w:r>
    </w:p>
    <w:p w:rsidR="00000000" w:rsidDel="00000000" w:rsidP="00000000" w:rsidRDefault="00000000" w:rsidRPr="00000000" w14:paraId="000005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Investigating a Crime Scene or Mystery</w:t>
      </w:r>
    </w:p>
    <w:p w:rsidR="00000000" w:rsidDel="00000000" w:rsidP="00000000" w:rsidRDefault="00000000" w:rsidRPr="00000000" w14:paraId="000005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rsidR="00000000" w:rsidDel="00000000" w:rsidP="00000000" w:rsidRDefault="00000000" w:rsidRPr="00000000" w14:paraId="000005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Investigation Process:</w:t>
      </w:r>
    </w:p>
    <w:p w:rsidR="00000000" w:rsidDel="00000000" w:rsidP="00000000" w:rsidRDefault="00000000" w:rsidRPr="00000000" w14:paraId="000005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Survey the Scene: Look for initial signs of disturbances.</w:t>
      </w:r>
    </w:p>
    <w:p w:rsidR="00000000" w:rsidDel="00000000" w:rsidP="00000000" w:rsidRDefault="00000000" w:rsidRPr="00000000" w14:paraId="000005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Perception to spot visible clues (e.g., broken windows, fresh bloodstains).</w:t>
      </w:r>
    </w:p>
    <w:p w:rsidR="00000000" w:rsidDel="00000000" w:rsidP="00000000" w:rsidRDefault="00000000" w:rsidRPr="00000000" w14:paraId="000005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Examine Evidence: Focus on individual items that could hold important information.</w:t>
      </w:r>
    </w:p>
    <w:p w:rsidR="00000000" w:rsidDel="00000000" w:rsidP="00000000" w:rsidRDefault="00000000" w:rsidRPr="00000000" w14:paraId="000005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Investigation to inspect objects or surfaces.</w:t>
      </w:r>
    </w:p>
    <w:p w:rsidR="00000000" w:rsidDel="00000000" w:rsidP="00000000" w:rsidRDefault="00000000" w:rsidRPr="00000000" w14:paraId="000005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difficulty increases with complexity (e.g., a cryptic symbol might require a high roll to understand).</w:t>
      </w:r>
    </w:p>
    <w:p w:rsidR="00000000" w:rsidDel="00000000" w:rsidP="00000000" w:rsidRDefault="00000000" w:rsidRPr="00000000" w14:paraId="000005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Interview Witnesses: Speaking with npcs or bystanders can often yield hidden information.</w:t>
      </w:r>
    </w:p>
    <w:p w:rsidR="00000000" w:rsidDel="00000000" w:rsidP="00000000" w:rsidRDefault="00000000" w:rsidRPr="00000000" w14:paraId="000005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Persuasion, Intimidation, or Charm to engage in conversation or interrogate.</w:t>
      </w:r>
    </w:p>
    <w:p w:rsidR="00000000" w:rsidDel="00000000" w:rsidP="00000000" w:rsidRDefault="00000000" w:rsidRPr="00000000" w14:paraId="000005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Depending on the NPC’s relationship to the character and their knowledge.</w:t>
      </w:r>
    </w:p>
    <w:p w:rsidR="00000000" w:rsidDel="00000000" w:rsidP="00000000" w:rsidRDefault="00000000" w:rsidRPr="00000000" w14:paraId="000005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Research: Going through archives, libraries, or even occult texts to find relevant information.</w:t>
      </w:r>
    </w:p>
    <w:p w:rsidR="00000000" w:rsidDel="00000000" w:rsidP="00000000" w:rsidRDefault="00000000" w:rsidRPr="00000000" w14:paraId="000005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Research or Occult Knowledge to uncover secrets or read through ancient texts.</w:t>
      </w:r>
    </w:p>
    <w:p w:rsidR="00000000" w:rsidDel="00000000" w:rsidP="00000000" w:rsidRDefault="00000000" w:rsidRPr="00000000" w14:paraId="000005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Higher for more obscure knowledge or ancient lore.</w:t>
      </w:r>
    </w:p>
    <w:p w:rsidR="00000000" w:rsidDel="00000000" w:rsidP="00000000" w:rsidRDefault="00000000" w:rsidRPr="00000000" w14:paraId="000005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Check Table:</w:t>
      </w:r>
    </w:p>
    <w:p w:rsidR="00000000" w:rsidDel="00000000" w:rsidP="00000000" w:rsidRDefault="00000000" w:rsidRPr="00000000" w14:paraId="000005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Clue Type</w:t>
        <w:tab/>
        <w:t xml:space="preserve">DC Range</w:t>
        <w:tab/>
        <w:t xml:space="preserve">Skill Used</w:t>
        <w:tab/>
        <w:t xml:space="preserve">Success Outcome</w:t>
      </w:r>
    </w:p>
    <w:p w:rsidR="00000000" w:rsidDel="00000000" w:rsidP="00000000" w:rsidRDefault="00000000" w:rsidRPr="00000000" w14:paraId="000005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Bloodstains on Carpet</w:t>
        <w:tab/>
        <w:t xml:space="preserve">10 - 20</w:t>
        <w:tab/>
        <w:t xml:space="preserve">Perception</w:t>
        <w:tab/>
        <w:t xml:space="preserve">Discover direction of struggle or movement.</w:t>
      </w:r>
    </w:p>
    <w:p w:rsidR="00000000" w:rsidDel="00000000" w:rsidP="00000000" w:rsidRDefault="00000000" w:rsidRPr="00000000" w14:paraId="000005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Cracked Mirror</w:t>
        <w:tab/>
        <w:t xml:space="preserve">15 - 25</w:t>
        <w:tab/>
        <w:t xml:space="preserve">Investigation</w:t>
        <w:tab/>
        <w:t xml:space="preserve">Identify symbols or sigils etched into the glass.</w:t>
      </w:r>
    </w:p>
    <w:p w:rsidR="00000000" w:rsidDel="00000000" w:rsidP="00000000" w:rsidRDefault="00000000" w:rsidRPr="00000000" w14:paraId="000005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 Artifacts</w:t>
        <w:tab/>
        <w:t xml:space="preserve">20 - 30</w:t>
        <w:tab/>
        <w:t xml:space="preserve">Occult Knowledge</w:t>
        <w:tab/>
        <w:t xml:space="preserve">Recognize the object’s connection to the occult or forbidden rituals.</w:t>
      </w:r>
    </w:p>
    <w:p w:rsidR="00000000" w:rsidDel="00000000" w:rsidP="00000000" w:rsidRDefault="00000000" w:rsidRPr="00000000" w14:paraId="000005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Old Newspaper Clipping</w:t>
        <w:tab/>
        <w:t xml:space="preserve">5 - 10</w:t>
        <w:tab/>
        <w:t xml:space="preserve">Research</w:t>
        <w:tab/>
        <w:t xml:space="preserve">Find related articles or clues that provide more context.</w:t>
      </w:r>
    </w:p>
    <w:p w:rsidR="00000000" w:rsidDel="00000000" w:rsidP="00000000" w:rsidRDefault="00000000" w:rsidRPr="00000000" w14:paraId="0000054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Combining Exploration and Investigation</w:t>
      </w:r>
    </w:p>
    <w:p w:rsidR="00000000" w:rsidDel="00000000" w:rsidP="00000000" w:rsidRDefault="00000000" w:rsidRPr="00000000" w14:paraId="000005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rsidR="00000000" w:rsidDel="00000000" w:rsidP="00000000" w:rsidRDefault="00000000" w:rsidRPr="00000000" w14:paraId="000005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05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rsidR="00000000" w:rsidDel="00000000" w:rsidP="00000000" w:rsidRDefault="00000000" w:rsidRPr="00000000" w14:paraId="000005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next section will delve into Special Mechanics tied to cosmic horror and survival elements, helping the players to better understand the dangers lurking within their discoveries and the consequences of what they choose to uncover.</w:t>
      </w:r>
    </w:p>
    <w:p w:rsidR="00000000" w:rsidDel="00000000" w:rsidP="00000000" w:rsidRDefault="00000000" w:rsidRPr="00000000" w14:paraId="000005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Survival Horror, and How to Differentiate Your Game</w:t>
      </w:r>
    </w:p>
    <w:p w:rsidR="00000000" w:rsidDel="00000000" w:rsidP="00000000" w:rsidRDefault="00000000" w:rsidRPr="00000000" w14:paraId="000005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rsidR="00000000" w:rsidDel="00000000" w:rsidP="00000000" w:rsidRDefault="00000000" w:rsidRPr="00000000" w14:paraId="000005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Cosmic Horror</w:t>
      </w:r>
    </w:p>
    <w:p w:rsidR="00000000" w:rsidDel="00000000" w:rsidP="00000000" w:rsidRDefault="00000000" w:rsidRPr="00000000" w14:paraId="000005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is rooted in the idea that humankind is insignificant in the vastness of the universe, and that the universe is indifferent or actively hostile to human existence. These themes of existential dread and incomprehensible forces create a fear of the unknown and the unknowable. In this genre, understanding is often a curse—knowledge of these greater forces drives characters toward madness, and ultimately, despair.</w:t>
      </w:r>
    </w:p>
    <w:p w:rsidR="00000000" w:rsidDel="00000000" w:rsidP="00000000" w:rsidRDefault="00000000" w:rsidRPr="00000000" w14:paraId="000005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Expanded Key Elements of Cosmic Horror:</w:t>
      </w:r>
    </w:p>
    <w:p w:rsidR="00000000" w:rsidDel="00000000" w:rsidP="00000000" w:rsidRDefault="00000000" w:rsidRPr="00000000" w14:paraId="000005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Insignificance of Humanity:</w:t>
      </w:r>
    </w:p>
    <w:p w:rsidR="00000000" w:rsidDel="00000000" w:rsidP="00000000" w:rsidRDefault="00000000" w:rsidRPr="00000000" w14:paraId="000005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Humanity’s place in the cosmos is not just minor—it’s practically irrelevant. In cosmic horror, the protagonists are often powerless in the face of vast, unknowable forces. They may stumble upon ancient, alien beings, forces, or phenomena that have existed for eons, indifferent to the fragile lives of humans.</w:t>
      </w:r>
    </w:p>
    <w:p w:rsidR="00000000" w:rsidDel="00000000" w:rsidP="00000000" w:rsidRDefault="00000000" w:rsidRPr="00000000" w14:paraId="000005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The characters may uncover a forgotten ancient civilization that has long since been wiped out, leaving only their strange, cryptic artifacts that speak of a greater cosmic order. These artifacts, while seemingly ancient, may hold cosmic truths that threaten to shatter the characters’ perception of reality.</w:t>
      </w:r>
    </w:p>
    <w:p w:rsidR="00000000" w:rsidDel="00000000" w:rsidP="00000000" w:rsidRDefault="00000000" w:rsidRPr="00000000" w14:paraId="000005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The Unknowable:</w:t>
      </w:r>
    </w:p>
    <w:p w:rsidR="00000000" w:rsidDel="00000000" w:rsidP="00000000" w:rsidRDefault="00000000" w:rsidRPr="00000000" w14:paraId="000005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Knowledge is dangerous. Characters that delve too deep into the mysteries of the cosmos begin to understand things they weren’t meant to know. The truth often eludes them, and when they come close to comprehending it, their minds begin to unravel.</w:t>
      </w:r>
    </w:p>
    <w:p w:rsidR="00000000" w:rsidDel="00000000" w:rsidP="00000000" w:rsidRDefault="00000000" w:rsidRPr="00000000" w14:paraId="000005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An ancient, alien language is discovered, with only a few words or symbols able to be decoded. The truth behind these symbols hints at unfathomable beings, but once the characters begin to comprehend their meaning, they are struck by horrific visions that can cause permanent sanity loss.</w:t>
      </w:r>
    </w:p>
    <w:p w:rsidR="00000000" w:rsidDel="00000000" w:rsidP="00000000" w:rsidRDefault="00000000" w:rsidRPr="00000000" w14:paraId="000005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Mind-Bending Realities:</w:t>
      </w:r>
    </w:p>
    <w:p w:rsidR="00000000" w:rsidDel="00000000" w:rsidP="00000000" w:rsidRDefault="00000000" w:rsidRPr="00000000" w14:paraId="000005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cosmos operates under rules that are alien to human understanding. Characters may experience distortions of time, space, and reality itself. This could involve seeing something in one place that seems to exist in another dimension, or witnessing events out of sequence.</w:t>
      </w:r>
    </w:p>
    <w:p w:rsidR="00000000" w:rsidDel="00000000" w:rsidP="00000000" w:rsidRDefault="00000000" w:rsidRPr="00000000" w14:paraId="000005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Characters may enter an ancient library, where books are written in languages that seem to change on their own, or corridors that stretch far longer than the physical space allows. This warping of reality is often caused by the influence of a cosmic entity, or the proximity to an ancient artifact of unknown origin.</w:t>
      </w:r>
    </w:p>
    <w:p w:rsidR="00000000" w:rsidDel="00000000" w:rsidP="00000000" w:rsidRDefault="00000000" w:rsidRPr="00000000" w14:paraId="000005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The True Nature of Evil:</w:t>
      </w:r>
    </w:p>
    <w:p w:rsidR="00000000" w:rsidDel="00000000" w:rsidP="00000000" w:rsidRDefault="00000000" w:rsidRPr="00000000" w14:paraId="000005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Unlike traditional horror, where villains are evil for specific reasons, cosmic horror revolves around forces that do not have intent in the way humans understand it. The entities are neither good nor evil—they simply are. Their actions (or lack thereof) reflect a deeper truth that humanity cannot comprehend, and which ultimately feels even more frightening than direct antagonism.</w:t>
      </w:r>
    </w:p>
    <w:p w:rsidR="00000000" w:rsidDel="00000000" w:rsidP="00000000" w:rsidRDefault="00000000" w:rsidRPr="00000000" w14:paraId="000005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A character stumbles across a ritual site designed to appease an entity from beyond the stars. The creature is indifferent to the sacrifices—it simply exists, and the ritual is merely a consequence of the entity’s mere presence. The horrifying truth for the player characters is that this being’s indifference makes it far more terrifying than any demon or evil god they could imagine.</w:t>
      </w:r>
    </w:p>
    <w:p w:rsidR="00000000" w:rsidDel="00000000" w:rsidP="00000000" w:rsidRDefault="00000000" w:rsidRPr="00000000" w14:paraId="0000056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How to Implement Cosmic Horror in Your Game:</w:t>
      </w:r>
    </w:p>
    <w:p w:rsidR="00000000" w:rsidDel="00000000" w:rsidP="00000000" w:rsidRDefault="00000000" w:rsidRPr="00000000" w14:paraId="000005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Ambiguous Threats: Keep the true nature of the cosmic threat unclear. Rather than focusing on direct combat with tangible enemies, let the players piece together fragments of knowledge and uncover the terrifying truth over time.</w:t>
      </w:r>
    </w:p>
    <w:p w:rsidR="00000000" w:rsidDel="00000000" w:rsidP="00000000" w:rsidRDefault="00000000" w:rsidRPr="00000000" w14:paraId="000005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Knowledge as a Curse: As characters learn more about these entities, they should suffer consequences. This can include mental strain, physical deformities, or disturbing visions that cause sanity loss. The more they know, the more their grip on reality slips.</w:t>
      </w:r>
    </w:p>
    <w:p w:rsidR="00000000" w:rsidDel="00000000" w:rsidP="00000000" w:rsidRDefault="00000000" w:rsidRPr="00000000" w14:paraId="000005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Non-Euclidean Settings: Create locations or environments that do not make logical sense, such as impossible geometry (e.g., hallways that don’t lead where they should, or rooms that defy the laws of physics). Use these spaces to reflect the alien nature of the forces at play.</w:t>
      </w:r>
    </w:p>
    <w:p w:rsidR="00000000" w:rsidDel="00000000" w:rsidP="00000000" w:rsidRDefault="00000000" w:rsidRPr="00000000" w14:paraId="000005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Mind-Bending Encounters: Encounters with cosmic entities should be surreal and disorienting, with unpredictable consequences. Players should never be sure of what they’re seeing or experiencing, which keeps them in a constant state of unease.</w:t>
      </w:r>
    </w:p>
    <w:p w:rsidR="00000000" w:rsidDel="00000000" w:rsidP="00000000" w:rsidRDefault="00000000" w:rsidRPr="00000000" w14:paraId="000005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Survival Horror</w:t>
      </w:r>
    </w:p>
    <w:p w:rsidR="00000000" w:rsidDel="00000000" w:rsidP="00000000" w:rsidRDefault="00000000" w:rsidRPr="00000000" w14:paraId="000005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horror focuses more on immediate, physical danger, and often emphasizes resource management. The characters are outmatched by the environment, whether that means an enemy, the environment itself, or a lack of resources. This genre forces characters to make difficult decisions in order to survive, relying on their wits, skills, and limited supplies.</w:t>
      </w:r>
    </w:p>
    <w:p w:rsidR="00000000" w:rsidDel="00000000" w:rsidP="00000000" w:rsidRDefault="00000000" w:rsidRPr="00000000" w14:paraId="000005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Expanded Key Elements of Survival Horror:</w:t>
      </w:r>
    </w:p>
    <w:p w:rsidR="00000000" w:rsidDel="00000000" w:rsidP="00000000" w:rsidRDefault="00000000" w:rsidRPr="00000000" w14:paraId="000005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Scarcity:</w:t>
      </w:r>
    </w:p>
    <w:p w:rsidR="00000000" w:rsidDel="00000000" w:rsidP="00000000" w:rsidRDefault="00000000" w:rsidRPr="00000000" w14:paraId="000005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survival horror, the emphasis is on managing limited resources—ammunition, food, medical supplies, and weapons. Characters must decide when to use these items and when to conserve them for a more desperate time.</w:t>
      </w:r>
    </w:p>
    <w:p w:rsidR="00000000" w:rsidDel="00000000" w:rsidP="00000000" w:rsidRDefault="00000000" w:rsidRPr="00000000" w14:paraId="000005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After a long day of fighting off monsters and scavenging for food, the party only has a few rounds of ammunition left. Should they take the risky route to a known enemy hideout, or fortify their position and risk starvation?</w:t>
      </w:r>
    </w:p>
    <w:p w:rsidR="00000000" w:rsidDel="00000000" w:rsidP="00000000" w:rsidRDefault="00000000" w:rsidRPr="00000000" w14:paraId="000005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Tension of Combat:</w:t>
      </w:r>
    </w:p>
    <w:p w:rsidR="00000000" w:rsidDel="00000000" w:rsidP="00000000" w:rsidRDefault="00000000" w:rsidRPr="00000000" w14:paraId="000005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Unlike cosmic horror, where the threat is mostly psychological and existential, survival horror often features imminent threats—enemies that are physically present and actively hunting the characters. These threats can be human (e.g., gang members or cultists), monstrous, or even environmental (e.g., trapped rooms, toxic atmospheres).</w:t>
      </w:r>
    </w:p>
    <w:p w:rsidR="00000000" w:rsidDel="00000000" w:rsidP="00000000" w:rsidRDefault="00000000" w:rsidRPr="00000000" w14:paraId="000005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The players enter a seemingly empty warehouse, only to find themselves ambushed by grotesque creatures that have been hiding in the shadows. The fear of being overwhelmed adds to the already tense atmosphere.</w:t>
      </w:r>
    </w:p>
    <w:p w:rsidR="00000000" w:rsidDel="00000000" w:rsidP="00000000" w:rsidRDefault="00000000" w:rsidRPr="00000000" w14:paraId="000005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Emotional and Psychological Strain:</w:t>
      </w:r>
    </w:p>
    <w:p w:rsidR="00000000" w:rsidDel="00000000" w:rsidP="00000000" w:rsidRDefault="00000000" w:rsidRPr="00000000" w14:paraId="000005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horror often brings out the psychological toll of facing danger. Characters may be forced to confront their own fears or past mistakes. The emotional strain of surviving in a hostile world plays just as much of a role in survival as physical danger.</w:t>
      </w:r>
    </w:p>
    <w:p w:rsidR="00000000" w:rsidDel="00000000" w:rsidP="00000000" w:rsidRDefault="00000000" w:rsidRPr="00000000" w14:paraId="000005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A character must choose between saving a friend who is wounded but not fatally injured, or leaving them behind to survive. Each decision comes with a psychological toll, where even the “correct” choice results in lingering guilt or mental scars.</w:t>
      </w:r>
    </w:p>
    <w:p w:rsidR="00000000" w:rsidDel="00000000" w:rsidP="00000000" w:rsidRDefault="00000000" w:rsidRPr="00000000" w14:paraId="000005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The Horror of the Unknown:</w:t>
      </w:r>
    </w:p>
    <w:p w:rsidR="00000000" w:rsidDel="00000000" w:rsidP="00000000" w:rsidRDefault="00000000" w:rsidRPr="00000000" w14:paraId="000005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cosmic horror often deals with knowledge that drives people insane, survival horror uses the unknown to keep players on edge. Unknown threats, unclear objectives, and sudden psychological or physical dangers keep players on high alert.</w:t>
      </w:r>
    </w:p>
    <w:p w:rsidR="00000000" w:rsidDel="00000000" w:rsidP="00000000" w:rsidRDefault="00000000" w:rsidRPr="00000000" w14:paraId="000005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Players may explore a series of caves, unsure if they are being followed by something. The absence of visible threats creates an oppressive sense of dread, knowing that something is lurking just out of sight.</w:t>
      </w:r>
    </w:p>
    <w:p w:rsidR="00000000" w:rsidDel="00000000" w:rsidP="00000000" w:rsidRDefault="00000000" w:rsidRPr="00000000" w14:paraId="000005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How to Implement Survival Horror in Your Game:</w:t>
      </w:r>
    </w:p>
    <w:p w:rsidR="00000000" w:rsidDel="00000000" w:rsidP="00000000" w:rsidRDefault="00000000" w:rsidRPr="00000000" w14:paraId="000005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Resource Scarcity: Design encounters where players are forced to make choices about when and how to use their limited supplies. This increases tension and forces hard decisions.</w:t>
      </w:r>
    </w:p>
    <w:p w:rsidR="00000000" w:rsidDel="00000000" w:rsidP="00000000" w:rsidRDefault="00000000" w:rsidRPr="00000000" w14:paraId="000005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High Stakes Combat: Combat should feel dangerous and uncertain. Enemies should be relentless, but not invincible. Players must strategize and adapt to survive.</w:t>
      </w:r>
    </w:p>
    <w:p w:rsidR="00000000" w:rsidDel="00000000" w:rsidP="00000000" w:rsidRDefault="00000000" w:rsidRPr="00000000" w14:paraId="000005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Psychological Strain: Include mechanics like panic attacks, guilt, or anxiety to show the emotional strain that the characters are under.</w:t>
      </w:r>
    </w:p>
    <w:p w:rsidR="00000000" w:rsidDel="00000000" w:rsidP="00000000" w:rsidRDefault="00000000" w:rsidRPr="00000000" w14:paraId="000005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Dangers: Make the environment itself a threat. Collapsing buildings, sudden fires, or hazardous weather can change the dynamics of an exploration or combat encounter.</w:t>
      </w:r>
    </w:p>
    <w:p w:rsidR="00000000" w:rsidDel="00000000" w:rsidP="00000000" w:rsidRDefault="00000000" w:rsidRPr="00000000" w14:paraId="000005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Differentiating The Harrowing Truth from Cosmic and Survival Horror</w:t>
      </w:r>
    </w:p>
    <w:p w:rsidR="00000000" w:rsidDel="00000000" w:rsidP="00000000" w:rsidRDefault="00000000" w:rsidRPr="00000000" w14:paraId="000005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cosmic and survival horror are heavily present in The Harrowing Truth, this game emphasizes the blurring of psychological and physical terror, and knowledge as both a boon and a burden.</w:t>
      </w:r>
    </w:p>
    <w:p w:rsidR="00000000" w:rsidDel="00000000" w:rsidP="00000000" w:rsidRDefault="00000000" w:rsidRPr="00000000" w14:paraId="0000059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Differentiation Points:</w:t>
      </w:r>
    </w:p>
    <w:p w:rsidR="00000000" w:rsidDel="00000000" w:rsidP="00000000" w:rsidRDefault="00000000" w:rsidRPr="00000000" w14:paraId="000005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Balance of Cosmic and Survival Tension: Unlike survival horror, where combat is more frequent and direct, The Harrowing Truth emphasizes knowledge and investigation. The key difference lies in the consequences of uncovering cosmic truths that push the players into despair or madness.</w:t>
      </w:r>
    </w:p>
    <w:p w:rsidR="00000000" w:rsidDel="00000000" w:rsidP="00000000" w:rsidRDefault="00000000" w:rsidRPr="00000000" w14:paraId="000005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Sanity as a Mechanic: While both horror sub-genres focus on psychological stress, The Harrowing Truth uses sanity as a primary mechanic. The pursuit of the truth often directly leads to insanity, a unique fusion of cosmic and survival horror.</w:t>
      </w:r>
    </w:p>
    <w:p w:rsidR="00000000" w:rsidDel="00000000" w:rsidP="00000000" w:rsidRDefault="00000000" w:rsidRPr="00000000" w14:paraId="000005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Cosmic Entities as Overarching Threats: Instead of direct physical confrontations with monsters (as in survival horror), the ultimate enemy in The Harrowing Truth is often the cosmic entity that exists beyond human understanding. The characters may face physical danger from human or monstrous enemies, but the existential dread of the cosmic unknown remains the central theme.</w:t>
      </w:r>
    </w:p>
    <w:p w:rsidR="00000000" w:rsidDel="00000000" w:rsidP="00000000" w:rsidRDefault="00000000" w:rsidRPr="00000000" w14:paraId="000005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Combat-Oriented Dungeon Crawl Style</w:t>
      </w:r>
    </w:p>
    <w:p w:rsidR="00000000" w:rsidDel="00000000" w:rsidP="00000000" w:rsidRDefault="00000000" w:rsidRPr="00000000" w14:paraId="000005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The Harrowing Truth is designed to focus heavily on investigation and psychological horror, there are times when the characters are forced into combat situations. Whether navigating a labyrinthine dungeon, a supernatural fortress, or a war-torn wasteland, dungeon crawl mechanics are crucial for running more combat-heavy encounters.</w:t>
      </w:r>
    </w:p>
    <w:p w:rsidR="00000000" w:rsidDel="00000000" w:rsidP="00000000" w:rsidRDefault="00000000" w:rsidRPr="00000000" w14:paraId="000005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Combat-Oriented Dungeon Crawl Mechanics</w:t>
      </w:r>
    </w:p>
    <w:p w:rsidR="00000000" w:rsidDel="00000000" w:rsidP="00000000" w:rsidRDefault="00000000" w:rsidRPr="00000000" w14:paraId="000005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crawls in The Harrowing Truth shift the focus to tactical combat and resource management. This section provides guidance on how to structure a combat-heavy adventure while maintaining the narrative’s sense of terror.</w:t>
      </w:r>
    </w:p>
    <w:p w:rsidR="00000000" w:rsidDel="00000000" w:rsidP="00000000" w:rsidRDefault="00000000" w:rsidRPr="00000000" w14:paraId="000005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Dungeon Environment Design</w:t>
      </w:r>
    </w:p>
    <w:p w:rsidR="00000000" w:rsidDel="00000000" w:rsidP="00000000" w:rsidRDefault="00000000" w:rsidRPr="00000000" w14:paraId="000005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combat-focused dungeon crawl requires an environment that presents both physical danger and strategic elements. Here are key points to consider:</w:t>
      </w:r>
    </w:p>
    <w:p w:rsidR="00000000" w:rsidDel="00000000" w:rsidP="00000000" w:rsidRDefault="00000000" w:rsidRPr="00000000" w14:paraId="000005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Multi-Layered Spaces: Design dungeon spaces with verticality (e.g., elevated platforms) and restricted mobility (e.g., narrow corridors). This creates tactical challenges where positioning becomes crucial.</w:t>
      </w:r>
    </w:p>
    <w:p w:rsidR="00000000" w:rsidDel="00000000" w:rsidP="00000000" w:rsidRDefault="00000000" w:rsidRPr="00000000" w14:paraId="000005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Hazardous Terrain: Include environmental obstacles such as trapdoors, flooded areas, or unstable structures that force characters to make quick decisions.</w:t>
      </w:r>
    </w:p>
    <w:p w:rsidR="00000000" w:rsidDel="00000000" w:rsidP="00000000" w:rsidRDefault="00000000" w:rsidRPr="00000000" w14:paraId="000005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Pressure: Introduce timed elements where events unfold in real time, such as collapsing rooms, enemies advancing, or countdowns to a major event (e.g., a bomb ticking down).</w:t>
      </w:r>
    </w:p>
    <w:p w:rsidR="00000000" w:rsidDel="00000000" w:rsidP="00000000" w:rsidRDefault="00000000" w:rsidRPr="00000000" w14:paraId="000005A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Enemy Design for Dungeon Crawls</w:t>
      </w:r>
    </w:p>
    <w:p w:rsidR="00000000" w:rsidDel="00000000" w:rsidP="00000000" w:rsidRDefault="00000000" w:rsidRPr="00000000" w14:paraId="000005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Enemies in a dungeon crawl should be varied and often more powerful than those encountered during regular investigative play. Consider using higher difficulty enemies and boss fights to provide challenges.</w:t>
      </w:r>
    </w:p>
    <w:p w:rsidR="00000000" w:rsidDel="00000000" w:rsidP="00000000" w:rsidRDefault="00000000" w:rsidRPr="00000000" w14:paraId="000005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Enemy Type</w:t>
        <w:tab/>
        <w:t xml:space="preserve">Combat Role</w:t>
        <w:tab/>
        <w:t xml:space="preserve">Special Ability/Effect</w:t>
      </w:r>
    </w:p>
    <w:p w:rsidR="00000000" w:rsidDel="00000000" w:rsidP="00000000" w:rsidRDefault="00000000" w:rsidRPr="00000000" w14:paraId="000005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Cultist</w:t>
        <w:tab/>
        <w:t xml:space="preserve">Human, low-level threat, numerous.</w:t>
        <w:tab/>
        <w:t xml:space="preserve">Can summon minor entities; weak in direct combat.</w:t>
      </w:r>
    </w:p>
    <w:p w:rsidR="00000000" w:rsidDel="00000000" w:rsidP="00000000" w:rsidRDefault="00000000" w:rsidRPr="00000000" w14:paraId="000005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Flesh-Eater Zombie</w:t>
        <w:tab/>
        <w:t xml:space="preserve">Slow, durable, difficult to kill.</w:t>
        <w:tab/>
        <w:t xml:space="preserve">Spreads disease on contact.</w:t>
      </w:r>
    </w:p>
    <w:p w:rsidR="00000000" w:rsidDel="00000000" w:rsidP="00000000" w:rsidRDefault="00000000" w:rsidRPr="00000000" w14:paraId="000005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Eldritch Entity</w:t>
        <w:tab/>
        <w:t xml:space="preserve">A cosmic horror that defies logic.</w:t>
        <w:tab/>
        <w:t xml:space="preserve">Can warp reality; causes SAN loss on sight.</w:t>
      </w:r>
    </w:p>
    <w:p w:rsidR="00000000" w:rsidDel="00000000" w:rsidP="00000000" w:rsidRDefault="00000000" w:rsidRPr="00000000" w14:paraId="000005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Madman/Survivor</w:t>
        <w:tab/>
        <w:t xml:space="preserve">Human, dangerous but unpredictable.</w:t>
        <w:tab/>
        <w:t xml:space="preserve">May have powerful ranged weapons or traps.</w:t>
      </w:r>
    </w:p>
    <w:p w:rsidR="00000000" w:rsidDel="00000000" w:rsidP="00000000" w:rsidRDefault="00000000" w:rsidRPr="00000000" w14:paraId="000005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Mutant</w:t>
        <w:tab/>
        <w:t xml:space="preserve">Mutated creatures from failed experiments.</w:t>
        <w:tab/>
        <w:t xml:space="preserve">Resistant to conventional weapons.</w:t>
      </w:r>
    </w:p>
    <w:p w:rsidR="00000000" w:rsidDel="00000000" w:rsidP="00000000" w:rsidRDefault="00000000" w:rsidRPr="00000000" w14:paraId="000005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Undead Shambler</w:t>
        <w:tab/>
        <w:t xml:space="preserve">Slow-moving, hordes of undead.</w:t>
        <w:tab/>
        <w:t xml:space="preserve">Possesses a massive amount of health.</w:t>
      </w:r>
    </w:p>
    <w:p w:rsidR="00000000" w:rsidDel="00000000" w:rsidP="00000000" w:rsidRDefault="00000000" w:rsidRPr="00000000" w14:paraId="000005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Combat Encounter Dynamics</w:t>
      </w:r>
    </w:p>
    <w:p w:rsidR="00000000" w:rsidDel="00000000" w:rsidP="00000000" w:rsidRDefault="00000000" w:rsidRPr="00000000" w14:paraId="000005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Initiative: Characters and enemies act in rounds based on initiative, with Dexterity modifiers determining the order.</w:t>
      </w:r>
    </w:p>
    <w:p w:rsidR="00000000" w:rsidDel="00000000" w:rsidP="00000000" w:rsidRDefault="00000000" w:rsidRPr="00000000" w14:paraId="000005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Roles: Characters should have distinct combat roles (e.g., tank, damage dealer, healer, support), and these roles should inform how the party organizes in battle.</w:t>
      </w:r>
    </w:p>
    <w:p w:rsidR="00000000" w:rsidDel="00000000" w:rsidP="00000000" w:rsidRDefault="00000000" w:rsidRPr="00000000" w14:paraId="000005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Resource Management: Combat should require careful management of ammunition, healing supplies, and other consumables. These are limited, and each action should have consequences.</w:t>
      </w:r>
    </w:p>
    <w:p w:rsidR="00000000" w:rsidDel="00000000" w:rsidP="00000000" w:rsidRDefault="00000000" w:rsidRPr="00000000" w14:paraId="000005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Running a Dungeon Crawl in The Harrowing Truth</w:t>
      </w:r>
    </w:p>
    <w:p w:rsidR="00000000" w:rsidDel="00000000" w:rsidP="00000000" w:rsidRDefault="00000000" w:rsidRPr="00000000" w14:paraId="000005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switching to a dungeon crawl style, you should:</w:t>
      </w:r>
    </w:p>
    <w:p w:rsidR="00000000" w:rsidDel="00000000" w:rsidP="00000000" w:rsidRDefault="00000000" w:rsidRPr="00000000" w14:paraId="000005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Emphasize resource depletion and constant risk to raise tension.</w:t>
      </w:r>
    </w:p>
    <w:p w:rsidR="00000000" w:rsidDel="00000000" w:rsidP="00000000" w:rsidRDefault="00000000" w:rsidRPr="00000000" w14:paraId="000005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Create combat-centric challenges that are both physical and psychological, such as boss encounters that include both traditional combat and mental corruption.</w:t>
      </w:r>
    </w:p>
    <w:p w:rsidR="00000000" w:rsidDel="00000000" w:rsidP="00000000" w:rsidRDefault="00000000" w:rsidRPr="00000000" w14:paraId="000005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Design encounters where players need to use their skills and wits alongside combat prowess to navigate dangerous situations.</w:t>
      </w:r>
    </w:p>
    <w:p w:rsidR="00000000" w:rsidDel="00000000" w:rsidP="00000000" w:rsidRDefault="00000000" w:rsidRPr="00000000" w14:paraId="000005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05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By blending cosmic horror with survival horror, and offering a structured yet flexible combat-oriented dungeon crawl style, The Harrowing Truth creates an experience that challenges both the mind and body. Players must use their skills to unravel the unknown, face down physical threats, and manage their diminishing resources, all while maintaining their sanity against the oppressive forces of the universe.</w:t>
      </w:r>
    </w:p>
    <w:p w:rsidR="00000000" w:rsidDel="00000000" w:rsidP="00000000" w:rsidRDefault="00000000" w:rsidRPr="00000000" w14:paraId="000005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Game Master’s Section: Rules Application, Interpretation, and Expanded Examples</w:t>
      </w:r>
    </w:p>
    <w:p w:rsidR="00000000" w:rsidDel="00000000" w:rsidP="00000000" w:rsidRDefault="00000000" w:rsidRPr="00000000" w14:paraId="000005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is designed to give Game Masters (gms) the tools, rules, and examples they need to run The Harrowing Truth. It will illustrate rule applications through in-game scenarios, explain how to handle the varied difficulties players may encounter, and provide detailed instructions on running a cohesive, engaging game.</w:t>
      </w:r>
    </w:p>
    <w:p w:rsidR="00000000" w:rsidDel="00000000" w:rsidP="00000000" w:rsidRDefault="00000000" w:rsidRPr="00000000" w14:paraId="000005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Rule Interpretation and Application</w:t>
      </w:r>
    </w:p>
    <w:p w:rsidR="00000000" w:rsidDel="00000000" w:rsidP="00000000" w:rsidRDefault="00000000" w:rsidRPr="00000000" w14:paraId="000005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rules of The Harrowing Truth are designed to be flexible yet specific, providing a structure for gameplay without stifling creativity. As a GM, it is essential to understand how to interpret and apply the rules to facilitate a smooth, engaging narrative while maintaining the tension and unpredictability of the horror genre.</w:t>
      </w:r>
    </w:p>
    <w:p w:rsidR="00000000" w:rsidDel="00000000" w:rsidP="00000000" w:rsidRDefault="00000000" w:rsidRPr="00000000" w14:paraId="000005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Dice Rolls and Success/Failure Mechanism</w:t>
      </w:r>
    </w:p>
    <w:p w:rsidR="00000000" w:rsidDel="00000000" w:rsidP="00000000" w:rsidRDefault="00000000" w:rsidRPr="00000000" w14:paraId="000005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 Rolls: For most actions, players roll a d100 (percentile dice). Success occurs if the roll is less than or equal to the relevant attribute or skill. For example, if a character’s Investigation skill is 45%, a roll of 45 or lower is a success.</w:t>
      </w:r>
    </w:p>
    <w:p w:rsidR="00000000" w:rsidDel="00000000" w:rsidP="00000000" w:rsidRDefault="00000000" w:rsidRPr="00000000" w14:paraId="000005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Failure: If the roll exceeds the character’s skill or attribute, the action fails. Failure can result in consequences, such as being attacked, missing a critical clue, or triggering an environmental hazard.</w:t>
      </w:r>
    </w:p>
    <w:p w:rsidR="00000000" w:rsidDel="00000000" w:rsidP="00000000" w:rsidRDefault="00000000" w:rsidRPr="00000000" w14:paraId="000005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Success/Failure: A roll of 1 represents a critical success (with benefits), and a roll of 100 represents a catastrophic failure (with serious consequences).</w:t>
      </w:r>
    </w:p>
    <w:p w:rsidR="00000000" w:rsidDel="00000000" w:rsidP="00000000" w:rsidRDefault="00000000" w:rsidRPr="00000000" w14:paraId="000005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Difficulty Modifiers: Adjust the base roll depending on the difficulty of the action (use positive or negative modifiers). For example, searching through a crowded, dark room might have a difficulty modifier of +10%, making the success range higher.</w:t>
      </w:r>
    </w:p>
    <w:p w:rsidR="00000000" w:rsidDel="00000000" w:rsidP="00000000" w:rsidRDefault="00000000" w:rsidRPr="00000000" w14:paraId="000005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5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If a character is attempting to search for a hidden door in a dimly lit room, and their Investigation skill is 50%, the GM might impose a +10% modifier due to the low visibility. In this case, a successful roll would be 60 or lower.</w:t>
      </w:r>
    </w:p>
    <w:p w:rsidR="00000000" w:rsidDel="00000000" w:rsidP="00000000" w:rsidRDefault="00000000" w:rsidRPr="00000000" w14:paraId="000005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Handling Difficult Situations</w:t>
      </w:r>
    </w:p>
    <w:p w:rsidR="00000000" w:rsidDel="00000000" w:rsidP="00000000" w:rsidRDefault="00000000" w:rsidRPr="00000000" w14:paraId="000005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 every situation is straightforward. As a GM, you will be tasked with handling situations where the rules alone won’t suffice, and creativity and improvisation come into play.</w:t>
      </w:r>
    </w:p>
    <w:p w:rsidR="00000000" w:rsidDel="00000000" w:rsidP="00000000" w:rsidRDefault="00000000" w:rsidRPr="00000000" w14:paraId="000005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and Tactical Situations:</w:t>
      </w:r>
    </w:p>
    <w:p w:rsidR="00000000" w:rsidDel="00000000" w:rsidP="00000000" w:rsidRDefault="00000000" w:rsidRPr="00000000" w14:paraId="000005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Initiation: When combat starts, players roll for Initiative (d100), with Dexterity modifiers determining the order of actions. A successful attack roll must meet or exceed the target’s Defense.</w:t>
      </w:r>
    </w:p>
    <w:p w:rsidR="00000000" w:rsidDel="00000000" w:rsidP="00000000" w:rsidRDefault="00000000" w:rsidRPr="00000000" w14:paraId="000005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Hazards: Traps, poisons, or deadly environments will often require Environmental Checks (e.g., Survival, Perception). If players fail, they might suffer damage, lose resources, or trigger an event.</w:t>
      </w:r>
    </w:p>
    <w:p w:rsidR="00000000" w:rsidDel="00000000" w:rsidP="00000000" w:rsidRDefault="00000000" w:rsidRPr="00000000" w14:paraId="000005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Health and Damage: Damage from enemies or hazards is calculated based on the weapon or attack type, and subtracted from the player’s Health Points (HP). When HP reaches zero, players are in a critical condition and must make a Death Save.</w:t>
      </w:r>
    </w:p>
    <w:p w:rsidR="00000000" w:rsidDel="00000000" w:rsidP="00000000" w:rsidRDefault="00000000" w:rsidRPr="00000000" w14:paraId="000005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The true horror of The Harrowing Truth is the effect it has on the character’s psyche. Encounters with supernatural entities or forbidden knowledge may result in Sanity Loss, which decreases the character’s Sanity score.</w:t>
      </w:r>
    </w:p>
    <w:p w:rsidR="00000000" w:rsidDel="00000000" w:rsidP="00000000" w:rsidRDefault="00000000" w:rsidRPr="00000000" w14:paraId="000005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Scenario: Combat with Cultists</w:t>
      </w:r>
    </w:p>
    <w:p w:rsidR="00000000" w:rsidDel="00000000" w:rsidP="00000000" w:rsidRDefault="00000000" w:rsidRPr="00000000" w14:paraId="000005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a dark, decrepit church, the players face off against cultists performing a ritual. The GM may present this as a combat encounter with a time pressure element, where the players must stop the ritual before a cosmic entity is summoned.</w:t>
      </w:r>
    </w:p>
    <w:p w:rsidR="00000000" w:rsidDel="00000000" w:rsidP="00000000" w:rsidRDefault="00000000" w:rsidRPr="00000000" w14:paraId="000005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GM sets the Initiative order based on Dexterity, but also applies a -10% penalty to the cultists’ actions due to their ritualistic focus.</w:t>
      </w:r>
    </w:p>
    <w:p w:rsidR="00000000" w:rsidDel="00000000" w:rsidP="00000000" w:rsidRDefault="00000000" w:rsidRPr="00000000" w14:paraId="000005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If a player succeeds in a Perception check, they notice a trap being set at the church entrance, and the GM will adjust the danger accordingly.</w:t>
      </w:r>
    </w:p>
    <w:p w:rsidR="00000000" w:rsidDel="00000000" w:rsidP="00000000" w:rsidRDefault="00000000" w:rsidRPr="00000000" w14:paraId="000005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Example Scenarios: How Mechanics Play Out</w:t>
      </w:r>
    </w:p>
    <w:p w:rsidR="00000000" w:rsidDel="00000000" w:rsidP="00000000" w:rsidRDefault="00000000" w:rsidRPr="00000000" w14:paraId="000005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Scenario 1: Searching for a Clue in a Library</w:t>
      </w:r>
    </w:p>
    <w:p w:rsidR="00000000" w:rsidDel="00000000" w:rsidP="00000000" w:rsidRDefault="00000000" w:rsidRPr="00000000" w14:paraId="000005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Action: The player searches through an old library for a hidden clue.</w:t>
      </w:r>
    </w:p>
    <w:p w:rsidR="00000000" w:rsidDel="00000000" w:rsidP="00000000" w:rsidRDefault="00000000" w:rsidRPr="00000000" w14:paraId="000005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Rolls: The player rolls for Investigation (50%). The GM assesses the library as dark and disorganized, applying a +10% penalty to the roll, so success is now only possible on a 60 or below.</w:t>
      </w:r>
    </w:p>
    <w:p w:rsidR="00000000" w:rsidDel="00000000" w:rsidP="00000000" w:rsidRDefault="00000000" w:rsidRPr="00000000" w14:paraId="000005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Outcome: The player rolls a 58, a success! The GM describes the character finding a strange book with symbols that seem to shift as they touch it. A key clue has been discovered.</w:t>
      </w:r>
    </w:p>
    <w:p w:rsidR="00000000" w:rsidDel="00000000" w:rsidP="00000000" w:rsidRDefault="00000000" w:rsidRPr="00000000" w14:paraId="000005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Failure: The player rolls a 70. The GM describes the character’s frustration as they fail to locate any clues and hear a distant creaking sound from the shadows, suggesting something ominous is near.</w:t>
      </w:r>
    </w:p>
    <w:p w:rsidR="00000000" w:rsidDel="00000000" w:rsidP="00000000" w:rsidRDefault="00000000" w:rsidRPr="00000000" w14:paraId="000005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Scenario 2: Using Occult Knowledge to Decipher a Ritual</w:t>
      </w:r>
    </w:p>
    <w:p w:rsidR="00000000" w:rsidDel="00000000" w:rsidP="00000000" w:rsidRDefault="00000000" w:rsidRPr="00000000" w14:paraId="000005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Action: The player uses Occult Knowledge to decode a ritualistic text.</w:t>
      </w:r>
    </w:p>
    <w:p w:rsidR="00000000" w:rsidDel="00000000" w:rsidP="00000000" w:rsidRDefault="00000000" w:rsidRPr="00000000" w14:paraId="000005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Rolls: The GM sets a Difficulty of 80% due to the text’s ancient and cryptic nature. The player has an Occult Knowledge of 45%.</w:t>
      </w:r>
    </w:p>
    <w:p w:rsidR="00000000" w:rsidDel="00000000" w:rsidP="00000000" w:rsidRDefault="00000000" w:rsidRPr="00000000" w14:paraId="000005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Outcome: The player rolls a 30, a success! The GM reveals that they uncover a piece of the ritual’s meaning, granting them insight into stopping an upcoming supernatural event.</w:t>
      </w:r>
    </w:p>
    <w:p w:rsidR="00000000" w:rsidDel="00000000" w:rsidP="00000000" w:rsidRDefault="00000000" w:rsidRPr="00000000" w14:paraId="000005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Failure: The player rolls a 55, failing the check. The GM describes how the occult symbols become increasingly distorted, causing a sense of unease. The character gains nothing and suffers 1d4 Sanity loss from the inability to comprehend the unknown.</w:t>
      </w:r>
    </w:p>
    <w:p w:rsidR="00000000" w:rsidDel="00000000" w:rsidP="00000000" w:rsidRDefault="00000000" w:rsidRPr="00000000" w14:paraId="000005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Game Master Tools and Resources</w:t>
      </w:r>
    </w:p>
    <w:p w:rsidR="00000000" w:rsidDel="00000000" w:rsidP="00000000" w:rsidRDefault="00000000" w:rsidRPr="00000000" w14:paraId="000005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the Game Master, you’re the creator and overseer of the world around the players. To help you run a smooth game, you’ll need resources for crafting encounters, adversaries, and narrative twists.</w:t>
      </w:r>
    </w:p>
    <w:p w:rsidR="00000000" w:rsidDel="00000000" w:rsidP="00000000" w:rsidRDefault="00000000" w:rsidRPr="00000000" w14:paraId="000005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4.1. Crafting Encounters:</w:t>
      </w:r>
    </w:p>
    <w:p w:rsidR="00000000" w:rsidDel="00000000" w:rsidP="00000000" w:rsidRDefault="00000000" w:rsidRPr="00000000" w14:paraId="000005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5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Mix of Combat and Investigation: A well-rounded encounter should blend both combat and investigation. For example, players may enter a haunted mansion that requires them to first explore and investigate for clues about the supernatural event, and then face off against monstrous entities in a subsequent combat sequence.</w:t>
      </w:r>
    </w:p>
    <w:p w:rsidR="00000000" w:rsidDel="00000000" w:rsidP="00000000" w:rsidRDefault="00000000" w:rsidRPr="00000000" w14:paraId="000005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Hazards: Set up encounters where the environment itself is a threat. Broken floors, unstable ceilings, and hidden traps force the players to balance exploration with caution.</w:t>
      </w:r>
    </w:p>
    <w:p w:rsidR="00000000" w:rsidDel="00000000" w:rsidP="00000000" w:rsidRDefault="00000000" w:rsidRPr="00000000" w14:paraId="000006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4.2. Crafting npcs and Enemies:</w:t>
      </w:r>
    </w:p>
    <w:p w:rsidR="00000000" w:rsidDel="00000000" w:rsidP="00000000" w:rsidRDefault="00000000" w:rsidRPr="00000000" w14:paraId="000006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npcs: Give npcs their own motivations, personalities, and secrets. Not every NPC is just a source of information—they may have hidden agendas or knowledge that the players must uncover.</w:t>
      </w:r>
    </w:p>
    <w:p w:rsidR="00000000" w:rsidDel="00000000" w:rsidP="00000000" w:rsidRDefault="00000000" w:rsidRPr="00000000" w14:paraId="000006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Adversaries: When creating enemies, think about their motivation, not just their abilities. Cosmic entities may not have a physical form but could be represented by corrupted human agents or twisted versions of reality.</w:t>
      </w:r>
    </w:p>
    <w:p w:rsidR="00000000" w:rsidDel="00000000" w:rsidP="00000000" w:rsidRDefault="00000000" w:rsidRPr="00000000" w14:paraId="000006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4.3. Crafting Special Items and Artifacts:</w:t>
      </w:r>
    </w:p>
    <w:p w:rsidR="00000000" w:rsidDel="00000000" w:rsidP="00000000" w:rsidRDefault="00000000" w:rsidRPr="00000000" w14:paraId="000006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Unique Artifacts: Create items that are more than just weapons or tools. Artifacts of cosmic origin may grant powerful abilities but come at a heavy mental cost.</w:t>
      </w:r>
    </w:p>
    <w:p w:rsidR="00000000" w:rsidDel="00000000" w:rsidP="00000000" w:rsidRDefault="00000000" w:rsidRPr="00000000" w14:paraId="000006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Occult Objects: These items should be tied to ancient knowledge, allowing players to decipher strange symbols or rituals, but risking madness the more they use them.</w:t>
      </w:r>
    </w:p>
    <w:p w:rsidR="00000000" w:rsidDel="00000000" w:rsidP="00000000" w:rsidRDefault="00000000" w:rsidRPr="00000000" w14:paraId="000006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Sanity and Its Application</w:t>
      </w:r>
    </w:p>
    <w:p w:rsidR="00000000" w:rsidDel="00000000" w:rsidP="00000000" w:rsidRDefault="00000000" w:rsidRPr="00000000" w14:paraId="000006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Sanity mechanic is one of the cornerstones of The Harrowing Truth. As characters explore, encounter terrifying creatures, or delve into forbidden knowledge, their Sanity will deteriorate.</w:t>
      </w:r>
    </w:p>
    <w:p w:rsidR="00000000" w:rsidDel="00000000" w:rsidP="00000000" w:rsidRDefault="00000000" w:rsidRPr="00000000" w14:paraId="000006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5.1. How Sanity Loss Works:</w:t>
      </w:r>
    </w:p>
    <w:p w:rsidR="00000000" w:rsidDel="00000000" w:rsidP="00000000" w:rsidRDefault="00000000" w:rsidRPr="00000000" w14:paraId="0000061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Triggers for Sanity Loss: Encounters with eldritch entities, reading arcane texts, or experiencing traumatic events can cause players to lose Sanity points.</w:t>
      </w:r>
    </w:p>
    <w:p w:rsidR="00000000" w:rsidDel="00000000" w:rsidP="00000000" w:rsidRDefault="00000000" w:rsidRPr="00000000" w14:paraId="000006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How to Handle Sanity Loss: When a character loses Sanity, they must make a Sanity Check to avoid temporary madness or permanent psychological effects. At 0 Sanity, characters risk permanent insanity or even death.</w:t>
      </w:r>
    </w:p>
    <w:p w:rsidR="00000000" w:rsidDel="00000000" w:rsidP="00000000" w:rsidRDefault="00000000" w:rsidRPr="00000000" w14:paraId="000006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Recovering Sanity: In The Harrowing Truth, sanity can only be recovered with great difficulty. This may involve special npcs, rituals, or extensive rest, and may never fully restore the character to their previous state.</w:t>
      </w:r>
    </w:p>
    <w:p w:rsidR="00000000" w:rsidDel="00000000" w:rsidP="00000000" w:rsidRDefault="00000000" w:rsidRPr="00000000" w14:paraId="0000061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5.2. Example of Sanity Loss:</w:t>
      </w:r>
    </w:p>
    <w:p w:rsidR="00000000" w:rsidDel="00000000" w:rsidP="00000000" w:rsidRDefault="00000000" w:rsidRPr="00000000" w14:paraId="0000061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player uncovers a hidden demonic altar covered in incomprehensible symbols. Upon seeing this, they must roll for Sanity to determine if they will be temporarily paralyzed or experience vivid hallucinations.</w:t>
      </w:r>
    </w:p>
    <w:p w:rsidR="00000000" w:rsidDel="00000000" w:rsidP="00000000" w:rsidRDefault="00000000" w:rsidRPr="00000000" w14:paraId="000006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successful roll means they can push through the experience, but they lose 1d4 Sanity points in the process.</w:t>
      </w:r>
    </w:p>
    <w:p w:rsidR="00000000" w:rsidDel="00000000" w:rsidP="00000000" w:rsidRDefault="00000000" w:rsidRPr="00000000" w14:paraId="000006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failed roll may result in temporary insanity, such as paranoia or dissociative identity disorder.</w:t>
      </w:r>
    </w:p>
    <w:p w:rsidR="00000000" w:rsidDel="00000000" w:rsidP="00000000" w:rsidRDefault="00000000" w:rsidRPr="00000000" w14:paraId="000006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06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With this Game Master’s Section, we’ve provided a detailed framework for understanding the rules and applying them in real-time gameplay. The mechanics are designed to be flexible, allowing for creative solutions while maintaining the atmosphere of psychological horror and survival. By reviewing and applying these systems, gms will be able to guide players through a game filled with mystery, danger, and existential dread.</w:t>
      </w:r>
    </w:p>
    <w:p w:rsidR="00000000" w:rsidDel="00000000" w:rsidP="00000000" w:rsidRDefault="00000000" w:rsidRPr="00000000" w14:paraId="000006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Writing an Adventure/Campaign for The Harrowing Truth</w:t>
      </w:r>
    </w:p>
    <w:p w:rsidR="00000000" w:rsidDel="00000000" w:rsidP="00000000" w:rsidRDefault="00000000" w:rsidRPr="00000000" w14:paraId="000006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Crafting a campaign or adventure for The Harrowing Truth requires a delicate balance of narrative tension, investigation, combat, and psychological horror. The game is deeply reliant on atmosphere, so your adventure should evoke a sense of unease, curiosity, and dread as players explore its mysteries.</w:t>
      </w:r>
    </w:p>
    <w:p w:rsidR="00000000" w:rsidDel="00000000" w:rsidP="00000000" w:rsidRDefault="00000000" w:rsidRPr="00000000" w14:paraId="000006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Structuring Your Adventure</w:t>
      </w:r>
    </w:p>
    <w:p w:rsidR="00000000" w:rsidDel="00000000" w:rsidP="00000000" w:rsidRDefault="00000000" w:rsidRPr="00000000" w14:paraId="000006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designing an adventure, start by defining its core narrative and the mysteries the characters will need to solve. Consider the setting, the antagonists, and the mysteries that will be uncovered as the story progresses. Here is a basic outline to help structure your adventure:</w:t>
      </w:r>
    </w:p>
    <w:p w:rsidR="00000000" w:rsidDel="00000000" w:rsidP="00000000" w:rsidRDefault="00000000" w:rsidRPr="00000000" w14:paraId="000006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Core Structure:</w:t>
      </w:r>
    </w:p>
    <w:p w:rsidR="00000000" w:rsidDel="00000000" w:rsidP="00000000" w:rsidRDefault="00000000" w:rsidRPr="00000000" w14:paraId="000006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Hook: The adventure begins with an inciting incident that draws the characters into the mystery. This could be a mysterious death, the discovery of a cryptic artifact, or a report of strange happenings in a remote location.</w:t>
      </w:r>
    </w:p>
    <w:p w:rsidR="00000000" w:rsidDel="00000000" w:rsidP="00000000" w:rsidRDefault="00000000" w:rsidRPr="00000000" w14:paraId="000006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wealthy benefactor hires the characters to investigate a series of disappearances linked to a disputed artifact.</w:t>
      </w:r>
    </w:p>
    <w:p w:rsidR="00000000" w:rsidDel="00000000" w:rsidP="00000000" w:rsidRDefault="00000000" w:rsidRPr="00000000" w14:paraId="000006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Investigation Phase: The core of the adventure is the investigation. Characters explore locations, gather clues, and piece together the mystery. This phase is where players begin to feel a sense of mounting tension as they uncover more about the forces at play.</w:t>
      </w:r>
    </w:p>
    <w:p w:rsidR="00000000" w:rsidDel="00000000" w:rsidP="00000000" w:rsidRDefault="00000000" w:rsidRPr="00000000" w14:paraId="000006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characters visit an abandoned mansion and find cryptic symbols, strange writings, and evidence of ritualistic practices.</w:t>
      </w:r>
    </w:p>
    <w:p w:rsidR="00000000" w:rsidDel="00000000" w:rsidP="00000000" w:rsidRDefault="00000000" w:rsidRPr="00000000" w14:paraId="000006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Rising Tension: As players gather clues, they uncover more disturbing truths. This is when the stakes should rise, and the cosmic horror elements begin to take center stage.</w:t>
      </w:r>
    </w:p>
    <w:p w:rsidR="00000000" w:rsidDel="00000000" w:rsidP="00000000" w:rsidRDefault="00000000" w:rsidRPr="00000000" w14:paraId="000006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deeper they investigate, the characters uncover hints that the artifact is linked to otherworldly entities and ancient rituals.</w:t>
      </w:r>
    </w:p>
    <w:p w:rsidR="00000000" w:rsidDel="00000000" w:rsidP="00000000" w:rsidRDefault="00000000" w:rsidRPr="00000000" w14:paraId="000006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Climax: This is where the tension reaches its peak, and the players must face the true threat of the adventure. Whether that’s a boss fight, a ritual that must be interrupted, or a final confrontation with the force behind the horror, the climax should force the players to make desperate, difficult decisions.</w:t>
      </w:r>
    </w:p>
    <w:p w:rsidR="00000000" w:rsidDel="00000000" w:rsidP="00000000" w:rsidRDefault="00000000" w:rsidRPr="00000000" w14:paraId="000006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characters must stop the summoning of an ancient god, risking their sanity and lives in the process.</w:t>
      </w:r>
    </w:p>
    <w:p w:rsidR="00000000" w:rsidDel="00000000" w:rsidP="00000000" w:rsidRDefault="00000000" w:rsidRPr="00000000" w14:paraId="000006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Resolution: The aftermath of the adventure. Did the characters succeed? Did they stop the ritual or banish the entity? Were they driven mad by what they uncovered? The resolution should offer a sense of finality, though there should always be the possibility of future horrors waiting in the wings.</w:t>
      </w:r>
    </w:p>
    <w:p w:rsidR="00000000" w:rsidDel="00000000" w:rsidP="00000000" w:rsidRDefault="00000000" w:rsidRPr="00000000" w14:paraId="000006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If the ritual is stopped, the characters are left haunted, with some suffering sanity loss, while others may be drawn deeper into the cosmic truth.</w:t>
      </w:r>
    </w:p>
    <w:p w:rsidR="00000000" w:rsidDel="00000000" w:rsidP="00000000" w:rsidRDefault="00000000" w:rsidRPr="00000000" w14:paraId="000006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Writing Your Adventure: A Step-by-Step Approach</w:t>
      </w:r>
    </w:p>
    <w:p w:rsidR="00000000" w:rsidDel="00000000" w:rsidP="00000000" w:rsidRDefault="00000000" w:rsidRPr="00000000" w14:paraId="000006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1: Determine the Core Mystery</w:t>
      </w:r>
    </w:p>
    <w:p w:rsidR="00000000" w:rsidDel="00000000" w:rsidP="00000000" w:rsidRDefault="00000000" w:rsidRPr="00000000" w14:paraId="000006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first step in writing an adventure is to define the central mystery. Ask yourself:</w:t>
      </w:r>
    </w:p>
    <w:p w:rsidR="00000000" w:rsidDel="00000000" w:rsidP="00000000" w:rsidRDefault="00000000" w:rsidRPr="00000000" w14:paraId="000006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What is the core conflict?</w:t>
      </w:r>
    </w:p>
    <w:p w:rsidR="00000000" w:rsidDel="00000000" w:rsidP="00000000" w:rsidRDefault="00000000" w:rsidRPr="00000000" w14:paraId="000006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What horror elements will drive the story?</w:t>
      </w:r>
    </w:p>
    <w:p w:rsidR="00000000" w:rsidDel="00000000" w:rsidP="00000000" w:rsidRDefault="00000000" w:rsidRPr="00000000" w14:paraId="000006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How will the players interact with these elements (via investigation, combat, or decision-making)?</w:t>
      </w:r>
    </w:p>
    <w:p w:rsidR="00000000" w:rsidDel="00000000" w:rsidP="00000000" w:rsidRDefault="00000000" w:rsidRPr="00000000" w14:paraId="000006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A group of miners discovers an ancient stone tablet while digging beneath an old mansion. As they attempt to decipher it, strange things start happening in the town, and the characters must figure out the significance of the tablet before it’s too late.</w:t>
      </w:r>
    </w:p>
    <w:p w:rsidR="00000000" w:rsidDel="00000000" w:rsidP="00000000" w:rsidRDefault="00000000" w:rsidRPr="00000000" w14:paraId="000006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2: Develop npcs, Antagonists, and Entities</w:t>
      </w:r>
    </w:p>
    <w:p w:rsidR="00000000" w:rsidDel="00000000" w:rsidP="00000000" w:rsidRDefault="00000000" w:rsidRPr="00000000" w14:paraId="000006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players will be interacting with a wide variety of npcs—some friendly, some potentially dangerous. You should focus on well-rounded antagonists and npcs, each with their own motives, personalities, and secrets.</w:t>
      </w:r>
    </w:p>
    <w:p w:rsidR="00000000" w:rsidDel="00000000" w:rsidP="00000000" w:rsidRDefault="00000000" w:rsidRPr="00000000" w14:paraId="000006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Villains: In a game like The Harrowing Truth, your villains might not be traditional, mustache-twirling types. They could be cultists, mad scientists, or well-meaning but misguided researchers who unwittingly unleash horrors on the world.</w:t>
      </w:r>
    </w:p>
    <w:p w:rsidR="00000000" w:rsidDel="00000000" w:rsidP="00000000" w:rsidRDefault="00000000" w:rsidRPr="00000000" w14:paraId="000006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Helpful npcs: Characters might also interact with people who offer guidance, but these npcs could also harbor dark secrets or play into the horror elements (i.e., they are ultimately just as flawed or corrupted as the world around them).</w:t>
      </w:r>
    </w:p>
    <w:p w:rsidR="00000000" w:rsidDel="00000000" w:rsidP="00000000" w:rsidRDefault="00000000" w:rsidRPr="00000000" w14:paraId="000006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A local librarian offers the characters clues on the ancient text but might also be part of the cult they’re investigating.</w:t>
      </w:r>
    </w:p>
    <w:p w:rsidR="00000000" w:rsidDel="00000000" w:rsidP="00000000" w:rsidRDefault="00000000" w:rsidRPr="00000000" w14:paraId="000006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3: Create a Game World and Locations</w:t>
      </w:r>
    </w:p>
    <w:p w:rsidR="00000000" w:rsidDel="00000000" w:rsidP="00000000" w:rsidRDefault="00000000" w:rsidRPr="00000000" w14:paraId="000006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setting is crucial for immersion. Establish the locations where the players will explore and uncover secrets. These can be:</w:t>
      </w:r>
    </w:p>
    <w:p w:rsidR="00000000" w:rsidDel="00000000" w:rsidP="00000000" w:rsidRDefault="00000000" w:rsidRPr="00000000" w14:paraId="000006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Abandoned buildings</w:t>
      </w:r>
    </w:p>
    <w:p w:rsidR="00000000" w:rsidDel="00000000" w:rsidP="00000000" w:rsidRDefault="00000000" w:rsidRPr="00000000" w14:paraId="000006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Underground bunkers</w:t>
      </w:r>
    </w:p>
    <w:p w:rsidR="00000000" w:rsidDel="00000000" w:rsidP="00000000" w:rsidRDefault="00000000" w:rsidRPr="00000000" w14:paraId="000006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Forest clearings where ancient rituals were conducted</w:t>
      </w:r>
    </w:p>
    <w:p w:rsidR="00000000" w:rsidDel="00000000" w:rsidP="00000000" w:rsidRDefault="00000000" w:rsidRPr="00000000" w14:paraId="000006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Libraries filled with forbidden knowledge</w:t>
      </w:r>
    </w:p>
    <w:p w:rsidR="00000000" w:rsidDel="00000000" w:rsidP="00000000" w:rsidRDefault="00000000" w:rsidRPr="00000000" w14:paraId="000006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location should have details that are disturbing or unnerving, even if they seem ordinary at first glance.</w:t>
      </w:r>
    </w:p>
    <w:p w:rsidR="00000000" w:rsidDel="00000000" w:rsidP="00000000" w:rsidRDefault="00000000" w:rsidRPr="00000000" w14:paraId="000006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The old mansion is filled with suffocating silence, eerie scratches on the walls, and uncanny portraits whose eyes seem to follow you.</w:t>
      </w:r>
    </w:p>
    <w:p w:rsidR="00000000" w:rsidDel="00000000" w:rsidP="00000000" w:rsidRDefault="00000000" w:rsidRPr="00000000" w14:paraId="000006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4: Build the Pacing and Flow</w:t>
      </w:r>
    </w:p>
    <w:p w:rsidR="00000000" w:rsidDel="00000000" w:rsidP="00000000" w:rsidRDefault="00000000" w:rsidRPr="00000000" w14:paraId="000006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pacing of the adventure will ebb and flow between investigation and action. This balance is key to keeping the players engaged.</w:t>
      </w:r>
    </w:p>
    <w:p w:rsidR="00000000" w:rsidDel="00000000" w:rsidP="00000000" w:rsidRDefault="00000000" w:rsidRPr="00000000" w14:paraId="000006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Puzzles/Clues: The investigation phase should include puzzles that the players need to solve in order to advance the narrative.</w:t>
      </w:r>
    </w:p>
    <w:p w:rsidR="00000000" w:rsidDel="00000000" w:rsidP="00000000" w:rsidRDefault="00000000" w:rsidRPr="00000000" w14:paraId="000006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Combat/Confrontations: Every so often, introduce combat or threatening encounters to add intensity. These should be high-stakes but not overused—The Harrowing Truth is more about atmosphere and fear than nonstop action.</w:t>
      </w:r>
    </w:p>
    <w:p w:rsidR="00000000" w:rsidDel="00000000" w:rsidP="00000000" w:rsidRDefault="00000000" w:rsidRPr="00000000" w14:paraId="000006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After gathering a few clues, the players are ambushed by cultists who are trying to keep them from uncovering the truth.</w:t>
      </w:r>
    </w:p>
    <w:p w:rsidR="00000000" w:rsidDel="00000000" w:rsidP="00000000" w:rsidRDefault="00000000" w:rsidRPr="00000000" w14:paraId="000006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Pre-Written Playable Adventure Example</w:t>
      </w:r>
    </w:p>
    <w:p w:rsidR="00000000" w:rsidDel="00000000" w:rsidP="00000000" w:rsidRDefault="00000000" w:rsidRPr="00000000" w14:paraId="000006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Adventure Title: The Haunting of Blackstone Manor</w:t>
      </w:r>
    </w:p>
    <w:p w:rsidR="00000000" w:rsidDel="00000000" w:rsidP="00000000" w:rsidRDefault="00000000" w:rsidRPr="00000000" w14:paraId="000006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Adventure Hook:</w:t>
      </w:r>
    </w:p>
    <w:p w:rsidR="00000000" w:rsidDel="00000000" w:rsidP="00000000" w:rsidRDefault="00000000" w:rsidRPr="00000000" w14:paraId="000006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wealthy benefactor, Graham Blackstone, contacts the party to investigate a series of unexplained disappearances at Blackstone Manor, an old mansion located in a secluded forest. The mansion, built on ancient cursed land, has been abandoned for years but is still under the Blackstone family’s ownership. Graham reports strange occurrences at the manor and fears something sinister is unfolding there. As a reward, the party is promised a generous sum of money and access to a rare family heirloom once the mystery is solved.</w:t>
      </w:r>
    </w:p>
    <w:p w:rsidR="00000000" w:rsidDel="00000000" w:rsidP="00000000" w:rsidRDefault="00000000" w:rsidRPr="00000000" w14:paraId="000006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Introduction:</w:t>
      </w:r>
    </w:p>
    <w:p w:rsidR="00000000" w:rsidDel="00000000" w:rsidP="00000000" w:rsidRDefault="00000000" w:rsidRPr="00000000" w14:paraId="000006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players arrive at the manor, greeted by a desolate and eerie environment. The mansion, once grand, now stands in disrepair. The air is thick with an unsettling quietness, and a strange odor permeates the grounds. Graham Blackstone is visibly distraught, explaining that his staff disappeared over the past month, and the local townsfolk speak of hauntings and evil rituals.</w:t>
      </w:r>
    </w:p>
    <w:p w:rsidR="00000000" w:rsidDel="00000000" w:rsidP="00000000" w:rsidRDefault="00000000" w:rsidRPr="00000000" w14:paraId="000006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mansion’s long history includes a series of unexplained deaths and an old family legend about the mansion being built atop a cursed burial ground. Graham insists that the manor’s curse has been reawakened, and he needs the party to uncover the truth behind the strange occurrences before it’s too late.</w:t>
      </w:r>
    </w:p>
    <w:p w:rsidR="00000000" w:rsidDel="00000000" w:rsidP="00000000" w:rsidRDefault="00000000" w:rsidRPr="00000000" w14:paraId="0000066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Location Overview: Blackstone Manor</w:t>
      </w:r>
    </w:p>
    <w:p w:rsidR="00000000" w:rsidDel="00000000" w:rsidP="00000000" w:rsidRDefault="00000000" w:rsidRPr="00000000" w14:paraId="000006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Exterior:</w:t>
      </w:r>
    </w:p>
    <w:p w:rsidR="00000000" w:rsidDel="00000000" w:rsidP="00000000" w:rsidRDefault="00000000" w:rsidRPr="00000000" w14:paraId="000006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manor is surrounded by dense woods, with a wrought-iron gate leading up a winding gravel driveway. The mansion’s exterior is covered in vines and the windows are boarded up.</w:t>
      </w:r>
    </w:p>
    <w:p w:rsidR="00000000" w:rsidDel="00000000" w:rsidP="00000000" w:rsidRDefault="00000000" w:rsidRPr="00000000" w14:paraId="000006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garden is overgrown with twisted trees and dark flowers, giving it an unnatural appearance. Fog constantly rolls across the grounds, obscuring visibility at night.</w:t>
      </w:r>
    </w:p>
    <w:p w:rsidR="00000000" w:rsidDel="00000000" w:rsidP="00000000" w:rsidRDefault="00000000" w:rsidRPr="00000000" w14:paraId="000006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Interior:</w:t>
      </w:r>
    </w:p>
    <w:p w:rsidR="00000000" w:rsidDel="00000000" w:rsidP="00000000" w:rsidRDefault="00000000" w:rsidRPr="00000000" w14:paraId="000006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entrance hall is dark, filled with dusty furniture and old paintings that seem to follow the characters’ movements.</w:t>
      </w:r>
    </w:p>
    <w:p w:rsidR="00000000" w:rsidDel="00000000" w:rsidP="00000000" w:rsidRDefault="00000000" w:rsidRPr="00000000" w14:paraId="000006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Main Rooms: The library, dining hall, and master bedroom are expansive but decaying. Many rooms are locked or have been ransacked by previous tenants.</w:t>
      </w:r>
    </w:p>
    <w:p w:rsidR="00000000" w:rsidDel="00000000" w:rsidP="00000000" w:rsidRDefault="00000000" w:rsidRPr="00000000" w14:paraId="000006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Attic and Basement are the most dangerous areas, filled with cobwebs, hidden trapdoors, and secret passages that lead to deeper horrors.</w:t>
      </w:r>
    </w:p>
    <w:p w:rsidR="00000000" w:rsidDel="00000000" w:rsidP="00000000" w:rsidRDefault="00000000" w:rsidRPr="00000000" w14:paraId="000006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Ritual Room: In a hidden chamber, a ritual altar is uncovered. It has strange markings and a book that is central to the unfolding mystery.</w:t>
      </w:r>
    </w:p>
    <w:p w:rsidR="00000000" w:rsidDel="00000000" w:rsidP="00000000" w:rsidRDefault="00000000" w:rsidRPr="00000000" w14:paraId="000006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and Encounters</w:t>
      </w:r>
    </w:p>
    <w:p w:rsidR="00000000" w:rsidDel="00000000" w:rsidP="00000000" w:rsidRDefault="00000000" w:rsidRPr="00000000" w14:paraId="000006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Disappearing Staff (Investigation)</w:t>
      </w:r>
    </w:p>
    <w:p w:rsidR="00000000" w:rsidDel="00000000" w:rsidP="00000000" w:rsidRDefault="00000000" w:rsidRPr="00000000" w14:paraId="000006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Objective: The players must investigate the disappearances of the staff and uncover the root cause of their vanishing.</w:t>
      </w:r>
    </w:p>
    <w:p w:rsidR="00000000" w:rsidDel="00000000" w:rsidP="00000000" w:rsidRDefault="00000000" w:rsidRPr="00000000" w14:paraId="000006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Clue Gathering:</w:t>
      </w:r>
    </w:p>
    <w:p w:rsidR="00000000" w:rsidDel="00000000" w:rsidP="00000000" w:rsidRDefault="00000000" w:rsidRPr="00000000" w14:paraId="000006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master bedroom reveals an unmade bed and bloodstains, suggesting a violent struggle.</w:t>
      </w:r>
    </w:p>
    <w:p w:rsidR="00000000" w:rsidDel="00000000" w:rsidP="00000000" w:rsidRDefault="00000000" w:rsidRPr="00000000" w14:paraId="000006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kitchen has a large knife missing and signs of a hasty meal left behind.</w:t>
      </w:r>
    </w:p>
    <w:p w:rsidR="00000000" w:rsidDel="00000000" w:rsidP="00000000" w:rsidRDefault="00000000" w:rsidRPr="00000000" w14:paraId="000006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 the library, a locked drawer contains diaries and letters from the staff, which contain references to strange occurrences (whispers, visions, nightmares).</w:t>
      </w:r>
    </w:p>
    <w:p w:rsidR="00000000" w:rsidDel="00000000" w:rsidP="00000000" w:rsidRDefault="00000000" w:rsidRPr="00000000" w14:paraId="000006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 Check: When reading the diary of one of the staff, players may encounter disturbing entries that describe growing madness and disturbing rituals performed by Graham’s ancestors.</w:t>
      </w:r>
    </w:p>
    <w:p w:rsidR="00000000" w:rsidDel="00000000" w:rsidP="00000000" w:rsidRDefault="00000000" w:rsidRPr="00000000" w14:paraId="000006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 Choice:</w:t>
      </w:r>
    </w:p>
    <w:p w:rsidR="00000000" w:rsidDel="00000000" w:rsidP="00000000" w:rsidRDefault="00000000" w:rsidRPr="00000000" w14:paraId="000006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 the players try to engage Graham Blackstone and ask for more personal details about the manor, or do they dig into his past for secrets of their own?</w:t>
      </w:r>
    </w:p>
    <w:p w:rsidR="00000000" w:rsidDel="00000000" w:rsidP="00000000" w:rsidRDefault="00000000" w:rsidRPr="00000000" w14:paraId="000006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Impact:</w:t>
      </w:r>
    </w:p>
    <w:p w:rsidR="00000000" w:rsidDel="00000000" w:rsidP="00000000" w:rsidRDefault="00000000" w:rsidRPr="00000000" w14:paraId="000006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who make progress uncovering the curse’s dark history will lose 1d4 sanity points due to the overwhelming sense of dread.</w:t>
      </w:r>
    </w:p>
    <w:p w:rsidR="00000000" w:rsidDel="00000000" w:rsidP="00000000" w:rsidRDefault="00000000" w:rsidRPr="00000000" w14:paraId="000006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First Encounter: A Disappearance in Real Time</w:t>
      </w:r>
    </w:p>
    <w:p w:rsidR="00000000" w:rsidDel="00000000" w:rsidP="00000000" w:rsidRDefault="00000000" w:rsidRPr="00000000" w14:paraId="000006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Scenario: As the players explore the manor, they are ambushed by cultists hidden in the mansion. These cultists are part of a long-standing cult that has been using the mansion as a ritual site to summon otherworldly forces.</w:t>
      </w:r>
    </w:p>
    <w:p w:rsidR="00000000" w:rsidDel="00000000" w:rsidP="00000000" w:rsidRDefault="00000000" w:rsidRPr="00000000" w14:paraId="000006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Enemies: These are human antagonists (with varying degrees of madness) but are dangerous due to their willingness to sacrifice others to achieve their goals.</w:t>
      </w:r>
    </w:p>
    <w:p w:rsidR="00000000" w:rsidDel="00000000" w:rsidP="00000000" w:rsidRDefault="00000000" w:rsidRPr="00000000" w14:paraId="000006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A: Leader, capable of commanding minor supernatural entities. Carries a ritual dagger.</w:t>
      </w:r>
    </w:p>
    <w:p w:rsidR="00000000" w:rsidDel="00000000" w:rsidP="00000000" w:rsidRDefault="00000000" w:rsidRPr="00000000" w14:paraId="000006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B: Enforcer, highly physically fit. Carries a pistol and is adept at combat.</w:t>
      </w:r>
    </w:p>
    <w:p w:rsidR="00000000" w:rsidDel="00000000" w:rsidP="00000000" w:rsidRDefault="00000000" w:rsidRPr="00000000" w14:paraId="000006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C: Occultist, weak physically, but skilled in summoning dark forces. Carries arcane artifacts.</w:t>
      </w:r>
    </w:p>
    <w:p w:rsidR="00000000" w:rsidDel="00000000" w:rsidP="00000000" w:rsidRDefault="00000000" w:rsidRPr="00000000" w14:paraId="000006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Encounter: The cultists ambush the players in a dark hallway. The players can either fight or negotiate, though the cultists will eventually attempt to sacrifice one of the players to complete a ritual.</w:t>
      </w:r>
    </w:p>
    <w:p w:rsidR="00000000" w:rsidDel="00000000" w:rsidP="00000000" w:rsidRDefault="00000000" w:rsidRPr="00000000" w14:paraId="000006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Roll Example:</w:t>
      </w:r>
    </w:p>
    <w:p w:rsidR="00000000" w:rsidDel="00000000" w:rsidP="00000000" w:rsidRDefault="00000000" w:rsidRPr="00000000" w14:paraId="000006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roll for Initiative: The Cultist Leader gets a 10; the player with the highest Dexterity modifier gets to act first.</w:t>
      </w:r>
    </w:p>
    <w:p w:rsidR="00000000" w:rsidDel="00000000" w:rsidP="00000000" w:rsidRDefault="00000000" w:rsidRPr="00000000" w14:paraId="000006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Initiative Modifiers: The occult powers of the cultists give them a +10% bonus to their next Attack roll.</w:t>
      </w:r>
    </w:p>
    <w:p w:rsidR="00000000" w:rsidDel="00000000" w:rsidP="00000000" w:rsidRDefault="00000000" w:rsidRPr="00000000" w14:paraId="000006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Choices:</w:t>
      </w:r>
    </w:p>
    <w:p w:rsidR="00000000" w:rsidDel="00000000" w:rsidP="00000000" w:rsidRDefault="00000000" w:rsidRPr="00000000" w14:paraId="000006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 the players fight all of the cultists at once, or try to isolate them and deal with each one individually?</w:t>
      </w:r>
    </w:p>
    <w:p w:rsidR="00000000" w:rsidDel="00000000" w:rsidP="00000000" w:rsidRDefault="00000000" w:rsidRPr="00000000" w14:paraId="000006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Can the players use their Investigation skills to find a ritualistic weakness in the environment (such as a protective ward in the room)?</w:t>
      </w:r>
    </w:p>
    <w:p w:rsidR="00000000" w:rsidDel="00000000" w:rsidP="00000000" w:rsidRDefault="00000000" w:rsidRPr="00000000" w14:paraId="000006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Impact:</w:t>
      </w:r>
    </w:p>
    <w:p w:rsidR="00000000" w:rsidDel="00000000" w:rsidP="00000000" w:rsidRDefault="00000000" w:rsidRPr="00000000" w14:paraId="000006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who see the ritual sacrifice attempt will lose 1d6 sanity points due to the brutal violence.</w:t>
      </w:r>
    </w:p>
    <w:p w:rsidR="00000000" w:rsidDel="00000000" w:rsidP="00000000" w:rsidRDefault="00000000" w:rsidRPr="00000000" w14:paraId="000006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Ritual Unveiled (Climax)</w:t>
      </w:r>
    </w:p>
    <w:p w:rsidR="00000000" w:rsidDel="00000000" w:rsidP="00000000" w:rsidRDefault="00000000" w:rsidRPr="00000000" w14:paraId="000006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Objective: The players must stop a ritual that aims to summon a cosmic entity—a creature beyond time and space that threatens to warp reality itself.</w:t>
      </w:r>
    </w:p>
    <w:p w:rsidR="00000000" w:rsidDel="00000000" w:rsidP="00000000" w:rsidRDefault="00000000" w:rsidRPr="00000000" w14:paraId="000006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Challenge: As they reach the ritual room, the environment starts to warp—time and space seem to bend around them, and the air grows thick with oppressive energy. The ground shakes, and strange whispers can be heard.</w:t>
      </w:r>
    </w:p>
    <w:p w:rsidR="00000000" w:rsidDel="00000000" w:rsidP="00000000" w:rsidRDefault="00000000" w:rsidRPr="00000000" w14:paraId="000006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Ritualists:</w:t>
      </w:r>
    </w:p>
    <w:p w:rsidR="00000000" w:rsidDel="00000000" w:rsidP="00000000" w:rsidRDefault="00000000" w:rsidRPr="00000000" w14:paraId="000006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Cult Leader, Graham Blackstone, has succumbed to madness and is now the primary antagonist, attempting to finish what his ancestors started.</w:t>
      </w:r>
    </w:p>
    <w:p w:rsidR="00000000" w:rsidDel="00000000" w:rsidP="00000000" w:rsidRDefault="00000000" w:rsidRPr="00000000" w14:paraId="000006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 wields arcane magic capable of tearing reality apart.</w:t>
      </w:r>
    </w:p>
    <w:p w:rsidR="00000000" w:rsidDel="00000000" w:rsidP="00000000" w:rsidRDefault="00000000" w:rsidRPr="00000000" w14:paraId="000006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and Investigation Mix: The players will have to fight off cultists and try to disrupt the ritual, all while managing their diminishing resources and rising sanity loss.</w:t>
      </w:r>
    </w:p>
    <w:p w:rsidR="00000000" w:rsidDel="00000000" w:rsidP="00000000" w:rsidRDefault="00000000" w:rsidRPr="00000000" w14:paraId="000006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To disrupt the ritual, they must destroy the ritual artifacts (a tome, crystal, and ancient ritual knife) that are scattered around the altar.</w:t>
      </w:r>
    </w:p>
    <w:p w:rsidR="00000000" w:rsidDel="00000000" w:rsidP="00000000" w:rsidRDefault="00000000" w:rsidRPr="00000000" w14:paraId="000006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 Choice:</w:t>
      </w:r>
    </w:p>
    <w:p w:rsidR="00000000" w:rsidDel="00000000" w:rsidP="00000000" w:rsidRDefault="00000000" w:rsidRPr="00000000" w14:paraId="000006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 they stop Graham at the ritual altar, risking everything to destroy the artifact and defeat him?</w:t>
      </w:r>
    </w:p>
    <w:p w:rsidR="00000000" w:rsidDel="00000000" w:rsidP="00000000" w:rsidRDefault="00000000" w:rsidRPr="00000000" w14:paraId="000006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Or do they attempt to escape, leaving the horror to unfold and potentially returning to confront the entity in the future?</w:t>
      </w:r>
    </w:p>
    <w:p w:rsidR="00000000" w:rsidDel="00000000" w:rsidP="00000000" w:rsidRDefault="00000000" w:rsidRPr="00000000" w14:paraId="000006A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Npcs and Enemies</w:t>
      </w:r>
    </w:p>
    <w:p w:rsidR="00000000" w:rsidDel="00000000" w:rsidP="00000000" w:rsidRDefault="00000000" w:rsidRPr="00000000" w14:paraId="000006A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Graham Blackstone (Antagonist)</w:t>
      </w:r>
    </w:p>
    <w:p w:rsidR="00000000" w:rsidDel="00000000" w:rsidP="00000000" w:rsidRDefault="00000000" w:rsidRPr="00000000" w14:paraId="000006A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Background: Graham is the descendant of a long line of occultists who have protected the manor for centuries. He is well aware of the cosmic truths that haunt his bloodline but has become too obsessed with the idea of gaining ultimate power from the elder beings.</w:t>
      </w:r>
    </w:p>
    <w:p w:rsidR="00000000" w:rsidDel="00000000" w:rsidP="00000000" w:rsidRDefault="00000000" w:rsidRPr="00000000" w14:paraId="000006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Appearance: A disheveled, middle-aged man with wild eyes and a trembling hand. His appearance has been altered by the constant exposure to the cosmic forces he has been dabbling in.</w:t>
      </w:r>
    </w:p>
    <w:p w:rsidR="00000000" w:rsidDel="00000000" w:rsidP="00000000" w:rsidRDefault="00000000" w:rsidRPr="00000000" w14:paraId="000006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Personality: Desperate, self-justifying, and prone to delusions about the greatness of his family’s work.</w:t>
      </w:r>
    </w:p>
    <w:p w:rsidR="00000000" w:rsidDel="00000000" w:rsidP="00000000" w:rsidRDefault="00000000" w:rsidRPr="00000000" w14:paraId="000006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Cultists</w:t>
      </w:r>
    </w:p>
    <w:p w:rsidR="00000000" w:rsidDel="00000000" w:rsidP="00000000" w:rsidRDefault="00000000" w:rsidRPr="00000000" w14:paraId="000006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Leader: An older man, wearing ritualistic robes, and holding an ancient book that glows faintly. He can summon minor entities using dark rituals and can warp reality within small areas.</w:t>
      </w:r>
    </w:p>
    <w:p w:rsidR="00000000" w:rsidDel="00000000" w:rsidP="00000000" w:rsidRDefault="00000000" w:rsidRPr="00000000" w14:paraId="000006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Enforcer: A physically imposing man, armed with a pistol and a dagger, who is there to ensure the ritual’s success. He’s used to violence and is unwavering in his resolve.</w:t>
      </w:r>
    </w:p>
    <w:p w:rsidR="00000000" w:rsidDel="00000000" w:rsidP="00000000" w:rsidRDefault="00000000" w:rsidRPr="00000000" w14:paraId="000006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Occultist: A fragile woman who serves as the ritual assistant. She knows much about the occult but lacks physical strength. She holds a crystal pendant that is tied to the summoning process.</w:t>
      </w:r>
    </w:p>
    <w:p w:rsidR="00000000" w:rsidDel="00000000" w:rsidP="00000000" w:rsidRDefault="00000000" w:rsidRPr="00000000" w14:paraId="000006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Cosmic Entity (Final Threat)</w:t>
      </w:r>
    </w:p>
    <w:p w:rsidR="00000000" w:rsidDel="00000000" w:rsidP="00000000" w:rsidRDefault="00000000" w:rsidRPr="00000000" w14:paraId="000006B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Entity: This eldritch being is beyond human understanding. It may manifest as an incomprehensible shape, or an invisible force, but its presence warps reality around it. Players who fail sanity checks upon encountering it risk permanent insanity or disorientation.</w:t>
      </w:r>
    </w:p>
    <w:p w:rsidR="00000000" w:rsidDel="00000000" w:rsidP="00000000" w:rsidRDefault="00000000" w:rsidRPr="00000000" w14:paraId="000006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 The entity has the ability to distort space, manifest illusions, and inflict mental breakdowns on players. It is not physical, but its influence can be felt in the physical world as disruptions and psychic attacks.</w:t>
      </w:r>
    </w:p>
    <w:p w:rsidR="00000000" w:rsidDel="00000000" w:rsidP="00000000" w:rsidRDefault="00000000" w:rsidRPr="00000000" w14:paraId="000006B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06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adventure provides a challenging mix of investigative horror and intense combat sequences, while keeping the tension of cosmic horror at its core. Players will have to confront both physical and psychological challenges, with their choices impacting the outcome of the adventure. The Sanity mechanic is crucial, as it adds a layer of personal stakes to the investigation, forcing players to confront the terrifying truth about Blackstone Manor and the dark forces at play.</w:t>
      </w:r>
    </w:p>
    <w:p w:rsidR="00000000" w:rsidDel="00000000" w:rsidP="00000000" w:rsidRDefault="00000000" w:rsidRPr="00000000" w14:paraId="000006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Combat Encounters</w:t>
      </w:r>
    </w:p>
    <w:p w:rsidR="00000000" w:rsidDel="00000000" w:rsidP="00000000" w:rsidRDefault="00000000" w:rsidRPr="00000000" w14:paraId="000006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encounters in The Harrowing Truth emphasize tension, strategy, and the fragility of life. Players are not invincible heroes but vulnerable individuals navigating hostile environments. Each combat scenario is a test of both skill and resourcefulness.</w:t>
      </w:r>
    </w:p>
    <w:p w:rsidR="00000000" w:rsidDel="00000000" w:rsidP="00000000" w:rsidRDefault="00000000" w:rsidRPr="00000000" w14:paraId="000006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Ambush Encounters</w:t>
      </w:r>
    </w:p>
    <w:p w:rsidR="00000000" w:rsidDel="00000000" w:rsidP="00000000" w:rsidRDefault="00000000" w:rsidRPr="00000000" w14:paraId="000006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Players are caught off guard by enemies lurking in the shadows or hidden within the environment.</w:t>
      </w:r>
    </w:p>
    <w:p w:rsidR="00000000" w:rsidDel="00000000" w:rsidP="00000000" w:rsidRDefault="00000000" w:rsidRPr="00000000" w14:paraId="000006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w:t>
      </w:r>
    </w:p>
    <w:p w:rsidR="00000000" w:rsidDel="00000000" w:rsidP="00000000" w:rsidRDefault="00000000" w:rsidRPr="00000000" w14:paraId="000006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Require Perception or Awareness checks to avoid being surprised.</w:t>
      </w:r>
    </w:p>
    <w:p w:rsidR="00000000" w:rsidDel="00000000" w:rsidP="00000000" w:rsidRDefault="00000000" w:rsidRPr="00000000" w14:paraId="000006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Ambushing enemies gain a bonus to initiative and attack rolls in the first round.</w:t>
      </w:r>
    </w:p>
    <w:p w:rsidR="00000000" w:rsidDel="00000000" w:rsidP="00000000" w:rsidRDefault="00000000" w:rsidRPr="00000000" w14:paraId="000006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w:t>
      </w:r>
    </w:p>
    <w:p w:rsidR="00000000" w:rsidDel="00000000" w:rsidP="00000000" w:rsidRDefault="00000000" w:rsidRPr="00000000" w14:paraId="000006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grotesque creature lunges from beneath the floorboards.</w:t>
      </w:r>
    </w:p>
    <w:p w:rsidR="00000000" w:rsidDel="00000000" w:rsidP="00000000" w:rsidRDefault="00000000" w:rsidRPr="00000000" w14:paraId="000006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group of cultists bursts through a hidden door, chanting as they attack.</w:t>
      </w:r>
    </w:p>
    <w:p w:rsidR="00000000" w:rsidDel="00000000" w:rsidP="00000000" w:rsidRDefault="00000000" w:rsidRPr="00000000" w14:paraId="000006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Survival Gauntlets</w:t>
      </w:r>
    </w:p>
    <w:p w:rsidR="00000000" w:rsidDel="00000000" w:rsidP="00000000" w:rsidRDefault="00000000" w:rsidRPr="00000000" w14:paraId="000006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Continuous waves of enemies or environmental hazards test players’ stamina and resource management.</w:t>
      </w:r>
    </w:p>
    <w:p w:rsidR="00000000" w:rsidDel="00000000" w:rsidP="00000000" w:rsidRDefault="00000000" w:rsidRPr="00000000" w14:paraId="000006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Use progressive enemy difficulty: each wave introduces stronger foes</w:t>
      </w:r>
    </w:p>
    <w:p w:rsidR="00000000" w:rsidDel="00000000" w:rsidP="00000000" w:rsidRDefault="00000000" w:rsidRPr="00000000" w14:paraId="000006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Orenvironmental challenges.</w:t>
      </w:r>
    </w:p>
    <w:p w:rsidR="00000000" w:rsidDel="00000000" w:rsidP="00000000" w:rsidRDefault="00000000" w:rsidRPr="00000000" w14:paraId="000006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Limit time for recovery between waves.</w:t>
      </w:r>
    </w:p>
    <w:p w:rsidR="00000000" w:rsidDel="00000000" w:rsidP="00000000" w:rsidRDefault="00000000" w:rsidRPr="00000000" w14:paraId="000006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Examples:</w:t>
      </w:r>
    </w:p>
    <w:p w:rsidR="00000000" w:rsidDel="00000000" w:rsidP="00000000" w:rsidRDefault="00000000" w:rsidRPr="00000000" w14:paraId="000006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Escaping through a collapsing tunnel while pursued by a horde of mutated creatures.</w:t>
      </w:r>
    </w:p>
    <w:p w:rsidR="00000000" w:rsidDel="00000000" w:rsidP="00000000" w:rsidRDefault="00000000" w:rsidRPr="00000000" w14:paraId="000006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Defending a position from relentless attackers until reinforcements arrive.</w:t>
      </w:r>
    </w:p>
    <w:p w:rsidR="00000000" w:rsidDel="00000000" w:rsidP="00000000" w:rsidRDefault="00000000" w:rsidRPr="00000000" w14:paraId="000006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Puzzle Combat</w:t>
      </w:r>
    </w:p>
    <w:p w:rsidR="00000000" w:rsidDel="00000000" w:rsidP="00000000" w:rsidRDefault="00000000" w:rsidRPr="00000000" w14:paraId="000006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Players must solve environmental or strategic puzzles to overcome enemies.</w:t>
      </w:r>
    </w:p>
    <w:p w:rsidR="00000000" w:rsidDel="00000000" w:rsidP="00000000" w:rsidRDefault="00000000" w:rsidRPr="00000000" w14:paraId="000006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Mechanics:</w:t>
      </w:r>
    </w:p>
    <w:p w:rsidR="00000000" w:rsidDel="00000000" w:rsidP="00000000" w:rsidRDefault="00000000" w:rsidRPr="00000000" w14:paraId="000006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Incorporate environmental hazards that can be used to damage enemies or protect players.</w:t>
      </w:r>
    </w:p>
    <w:p w:rsidR="00000000" w:rsidDel="00000000" w:rsidP="00000000" w:rsidRDefault="00000000" w:rsidRPr="00000000" w14:paraId="000006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Certain enemies may only be vulnerable after specific actions are taken (e.g., destroying a glowing sigil to weaken a cosmic entity).</w:t>
      </w:r>
    </w:p>
    <w:p w:rsidR="00000000" w:rsidDel="00000000" w:rsidP="00000000" w:rsidRDefault="00000000" w:rsidRPr="00000000" w14:paraId="000006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Examples:</w:t>
      </w:r>
    </w:p>
    <w:p w:rsidR="00000000" w:rsidDel="00000000" w:rsidP="00000000" w:rsidRDefault="00000000" w:rsidRPr="00000000" w14:paraId="000006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room floods with toxic gas unless players deactivate a set of runic devices.</w:t>
      </w:r>
    </w:p>
    <w:p w:rsidR="00000000" w:rsidDel="00000000" w:rsidP="00000000" w:rsidRDefault="00000000" w:rsidRPr="00000000" w14:paraId="000006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towering golem must be lured under a collapsing structure.</w:t>
      </w:r>
    </w:p>
    <w:p w:rsidR="00000000" w:rsidDel="00000000" w:rsidP="00000000" w:rsidRDefault="00000000" w:rsidRPr="00000000" w14:paraId="000006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Psychological Combat</w:t>
      </w:r>
    </w:p>
    <w:p w:rsidR="00000000" w:rsidDel="00000000" w:rsidP="00000000" w:rsidRDefault="00000000" w:rsidRPr="00000000" w14:paraId="000006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Description: Foes use fear, manipulation, or hallucinations to disorient and</w:t>
      </w:r>
    </w:p>
    <w:p w:rsidR="00000000" w:rsidDel="00000000" w:rsidP="00000000" w:rsidRDefault="00000000" w:rsidRPr="00000000" w14:paraId="000006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Debilitate players.</w:t>
      </w:r>
    </w:p>
    <w:p w:rsidR="00000000" w:rsidDel="00000000" w:rsidP="00000000" w:rsidRDefault="00000000" w:rsidRPr="00000000" w14:paraId="000006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Mechanics:</w:t>
      </w:r>
    </w:p>
    <w:p w:rsidR="00000000" w:rsidDel="00000000" w:rsidP="00000000" w:rsidRDefault="00000000" w:rsidRPr="00000000" w14:paraId="000006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Require frequent sanity checks or impose penalties to actions due to fear effects.</w:t>
      </w:r>
    </w:p>
    <w:p w:rsidR="00000000" w:rsidDel="00000000" w:rsidP="00000000" w:rsidRDefault="00000000" w:rsidRPr="00000000" w14:paraId="000006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Enemies may use illusions to confuse or misdirect players.</w:t>
      </w:r>
    </w:p>
    <w:p w:rsidR="00000000" w:rsidDel="00000000" w:rsidP="00000000" w:rsidRDefault="00000000" w:rsidRPr="00000000" w14:paraId="000006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Examples:</w:t>
      </w:r>
    </w:p>
    <w:p w:rsidR="00000000" w:rsidDel="00000000" w:rsidP="00000000" w:rsidRDefault="00000000" w:rsidRPr="00000000" w14:paraId="000006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shadowy figure whispers taunts that cause characters to hesitate or act irrationally.</w:t>
      </w:r>
    </w:p>
    <w:p w:rsidR="00000000" w:rsidDel="00000000" w:rsidP="00000000" w:rsidRDefault="00000000" w:rsidRPr="00000000" w14:paraId="000006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Illusory duplicates of an enemy make it difficult to determine the real threat.</w:t>
      </w:r>
    </w:p>
    <w:p w:rsidR="00000000" w:rsidDel="00000000" w:rsidP="00000000" w:rsidRDefault="00000000" w:rsidRPr="00000000" w14:paraId="000006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Cosmic Scale Battles</w:t>
      </w:r>
    </w:p>
    <w:p w:rsidR="00000000" w:rsidDel="00000000" w:rsidP="00000000" w:rsidRDefault="00000000" w:rsidRPr="00000000" w14:paraId="000006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Players face off against massive entities or phenomena that dwarf traditional combat mechanics.</w:t>
      </w:r>
    </w:p>
    <w:p w:rsidR="00000000" w:rsidDel="00000000" w:rsidP="00000000" w:rsidRDefault="00000000" w:rsidRPr="00000000" w14:paraId="000006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w:t>
      </w:r>
    </w:p>
    <w:p w:rsidR="00000000" w:rsidDel="00000000" w:rsidP="00000000" w:rsidRDefault="00000000" w:rsidRPr="00000000" w14:paraId="000006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Incorporate stages or phases where players must adapt to changing conditions.</w:t>
      </w:r>
    </w:p>
    <w:p w:rsidR="00000000" w:rsidDel="00000000" w:rsidP="00000000" w:rsidRDefault="00000000" w:rsidRPr="00000000" w14:paraId="000006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Emphasize teamwork and creative thinking to exploit weaknesses or survive.</w:t>
      </w:r>
    </w:p>
    <w:p w:rsidR="00000000" w:rsidDel="00000000" w:rsidP="00000000" w:rsidRDefault="00000000" w:rsidRPr="00000000" w14:paraId="000006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w:t>
      </w:r>
    </w:p>
    <w:p w:rsidR="00000000" w:rsidDel="00000000" w:rsidP="00000000" w:rsidRDefault="00000000" w:rsidRPr="00000000" w14:paraId="000006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Fighting a titanic tentacled monster that tears apart the battlefield as it moves.</w:t>
      </w:r>
    </w:p>
    <w:p w:rsidR="00000000" w:rsidDel="00000000" w:rsidP="00000000" w:rsidRDefault="00000000" w:rsidRPr="00000000" w14:paraId="000006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Attempting to disrupt the manifestation of an elder god by destroying its anchors in reality.</w:t>
      </w:r>
    </w:p>
    <w:p w:rsidR="00000000" w:rsidDel="00000000" w:rsidP="00000000" w:rsidRDefault="00000000" w:rsidRPr="00000000" w14:paraId="000006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Tactical Skirmishes</w:t>
      </w:r>
    </w:p>
    <w:p w:rsidR="00000000" w:rsidDel="00000000" w:rsidP="00000000" w:rsidRDefault="00000000" w:rsidRPr="00000000" w14:paraId="000006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Small-scale fights against intelligent enemies who employ strategy and cunning.</w:t>
      </w:r>
    </w:p>
    <w:p w:rsidR="00000000" w:rsidDel="00000000" w:rsidP="00000000" w:rsidRDefault="00000000" w:rsidRPr="00000000" w14:paraId="000006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w:t>
      </w:r>
    </w:p>
    <w:p w:rsidR="00000000" w:rsidDel="00000000" w:rsidP="00000000" w:rsidRDefault="00000000" w:rsidRPr="00000000" w14:paraId="000006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Enemies coordinate attacks, use cover, and adapt to player tactics.</w:t>
      </w:r>
    </w:p>
    <w:p w:rsidR="00000000" w:rsidDel="00000000" w:rsidP="00000000" w:rsidRDefault="00000000" w:rsidRPr="00000000" w14:paraId="000006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Require players to think tactically, using positioning, teamwork, and environmental advantages.</w:t>
      </w:r>
    </w:p>
    <w:p w:rsidR="00000000" w:rsidDel="00000000" w:rsidP="00000000" w:rsidRDefault="00000000" w:rsidRPr="00000000" w14:paraId="000006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w:t>
      </w:r>
    </w:p>
    <w:p w:rsidR="00000000" w:rsidDel="00000000" w:rsidP="00000000" w:rsidRDefault="00000000" w:rsidRPr="00000000" w14:paraId="000006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group of rogue scholars wielding eldritch artifacts that counter specific player abilities.</w:t>
      </w:r>
    </w:p>
    <w:p w:rsidR="00000000" w:rsidDel="00000000" w:rsidP="00000000" w:rsidRDefault="00000000" w:rsidRPr="00000000" w14:paraId="000006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Cultists using hostages as shields while preparing a summoning ritual.</w:t>
      </w:r>
    </w:p>
    <w:p w:rsidR="00000000" w:rsidDel="00000000" w:rsidP="00000000" w:rsidRDefault="00000000" w:rsidRPr="00000000" w14:paraId="000006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Environmental Combat</w:t>
      </w:r>
    </w:p>
    <w:p w:rsidR="00000000" w:rsidDel="00000000" w:rsidP="00000000" w:rsidRDefault="00000000" w:rsidRPr="00000000" w14:paraId="000006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6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environment itself becomes a combatant, forcing players to contend with both enemies and dangerous surroundings.</w:t>
      </w:r>
    </w:p>
    <w:p w:rsidR="00000000" w:rsidDel="00000000" w:rsidP="00000000" w:rsidRDefault="00000000" w:rsidRPr="00000000" w14:paraId="000006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w:t>
      </w:r>
    </w:p>
    <w:p w:rsidR="00000000" w:rsidDel="00000000" w:rsidP="00000000" w:rsidRDefault="00000000" w:rsidRPr="00000000" w14:paraId="000007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hazards (e.g., collapsing structures, unstable ground) trigger at set intervals or based on player actions.</w:t>
      </w:r>
    </w:p>
    <w:p w:rsidR="00000000" w:rsidDel="00000000" w:rsidP="00000000" w:rsidRDefault="00000000" w:rsidRPr="00000000" w14:paraId="000007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may use the environment to their advantage, such as triggering cave-ins or utilizing improvised weapons.</w:t>
      </w:r>
    </w:p>
    <w:p w:rsidR="00000000" w:rsidDel="00000000" w:rsidP="00000000" w:rsidRDefault="00000000" w:rsidRPr="00000000" w14:paraId="000007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w:t>
      </w:r>
    </w:p>
    <w:p w:rsidR="00000000" w:rsidDel="00000000" w:rsidP="00000000" w:rsidRDefault="00000000" w:rsidRPr="00000000" w14:paraId="000007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Fighting while traversing a crumbling bridge over a chasm.</w:t>
      </w:r>
    </w:p>
    <w:p w:rsidR="00000000" w:rsidDel="00000000" w:rsidP="00000000" w:rsidRDefault="00000000" w:rsidRPr="00000000" w14:paraId="000007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Battling enemies in a room that floods with water as combat progresses.</w:t>
      </w:r>
    </w:p>
    <w:p w:rsidR="00000000" w:rsidDel="00000000" w:rsidP="00000000" w:rsidRDefault="00000000" w:rsidRPr="00000000" w14:paraId="000007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Final Showdowns</w:t>
      </w:r>
    </w:p>
    <w:p w:rsidR="00000000" w:rsidDel="00000000" w:rsidP="00000000" w:rsidRDefault="00000000" w:rsidRPr="00000000" w14:paraId="000007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Climactic battles against major antagonists or cosmic horrors.</w:t>
      </w:r>
    </w:p>
    <w:p w:rsidR="00000000" w:rsidDel="00000000" w:rsidP="00000000" w:rsidRDefault="00000000" w:rsidRPr="00000000" w14:paraId="000007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w:t>
      </w:r>
    </w:p>
    <w:p w:rsidR="00000000" w:rsidDel="00000000" w:rsidP="00000000" w:rsidRDefault="00000000" w:rsidRPr="00000000" w14:paraId="000007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Multi-phase encounters where the enemy’s abilities and tactics evolve.</w:t>
      </w:r>
    </w:p>
    <w:p w:rsidR="00000000" w:rsidDel="00000000" w:rsidP="00000000" w:rsidRDefault="00000000" w:rsidRPr="00000000" w14:paraId="000007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Require creative problem-solving to overcome seemingly insurmountable odds.</w:t>
      </w:r>
    </w:p>
    <w:p w:rsidR="00000000" w:rsidDel="00000000" w:rsidP="00000000" w:rsidRDefault="00000000" w:rsidRPr="00000000" w14:paraId="000007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w:t>
      </w:r>
    </w:p>
    <w:p w:rsidR="00000000" w:rsidDel="00000000" w:rsidP="00000000" w:rsidRDefault="00000000" w:rsidRPr="00000000" w14:paraId="000007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duel with a cult leader wielding forbidden magic and summoning minions.</w:t>
      </w:r>
    </w:p>
    <w:p w:rsidR="00000000" w:rsidDel="00000000" w:rsidP="00000000" w:rsidRDefault="00000000" w:rsidRPr="00000000" w14:paraId="000007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desperate fight against an awakened cosmic horror as reality begins to unravel.</w:t>
      </w:r>
    </w:p>
    <w:p w:rsidR="00000000" w:rsidDel="00000000" w:rsidP="00000000" w:rsidRDefault="00000000" w:rsidRPr="00000000" w14:paraId="000007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1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Final Thoughts on Mechanics and Rules</w:t>
      </w:r>
    </w:p>
    <w:p w:rsidR="00000000" w:rsidDel="00000000" w:rsidP="00000000" w:rsidRDefault="00000000" w:rsidRPr="00000000" w14:paraId="000007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mechanics of The Harrowing Truth are designed to encourage narrative-driven play while maintaining a level of mechanical consistency. The core of the system is the d100 roll, which offers both simplicity and nuance. This system ensures that players’ actions, whether combat-oriented or investigative, are shaped by both random chance and character ability.</w:t>
      </w:r>
    </w:p>
    <w:p w:rsidR="00000000" w:rsidDel="00000000" w:rsidP="00000000" w:rsidRDefault="00000000" w:rsidRPr="00000000" w14:paraId="000007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Here are a few final thoughts for the Game Master when running the game:</w:t>
      </w:r>
    </w:p>
    <w:p w:rsidR="00000000" w:rsidDel="00000000" w:rsidP="00000000" w:rsidRDefault="00000000" w:rsidRPr="00000000" w14:paraId="000007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Adaptability: As a GM, it’s essential to adjust the rules based on the situation. If a player is trying something outside the established rules (e.g., using an item in a unique way), think creatively about how to make the action possible.</w:t>
      </w:r>
    </w:p>
    <w:p w:rsidR="00000000" w:rsidDel="00000000" w:rsidP="00000000" w:rsidRDefault="00000000" w:rsidRPr="00000000" w14:paraId="000007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Maintain Tension: Use the game’s mechanics to increase tension. Limit resources, introduce uncertainty in the form of failed checks, and constantly raise the stakes.</w:t>
      </w:r>
    </w:p>
    <w:p w:rsidR="00000000" w:rsidDel="00000000" w:rsidP="00000000" w:rsidRDefault="00000000" w:rsidRPr="00000000" w14:paraId="000007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Mechanic: The Sanity mechanic should feel like a weight on the players. Let the consequences of losing Sanity affect not just their abilities, but their decisions and morality. Don’t be afraid to make players face the consequences of their knowledge.</w:t>
      </w:r>
    </w:p>
    <w:p w:rsidR="00000000" w:rsidDel="00000000" w:rsidP="00000000" w:rsidRDefault="00000000" w:rsidRPr="00000000" w14:paraId="000007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Interaction: Encourage players to think critically about their environment. Can they use the dungeon’s layout to their advantage? Are there environmental hazards that can be used against enemies?</w:t>
      </w:r>
    </w:p>
    <w:p w:rsidR="00000000" w:rsidDel="00000000" w:rsidP="00000000" w:rsidRDefault="00000000" w:rsidRPr="00000000" w14:paraId="000007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on writing an adventure and game master guidance concludes with the key elements that will help any GM craft a compelling narrative.</w:t>
      </w:r>
    </w:p>
    <w:p w:rsidR="00000000" w:rsidDel="00000000" w:rsidP="00000000" w:rsidRDefault="00000000" w:rsidRPr="00000000" w14:paraId="000007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Combat and Conflict in The Harrowing Truth is brutal, unforgiving, and often a last resort. In a world where survival itself is a tenuous hope, direct confrontation with physical threats is fraught with danger. Characters are rarely well-equipped to handle the nightmarish entities or violent factions that populate the world, and combat should never be taken lightly. Whether facing a monstrous creature, an angry cultist, or even other desperate survivors, combat should be swift, dangerous, and always unpredictable.</w:t>
      </w:r>
    </w:p>
    <w:p w:rsidR="00000000" w:rsidDel="00000000" w:rsidP="00000000" w:rsidRDefault="00000000" w:rsidRPr="00000000" w14:paraId="000007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4.1. Combat Mechanics Overview</w:t>
      </w:r>
    </w:p>
    <w:p w:rsidR="00000000" w:rsidDel="00000000" w:rsidP="00000000" w:rsidRDefault="00000000" w:rsidRPr="00000000" w14:paraId="000007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follows the core d100 system, with combat rolls determining whether attacks succeed or fail, and how much damage is inflicted. The turn-based combat system is designed to reflect the tension and fear inherent in high-stakes encounters.</w:t>
      </w:r>
    </w:p>
    <w:p w:rsidR="00000000" w:rsidDel="00000000" w:rsidP="00000000" w:rsidRDefault="00000000" w:rsidRPr="00000000" w14:paraId="000007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Initiative</w:t>
      </w:r>
    </w:p>
    <w:p w:rsidR="00000000" w:rsidDel="00000000" w:rsidP="00000000" w:rsidRDefault="00000000" w:rsidRPr="00000000" w14:paraId="000007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the beginning of combat, each participant rolls for initiative. This determines the order of actions. Players and enemies will act in order of their rolls, starting from the highest.</w:t>
      </w:r>
    </w:p>
    <w:p w:rsidR="00000000" w:rsidDel="00000000" w:rsidP="00000000" w:rsidRDefault="00000000" w:rsidRPr="00000000" w14:paraId="000007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Initiative Roll:</w:t>
      </w:r>
    </w:p>
    <w:p w:rsidR="00000000" w:rsidDel="00000000" w:rsidP="00000000" w:rsidRDefault="00000000" w:rsidRPr="00000000" w14:paraId="000007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participant rolls d100 and adds their Dexterity (DEX) modifier to the result. The higher the result, the earlier the character acts in combat.</w:t>
      </w:r>
    </w:p>
    <w:p w:rsidR="00000000" w:rsidDel="00000000" w:rsidP="00000000" w:rsidRDefault="00000000" w:rsidRPr="00000000" w14:paraId="000007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with DEX 50% rolls a 46, and an enemy with DEX 40% rolls a 60. The player acts first because their roll is lower, indicating quicker reflexes.</w:t>
      </w:r>
    </w:p>
    <w:p w:rsidR="00000000" w:rsidDel="00000000" w:rsidP="00000000" w:rsidRDefault="00000000" w:rsidRPr="00000000" w14:paraId="000007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Important Note:</w:t>
      </w:r>
    </w:p>
    <w:p w:rsidR="00000000" w:rsidDel="00000000" w:rsidP="00000000" w:rsidRDefault="00000000" w:rsidRPr="00000000" w14:paraId="000007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Initiative is not tied to the character’s current Sanity score. Even though a character may have lost some of their Sanity, they still act in the same turn order as anyone else unless affected by other modifiers or game conditions.</w:t>
      </w:r>
    </w:p>
    <w:p w:rsidR="00000000" w:rsidDel="00000000" w:rsidP="00000000" w:rsidRDefault="00000000" w:rsidRPr="00000000" w14:paraId="000007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4.2. Attack Rolls and Damage Calculation</w:t>
      </w:r>
    </w:p>
    <w:p w:rsidR="00000000" w:rsidDel="00000000" w:rsidP="00000000" w:rsidRDefault="00000000" w:rsidRPr="00000000" w14:paraId="000007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Once the initiative order is determined, combatants begin taking turns to act. During each turn, players can attack using melee weapons, firearms, or other forms of combat. Attack rolls are made against the relevant skill, and damage is applied based on weapon type and other factors.</w:t>
      </w:r>
    </w:p>
    <w:p w:rsidR="00000000" w:rsidDel="00000000" w:rsidP="00000000" w:rsidRDefault="00000000" w:rsidRPr="00000000" w14:paraId="000007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Attack Rolls</w:t>
      </w:r>
    </w:p>
    <w:p w:rsidR="00000000" w:rsidDel="00000000" w:rsidP="00000000" w:rsidRDefault="00000000" w:rsidRPr="00000000" w14:paraId="000007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 resolve an attack, the player rolls d100 and compares the result to the relevant Combat Skill. A roll that is equal to or lower than the skill value results in a successful hit.</w:t>
      </w:r>
    </w:p>
    <w:p w:rsidR="00000000" w:rsidDel="00000000" w:rsidP="00000000" w:rsidRDefault="00000000" w:rsidRPr="00000000" w14:paraId="000007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Firearms (DEX): Ranged combat, such as pistols, rifles, or shotguns.</w:t>
      </w:r>
    </w:p>
    <w:p w:rsidR="00000000" w:rsidDel="00000000" w:rsidP="00000000" w:rsidRDefault="00000000" w:rsidRPr="00000000" w14:paraId="000007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Melee (STR): Combat using blunt objects, knives, or any close-quarters combat style.</w:t>
      </w:r>
    </w:p>
    <w:p w:rsidR="00000000" w:rsidDel="00000000" w:rsidP="00000000" w:rsidRDefault="00000000" w:rsidRPr="00000000" w14:paraId="000007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Unarmed Combat (DEX): Attacks made without weapons, using fists or kicks.</w:t>
      </w:r>
    </w:p>
    <w:p w:rsidR="00000000" w:rsidDel="00000000" w:rsidP="00000000" w:rsidRDefault="00000000" w:rsidRPr="00000000" w14:paraId="000007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Critical Hits and Failures</w:t>
      </w:r>
    </w:p>
    <w:p w:rsidR="00000000" w:rsidDel="00000000" w:rsidP="00000000" w:rsidRDefault="00000000" w:rsidRPr="00000000" w14:paraId="000007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Success (01-05): A hit that inflicts maximum damage or has an additional effect. For example, a critical success with a firearm might hit the target in a vital area, causing extra damage or disarming them.</w:t>
      </w:r>
    </w:p>
    <w:p w:rsidR="00000000" w:rsidDel="00000000" w:rsidP="00000000" w:rsidRDefault="00000000" w:rsidRPr="00000000" w14:paraId="000007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Failure (96-100): A catastrophic failure. For a firearm, this might mean a misfire or jam. For melee, the character might trip or accidentally injure themselves.</w:t>
      </w:r>
    </w:p>
    <w:p w:rsidR="00000000" w:rsidDel="00000000" w:rsidP="00000000" w:rsidRDefault="00000000" w:rsidRPr="00000000" w14:paraId="000007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Damage Calculation</w:t>
      </w:r>
    </w:p>
    <w:p w:rsidR="00000000" w:rsidDel="00000000" w:rsidP="00000000" w:rsidRDefault="00000000" w:rsidRPr="00000000" w14:paraId="000007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weapon has a set damage range, which is determined by its type. Damage is rolled by d6 or d8, and then modifiers from the character’s Strength or Dexterity are applied.</w:t>
      </w:r>
    </w:p>
    <w:p w:rsidR="00000000" w:rsidDel="00000000" w:rsidP="00000000" w:rsidRDefault="00000000" w:rsidRPr="00000000" w14:paraId="000007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Type</w:t>
        <w:tab/>
        <w:t xml:space="preserve">Damage</w:t>
      </w:r>
    </w:p>
    <w:p w:rsidR="00000000" w:rsidDel="00000000" w:rsidP="00000000" w:rsidRDefault="00000000" w:rsidRPr="00000000" w14:paraId="000007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Handgun</w:t>
        <w:tab/>
        <w:t xml:space="preserve">1d8 + DEX modifier</w:t>
      </w:r>
    </w:p>
    <w:p w:rsidR="00000000" w:rsidDel="00000000" w:rsidP="00000000" w:rsidRDefault="00000000" w:rsidRPr="00000000" w14:paraId="000007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Rifle</w:t>
        <w:tab/>
        <w:t xml:space="preserve">1d10 + DEX modifier</w:t>
      </w:r>
    </w:p>
    <w:p w:rsidR="00000000" w:rsidDel="00000000" w:rsidP="00000000" w:rsidRDefault="00000000" w:rsidRPr="00000000" w14:paraId="000007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Melee Weapon (Blunt)</w:t>
        <w:tab/>
        <w:t xml:space="preserve">1d6 + STR modifier</w:t>
      </w:r>
    </w:p>
    <w:p w:rsidR="00000000" w:rsidDel="00000000" w:rsidP="00000000" w:rsidRDefault="00000000" w:rsidRPr="00000000" w14:paraId="000007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Melee Weapon (Sharp)</w:t>
        <w:tab/>
        <w:t xml:space="preserve">1d8 + STR modifier</w:t>
      </w:r>
    </w:p>
    <w:p w:rsidR="00000000" w:rsidDel="00000000" w:rsidP="00000000" w:rsidRDefault="00000000" w:rsidRPr="00000000" w14:paraId="000007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Unarmed Strike</w:t>
        <w:tab/>
        <w:t xml:space="preserve">1d4 + DEX modifier</w:t>
      </w:r>
    </w:p>
    <w:p w:rsidR="00000000" w:rsidDel="00000000" w:rsidP="00000000" w:rsidRDefault="00000000" w:rsidRPr="00000000" w14:paraId="000007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7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Strength 60% and a base melee damage of 1d6 will roll 1d6 for damage and then add their Strength modifier (+3 for STR 60%) to the result. This makes melee combat a potent way to deal damage, though it requires getting up close and personal with the enemy.</w:t>
      </w:r>
    </w:p>
    <w:p w:rsidR="00000000" w:rsidDel="00000000" w:rsidP="00000000" w:rsidRDefault="00000000" w:rsidRPr="00000000" w14:paraId="000007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4.3. Health Points (HP)</w:t>
      </w:r>
    </w:p>
    <w:p w:rsidR="00000000" w:rsidDel="00000000" w:rsidP="00000000" w:rsidRDefault="00000000" w:rsidRPr="00000000" w14:paraId="000007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character’s Health Points (HP) represent their ability to withstand physical damage. HP is calculated based on the character’s Constitution attribute and their starting health. In The Harrowing Truth, HP is fragile, and combat is intended to be dangerous—every encounter could be fatal, and each injury brings the character one step closer to death or incapacitation.</w:t>
      </w:r>
    </w:p>
    <w:p w:rsidR="00000000" w:rsidDel="00000000" w:rsidP="00000000" w:rsidRDefault="00000000" w:rsidRPr="00000000" w14:paraId="000007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Health Calculation</w:t>
      </w:r>
    </w:p>
    <w:p w:rsidR="00000000" w:rsidDel="00000000" w:rsidP="00000000" w:rsidRDefault="00000000" w:rsidRPr="00000000" w14:paraId="000007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Starting HP is Constitution (CON) x 5.</w:t>
      </w:r>
    </w:p>
    <w:p w:rsidR="00000000" w:rsidDel="00000000" w:rsidP="00000000" w:rsidRDefault="00000000" w:rsidRPr="00000000" w14:paraId="000007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with CON 12 would have 60 HP at the start of the game.</w:t>
      </w:r>
    </w:p>
    <w:p w:rsidR="00000000" w:rsidDel="00000000" w:rsidP="00000000" w:rsidRDefault="00000000" w:rsidRPr="00000000" w14:paraId="000007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a character takes damage, their HP decreases. When their HP reaches 0, they are incapacitated and will require medical attention, a rest, or other interventions to recover. Further damage can lead to permanent injury, unconsciousness, or death.</w:t>
      </w:r>
    </w:p>
    <w:p w:rsidR="00000000" w:rsidDel="00000000" w:rsidP="00000000" w:rsidRDefault="00000000" w:rsidRPr="00000000" w14:paraId="000007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Critical Damage and Injury</w:t>
      </w:r>
    </w:p>
    <w:p w:rsidR="00000000" w:rsidDel="00000000" w:rsidP="00000000" w:rsidRDefault="00000000" w:rsidRPr="00000000" w14:paraId="000007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Wounding Effects: When HP drops below a certain threshold (usually 20% of their max HP), the character begins to experience debilitating injuries. These could impair their ability to act, move, or perform certain actions.</w:t>
      </w:r>
    </w:p>
    <w:p w:rsidR="00000000" w:rsidDel="00000000" w:rsidP="00000000" w:rsidRDefault="00000000" w:rsidRPr="00000000" w14:paraId="000007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Death: A character reduced to 0 HP who suffers additional damage is at risk of dying or suffering permanent, debilitating consequences.</w:t>
      </w:r>
    </w:p>
    <w:p w:rsidR="00000000" w:rsidDel="00000000" w:rsidP="00000000" w:rsidRDefault="00000000" w:rsidRPr="00000000" w14:paraId="000007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4.4. Damage Mitigation and Armor</w:t>
      </w:r>
    </w:p>
    <w:p w:rsidR="00000000" w:rsidDel="00000000" w:rsidP="00000000" w:rsidRDefault="00000000" w:rsidRPr="00000000" w14:paraId="000007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a world filled with dangers, armor and damage mitigation are crucial for survival. While armor cannot protect the mind from the horrors of the universe, it can shield the body from bullets, blades, and other physical dangers.</w:t>
      </w:r>
    </w:p>
    <w:p w:rsidR="00000000" w:rsidDel="00000000" w:rsidP="00000000" w:rsidRDefault="00000000" w:rsidRPr="00000000" w14:paraId="000007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w:t>
      </w:r>
    </w:p>
    <w:p w:rsidR="00000000" w:rsidDel="00000000" w:rsidP="00000000" w:rsidRDefault="00000000" w:rsidRPr="00000000" w14:paraId="000007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reduces the damage a character takes from attacks. Different types of armor have varying damage reduction (DR) values, and each can affect a character’s movement speed and ability to dodge attacks.</w:t>
      </w:r>
    </w:p>
    <w:p w:rsidR="00000000" w:rsidDel="00000000" w:rsidP="00000000" w:rsidRDefault="00000000" w:rsidRPr="00000000" w14:paraId="000007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Type</w:t>
        <w:tab/>
        <w:t xml:space="preserve">Damage Reduction</w:t>
        <w:tab/>
        <w:t xml:space="preserve">Movement Penalty</w:t>
      </w:r>
    </w:p>
    <w:p w:rsidR="00000000" w:rsidDel="00000000" w:rsidP="00000000" w:rsidRDefault="00000000" w:rsidRPr="00000000" w14:paraId="000007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Cloth Armor</w:t>
        <w:tab/>
        <w:t xml:space="preserve">DR 1</w:t>
        <w:tab/>
        <w:t xml:space="preserve">-5% to DEX checks</w:t>
      </w:r>
    </w:p>
    <w:p w:rsidR="00000000" w:rsidDel="00000000" w:rsidP="00000000" w:rsidRDefault="00000000" w:rsidRPr="00000000" w14:paraId="000007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Kevlar Vest</w:t>
        <w:tab/>
        <w:t xml:space="preserve">DR 3</w:t>
        <w:tab/>
        <w:t xml:space="preserve">-10% to DEX checks</w:t>
      </w:r>
    </w:p>
    <w:p w:rsidR="00000000" w:rsidDel="00000000" w:rsidP="00000000" w:rsidRDefault="00000000" w:rsidRPr="00000000" w14:paraId="000007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Plate Armor</w:t>
        <w:tab/>
        <w:t xml:space="preserve">DR 5</w:t>
        <w:tab/>
        <w:t xml:space="preserve">-20% to DEX checks</w:t>
      </w:r>
    </w:p>
    <w:p w:rsidR="00000000" w:rsidDel="00000000" w:rsidP="00000000" w:rsidRDefault="00000000" w:rsidRPr="00000000" w14:paraId="000007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is often not enough to protect against the more supernatural elements of The Harrowing Truth—it will only shield against physical attacks. Other threats, such as psychic abilities or arcane spells, will bypass most forms of armor entirely.</w:t>
      </w:r>
    </w:p>
    <w:p w:rsidR="00000000" w:rsidDel="00000000" w:rsidP="00000000" w:rsidRDefault="00000000" w:rsidRPr="00000000" w14:paraId="0000076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4.5. Combat Tactics and Strategy</w:t>
      </w:r>
    </w:p>
    <w:p w:rsidR="00000000" w:rsidDel="00000000" w:rsidP="00000000" w:rsidRDefault="00000000" w:rsidRPr="00000000" w14:paraId="000007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is not always about brute force. Sometimes the best way to survive is to avoid combat altogether or outsmart your enemies. This is especially true in a world where resources are scarce, and every engagement comes with the risk of death or permanent injury.</w:t>
      </w:r>
    </w:p>
    <w:p w:rsidR="00000000" w:rsidDel="00000000" w:rsidP="00000000" w:rsidRDefault="00000000" w:rsidRPr="00000000" w14:paraId="000007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Tactical Considerations</w:t>
      </w:r>
    </w:p>
    <w:p w:rsidR="00000000" w:rsidDel="00000000" w:rsidP="00000000" w:rsidRDefault="00000000" w:rsidRPr="00000000" w14:paraId="000007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Cover: Taking cover behind objects or terrain can grant a character better protection against ranged attacks.</w:t>
      </w:r>
    </w:p>
    <w:p w:rsidR="00000000" w:rsidDel="00000000" w:rsidP="00000000" w:rsidRDefault="00000000" w:rsidRPr="00000000" w14:paraId="000007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Distraction: Players can use Deception, Charisma, or Stealth to set traps or create diversions to make combat easier to manage.</w:t>
      </w:r>
    </w:p>
    <w:p w:rsidR="00000000" w:rsidDel="00000000" w:rsidP="00000000" w:rsidRDefault="00000000" w:rsidRPr="00000000" w14:paraId="000007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Environmental Hazards: The Game Master can introduce dangerous elements in the environment—like fire, falling debris, or toxic gas—that can turn a fight into a more dangerous situation.</w:t>
      </w:r>
    </w:p>
    <w:p w:rsidR="00000000" w:rsidDel="00000000" w:rsidP="00000000" w:rsidRDefault="00000000" w:rsidRPr="00000000" w14:paraId="000007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Hit and Run: In many situations, attacking and retreating, rather than staying to fight, can be the safest option.</w:t>
      </w:r>
    </w:p>
    <w:p w:rsidR="00000000" w:rsidDel="00000000" w:rsidP="00000000" w:rsidRDefault="00000000" w:rsidRPr="00000000" w14:paraId="000007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07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If a character is facing an armed enemy in an open area, they might choose to take cover behind a nearby desk or wall, gaining a +20% bonus to defense rolls against ranged attacks. They might also decide to shoot once and retreat to minimize risk, instead of engaging in a drawn-out confrontation.</w:t>
      </w:r>
    </w:p>
    <w:p w:rsidR="00000000" w:rsidDel="00000000" w:rsidP="00000000" w:rsidRDefault="00000000" w:rsidRPr="00000000" w14:paraId="0000077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4.6. Theater of the Mind in Combat</w:t>
      </w:r>
    </w:p>
    <w:p w:rsidR="00000000" w:rsidDel="00000000" w:rsidP="00000000" w:rsidRDefault="00000000" w:rsidRPr="00000000" w14:paraId="000007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combat is not a tactical war game. There are no maps, no grids, and no miniatures to represent movement. Instead, players and the Game Master are encouraged to use theater of the mind to visualize actions, surroundings, and enemy behavior.</w:t>
      </w:r>
    </w:p>
    <w:p w:rsidR="00000000" w:rsidDel="00000000" w:rsidP="00000000" w:rsidRDefault="00000000" w:rsidRPr="00000000" w14:paraId="000007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style of combat requires detailed descriptions from the Game Master, and players must rely on their creativity to determine their actions. The Game Master will describe the environment, enemy positions, and threats, and players will use their skills and attributes to respond accordingly.</w:t>
      </w:r>
    </w:p>
    <w:p w:rsidR="00000000" w:rsidDel="00000000" w:rsidP="00000000" w:rsidRDefault="00000000" w:rsidRPr="00000000" w14:paraId="000007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07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is designed to be quick, tense, and perilous. Every encounter should feel like a life-or-death struggle, where survival is never guaranteed. By utilizing the d100 system, the rules encourage a sense of unpredictability and danger, where success is never assured and failure can lead to severe consequences.</w:t>
      </w:r>
    </w:p>
    <w:p w:rsidR="00000000" w:rsidDel="00000000" w:rsidP="00000000" w:rsidRDefault="00000000" w:rsidRPr="00000000" w14:paraId="000007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Equipment, Adventuring Gear, and Weapons</w:t>
      </w:r>
    </w:p>
    <w:p w:rsidR="00000000" w:rsidDel="00000000" w:rsidP="00000000" w:rsidRDefault="00000000" w:rsidRPr="00000000" w14:paraId="000007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rsidR="00000000" w:rsidDel="00000000" w:rsidP="00000000" w:rsidRDefault="00000000" w:rsidRPr="00000000" w14:paraId="000007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provides an overview of the items, weapons, and gear your character might carry, as well as their effects on gameplay. Every item serves a purpose, whether it’s practical, defensive, or tied to the game’s atmosphere of tension and resource management.</w:t>
      </w:r>
    </w:p>
    <w:p w:rsidR="00000000" w:rsidDel="00000000" w:rsidP="00000000" w:rsidRDefault="00000000" w:rsidRPr="00000000" w14:paraId="000007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Categories of Equipment</w:t>
      </w:r>
    </w:p>
    <w:p w:rsidR="00000000" w:rsidDel="00000000" w:rsidP="00000000" w:rsidRDefault="00000000" w:rsidRPr="00000000" w14:paraId="000007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Equipment in The Harrowing Truth is divided into the following categories:</w:t>
      </w:r>
    </w:p>
    <w:p w:rsidR="00000000" w:rsidDel="00000000" w:rsidP="00000000" w:rsidRDefault="00000000" w:rsidRPr="00000000" w14:paraId="000007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Tools of combat, ranging from improvised weapons to firearms and explosives.</w:t>
      </w:r>
    </w:p>
    <w:p w:rsidR="00000000" w:rsidDel="00000000" w:rsidP="00000000" w:rsidRDefault="00000000" w:rsidRPr="00000000" w14:paraId="000007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Adventuring Gear: Utility items like flashlights, rope, first aid kits, and maps, essential for exploration and survival.</w:t>
      </w:r>
    </w:p>
    <w:p w:rsidR="00000000" w:rsidDel="00000000" w:rsidP="00000000" w:rsidRDefault="00000000" w:rsidRPr="00000000" w14:paraId="000007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Occult Items: Artifacts and tools tied to supernatural or arcane practices, with unique effects and risks.</w:t>
      </w:r>
    </w:p>
    <w:p w:rsidR="00000000" w:rsidDel="00000000" w:rsidP="00000000" w:rsidRDefault="00000000" w:rsidRPr="00000000" w14:paraId="000007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Consumables: Items that are used once, such as food, water, medical supplies, or ammunition.</w:t>
      </w:r>
    </w:p>
    <w:p w:rsidR="00000000" w:rsidDel="00000000" w:rsidP="00000000" w:rsidRDefault="00000000" w:rsidRPr="00000000" w14:paraId="000007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Personal Effects: Non-essential items that add flavor or narrative hooks to your character, such as a family photo or a memento from their past.</w:t>
      </w:r>
    </w:p>
    <w:p w:rsidR="00000000" w:rsidDel="00000000" w:rsidP="00000000" w:rsidRDefault="00000000" w:rsidRPr="00000000" w14:paraId="000007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Weapons</w:t>
      </w:r>
    </w:p>
    <w:p w:rsidR="00000000" w:rsidDel="00000000" w:rsidP="00000000" w:rsidRDefault="00000000" w:rsidRPr="00000000" w14:paraId="000007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Weapons are often a character’s last line of defense against both human and inhuman threats. However, combat in The Harrowing Truth is always risky, and using weapons effectively requires skill and planning.</w:t>
      </w:r>
    </w:p>
    <w:p w:rsidR="00000000" w:rsidDel="00000000" w:rsidP="00000000" w:rsidRDefault="00000000" w:rsidRPr="00000000" w14:paraId="000007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Classes</w:t>
      </w:r>
    </w:p>
    <w:p w:rsidR="00000000" w:rsidDel="00000000" w:rsidP="00000000" w:rsidRDefault="00000000" w:rsidRPr="00000000" w14:paraId="000007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Melee Weapons</w:t>
      </w:r>
    </w:p>
    <w:p w:rsidR="00000000" w:rsidDel="00000000" w:rsidP="00000000" w:rsidRDefault="00000000" w:rsidRPr="00000000" w14:paraId="000007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weapons are for close-quarters combat. They’re often improvised, but some characters may have access to more specialized tools.</w:t>
      </w:r>
    </w:p>
    <w:p w:rsidR="00000000" w:rsidDel="00000000" w:rsidP="00000000" w:rsidRDefault="00000000" w:rsidRPr="00000000" w14:paraId="000007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Crowbars, knives, baseball bats, axes.</w:t>
      </w:r>
    </w:p>
    <w:p w:rsidR="00000000" w:rsidDel="00000000" w:rsidP="00000000" w:rsidRDefault="00000000" w:rsidRPr="00000000" w14:paraId="000007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1d6 to 1d8 (plus STR modifier).</w:t>
      </w:r>
    </w:p>
    <w:p w:rsidR="00000000" w:rsidDel="00000000" w:rsidP="00000000" w:rsidRDefault="00000000" w:rsidRPr="00000000" w14:paraId="000007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Ranged Weapons</w:t>
      </w:r>
    </w:p>
    <w:p w:rsidR="00000000" w:rsidDel="00000000" w:rsidP="00000000" w:rsidRDefault="00000000" w:rsidRPr="00000000" w14:paraId="000007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Ranged weapons provide distance from threats but rely on ammunition and maintenance.</w:t>
      </w:r>
    </w:p>
    <w:p w:rsidR="00000000" w:rsidDel="00000000" w:rsidP="00000000" w:rsidRDefault="00000000" w:rsidRPr="00000000" w14:paraId="000007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Handguns, rifles, shotguns, crossbows.</w:t>
      </w:r>
    </w:p>
    <w:p w:rsidR="00000000" w:rsidDel="00000000" w:rsidP="00000000" w:rsidRDefault="00000000" w:rsidRPr="00000000" w14:paraId="000007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1d8 to 1d12 (plus DEX modifier).</w:t>
      </w:r>
    </w:p>
    <w:p w:rsidR="00000000" w:rsidDel="00000000" w:rsidP="00000000" w:rsidRDefault="00000000" w:rsidRPr="00000000" w14:paraId="000007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Improvised Weapons</w:t>
      </w:r>
    </w:p>
    <w:p w:rsidR="00000000" w:rsidDel="00000000" w:rsidP="00000000" w:rsidRDefault="00000000" w:rsidRPr="00000000" w14:paraId="000007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resources are scarce, anything can become a weapon. These items are often less effective but can still be deadly in desperate situations.</w:t>
      </w:r>
    </w:p>
    <w:p w:rsidR="00000000" w:rsidDel="00000000" w:rsidP="00000000" w:rsidRDefault="00000000" w:rsidRPr="00000000" w14:paraId="000007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Broken bottles, chair legs, bricks.</w:t>
      </w:r>
    </w:p>
    <w:p w:rsidR="00000000" w:rsidDel="00000000" w:rsidP="00000000" w:rsidRDefault="00000000" w:rsidRPr="00000000" w14:paraId="000007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1d4 to 1d6 (no modifiers).</w:t>
      </w:r>
    </w:p>
    <w:p w:rsidR="00000000" w:rsidDel="00000000" w:rsidP="00000000" w:rsidRDefault="00000000" w:rsidRPr="00000000" w14:paraId="000007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Explosives</w:t>
      </w:r>
    </w:p>
    <w:p w:rsidR="00000000" w:rsidDel="00000000" w:rsidP="00000000" w:rsidRDefault="00000000" w:rsidRPr="00000000" w14:paraId="000007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High-risk, high-reward items capable of causing widespread damage.</w:t>
      </w:r>
    </w:p>
    <w:p w:rsidR="00000000" w:rsidDel="00000000" w:rsidP="00000000" w:rsidRDefault="00000000" w:rsidRPr="00000000" w14:paraId="000007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Molotov cocktails, grenades.</w:t>
      </w:r>
    </w:p>
    <w:p w:rsidR="00000000" w:rsidDel="00000000" w:rsidP="00000000" w:rsidRDefault="00000000" w:rsidRPr="00000000" w14:paraId="000007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2d10 to 3d10 (area of effect).</w:t>
      </w:r>
    </w:p>
    <w:p w:rsidR="00000000" w:rsidDel="00000000" w:rsidP="00000000" w:rsidRDefault="00000000" w:rsidRPr="00000000" w14:paraId="000007AC">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07AD">
      <w:pPr>
        <w:pStyle w:val="Heading2"/>
        <w:spacing w:line="276" w:lineRule="auto"/>
        <w:rPr>
          <w:rFonts w:ascii="Oswald" w:cs="Oswald" w:eastAsia="Oswald" w:hAnsi="Oswald"/>
          <w:sz w:val="24"/>
          <w:szCs w:val="24"/>
        </w:rPr>
      </w:pPr>
      <w:bookmarkStart w:colFirst="0" w:colLast="0" w:name="_heading=h.h0hovr6akwm0" w:id="21"/>
      <w:bookmarkEnd w:id="21"/>
      <w:r w:rsidDel="00000000" w:rsidR="00000000" w:rsidRPr="00000000">
        <w:rPr>
          <w:rFonts w:ascii="Oswald" w:cs="Oswald" w:eastAsia="Oswald" w:hAnsi="Oswald"/>
          <w:sz w:val="24"/>
          <w:szCs w:val="24"/>
          <w:rtl w:val="0"/>
        </w:rPr>
        <w:t xml:space="preserve">Weapon Examples Table:</w:t>
      </w:r>
    </w:p>
    <w:sdt>
      <w:sdtPr>
        <w:lock w:val="contentLocked"/>
        <w:id w:val="2023557053"/>
        <w:tag w:val="goog_rdk_0"/>
      </w:sdtPr>
      <w:sdtContent>
        <w:tbl>
          <w:tblPr>
            <w:tblStyle w:val="Table1"/>
            <w:tblW w:w="4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550"/>
            <w:gridCol w:w="900"/>
            <w:tblGridChange w:id="0">
              <w:tblGrid>
                <w:gridCol w:w="1245"/>
                <w:gridCol w:w="2550"/>
                <w:gridCol w:w="900"/>
              </w:tblGrid>
            </w:tblGridChange>
          </w:tblGrid>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7AE">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Weapon</w:t>
                  <w:tab/>
                  <w:t xml:space="preserve">Type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7AF">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Damage</w:t>
                  <w:tab/>
                  <w:t xml:space="preserve">/Special Properties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7B0">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Ammo/Use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1">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Knife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7B2">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Melee-1d6 + STR/concealable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7B3">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N/A</w:t>
                </w:r>
              </w:p>
            </w:tc>
          </w:tr>
          <w:tr>
            <w:trPr>
              <w:cantSplit w:val="0"/>
              <w:trHeight w:val="415.9860000000001"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4">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Crowbar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7B5">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Melee-1d8 + STR/Durable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7B6">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N/A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7">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Revolver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7B8">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Ranged-1d8 + Dex/Reliable</w:t>
                  <w:tab/>
                </w:r>
              </w:p>
            </w:tc>
            <w:tc>
              <w:tcPr>
                <w:shd w:fill="ffff00" w:val="clear"/>
                <w:tcMar>
                  <w:top w:w="100.0" w:type="dxa"/>
                  <w:left w:w="100.0" w:type="dxa"/>
                  <w:bottom w:w="100.0" w:type="dxa"/>
                  <w:right w:w="100.0" w:type="dxa"/>
                </w:tcMar>
                <w:vAlign w:val="top"/>
              </w:tcPr>
              <w:p w:rsidR="00000000" w:rsidDel="00000000" w:rsidP="00000000" w:rsidRDefault="00000000" w:rsidRPr="00000000" w14:paraId="000007B9">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6 shots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A">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Shotgun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7BB">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Ranged-1d10 + DEX/High damage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7BC">
                <w:pPr>
                  <w:spacing w:line="276" w:lineRule="auto"/>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2 shells</w:t>
                </w:r>
              </w:p>
            </w:tc>
          </w:tr>
        </w:tbl>
      </w:sdtContent>
    </w:sdt>
    <w:p w:rsidR="00000000" w:rsidDel="00000000" w:rsidP="00000000" w:rsidRDefault="00000000" w:rsidRPr="00000000" w14:paraId="000007BD">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07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Adventuring Gear</w:t>
      </w:r>
    </w:p>
    <w:p w:rsidR="00000000" w:rsidDel="00000000" w:rsidP="00000000" w:rsidRDefault="00000000" w:rsidRPr="00000000" w14:paraId="000007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in The Harrowing Truth often hinges on the utility of the gear your character carries. Proper preparation can help players navigate dangerous environments, solve puzzles, or improvise solutions to unexpected problems.</w:t>
      </w:r>
    </w:p>
    <w:p w:rsidR="00000000" w:rsidDel="00000000" w:rsidP="00000000" w:rsidRDefault="00000000" w:rsidRPr="00000000" w14:paraId="000007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Description</w:t>
        <w:tab/>
        <w:t xml:space="preserve">Use</w:t>
      </w:r>
    </w:p>
    <w:p w:rsidR="00000000" w:rsidDel="00000000" w:rsidP="00000000" w:rsidRDefault="00000000" w:rsidRPr="00000000" w14:paraId="000007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Flashlight</w:t>
        <w:tab/>
        <w:t xml:space="preserve">Illuminates dark areas. Batteries required.</w:t>
        <w:tab/>
        <w:t xml:space="preserve">Reduces stealth penalties in darkness but may attract attention.</w:t>
      </w:r>
    </w:p>
    <w:p w:rsidR="00000000" w:rsidDel="00000000" w:rsidP="00000000" w:rsidRDefault="00000000" w:rsidRPr="00000000" w14:paraId="000007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Rope (50 ft)</w:t>
        <w:tab/>
        <w:t xml:space="preserve">Essential for climbing, securing objects, or creating makeshift traps.</w:t>
        <w:tab/>
        <w:t xml:space="preserve">Grants bonuses to climbing checks or creative problem-solving.</w:t>
      </w:r>
    </w:p>
    <w:p w:rsidR="00000000" w:rsidDel="00000000" w:rsidP="00000000" w:rsidRDefault="00000000" w:rsidRPr="00000000" w14:paraId="000007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Contains bandages, antiseptics, and basic medical tools.</w:t>
        <w:tab/>
        <w:t xml:space="preserve">Heals 1d8 HP with successful Medicine check.</w:t>
      </w:r>
    </w:p>
    <w:p w:rsidR="00000000" w:rsidDel="00000000" w:rsidP="00000000" w:rsidRDefault="00000000" w:rsidRPr="00000000" w14:paraId="000007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Lockpicks</w:t>
        <w:tab/>
        <w:t xml:space="preserve">A set of tools for bypassing locks.</w:t>
        <w:tab/>
        <w:t xml:space="preserve">Grants bonus to Locksmith or Stealth checks.</w:t>
      </w:r>
    </w:p>
    <w:p w:rsidR="00000000" w:rsidDel="00000000" w:rsidP="00000000" w:rsidRDefault="00000000" w:rsidRPr="00000000" w14:paraId="000007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Gas Mask</w:t>
        <w:tab/>
        <w:t xml:space="preserve">Protects against airborne toxins or gas.</w:t>
        <w:tab/>
        <w:t xml:space="preserve">Negates environmental damage from specific hazards.</w:t>
      </w:r>
    </w:p>
    <w:p w:rsidR="00000000" w:rsidDel="00000000" w:rsidP="00000000" w:rsidRDefault="00000000" w:rsidRPr="00000000" w14:paraId="000007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Occult Items</w:t>
      </w:r>
    </w:p>
    <w:p w:rsidR="00000000" w:rsidDel="00000000" w:rsidP="00000000" w:rsidRDefault="00000000" w:rsidRPr="00000000" w14:paraId="000007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Occult items are rare and dangerous, often carrying risks as well as benefits. These artifacts might grant a temporary boon, allow access to forbidden knowledge, or shield against supernatural entities—but at a cost.</w:t>
      </w:r>
    </w:p>
    <w:p w:rsidR="00000000" w:rsidDel="00000000" w:rsidP="00000000" w:rsidRDefault="00000000" w:rsidRPr="00000000" w14:paraId="000007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Effect</w:t>
        <w:tab/>
        <w:t xml:space="preserve">Risk/Drawback</w:t>
      </w:r>
    </w:p>
    <w:p w:rsidR="00000000" w:rsidDel="00000000" w:rsidP="00000000" w:rsidRDefault="00000000" w:rsidRPr="00000000" w14:paraId="000007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Protective Amulet</w:t>
        <w:tab/>
        <w:t xml:space="preserve">Reduces SAN loss from witnessing minor supernatural events.</w:t>
        <w:tab/>
        <w:t xml:space="preserve">Loses effectiveness after prolonged use.</w:t>
      </w:r>
    </w:p>
    <w:p w:rsidR="00000000" w:rsidDel="00000000" w:rsidP="00000000" w:rsidRDefault="00000000" w:rsidRPr="00000000" w14:paraId="000007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 Dagger</w:t>
        <w:tab/>
        <w:t xml:space="preserve">Can be used to perform occult rituals or as a melee weapon.</w:t>
        <w:tab/>
        <w:t xml:space="preserve">May attract attention from eldritch forces.</w:t>
      </w:r>
    </w:p>
    <w:p w:rsidR="00000000" w:rsidDel="00000000" w:rsidP="00000000" w:rsidRDefault="00000000" w:rsidRPr="00000000" w14:paraId="000007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Talisman of Binding</w:t>
        <w:tab/>
        <w:t xml:space="preserve">Temporarily immobilizes an eldritch creature.</w:t>
        <w:tab/>
        <w:t xml:space="preserve">High chance of ritual backfire on failure.</w:t>
      </w:r>
    </w:p>
    <w:p w:rsidR="00000000" w:rsidDel="00000000" w:rsidP="00000000" w:rsidRDefault="00000000" w:rsidRPr="00000000" w14:paraId="000007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Consumables</w:t>
      </w:r>
    </w:p>
    <w:p w:rsidR="00000000" w:rsidDel="00000000" w:rsidP="00000000" w:rsidRDefault="00000000" w:rsidRPr="00000000" w14:paraId="000007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Consumables are single-use items that must be carefully managed. They can provide healing, sustain the character in harsh environments, or serve as ammunition for weapons.</w:t>
      </w:r>
    </w:p>
    <w:p w:rsidR="00000000" w:rsidDel="00000000" w:rsidP="00000000" w:rsidRDefault="00000000" w:rsidRPr="00000000" w14:paraId="000007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Consumable</w:t>
        <w:tab/>
        <w:t xml:space="preserve">Description</w:t>
        <w:tab/>
        <w:t xml:space="preserve">Effect</w:t>
      </w:r>
    </w:p>
    <w:p w:rsidR="00000000" w:rsidDel="00000000" w:rsidP="00000000" w:rsidRDefault="00000000" w:rsidRPr="00000000" w14:paraId="000007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Canned Food</w:t>
        <w:tab/>
        <w:t xml:space="preserve">Basic sustenance.</w:t>
        <w:tab/>
        <w:t xml:space="preserve">Prevents penalties from hunger.</w:t>
      </w:r>
    </w:p>
    <w:p w:rsidR="00000000" w:rsidDel="00000000" w:rsidP="00000000" w:rsidRDefault="00000000" w:rsidRPr="00000000" w14:paraId="000007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Water Flask</w:t>
        <w:tab/>
        <w:t xml:space="preserve">Essential for survival.</w:t>
        <w:tab/>
        <w:t xml:space="preserve">Prevents penalties from dehydration.</w:t>
      </w:r>
    </w:p>
    <w:p w:rsidR="00000000" w:rsidDel="00000000" w:rsidP="00000000" w:rsidRDefault="00000000" w:rsidRPr="00000000" w14:paraId="000007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Ammo (Pistol)</w:t>
        <w:tab/>
        <w:t xml:space="preserve">Bullets for firearms.</w:t>
        <w:tab/>
        <w:t xml:space="preserve">Required for ranged combat.</w:t>
      </w:r>
    </w:p>
    <w:p w:rsidR="00000000" w:rsidDel="00000000" w:rsidP="00000000" w:rsidRDefault="00000000" w:rsidRPr="00000000" w14:paraId="000007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Personal Effects</w:t>
      </w:r>
    </w:p>
    <w:p w:rsidR="00000000" w:rsidDel="00000000" w:rsidP="00000000" w:rsidRDefault="00000000" w:rsidRPr="00000000" w14:paraId="000007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not strictly mechanical, personal items help flesh out your character’s backstory and provide narrative hooks for the GM to incorporate. Examples include:</w:t>
      </w:r>
    </w:p>
    <w:p w:rsidR="00000000" w:rsidDel="00000000" w:rsidP="00000000" w:rsidRDefault="00000000" w:rsidRPr="00000000" w14:paraId="000007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photograph of a loved one.</w:t>
      </w:r>
    </w:p>
    <w:p w:rsidR="00000000" w:rsidDel="00000000" w:rsidP="00000000" w:rsidRDefault="00000000" w:rsidRPr="00000000" w14:paraId="000007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journal containing cryptic notes.</w:t>
      </w:r>
    </w:p>
    <w:p w:rsidR="00000000" w:rsidDel="00000000" w:rsidP="00000000" w:rsidRDefault="00000000" w:rsidRPr="00000000" w14:paraId="000007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broken pocket watch tied to a traumatic memory.</w:t>
      </w:r>
    </w:p>
    <w:p w:rsidR="00000000" w:rsidDel="00000000" w:rsidP="00000000" w:rsidRDefault="00000000" w:rsidRPr="00000000" w14:paraId="000007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items can serve as reminders of your character’s humanity or become central to their descent into madness.</w:t>
      </w:r>
    </w:p>
    <w:p w:rsidR="00000000" w:rsidDel="00000000" w:rsidP="00000000" w:rsidRDefault="00000000" w:rsidRPr="00000000" w14:paraId="000007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Managing Inventory</w:t>
      </w:r>
    </w:p>
    <w:p w:rsidR="00000000" w:rsidDel="00000000" w:rsidP="00000000" w:rsidRDefault="00000000" w:rsidRPr="00000000" w14:paraId="000007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rsidR="00000000" w:rsidDel="00000000" w:rsidP="00000000" w:rsidRDefault="00000000" w:rsidRPr="00000000" w14:paraId="000007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Resource Scarcity and Bartering</w:t>
      </w:r>
    </w:p>
    <w:p w:rsidR="00000000" w:rsidDel="00000000" w:rsidP="00000000" w:rsidRDefault="00000000" w:rsidRPr="00000000" w14:paraId="000007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Resources in The Harrowing Truth are scarce. Characters must frequently make tough decisions about what to carry, what to leave behind, and what risks to take for additional supplies.</w:t>
      </w:r>
    </w:p>
    <w:p w:rsidR="00000000" w:rsidDel="00000000" w:rsidP="00000000" w:rsidRDefault="00000000" w:rsidRPr="00000000" w14:paraId="000007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Bartering: In the absence of a traditional economy, barter becomes a key mechanic. Items like ammunition, food, or medical supplies can be traded for tools, information, or safe passage.</w:t>
      </w:r>
    </w:p>
    <w:p w:rsidR="00000000" w:rsidDel="00000000" w:rsidP="00000000" w:rsidRDefault="00000000" w:rsidRPr="00000000" w14:paraId="000007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Improvisation: Many items can serve multiple purposes. A crowbar might be a weapon, a tool, or a lever to open locked doors.</w:t>
      </w:r>
    </w:p>
    <w:p w:rsidR="00000000" w:rsidDel="00000000" w:rsidP="00000000" w:rsidRDefault="00000000" w:rsidRPr="00000000" w14:paraId="000007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Weapons</w:t>
      </w:r>
    </w:p>
    <w:p w:rsidR="00000000" w:rsidDel="00000000" w:rsidP="00000000" w:rsidRDefault="00000000" w:rsidRPr="00000000" w14:paraId="000007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Melee Weapons by Era</w:t>
      </w:r>
    </w:p>
    <w:p w:rsidR="00000000" w:rsidDel="00000000" w:rsidP="00000000" w:rsidRDefault="00000000" w:rsidRPr="00000000" w14:paraId="000007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7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Era</w:t>
        <w:tab/>
        <w:t xml:space="preserve">Damage</w:t>
        <w:tab/>
        <w:t xml:space="preserve">Special Properties</w:t>
        <w:tab/>
        <w:t xml:space="preserve">Notes</w:t>
      </w:r>
    </w:p>
    <w:p w:rsidR="00000000" w:rsidDel="00000000" w:rsidP="00000000" w:rsidRDefault="00000000" w:rsidRPr="00000000" w14:paraId="000007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Claymore</w:t>
        <w:tab/>
        <w:t xml:space="preserve">Historical</w:t>
        <w:tab/>
        <w:t xml:space="preserve">1d12 + STR</w:t>
        <w:tab/>
        <w:t xml:space="preserve">Two-handed; intimidates enemies</w:t>
        <w:tab/>
        <w:t xml:space="preserve">Heavy, often ceremonial.</w:t>
      </w:r>
    </w:p>
    <w:p w:rsidR="00000000" w:rsidDel="00000000" w:rsidP="00000000" w:rsidRDefault="00000000" w:rsidRPr="00000000" w14:paraId="000007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Viking Axe</w:t>
        <w:tab/>
        <w:t xml:space="preserve">Historical</w:t>
        <w:tab/>
        <w:t xml:space="preserve">1d10 + STR</w:t>
        <w:tab/>
        <w:t xml:space="preserve">Durable; effective for splitting shields</w:t>
        <w:tab/>
        <w:t xml:space="preserve">A versatile weapon and tool.</w:t>
      </w:r>
    </w:p>
    <w:p w:rsidR="00000000" w:rsidDel="00000000" w:rsidP="00000000" w:rsidRDefault="00000000" w:rsidRPr="00000000" w14:paraId="000007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Rapier</w:t>
        <w:tab/>
        <w:t xml:space="preserve">Historical</w:t>
        <w:tab/>
        <w:t xml:space="preserve">1d8 + STR</w:t>
        <w:tab/>
        <w:t xml:space="preserve">+5 bonus to Parry rolls; lightweight</w:t>
        <w:tab/>
        <w:t xml:space="preserve">Designed for thrusting attacks.</w:t>
      </w:r>
    </w:p>
    <w:p w:rsidR="00000000" w:rsidDel="00000000" w:rsidP="00000000" w:rsidRDefault="00000000" w:rsidRPr="00000000" w14:paraId="000007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Bayonet (Rifle)</w:t>
        <w:tab/>
        <w:t xml:space="preserve">Historical/Modern</w:t>
        <w:tab/>
        <w:t xml:space="preserve">1d6 + STR</w:t>
        <w:tab/>
        <w:t xml:space="preserve">Can be affixed to rifles</w:t>
        <w:tab/>
        <w:t xml:space="preserve">Dual-use as a weapon and attachment.</w:t>
      </w:r>
    </w:p>
    <w:p w:rsidR="00000000" w:rsidDel="00000000" w:rsidP="00000000" w:rsidRDefault="00000000" w:rsidRPr="00000000" w14:paraId="000007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Ka-Bar Knife</w:t>
        <w:tab/>
        <w:t xml:space="preserve">Modern</w:t>
        <w:tab/>
        <w:t xml:space="preserve">1d6 + STR</w:t>
        <w:tab/>
        <w:t xml:space="preserve">Multipurpose combat knife; +2 to Stealth rolls</w:t>
        <w:tab/>
        <w:t xml:space="preserve">Standard issue for many military forces.</w:t>
      </w:r>
    </w:p>
    <w:p w:rsidR="00000000" w:rsidDel="00000000" w:rsidP="00000000" w:rsidRDefault="00000000" w:rsidRPr="00000000" w14:paraId="000007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Trench Club</w:t>
        <w:tab/>
        <w:t xml:space="preserve">Historical</w:t>
        <w:tab/>
        <w:t xml:space="preserve">1d8 + STR</w:t>
        <w:tab/>
        <w:t xml:space="preserve">Blunt, designed for breaking bone</w:t>
        <w:tab/>
        <w:t xml:space="preserve">Used in World War I trench warfare.</w:t>
      </w:r>
    </w:p>
    <w:p w:rsidR="00000000" w:rsidDel="00000000" w:rsidP="00000000" w:rsidRDefault="00000000" w:rsidRPr="00000000" w14:paraId="000007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Machete</w:t>
        <w:tab/>
        <w:t xml:space="preserve">Modern</w:t>
        <w:tab/>
        <w:t xml:space="preserve">1d8 + STR</w:t>
        <w:tab/>
        <w:t xml:space="preserve">Cuts through foliage; versatile survival tool</w:t>
        <w:tab/>
        <w:t xml:space="preserve">Essential for jungle exploration.</w:t>
      </w:r>
    </w:p>
    <w:p w:rsidR="00000000" w:rsidDel="00000000" w:rsidP="00000000" w:rsidRDefault="00000000" w:rsidRPr="00000000" w14:paraId="000007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Crowbar</w:t>
        <w:tab/>
        <w:t xml:space="preserve">Modern</w:t>
        <w:tab/>
        <w:t xml:space="preserve">1d8 + STR</w:t>
        <w:tab/>
        <w:t xml:space="preserve">Useful as a tool and weapon</w:t>
        <w:tab/>
        <w:t xml:space="preserve">Adds bonuses to forcing open barriers.</w:t>
      </w:r>
    </w:p>
    <w:p w:rsidR="00000000" w:rsidDel="00000000" w:rsidP="00000000" w:rsidRDefault="00000000" w:rsidRPr="00000000" w14:paraId="000007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Katana</w:t>
        <w:tab/>
        <w:t xml:space="preserve">Historical/Modern</w:t>
        <w:tab/>
        <w:t xml:space="preserve">1d10 + STR</w:t>
        <w:tab/>
        <w:t xml:space="preserve">Precision strikes; requires specialized skill to use</w:t>
        <w:tab/>
        <w:t xml:space="preserve">Iconic Japanese weapon.</w:t>
      </w:r>
    </w:p>
    <w:p w:rsidR="00000000" w:rsidDel="00000000" w:rsidP="00000000" w:rsidRDefault="00000000" w:rsidRPr="00000000" w14:paraId="000007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Laser Blade</w:t>
        <w:tab/>
        <w:t xml:space="preserve">Futuristic</w:t>
        <w:tab/>
        <w:t xml:space="preserve">1d12 + STR</w:t>
        <w:tab/>
        <w:t xml:space="preserve">Cuts through most materials; emits light</w:t>
        <w:tab/>
        <w:t xml:space="preserve">Requires a power source to function.</w:t>
      </w:r>
    </w:p>
    <w:p w:rsidR="00000000" w:rsidDel="00000000" w:rsidP="00000000" w:rsidRDefault="00000000" w:rsidRPr="00000000" w14:paraId="000007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Morning Star</w:t>
        <w:tab/>
        <w:t xml:space="preserve">Historical</w:t>
        <w:tab/>
        <w:t xml:space="preserve">1d8 + STR</w:t>
        <w:tab/>
        <w:t xml:space="preserve">Spiked ball on a chain; designed for striking heavy armor</w:t>
        <w:tab/>
        <w:t xml:space="preserve">Difficult to wield but devastating.</w:t>
      </w:r>
    </w:p>
    <w:p w:rsidR="00000000" w:rsidDel="00000000" w:rsidP="00000000" w:rsidRDefault="00000000" w:rsidRPr="00000000" w14:paraId="000008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Falchion</w:t>
        <w:tab/>
        <w:t xml:space="preserve">Historical</w:t>
        <w:tab/>
        <w:t xml:space="preserve">1d10 + STR</w:t>
        <w:tab/>
        <w:t xml:space="preserve">Single-edged curved sword; excellent for cleaving</w:t>
        <w:tab/>
        <w:t xml:space="preserve">Heavy weapon requiring skill.</w:t>
      </w:r>
    </w:p>
    <w:p w:rsidR="00000000" w:rsidDel="00000000" w:rsidP="00000000" w:rsidRDefault="00000000" w:rsidRPr="00000000" w14:paraId="000008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Hammer</w:t>
        <w:tab/>
        <w:t xml:space="preserve">Modern</w:t>
        <w:tab/>
        <w:t xml:space="preserve">1d10 + STR</w:t>
        <w:tab/>
        <w:t xml:space="preserve">Slow but powerful, perfect for crushing limbs</w:t>
        <w:tab/>
        <w:t xml:space="preserve">Used in some military or police units.</w:t>
      </w:r>
    </w:p>
    <w:p w:rsidR="00000000" w:rsidDel="00000000" w:rsidP="00000000" w:rsidRDefault="00000000" w:rsidRPr="00000000" w14:paraId="000008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Tonfa</w:t>
        <w:tab/>
        <w:t xml:space="preserve">Modern</w:t>
        <w:tab/>
        <w:t xml:space="preserve">1d6 + STR</w:t>
        <w:tab/>
        <w:t xml:space="preserve">Defensive weapon, ideal for blocking and striking</w:t>
        <w:tab/>
        <w:t xml:space="preserve">Used by law enforcement.</w:t>
      </w:r>
    </w:p>
    <w:p w:rsidR="00000000" w:rsidDel="00000000" w:rsidP="00000000" w:rsidRDefault="00000000" w:rsidRPr="00000000" w14:paraId="000008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Energy Whip</w:t>
        <w:tab/>
        <w:t xml:space="preserve">Futuristic</w:t>
        <w:tab/>
        <w:t xml:space="preserve">1d8 + STR</w:t>
        <w:tab/>
        <w:t xml:space="preserve">Charges with energy to strike foes</w:t>
        <w:tab/>
        <w:t xml:space="preserve">Requires energy source to function.</w:t>
      </w:r>
    </w:p>
    <w:p w:rsidR="00000000" w:rsidDel="00000000" w:rsidP="00000000" w:rsidRDefault="00000000" w:rsidRPr="00000000" w14:paraId="000008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Chainsaw Sword</w:t>
        <w:tab/>
        <w:t xml:space="preserve">Futuristic</w:t>
        <w:tab/>
        <w:t xml:space="preserve">1d12 + STR</w:t>
        <w:tab/>
        <w:t xml:space="preserve">Melee weapon with chainsaw functionality</w:t>
        <w:tab/>
        <w:t xml:space="preserve">Dangerous for both user and target.</w:t>
      </w:r>
    </w:p>
    <w:p w:rsidR="00000000" w:rsidDel="00000000" w:rsidP="00000000" w:rsidRDefault="00000000" w:rsidRPr="00000000" w14:paraId="000008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Shock Sword</w:t>
        <w:tab/>
        <w:t xml:space="preserve">Futuristic</w:t>
        <w:tab/>
        <w:t xml:space="preserve">1d10 + STR</w:t>
        <w:tab/>
        <w:t xml:space="preserve">Electric blade capable of stunning foes</w:t>
        <w:tab/>
        <w:t xml:space="preserve">High risk of backfire.</w:t>
      </w:r>
    </w:p>
    <w:p w:rsidR="00000000" w:rsidDel="00000000" w:rsidP="00000000" w:rsidRDefault="00000000" w:rsidRPr="00000000" w14:paraId="000008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Spade</w:t>
        <w:tab/>
        <w:t xml:space="preserve">Modern/Futuristic</w:t>
        <w:tab/>
        <w:t xml:space="preserve">1d8 + STR</w:t>
        <w:tab/>
        <w:t xml:space="preserve">Dual-purpose tool; can be used to dig or as a weapon</w:t>
        <w:tab/>
        <w:t xml:space="preserve">Effective in tight situations.</w:t>
      </w:r>
    </w:p>
    <w:p w:rsidR="00000000" w:rsidDel="00000000" w:rsidP="00000000" w:rsidRDefault="00000000" w:rsidRPr="00000000" w14:paraId="000008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Pneumatic Dagger</w:t>
        <w:tab/>
        <w:t xml:space="preserve">Futuristic</w:t>
        <w:tab/>
        <w:t xml:space="preserve">1d6 + STR</w:t>
        <w:tab/>
        <w:t xml:space="preserve">Fires a sharp blade at the target</w:t>
        <w:tab/>
        <w:t xml:space="preserve">Requires compressed air to function.</w:t>
      </w:r>
    </w:p>
    <w:p w:rsidR="00000000" w:rsidDel="00000000" w:rsidP="00000000" w:rsidRDefault="00000000" w:rsidRPr="00000000" w14:paraId="000008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Electroshock Baton</w:t>
        <w:tab/>
        <w:t xml:space="preserve">Modern</w:t>
        <w:tab/>
        <w:t xml:space="preserve">1d6 + STR</w:t>
        <w:tab/>
        <w:t xml:space="preserve">Stuns foes on impact</w:t>
        <w:tab/>
        <w:t xml:space="preserve">Non-lethal; requires recharge.</w:t>
      </w:r>
    </w:p>
    <w:p w:rsidR="00000000" w:rsidDel="00000000" w:rsidP="00000000" w:rsidRDefault="00000000" w:rsidRPr="00000000" w14:paraId="000008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Sledgehammer</w:t>
        <w:tab/>
        <w:t xml:space="preserve">Modern</w:t>
        <w:tab/>
        <w:t xml:space="preserve">1d10 + STR</w:t>
        <w:tab/>
        <w:t xml:space="preserve">Heavy; good for breaking down barriers or dealing with large threats</w:t>
        <w:tab/>
        <w:t xml:space="preserve">Very slow to wield but devastating on hit.</w:t>
      </w:r>
    </w:p>
    <w:p w:rsidR="00000000" w:rsidDel="00000000" w:rsidP="00000000" w:rsidRDefault="00000000" w:rsidRPr="00000000" w14:paraId="000008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Cleaver</w:t>
        <w:tab/>
        <w:t xml:space="preserve">Modern</w:t>
        <w:tab/>
        <w:t xml:space="preserve">1d8 + STR</w:t>
        <w:tab/>
        <w:t xml:space="preserve">Heavy, often used in kitchens, brutal strikes</w:t>
        <w:tab/>
        <w:t xml:space="preserve">Excellent for dealing with fleshy targets.</w:t>
      </w:r>
    </w:p>
    <w:p w:rsidR="00000000" w:rsidDel="00000000" w:rsidP="00000000" w:rsidRDefault="00000000" w:rsidRPr="00000000" w14:paraId="000008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Ranged Weapons by Era</w:t>
      </w:r>
    </w:p>
    <w:p w:rsidR="00000000" w:rsidDel="00000000" w:rsidP="00000000" w:rsidRDefault="00000000" w:rsidRPr="00000000" w14:paraId="000008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Historical Ranged Weapons</w:t>
      </w:r>
    </w:p>
    <w:p w:rsidR="00000000" w:rsidDel="00000000" w:rsidP="00000000" w:rsidRDefault="00000000" w:rsidRPr="00000000" w14:paraId="000008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Model/Type</w:t>
        <w:tab/>
        <w:t xml:space="preserve">Damage</w:t>
        <w:tab/>
        <w:t xml:space="preserve">Range</w:t>
        <w:tab/>
        <w:t xml:space="preserve">Ammo Capacity</w:t>
        <w:tab/>
        <w:t xml:space="preserve">Special Properties</w:t>
      </w:r>
    </w:p>
    <w:p w:rsidR="00000000" w:rsidDel="00000000" w:rsidP="00000000" w:rsidRDefault="00000000" w:rsidRPr="00000000" w14:paraId="000008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Longbow</w:t>
        <w:tab/>
        <w:t xml:space="preserve">English</w:t>
        <w:tab/>
        <w:t xml:space="preserve">1d8 + DEX</w:t>
        <w:tab/>
        <w:t xml:space="preserve">150 ft</w:t>
        <w:tab/>
        <w:t xml:space="preserve">1 arrow</w:t>
        <w:tab/>
        <w:t xml:space="preserve">Quiet, reusable ammunition.</w:t>
      </w:r>
    </w:p>
    <w:p w:rsidR="00000000" w:rsidDel="00000000" w:rsidP="00000000" w:rsidRDefault="00000000" w:rsidRPr="00000000" w14:paraId="000008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Matchlock Musket</w:t>
        <w:tab/>
        <w:t xml:space="preserve">N/A</w:t>
        <w:tab/>
        <w:t xml:space="preserve">1d10 + DEX</w:t>
        <w:tab/>
        <w:t xml:space="preserve">100 ft</w:t>
        <w:tab/>
        <w:t xml:space="preserve">1 round</w:t>
        <w:tab/>
        <w:t xml:space="preserve">Long reload; prone to misfires.</w:t>
      </w:r>
    </w:p>
    <w:p w:rsidR="00000000" w:rsidDel="00000000" w:rsidP="00000000" w:rsidRDefault="00000000" w:rsidRPr="00000000" w14:paraId="000008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Blunderbuss</w:t>
        <w:tab/>
        <w:t xml:space="preserve">N/A</w:t>
        <w:tab/>
        <w:t xml:space="preserve">1d12 + DEX</w:t>
        <w:tab/>
        <w:t xml:space="preserve">30 ft (spread)</w:t>
        <w:tab/>
        <w:t xml:space="preserve">1 charge</w:t>
        <w:tab/>
        <w:t xml:space="preserve">Shotgun predecessor; scatter shot.</w:t>
      </w:r>
    </w:p>
    <w:p w:rsidR="00000000" w:rsidDel="00000000" w:rsidP="00000000" w:rsidRDefault="00000000" w:rsidRPr="00000000" w14:paraId="000008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Wheellock Pistol</w:t>
        <w:tab/>
        <w:t xml:space="preserve">N/A</w:t>
        <w:tab/>
        <w:t xml:space="preserve">1d8 + DEX</w:t>
        <w:tab/>
        <w:t xml:space="preserve">50 ft</w:t>
        <w:tab/>
        <w:t xml:space="preserve">1 round</w:t>
        <w:tab/>
        <w:t xml:space="preserve">Complex firing mechanism.</w:t>
      </w:r>
    </w:p>
    <w:p w:rsidR="00000000" w:rsidDel="00000000" w:rsidP="00000000" w:rsidRDefault="00000000" w:rsidRPr="00000000" w14:paraId="000008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Crossbow</w:t>
        <w:tab/>
        <w:t xml:space="preserve">N/A</w:t>
        <w:tab/>
        <w:t xml:space="preserve">1d8 + DEX</w:t>
        <w:tab/>
        <w:t xml:space="preserve">60 ft</w:t>
        <w:tab/>
        <w:t xml:space="preserve">1 bolt</w:t>
        <w:tab/>
        <w:t xml:space="preserve">Silent but slow reload.</w:t>
      </w:r>
    </w:p>
    <w:p w:rsidR="00000000" w:rsidDel="00000000" w:rsidP="00000000" w:rsidRDefault="00000000" w:rsidRPr="00000000" w14:paraId="000008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Arbalest</w:t>
        <w:tab/>
        <w:t xml:space="preserve">N/A</w:t>
        <w:tab/>
        <w:t xml:space="preserve">1d10 + DEX</w:t>
        <w:tab/>
        <w:t xml:space="preserve">200 ft</w:t>
        <w:tab/>
        <w:t xml:space="preserve">1 bolt</w:t>
        <w:tab/>
        <w:t xml:space="preserve">Long-range heavy crossbow, slow reload.</w:t>
      </w:r>
    </w:p>
    <w:p w:rsidR="00000000" w:rsidDel="00000000" w:rsidP="00000000" w:rsidRDefault="00000000" w:rsidRPr="00000000" w14:paraId="000008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Hand Cannon</w:t>
        <w:tab/>
        <w:t xml:space="preserve">Early Firearm</w:t>
        <w:tab/>
        <w:t xml:space="preserve">2d6 + DEX</w:t>
        <w:tab/>
        <w:t xml:space="preserve">20 ft</w:t>
        <w:tab/>
        <w:t xml:space="preserve">1 round</w:t>
        <w:tab/>
        <w:t xml:space="preserve">High risk, unstable barrel.</w:t>
      </w:r>
    </w:p>
    <w:p w:rsidR="00000000" w:rsidDel="00000000" w:rsidP="00000000" w:rsidRDefault="00000000" w:rsidRPr="00000000" w14:paraId="000008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Gatling Gun</w:t>
        <w:tab/>
        <w:t xml:space="preserve">Historical</w:t>
        <w:tab/>
        <w:t xml:space="preserve">1d6 + DEX</w:t>
        <w:tab/>
        <w:t xml:space="preserve">40 ft</w:t>
        <w:tab/>
        <w:t xml:space="preserve">50 rounds</w:t>
        <w:tab/>
        <w:t xml:space="preserve">Early automatic weapon; heavy and slow.</w:t>
      </w:r>
    </w:p>
    <w:p w:rsidR="00000000" w:rsidDel="00000000" w:rsidP="00000000" w:rsidRDefault="00000000" w:rsidRPr="00000000" w14:paraId="000008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Cannon</w:t>
        <w:tab/>
        <w:t xml:space="preserve">N/A</w:t>
        <w:tab/>
        <w:t xml:space="preserve">3d12 + DEX</w:t>
        <w:tab/>
        <w:t xml:space="preserve">500 ft</w:t>
        <w:tab/>
        <w:t xml:space="preserve">1 round per barrel</w:t>
        <w:tab/>
        <w:t xml:space="preserve">Massive cannon with devastating impact.</w:t>
      </w:r>
    </w:p>
    <w:p w:rsidR="00000000" w:rsidDel="00000000" w:rsidP="00000000" w:rsidRDefault="00000000" w:rsidRPr="00000000" w14:paraId="000008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Javelin</w:t>
        <w:tab/>
        <w:t xml:space="preserve">N/A</w:t>
        <w:tab/>
        <w:t xml:space="preserve">1d6 + DEX</w:t>
        <w:tab/>
        <w:t xml:space="preserve">30 ft</w:t>
        <w:tab/>
        <w:t xml:space="preserve">1 projectile</w:t>
        <w:tab/>
        <w:t xml:space="preserve">Lightweight; effective for quick strikes.</w:t>
      </w:r>
    </w:p>
    <w:p w:rsidR="00000000" w:rsidDel="00000000" w:rsidP="00000000" w:rsidRDefault="00000000" w:rsidRPr="00000000" w14:paraId="000008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Modern Ranged Weapons</w:t>
      </w:r>
    </w:p>
    <w:p w:rsidR="00000000" w:rsidDel="00000000" w:rsidP="00000000" w:rsidRDefault="00000000" w:rsidRPr="00000000" w14:paraId="000008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w:t>
        <w:tab/>
        <w:t xml:space="preserve">Damage</w:t>
        <w:tab/>
        <w:t xml:space="preserve">Range</w:t>
        <w:tab/>
        <w:t xml:space="preserve">Ammo Capacity</w:t>
        <w:tab/>
        <w:t xml:space="preserve">Special Properties</w:t>
      </w:r>
    </w:p>
    <w:p w:rsidR="00000000" w:rsidDel="00000000" w:rsidP="00000000" w:rsidRDefault="00000000" w:rsidRPr="00000000" w14:paraId="000008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Handgun</w:t>
        <w:tab/>
        <w:t xml:space="preserve">Glock 19</w:t>
        <w:tab/>
        <w:t xml:space="preserve">1d8 + DEX</w:t>
        <w:tab/>
        <w:t xml:space="preserve">30 ft</w:t>
        <w:tab/>
        <w:t xml:space="preserve">15 rounds</w:t>
        <w:tab/>
        <w:t xml:space="preserve">Reliable and widely available.</w:t>
      </w:r>
    </w:p>
    <w:p w:rsidR="00000000" w:rsidDel="00000000" w:rsidP="00000000" w:rsidRDefault="00000000" w:rsidRPr="00000000" w14:paraId="000008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Revolver</w:t>
        <w:tab/>
        <w:t xml:space="preserve">Colt Python</w:t>
        <w:tab/>
        <w:t xml:space="preserve">1d8 + DEX</w:t>
        <w:tab/>
        <w:t xml:space="preserve">20 ft</w:t>
        <w:tab/>
        <w:t xml:space="preserve">6 rounds</w:t>
        <w:tab/>
        <w:t xml:space="preserve">High stopping power.</w:t>
      </w:r>
    </w:p>
    <w:p w:rsidR="00000000" w:rsidDel="00000000" w:rsidP="00000000" w:rsidRDefault="00000000" w:rsidRPr="00000000" w14:paraId="000008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Hunting Rifle</w:t>
        <w:tab/>
        <w:t xml:space="preserve">Remington 700</w:t>
        <w:tab/>
        <w:t xml:space="preserve">1d10 + DEX</w:t>
        <w:tab/>
        <w:t xml:space="preserve">200 ft</w:t>
        <w:tab/>
        <w:t xml:space="preserve">5 rounds</w:t>
        <w:tab/>
        <w:t xml:space="preserve">Precision weapon; effective at range.</w:t>
      </w:r>
    </w:p>
    <w:p w:rsidR="00000000" w:rsidDel="00000000" w:rsidP="00000000" w:rsidRDefault="00000000" w:rsidRPr="00000000" w14:paraId="000008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Shotgun</w:t>
        <w:tab/>
        <w:t xml:space="preserve">Mossberg 500</w:t>
        <w:tab/>
        <w:t xml:space="preserve">1d12 + DEX</w:t>
        <w:tab/>
        <w:t xml:space="preserve">20 ft (spread)</w:t>
        <w:tab/>
        <w:t xml:space="preserve">6 shells</w:t>
        <w:tab/>
        <w:t xml:space="preserve">Devastating at close range.</w:t>
      </w:r>
    </w:p>
    <w:p w:rsidR="00000000" w:rsidDel="00000000" w:rsidP="00000000" w:rsidRDefault="00000000" w:rsidRPr="00000000" w14:paraId="000008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Submachine Gun</w:t>
        <w:tab/>
        <w:t xml:space="preserve">Uzi</w:t>
        <w:tab/>
        <w:t xml:space="preserve">1d8 + DEX</w:t>
        <w:tab/>
        <w:t xml:space="preserve">50 ft</w:t>
        <w:tab/>
        <w:t xml:space="preserve">30 rounds</w:t>
        <w:tab/>
        <w:t xml:space="preserve">High fire rate; prone to inaccuracy.</w:t>
      </w:r>
    </w:p>
    <w:p w:rsidR="00000000" w:rsidDel="00000000" w:rsidP="00000000" w:rsidRDefault="00000000" w:rsidRPr="00000000" w14:paraId="000008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Sniper Rifle</w:t>
        <w:tab/>
        <w:t xml:space="preserve">Barrett M82</w:t>
        <w:tab/>
        <w:t xml:space="preserve">2d10 + DEX</w:t>
        <w:tab/>
        <w:t xml:space="preserve">300 ft</w:t>
        <w:tab/>
        <w:t xml:space="preserve">10 rounds</w:t>
        <w:tab/>
        <w:t xml:space="preserve">Pierces most materials.</w:t>
      </w:r>
    </w:p>
    <w:p w:rsidR="00000000" w:rsidDel="00000000" w:rsidP="00000000" w:rsidRDefault="00000000" w:rsidRPr="00000000" w14:paraId="000008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M16 Rifle</w:t>
        <w:tab/>
        <w:t xml:space="preserve">Colt M16</w:t>
        <w:tab/>
        <w:t xml:space="preserve">1d10 + DEX</w:t>
        <w:tab/>
        <w:t xml:space="preserve">200 ft</w:t>
        <w:tab/>
        <w:t xml:space="preserve">30 rounds</w:t>
        <w:tab/>
        <w:t xml:space="preserve">Military standard, reliable and versatile.</w:t>
      </w:r>
    </w:p>
    <w:p w:rsidR="00000000" w:rsidDel="00000000" w:rsidP="00000000" w:rsidRDefault="00000000" w:rsidRPr="00000000" w14:paraId="000008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AK-47</w:t>
        <w:tab/>
        <w:t xml:space="preserve">Kalashnikov</w:t>
        <w:tab/>
        <w:t xml:space="preserve">1d8 + DEX</w:t>
        <w:tab/>
        <w:t xml:space="preserve">100 ft</w:t>
        <w:tab/>
        <w:t xml:space="preserve">30 rounds</w:t>
        <w:tab/>
        <w:t xml:space="preserve">Durable; easy to maintain.</w:t>
      </w:r>
    </w:p>
    <w:p w:rsidR="00000000" w:rsidDel="00000000" w:rsidP="00000000" w:rsidRDefault="00000000" w:rsidRPr="00000000" w14:paraId="000008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M1911</w:t>
        <w:tab/>
        <w:t xml:space="preserve">Colt</w:t>
        <w:tab/>
        <w:t xml:space="preserve">1d8 + DEX</w:t>
        <w:tab/>
        <w:t xml:space="preserve">30 ft</w:t>
        <w:tab/>
        <w:t xml:space="preserve">7 rounds</w:t>
        <w:tab/>
        <w:t xml:space="preserve">Powerful semi-automatic pistol.</w:t>
      </w:r>
    </w:p>
    <w:p w:rsidR="00000000" w:rsidDel="00000000" w:rsidP="00000000" w:rsidRDefault="00000000" w:rsidRPr="00000000" w14:paraId="000008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 Garand</w:t>
        <w:tab/>
        <w:t xml:space="preserve">Springfield</w:t>
        <w:tab/>
        <w:t xml:space="preserve">2d6 + DEX</w:t>
        <w:tab/>
        <w:t xml:space="preserve">100 ft</w:t>
        <w:tab/>
        <w:t xml:space="preserve">8 rounds</w:t>
        <w:tab/>
        <w:t xml:space="preserve">Iconic WWII-era rifle, reliable and accurate.</w:t>
      </w:r>
    </w:p>
    <w:p w:rsidR="00000000" w:rsidDel="00000000" w:rsidP="00000000" w:rsidRDefault="00000000" w:rsidRPr="00000000" w14:paraId="000008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Futuristic Ranged Weapons</w:t>
      </w:r>
    </w:p>
    <w:p w:rsidR="00000000" w:rsidDel="00000000" w:rsidP="00000000" w:rsidRDefault="00000000" w:rsidRPr="00000000" w14:paraId="000008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Model/Type</w:t>
        <w:tab/>
        <w:t xml:space="preserve">Damage</w:t>
        <w:tab/>
        <w:t xml:space="preserve">Range</w:t>
        <w:tab/>
        <w:t xml:space="preserve">Ammo Capacity</w:t>
        <w:tab/>
        <w:t xml:space="preserve">Special Properties</w:t>
      </w:r>
    </w:p>
    <w:p w:rsidR="00000000" w:rsidDel="00000000" w:rsidP="00000000" w:rsidRDefault="00000000" w:rsidRPr="00000000" w14:paraId="000008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Laser Pistol</w:t>
        <w:tab/>
        <w:t xml:space="preserve">N/A</w:t>
        <w:tab/>
        <w:t xml:space="preserve">1d8 + DEX</w:t>
        <w:tab/>
        <w:t xml:space="preserve">50 ft</w:t>
        <w:tab/>
        <w:t xml:space="preserve">20 charges</w:t>
        <w:tab/>
        <w:t xml:space="preserve">Bypasses standard armor.</w:t>
      </w:r>
    </w:p>
    <w:p w:rsidR="00000000" w:rsidDel="00000000" w:rsidP="00000000" w:rsidRDefault="00000000" w:rsidRPr="00000000" w14:paraId="000008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Plasma Rifle</w:t>
        <w:tab/>
        <w:t xml:space="preserve">N/A</w:t>
        <w:tab/>
        <w:t xml:space="preserve">2d10 + DEX</w:t>
        <w:tab/>
        <w:t xml:space="preserve">150 ft</w:t>
        <w:tab/>
        <w:t xml:space="preserve">10 charges</w:t>
        <w:tab/>
        <w:t xml:space="preserve">Extreme damage but unstable.</w:t>
      </w:r>
    </w:p>
    <w:p w:rsidR="00000000" w:rsidDel="00000000" w:rsidP="00000000" w:rsidRDefault="00000000" w:rsidRPr="00000000" w14:paraId="000008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Railgun</w:t>
        <w:tab/>
        <w:t xml:space="preserve">N/A</w:t>
        <w:tab/>
        <w:t xml:space="preserve">3d10 + DEX</w:t>
        <w:tab/>
        <w:t xml:space="preserve">500 ft</w:t>
        <w:tab/>
        <w:t xml:space="preserve">5 charges</w:t>
        <w:tab/>
        <w:t xml:space="preserve">Penetrates through solid barriers.</w:t>
      </w:r>
    </w:p>
    <w:p w:rsidR="00000000" w:rsidDel="00000000" w:rsidP="00000000" w:rsidRDefault="00000000" w:rsidRPr="00000000" w14:paraId="000008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Gauss Cannon</w:t>
        <w:tab/>
        <w:t xml:space="preserve">N/A</w:t>
        <w:tab/>
        <w:t xml:space="preserve">4d10 + DEX</w:t>
        <w:tab/>
        <w:t xml:space="preserve">200 ft</w:t>
        <w:tab/>
        <w:t xml:space="preserve">3 charges</w:t>
        <w:tab/>
        <w:t xml:space="preserve">Overkill against most foes.</w:t>
      </w:r>
    </w:p>
    <w:p w:rsidR="00000000" w:rsidDel="00000000" w:rsidP="00000000" w:rsidRDefault="00000000" w:rsidRPr="00000000" w14:paraId="000008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Ion Blaster</w:t>
        <w:tab/>
        <w:t xml:space="preserve">N/A</w:t>
        <w:tab/>
        <w:t xml:space="preserve">2d8 + DEX</w:t>
        <w:tab/>
        <w:t xml:space="preserve">100 ft</w:t>
        <w:tab/>
        <w:t xml:space="preserve">12 charges</w:t>
        <w:tab/>
        <w:t xml:space="preserve">High accuracy, short-range weapon.</w:t>
      </w:r>
    </w:p>
    <w:p w:rsidR="00000000" w:rsidDel="00000000" w:rsidP="00000000" w:rsidRDefault="00000000" w:rsidRPr="00000000" w14:paraId="000008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Vortex Shotgun</w:t>
        <w:tab/>
        <w:t xml:space="preserve">N/A</w:t>
        <w:tab/>
        <w:t xml:space="preserve">3d6 + DEX</w:t>
        <w:tab/>
        <w:t xml:space="preserve">40 ft (spread)</w:t>
        <w:tab/>
        <w:t xml:space="preserve">6 charges</w:t>
        <w:tab/>
        <w:t xml:space="preserve">High-tech shotgun that disintegrates matter.</w:t>
      </w:r>
    </w:p>
    <w:p w:rsidR="00000000" w:rsidDel="00000000" w:rsidP="00000000" w:rsidRDefault="00000000" w:rsidRPr="00000000" w14:paraId="000008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Adventuring Gear and Accessories</w:t>
      </w:r>
    </w:p>
    <w:p w:rsidR="00000000" w:rsidDel="00000000" w:rsidP="00000000" w:rsidRDefault="00000000" w:rsidRPr="00000000" w14:paraId="000008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3.1. General Survival Gear by Era</w:t>
      </w:r>
    </w:p>
    <w:p w:rsidR="00000000" w:rsidDel="00000000" w:rsidP="00000000" w:rsidRDefault="00000000" w:rsidRPr="00000000" w14:paraId="000008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Era</w:t>
        <w:tab/>
        <w:t xml:space="preserve">Description</w:t>
        <w:tab/>
        <w:t xml:space="preserve">Effect</w:t>
      </w:r>
    </w:p>
    <w:p w:rsidR="00000000" w:rsidDel="00000000" w:rsidP="00000000" w:rsidRDefault="00000000" w:rsidRPr="00000000" w14:paraId="000008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Oil Lantern</w:t>
        <w:tab/>
        <w:t xml:space="preserve">Historical</w:t>
        <w:tab/>
        <w:t xml:space="preserve">Provides light; prone to spills.</w:t>
        <w:tab/>
        <w:t xml:space="preserve">Negates darkness penalties.</w:t>
      </w:r>
    </w:p>
    <w:p w:rsidR="00000000" w:rsidDel="00000000" w:rsidP="00000000" w:rsidRDefault="00000000" w:rsidRPr="00000000" w14:paraId="000008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Lantern</w:t>
        <w:tab/>
        <w:t xml:space="preserve">Modern</w:t>
        <w:tab/>
        <w:t xml:space="preserve">Provides long-lasting light source.</w:t>
        <w:tab/>
        <w:t xml:space="preserve">Longer burn time, ideal for extended travel.</w:t>
      </w:r>
    </w:p>
    <w:p w:rsidR="00000000" w:rsidDel="00000000" w:rsidP="00000000" w:rsidRDefault="00000000" w:rsidRPr="00000000" w14:paraId="000008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Holographic Lantern</w:t>
        <w:tab/>
        <w:t xml:space="preserve">Futuristic</w:t>
        <w:tab/>
        <w:t xml:space="preserve">Projects light in the form of a floating hologram.</w:t>
        <w:tab/>
        <w:t xml:space="preserve">Visual effects add to immersion.</w:t>
      </w:r>
    </w:p>
    <w:p w:rsidR="00000000" w:rsidDel="00000000" w:rsidP="00000000" w:rsidRDefault="00000000" w:rsidRPr="00000000" w14:paraId="000008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Modern/Futuristic</w:t>
        <w:tab/>
        <w:t xml:space="preserve">Portable medical supply pack.</w:t>
        <w:tab/>
        <w:t xml:space="preserve">Heals 1d8 HP.</w:t>
      </w:r>
    </w:p>
    <w:p w:rsidR="00000000" w:rsidDel="00000000" w:rsidP="00000000" w:rsidRDefault="00000000" w:rsidRPr="00000000" w14:paraId="000008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Compass</w:t>
        <w:tab/>
        <w:t xml:space="preserve">All</w:t>
        <w:tab/>
        <w:t xml:space="preserve">Basic navigational tool.</w:t>
        <w:tab/>
        <w:t xml:space="preserve">+5 to navigation checks.</w:t>
      </w:r>
    </w:p>
    <w:p w:rsidR="00000000" w:rsidDel="00000000" w:rsidP="00000000" w:rsidRDefault="00000000" w:rsidRPr="00000000" w14:paraId="000008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Binoculars</w:t>
        <w:tab/>
        <w:t xml:space="preserve">Modern/Futuristic</w:t>
        <w:tab/>
        <w:t xml:space="preserve">Magnification tool for far-away observation.</w:t>
        <w:tab/>
        <w:t xml:space="preserve">+5 to perception checks over distance.</w:t>
      </w:r>
    </w:p>
    <w:p w:rsidR="00000000" w:rsidDel="00000000" w:rsidP="00000000" w:rsidRDefault="00000000" w:rsidRPr="00000000" w14:paraId="000008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Knife</w:t>
        <w:tab/>
        <w:t xml:space="preserve">All</w:t>
        <w:tab/>
        <w:t xml:space="preserve">Multipurpose cutting tool for survival situations.</w:t>
        <w:tab/>
        <w:t xml:space="preserve">Grants +2 to crafting or survival checks.</w:t>
      </w:r>
    </w:p>
    <w:p w:rsidR="00000000" w:rsidDel="00000000" w:rsidP="00000000" w:rsidRDefault="00000000" w:rsidRPr="00000000" w14:paraId="000008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Rope (100 ft)</w:t>
        <w:tab/>
        <w:t xml:space="preserve">All</w:t>
        <w:tab/>
        <w:t xml:space="preserve">Strong rope for climbing or tying down gear.</w:t>
        <w:tab/>
        <w:t xml:space="preserve">Grants bonus to Strength-based checks.</w:t>
      </w:r>
    </w:p>
    <w:p w:rsidR="00000000" w:rsidDel="00000000" w:rsidP="00000000" w:rsidRDefault="00000000" w:rsidRPr="00000000" w14:paraId="000008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Thermal Blanket</w:t>
        <w:tab/>
        <w:t xml:space="preserve">Modern/Futuristic</w:t>
        <w:tab/>
        <w:t xml:space="preserve">Compact, heat-retaining survival item.</w:t>
        <w:tab/>
        <w:t xml:space="preserve">Prevents cold penalties in freezing conditions.</w:t>
      </w:r>
    </w:p>
    <w:p w:rsidR="00000000" w:rsidDel="00000000" w:rsidP="00000000" w:rsidRDefault="00000000" w:rsidRPr="00000000" w14:paraId="000008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Water Purification Tablets</w:t>
        <w:tab/>
        <w:t xml:space="preserve">Modern</w:t>
        <w:tab/>
        <w:t xml:space="preserve">Small tablets used for cleaning contaminated water.</w:t>
        <w:tab/>
        <w:t xml:space="preserve">Clears water of pathogens, ensuring safe consumption.</w:t>
      </w:r>
    </w:p>
    <w:p w:rsidR="00000000" w:rsidDel="00000000" w:rsidP="00000000" w:rsidRDefault="00000000" w:rsidRPr="00000000" w14:paraId="000008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3.2. Tools for Investigation and Problem-Solving</w:t>
      </w:r>
    </w:p>
    <w:p w:rsidR="00000000" w:rsidDel="00000000" w:rsidP="00000000" w:rsidRDefault="00000000" w:rsidRPr="00000000" w14:paraId="000008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Era</w:t>
        <w:tab/>
        <w:t xml:space="preserve">Description</w:t>
        <w:tab/>
        <w:t xml:space="preserve">Effect</w:t>
      </w:r>
    </w:p>
    <w:p w:rsidR="00000000" w:rsidDel="00000000" w:rsidP="00000000" w:rsidRDefault="00000000" w:rsidRPr="00000000" w14:paraId="000008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Magnifying Glass</w:t>
        <w:tab/>
        <w:t xml:space="preserve">All</w:t>
        <w:tab/>
        <w:t xml:space="preserve">Used for detailed examination of small objects.</w:t>
        <w:tab/>
        <w:t xml:space="preserve">+10 to Investigation checks for fine details.</w:t>
      </w:r>
    </w:p>
    <w:p w:rsidR="00000000" w:rsidDel="00000000" w:rsidP="00000000" w:rsidRDefault="00000000" w:rsidRPr="00000000" w14:paraId="000008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Notebook and Pen</w:t>
        <w:tab/>
        <w:t xml:space="preserve">All</w:t>
        <w:tab/>
        <w:t xml:space="preserve">Used for recording clues, events, or thoughts.</w:t>
        <w:tab/>
        <w:t xml:space="preserve">+5 to puzzle solving or clue recording.</w:t>
      </w:r>
    </w:p>
    <w:p w:rsidR="00000000" w:rsidDel="00000000" w:rsidP="00000000" w:rsidRDefault="00000000" w:rsidRPr="00000000" w14:paraId="000008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Digital Recorder</w:t>
        <w:tab/>
        <w:t xml:space="preserve">Modern/Futuristic</w:t>
        <w:tab/>
        <w:t xml:space="preserve">Used to record voice or environmental sounds.</w:t>
        <w:tab/>
        <w:t xml:space="preserve">+5 to interaction with npcs or clues.</w:t>
      </w:r>
    </w:p>
    <w:p w:rsidR="00000000" w:rsidDel="00000000" w:rsidP="00000000" w:rsidRDefault="00000000" w:rsidRPr="00000000" w14:paraId="000008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Smartphone</w:t>
        <w:tab/>
        <w:t xml:space="preserve">Modern/Futuristic</w:t>
        <w:tab/>
        <w:t xml:space="preserve">Multi-use tool with internet, camera, and communication features.</w:t>
        <w:tab/>
        <w:t xml:space="preserve">Grants +5 to research or accessing information online.</w:t>
      </w:r>
    </w:p>
    <w:p w:rsidR="00000000" w:rsidDel="00000000" w:rsidP="00000000" w:rsidRDefault="00000000" w:rsidRPr="00000000" w14:paraId="000008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Geiger Counter</w:t>
        <w:tab/>
        <w:t xml:space="preserve">Modern/Futuristic</w:t>
        <w:tab/>
        <w:t xml:space="preserve">Detects radiation and supernatural energy sources.</w:t>
        <w:tab/>
        <w:t xml:space="preserve">Useful for detecting radiation or anomalies.</w:t>
      </w:r>
    </w:p>
    <w:p w:rsidR="00000000" w:rsidDel="00000000" w:rsidP="00000000" w:rsidRDefault="00000000" w:rsidRPr="00000000" w14:paraId="000008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Fingerprint Kit</w:t>
        <w:tab/>
        <w:t xml:space="preserve">Modern/Futuristic</w:t>
        <w:tab/>
        <w:t xml:space="preserve">Used for gathering prints from surfaces.</w:t>
        <w:tab/>
        <w:t xml:space="preserve">+10 to investigation checks related to evidence gathering.</w:t>
      </w:r>
    </w:p>
    <w:p w:rsidR="00000000" w:rsidDel="00000000" w:rsidP="00000000" w:rsidRDefault="00000000" w:rsidRPr="00000000" w14:paraId="000008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Have varying levels of availability based on the setting and storyline.</w:t>
      </w:r>
    </w:p>
    <w:p w:rsidR="00000000" w:rsidDel="00000000" w:rsidP="00000000" w:rsidRDefault="00000000" w:rsidRPr="00000000" w14:paraId="000008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Crafting a Narrative</w:t>
      </w:r>
    </w:p>
    <w:p w:rsidR="00000000" w:rsidDel="00000000" w:rsidP="00000000" w:rsidRDefault="00000000" w:rsidRPr="00000000" w14:paraId="000008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Story Outline Categories</w:t>
      </w:r>
    </w:p>
    <w:p w:rsidR="00000000" w:rsidDel="00000000" w:rsidP="00000000" w:rsidRDefault="00000000" w:rsidRPr="00000000" w14:paraId="000008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**Forbidden Knowledge** (Ancient tomes, hidden truths, cursed artifacts)</w:t>
      </w:r>
    </w:p>
    <w:p w:rsidR="00000000" w:rsidDel="00000000" w:rsidP="00000000" w:rsidRDefault="00000000" w:rsidRPr="00000000" w14:paraId="000008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**Cults and Rituals** (Dark ceremonies, sinister groups, summoning rituals)</w:t>
      </w:r>
    </w:p>
    <w:p w:rsidR="00000000" w:rsidDel="00000000" w:rsidP="00000000" w:rsidRDefault="00000000" w:rsidRPr="00000000" w14:paraId="000008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**Haunted Places** (Ghostly mansions, cursed towns, abandoned ruins)</w:t>
      </w:r>
    </w:p>
    <w:p w:rsidR="00000000" w:rsidDel="00000000" w:rsidP="00000000" w:rsidRDefault="00000000" w:rsidRPr="00000000" w14:paraId="000008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**Monstrous Horrors** (Unique creatures, ancient evils, otherworldly entities)</w:t>
      </w:r>
    </w:p>
    <w:p w:rsidR="00000000" w:rsidDel="00000000" w:rsidP="00000000" w:rsidRDefault="00000000" w:rsidRPr="00000000" w14:paraId="000008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**Lost Civilizations** (Ancient ruins, forgotten empires, time-warped cities)</w:t>
      </w:r>
    </w:p>
    <w:p w:rsidR="00000000" w:rsidDel="00000000" w:rsidP="00000000" w:rsidRDefault="00000000" w:rsidRPr="00000000" w14:paraId="000008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**Plague and Disease** (Contagions, mutations, supernatural illnesses)</w:t>
      </w:r>
    </w:p>
    <w:p w:rsidR="00000000" w:rsidDel="00000000" w:rsidP="00000000" w:rsidRDefault="00000000" w:rsidRPr="00000000" w14:paraId="000008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**Mind and Madness** (Psychological horror, dreams, mental breakdowns)</w:t>
      </w:r>
    </w:p>
    <w:p w:rsidR="00000000" w:rsidDel="00000000" w:rsidP="00000000" w:rsidRDefault="00000000" w:rsidRPr="00000000" w14:paraId="000008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**Cosmic Horror** (Eldritch beings, alien entities, existential dread)</w:t>
      </w:r>
    </w:p>
    <w:p w:rsidR="00000000" w:rsidDel="00000000" w:rsidP="00000000" w:rsidRDefault="00000000" w:rsidRPr="00000000" w14:paraId="000008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**The Occult** (Witchcraft, dark magic, arcane mysteries)</w:t>
      </w:r>
    </w:p>
    <w:p w:rsidR="00000000" w:rsidDel="00000000" w:rsidP="00000000" w:rsidRDefault="00000000" w:rsidRPr="00000000" w14:paraId="000008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**End of Days** (Apocalyptic scenarios, prophecies, inevitable doom)</w:t>
      </w:r>
    </w:p>
    <w:p w:rsidR="00000000" w:rsidDel="00000000" w:rsidP="00000000" w:rsidRDefault="00000000" w:rsidRPr="00000000" w14:paraId="000008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Plot examples:</w:t>
      </w:r>
    </w:p>
    <w:p w:rsidR="00000000" w:rsidDel="00000000" w:rsidP="00000000" w:rsidRDefault="00000000" w:rsidRPr="00000000" w14:paraId="000008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**Forbidden Knowledge**</w:t>
      </w:r>
    </w:p>
    <w:p w:rsidR="00000000" w:rsidDel="00000000" w:rsidP="00000000" w:rsidRDefault="00000000" w:rsidRPr="00000000" w14:paraId="000008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**Ancient Tome**: The group uncovers an ancient book that predicts their every move, twisting their fate.</w:t>
      </w:r>
    </w:p>
    <w:p w:rsidR="00000000" w:rsidDel="00000000" w:rsidP="00000000" w:rsidRDefault="00000000" w:rsidRPr="00000000" w14:paraId="000008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**Cursed Relic**: A relic tied to a forgotten deity grants power but slowly erodes the soul.</w:t>
      </w:r>
    </w:p>
    <w:p w:rsidR="00000000" w:rsidDel="00000000" w:rsidP="00000000" w:rsidRDefault="00000000" w:rsidRPr="00000000" w14:paraId="000008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**Hidden Archives**: A secret library holds the key to stopping an impending disaster, but reading its contents drives one mad.</w:t>
      </w:r>
    </w:p>
    <w:p w:rsidR="00000000" w:rsidDel="00000000" w:rsidP="00000000" w:rsidRDefault="00000000" w:rsidRPr="00000000" w14:paraId="000008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**Cults and Rituals**</w:t>
      </w:r>
    </w:p>
    <w:p w:rsidR="00000000" w:rsidDel="00000000" w:rsidP="00000000" w:rsidRDefault="00000000" w:rsidRPr="00000000" w14:paraId="000008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**Ritual Sacrifice**: A village is under the control of a cult that sacrifices one of its own to keep an ancient evil at bay.</w:t>
      </w:r>
    </w:p>
    <w:p w:rsidR="00000000" w:rsidDel="00000000" w:rsidP="00000000" w:rsidRDefault="00000000" w:rsidRPr="00000000" w14:paraId="000008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**Blood Moon Ceremony**: Every century, a blood moon triggers a cult's ritual to summon their dark god.</w:t>
      </w:r>
    </w:p>
    <w:p w:rsidR="00000000" w:rsidDel="00000000" w:rsidP="00000000" w:rsidRDefault="00000000" w:rsidRPr="00000000" w14:paraId="000008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**Soul Harvest**: A cult collects souls to fuel their dark lord’s return to the physical realm.</w:t>
      </w:r>
    </w:p>
    <w:p w:rsidR="00000000" w:rsidDel="00000000" w:rsidP="00000000" w:rsidRDefault="00000000" w:rsidRPr="00000000" w14:paraId="000008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**Haunted Places**</w:t>
      </w:r>
    </w:p>
    <w:p w:rsidR="00000000" w:rsidDel="00000000" w:rsidP="00000000" w:rsidRDefault="00000000" w:rsidRPr="00000000" w14:paraId="000008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**Ghost Town**: An entire town has vanished, leaving only spirits behind who seek to escape.</w:t>
      </w:r>
    </w:p>
    <w:p w:rsidR="00000000" w:rsidDel="00000000" w:rsidP="00000000" w:rsidRDefault="00000000" w:rsidRPr="00000000" w14:paraId="000008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**Haunted Asylum**: A long-abandoned asylum still echoes with the madness of its former inmates.</w:t>
      </w:r>
    </w:p>
    <w:p w:rsidR="00000000" w:rsidDel="00000000" w:rsidP="00000000" w:rsidRDefault="00000000" w:rsidRPr="00000000" w14:paraId="000008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**Cursed Manor**: A noble family’s manor is haunted by the spirits of those they wronged.</w:t>
      </w:r>
    </w:p>
    <w:p w:rsidR="00000000" w:rsidDel="00000000" w:rsidP="00000000" w:rsidRDefault="00000000" w:rsidRPr="00000000" w14:paraId="000008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**Monstrous Horrors**</w:t>
      </w:r>
    </w:p>
    <w:p w:rsidR="00000000" w:rsidDel="00000000" w:rsidP="00000000" w:rsidRDefault="00000000" w:rsidRPr="00000000" w14:paraId="000008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Beast Within**: A shapeshifter terrorizes a village, and the group must figure out who it is before it’s too late.</w:t>
      </w:r>
    </w:p>
    <w:p w:rsidR="00000000" w:rsidDel="00000000" w:rsidP="00000000" w:rsidRDefault="00000000" w:rsidRPr="00000000" w14:paraId="000008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**Horrors of the Deep**: Deep beneath the ocean lies a creature that no one who sees can describe and remain sane.</w:t>
      </w:r>
    </w:p>
    <w:p w:rsidR="00000000" w:rsidDel="00000000" w:rsidP="00000000" w:rsidRDefault="00000000" w:rsidRPr="00000000" w14:paraId="000008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**Eldritch Spawn**: An ancient temple houses a dormant horror that begins to awaken.</w:t>
      </w:r>
    </w:p>
    <w:p w:rsidR="00000000" w:rsidDel="00000000" w:rsidP="00000000" w:rsidRDefault="00000000" w:rsidRPr="00000000" w14:paraId="000008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**Lost Civilizations**</w:t>
      </w:r>
    </w:p>
    <w:p w:rsidR="00000000" w:rsidDel="00000000" w:rsidP="00000000" w:rsidRDefault="00000000" w:rsidRPr="00000000" w14:paraId="000008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**Forgotten Empire**: The group stumbles upon a city lost to time, ruled by undying kings.</w:t>
      </w:r>
    </w:p>
    <w:p w:rsidR="00000000" w:rsidDel="00000000" w:rsidP="00000000" w:rsidRDefault="00000000" w:rsidRPr="00000000" w14:paraId="000008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**Time-Locked Ruins**: A city that exists out of time, where the residents are unaware that millennia have passed.</w:t>
      </w:r>
    </w:p>
    <w:p w:rsidR="00000000" w:rsidDel="00000000" w:rsidP="00000000" w:rsidRDefault="00000000" w:rsidRPr="00000000" w14:paraId="000008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**Curse of the Ancients**: The group inadvertently awakens a sleeping army of ancient warriors bound to an eldritch god.</w:t>
      </w:r>
    </w:p>
    <w:p w:rsidR="00000000" w:rsidDel="00000000" w:rsidP="00000000" w:rsidRDefault="00000000" w:rsidRPr="00000000" w14:paraId="0000087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**Plague and Disease**</w:t>
      </w:r>
    </w:p>
    <w:p w:rsidR="00000000" w:rsidDel="00000000" w:rsidP="00000000" w:rsidRDefault="00000000" w:rsidRPr="00000000" w14:paraId="000008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**Plague of Madness**: A plague spreads that drives people to acts of unspeakable violence.</w:t>
      </w:r>
    </w:p>
    <w:p w:rsidR="00000000" w:rsidDel="00000000" w:rsidP="00000000" w:rsidRDefault="00000000" w:rsidRPr="00000000" w14:paraId="000008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**Mutating Virus**: A virus mutates those it infects into monstrous forms.</w:t>
      </w:r>
    </w:p>
    <w:p w:rsidR="00000000" w:rsidDel="00000000" w:rsidP="00000000" w:rsidRDefault="00000000" w:rsidRPr="00000000" w14:paraId="000008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**Infected Relic**: An ancient artifact carries a disease that affects only the mentally strong, driving them to insanity.</w:t>
      </w:r>
    </w:p>
    <w:p w:rsidR="00000000" w:rsidDel="00000000" w:rsidP="00000000" w:rsidRDefault="00000000" w:rsidRPr="00000000" w14:paraId="000008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**Mind and Madness**</w:t>
      </w:r>
    </w:p>
    <w:p w:rsidR="00000000" w:rsidDel="00000000" w:rsidP="00000000" w:rsidRDefault="00000000" w:rsidRPr="00000000" w14:paraId="000008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**Dreamwalker**: The group must enter the dreams of a madman to stop his nightmares from bleeding into reality.</w:t>
      </w:r>
    </w:p>
    <w:p w:rsidR="00000000" w:rsidDel="00000000" w:rsidP="00000000" w:rsidRDefault="00000000" w:rsidRPr="00000000" w14:paraId="000008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**Schism of Reality**: Reality begins to split, and the group must determine which world is real.</w:t>
      </w:r>
    </w:p>
    <w:p w:rsidR="00000000" w:rsidDel="00000000" w:rsidP="00000000" w:rsidRDefault="00000000" w:rsidRPr="00000000" w14:paraId="000008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**Insanity Spiral**: One of the group members is trapped in a loop of madness, reliving the same day with each iteration being more twisted.</w:t>
      </w:r>
    </w:p>
    <w:p w:rsidR="00000000" w:rsidDel="00000000" w:rsidP="00000000" w:rsidRDefault="00000000" w:rsidRPr="00000000" w14:paraId="000008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**Cosmic Horror**</w:t>
      </w:r>
    </w:p>
    <w:p w:rsidR="00000000" w:rsidDel="00000000" w:rsidP="00000000" w:rsidRDefault="00000000" w:rsidRPr="00000000" w14:paraId="000008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**Stars Align**: As the stars align, a cosmic entity begins to breach reality, and the group must stop its full manifestation.</w:t>
      </w:r>
    </w:p>
    <w:p w:rsidR="00000000" w:rsidDel="00000000" w:rsidP="00000000" w:rsidRDefault="00000000" w:rsidRPr="00000000" w14:paraId="000008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**Alien Artifact**: An artifact from another world is found, but it brings with it a piece of its horrifying dimension.</w:t>
      </w:r>
    </w:p>
    <w:p w:rsidR="00000000" w:rsidDel="00000000" w:rsidP="00000000" w:rsidRDefault="00000000" w:rsidRPr="00000000" w14:paraId="000008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**Tear in Reality**: A tear in the fabric of reality leads to an endless abyss filled with creatures beyond comprehension.</w:t>
      </w:r>
    </w:p>
    <w:p w:rsidR="00000000" w:rsidDel="00000000" w:rsidP="00000000" w:rsidRDefault="00000000" w:rsidRPr="00000000" w14:paraId="000008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**The Occult**</w:t>
      </w:r>
    </w:p>
    <w:p w:rsidR="00000000" w:rsidDel="00000000" w:rsidP="00000000" w:rsidRDefault="00000000" w:rsidRPr="00000000" w14:paraId="000008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**Witch Hunt**: A small village is hunting down witches, but it’s unclear who the true enemy is.</w:t>
      </w:r>
    </w:p>
    <w:p w:rsidR="00000000" w:rsidDel="00000000" w:rsidP="00000000" w:rsidRDefault="00000000" w:rsidRPr="00000000" w14:paraId="000008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**Arcane Misfire**: A wizard’s failed experiment has unleashed arcane horrors on a town.</w:t>
      </w:r>
    </w:p>
    <w:p w:rsidR="00000000" w:rsidDel="00000000" w:rsidP="00000000" w:rsidRDefault="00000000" w:rsidRPr="00000000" w14:paraId="000008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**Forbidden Pact**: The group must stop a pact between a powerful occultist and a demon.</w:t>
      </w:r>
    </w:p>
    <w:p w:rsidR="00000000" w:rsidDel="00000000" w:rsidP="00000000" w:rsidRDefault="00000000" w:rsidRPr="00000000" w14:paraId="000008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**End of Days**</w:t>
      </w:r>
    </w:p>
    <w:p w:rsidR="00000000" w:rsidDel="00000000" w:rsidP="00000000" w:rsidRDefault="00000000" w:rsidRPr="00000000" w14:paraId="000008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**Prophecy of Doom**: A prophecy foretells the end of the world, and the group must decide whether to stop it or ensure it comes to pass.</w:t>
      </w:r>
    </w:p>
    <w:p w:rsidR="00000000" w:rsidDel="00000000" w:rsidP="00000000" w:rsidRDefault="00000000" w:rsidRPr="00000000" w14:paraId="000008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**Final Seal**: The breaking of a final seal has begun an unstoppable chain reaction leading to an apocalypse.</w:t>
      </w:r>
    </w:p>
    <w:p w:rsidR="00000000" w:rsidDel="00000000" w:rsidP="00000000" w:rsidRDefault="00000000" w:rsidRPr="00000000" w14:paraId="000008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**World’s End**: The sky has darkened, and the dead have begun to rise as the world crumbles.</w:t>
      </w:r>
    </w:p>
    <w:p w:rsidR="00000000" w:rsidDel="00000000" w:rsidP="00000000" w:rsidRDefault="00000000" w:rsidRPr="00000000" w14:paraId="000008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####Customization Matrix for custom narrative design for the watcher in the go!!!</w:t>
      </w:r>
    </w:p>
    <w:p w:rsidR="00000000" w:rsidDel="00000000" w:rsidP="00000000" w:rsidRDefault="00000000" w:rsidRPr="00000000" w14:paraId="000008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####Customizable Matrix**: This matrix helps tailor the story to the group’s preferences using D100 rolls.</w:t>
      </w:r>
    </w:p>
    <w:p w:rsidR="00000000" w:rsidDel="00000000" w:rsidP="00000000" w:rsidRDefault="00000000" w:rsidRPr="00000000" w14:paraId="000008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Step 1: Choose a Category</w:t>
      </w:r>
    </w:p>
    <w:p w:rsidR="00000000" w:rsidDel="00000000" w:rsidP="00000000" w:rsidRDefault="00000000" w:rsidRPr="00000000" w14:paraId="000008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Roll D10 to choose one of the 10 categories.</w:t>
      </w:r>
    </w:p>
    <w:p w:rsidR="00000000" w:rsidDel="00000000" w:rsidP="00000000" w:rsidRDefault="00000000" w:rsidRPr="00000000" w14:paraId="000008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Step 2: Choose a Story Outline</w:t>
      </w:r>
    </w:p>
    <w:p w:rsidR="00000000" w:rsidDel="00000000" w:rsidP="00000000" w:rsidRDefault="00000000" w:rsidRPr="00000000" w14:paraId="000008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Roll D10 within the selected category to pick a specific story outline.</w:t>
      </w:r>
    </w:p>
    <w:p w:rsidR="00000000" w:rsidDel="00000000" w:rsidP="00000000" w:rsidRDefault="00000000" w:rsidRPr="00000000" w14:paraId="000008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Step 3: Customize the Story</w:t>
      </w:r>
    </w:p>
    <w:p w:rsidR="00000000" w:rsidDel="00000000" w:rsidP="00000000" w:rsidRDefault="00000000" w:rsidRPr="00000000" w14:paraId="000008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Use the following charts to add layers to the story:</w:t>
      </w:r>
    </w:p>
    <w:p w:rsidR="00000000" w:rsidDel="00000000" w:rsidP="00000000" w:rsidRDefault="00000000" w:rsidRPr="00000000" w14:paraId="000008A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**Tone &amp; Atmosphere** (Roll D6):</w:t>
      </w:r>
    </w:p>
    <w:p w:rsidR="00000000" w:rsidDel="00000000" w:rsidP="00000000" w:rsidRDefault="00000000" w:rsidRPr="00000000" w14:paraId="000008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- 1-2: Ominous and foreboding</w:t>
      </w:r>
    </w:p>
    <w:p w:rsidR="00000000" w:rsidDel="00000000" w:rsidP="00000000" w:rsidRDefault="00000000" w:rsidRPr="00000000" w14:paraId="000008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- 3-4: Grim and hopeless</w:t>
      </w:r>
    </w:p>
    <w:p w:rsidR="00000000" w:rsidDel="00000000" w:rsidP="00000000" w:rsidRDefault="00000000" w:rsidRPr="00000000" w14:paraId="000008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- 5-6: Chaotic and unpredictable</w:t>
      </w:r>
    </w:p>
    <w:p w:rsidR="00000000" w:rsidDel="00000000" w:rsidP="00000000" w:rsidRDefault="00000000" w:rsidRPr="00000000" w14:paraId="000008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**Character Focus** (Roll D8):</w:t>
      </w:r>
    </w:p>
    <w:p w:rsidR="00000000" w:rsidDel="00000000" w:rsidP="00000000" w:rsidRDefault="00000000" w:rsidRPr="00000000" w14:paraId="000008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- 1-2: Internal struggles and madness</w:t>
      </w:r>
    </w:p>
    <w:p w:rsidR="00000000" w:rsidDel="00000000" w:rsidP="00000000" w:rsidRDefault="00000000" w:rsidRPr="00000000" w14:paraId="000008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- 3-4: Group dynamics and trust issues</w:t>
      </w:r>
    </w:p>
    <w:p w:rsidR="00000000" w:rsidDel="00000000" w:rsidP="00000000" w:rsidRDefault="00000000" w:rsidRPr="00000000" w14:paraId="000008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- 5-6: Survival against the odds</w:t>
      </w:r>
    </w:p>
    <w:p w:rsidR="00000000" w:rsidDel="00000000" w:rsidP="00000000" w:rsidRDefault="00000000" w:rsidRPr="00000000" w14:paraId="000008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- 7-8: Moral dilemmas and ethical decisions</w:t>
      </w:r>
    </w:p>
    <w:p w:rsidR="00000000" w:rsidDel="00000000" w:rsidP="00000000" w:rsidRDefault="00000000" w:rsidRPr="00000000" w14:paraId="000008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**Plot Twist** (Roll D10):</w:t>
      </w:r>
    </w:p>
    <w:p w:rsidR="00000000" w:rsidDel="00000000" w:rsidP="00000000" w:rsidRDefault="00000000" w:rsidRPr="00000000" w14:paraId="000008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- 1-2: Betrayal by an ally</w:t>
      </w:r>
    </w:p>
    <w:p w:rsidR="00000000" w:rsidDel="00000000" w:rsidP="00000000" w:rsidRDefault="00000000" w:rsidRPr="00000000" w14:paraId="000008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- 3-4: A key NPC is not what they seem</w:t>
      </w:r>
    </w:p>
    <w:p w:rsidR="00000000" w:rsidDel="00000000" w:rsidP="00000000" w:rsidRDefault="00000000" w:rsidRPr="00000000" w14:paraId="000008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- 5-6: The antagonist is revealed to be a pawn</w:t>
      </w:r>
    </w:p>
    <w:p w:rsidR="00000000" w:rsidDel="00000000" w:rsidP="00000000" w:rsidRDefault="00000000" w:rsidRPr="00000000" w14:paraId="000008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- 7-8: The situation is a test or simulation</w:t>
      </w:r>
    </w:p>
    <w:p w:rsidR="00000000" w:rsidDel="00000000" w:rsidP="00000000" w:rsidRDefault="00000000" w:rsidRPr="00000000" w14:paraId="000008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- 9-10: The goal is a trap set by a greater evil</w:t>
      </w:r>
    </w:p>
    <w:p w:rsidR="00000000" w:rsidDel="00000000" w:rsidP="00000000" w:rsidRDefault="00000000" w:rsidRPr="00000000" w14:paraId="000008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**Environment Modifier** (Roll D8):</w:t>
      </w:r>
    </w:p>
    <w:p w:rsidR="00000000" w:rsidDel="00000000" w:rsidP="00000000" w:rsidRDefault="00000000" w:rsidRPr="00000000" w14:paraId="000008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- 1-2: The environment is decaying or unstable</w:t>
      </w:r>
    </w:p>
    <w:p w:rsidR="00000000" w:rsidDel="00000000" w:rsidP="00000000" w:rsidRDefault="00000000" w:rsidRPr="00000000" w14:paraId="000008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- 3-4: The area is full of unnatural fog or darkness</w:t>
      </w:r>
    </w:p>
    <w:p w:rsidR="00000000" w:rsidDel="00000000" w:rsidP="00000000" w:rsidRDefault="00000000" w:rsidRPr="00000000" w14:paraId="000008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- 5-6: Strange phenomena (gravity shifts, time dilation)</w:t>
      </w:r>
    </w:p>
    <w:p w:rsidR="00000000" w:rsidDel="00000000" w:rsidP="00000000" w:rsidRDefault="00000000" w:rsidRPr="00000000" w14:paraId="000008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- 7-8: The area is alive with malevolent intent</w:t>
      </w:r>
    </w:p>
    <w:p w:rsidR="00000000" w:rsidDel="00000000" w:rsidP="00000000" w:rsidRDefault="00000000" w:rsidRPr="00000000" w14:paraId="000008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**Sanity Impact** (Roll D6):</w:t>
      </w:r>
    </w:p>
    <w:p w:rsidR="00000000" w:rsidDel="00000000" w:rsidP="00000000" w:rsidRDefault="00000000" w:rsidRPr="00000000" w14:paraId="000008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- 1-2: Gradual erosion of sanity</w:t>
      </w:r>
    </w:p>
    <w:p w:rsidR="00000000" w:rsidDel="00000000" w:rsidP="00000000" w:rsidRDefault="00000000" w:rsidRPr="00000000" w14:paraId="000008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- 3-4: Sudden, severe sanity loss</w:t>
      </w:r>
    </w:p>
    <w:p w:rsidR="00000000" w:rsidDel="00000000" w:rsidP="00000000" w:rsidRDefault="00000000" w:rsidRPr="00000000" w14:paraId="000008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- 5-6: Characters experience hallucinations and paranoia</w:t>
      </w:r>
    </w:p>
    <w:p w:rsidR="00000000" w:rsidDel="00000000" w:rsidP="00000000" w:rsidRDefault="00000000" w:rsidRPr="00000000" w14:paraId="000008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Customization</w:t>
      </w:r>
    </w:p>
    <w:p w:rsidR="00000000" w:rsidDel="00000000" w:rsidP="00000000" w:rsidRDefault="00000000" w:rsidRPr="00000000" w14:paraId="000008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**Category**: Roll D10 – Result: 6 (Plague and Disease)</w:t>
      </w:r>
    </w:p>
    <w:p w:rsidR="00000000" w:rsidDel="00000000" w:rsidP="00000000" w:rsidRDefault="00000000" w:rsidRPr="00000000" w14:paraId="000008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**Story Outline**: Roll D10 – Result: 3 (Infected Relic)</w:t>
      </w:r>
    </w:p>
    <w:p w:rsidR="00000000" w:rsidDel="00000000" w:rsidP="00000000" w:rsidRDefault="00000000" w:rsidRPr="00000000" w14:paraId="000008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**Tone &amp; Atmosphere**: Roll D6 – Result: 5 (Chaotic and unpredictable)</w:t>
      </w:r>
    </w:p>
    <w:p w:rsidR="00000000" w:rsidDel="00000000" w:rsidP="00000000" w:rsidRDefault="00000000" w:rsidRPr="00000000" w14:paraId="000008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**Character Focus**: Roll D8 – Result: 2 (Group dynamics and trust issues)</w:t>
      </w:r>
    </w:p>
    <w:p w:rsidR="00000000" w:rsidDel="00000000" w:rsidP="00000000" w:rsidRDefault="00000000" w:rsidRPr="00000000" w14:paraId="000008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**Plot Twist**: Roll D10 – Result: 7 (The situation is a test or simulation)</w:t>
      </w:r>
    </w:p>
    <w:p w:rsidR="00000000" w:rsidDel="00000000" w:rsidP="00000000" w:rsidRDefault="00000000" w:rsidRPr="00000000" w14:paraId="000008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**Environment Modifier**: Roll D8 – Result: 1 (The environment is decaying or unstable)</w:t>
      </w:r>
    </w:p>
    <w:p w:rsidR="00000000" w:rsidDel="00000000" w:rsidP="00000000" w:rsidRDefault="00000000" w:rsidRPr="00000000" w14:paraId="000008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**Sanity Impact**: Roll D6 – Result: 6 (Characters experience hallucinations and paranoia)</w:t>
      </w:r>
    </w:p>
    <w:p w:rsidR="00000000" w:rsidDel="00000000" w:rsidP="00000000" w:rsidRDefault="00000000" w:rsidRPr="00000000" w14:paraId="000008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**Resulting Story**: The group stumbles upon an ancient artifact infected with a plague that decays the environment around it. The atmosphere is chaotic and unpredictable, and as the group deals with the infection, their trust begins to break down. They eventually realize that the entire situation might be a test or simulation, and the decaying environment adds to the sense of urgency. The group’s sanity is on the line, as they experience hallucinations and paranoia, making it hard to distinguish reality from illusion.</w:t>
      </w:r>
    </w:p>
    <w:p w:rsidR="00000000" w:rsidDel="00000000" w:rsidP="00000000" w:rsidRDefault="00000000" w:rsidRPr="00000000" w14:paraId="000008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Final Thoughts</w:t>
      </w:r>
    </w:p>
    <w:p w:rsidR="00000000" w:rsidDel="00000000" w:rsidP="00000000" w:rsidRDefault="00000000" w:rsidRPr="00000000" w14:paraId="000008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matrix system allows for both random and intentional customization of your story outlines, giving you the flexibility to tailor the game to your players' preferences and creating a unique horror experience every time.</w:t>
      </w:r>
    </w:p>
    <w:p w:rsidR="00000000" w:rsidDel="00000000" w:rsidP="00000000" w:rsidRDefault="00000000" w:rsidRPr="00000000" w14:paraId="000008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**Plot Twist** (Roll D10):</w:t>
      </w:r>
    </w:p>
    <w:p w:rsidR="00000000" w:rsidDel="00000000" w:rsidP="00000000" w:rsidRDefault="00000000" w:rsidRPr="00000000" w14:paraId="000008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Betrayal by an ally</w:t>
      </w:r>
    </w:p>
    <w:p w:rsidR="00000000" w:rsidDel="00000000" w:rsidP="00000000" w:rsidRDefault="00000000" w:rsidRPr="00000000" w14:paraId="000008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3-4: A key NPC is not what they seem</w:t>
      </w:r>
    </w:p>
    <w:p w:rsidR="00000000" w:rsidDel="00000000" w:rsidP="00000000" w:rsidRDefault="00000000" w:rsidRPr="00000000" w14:paraId="000008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5-6: The antagonist is revealed to be a pawn</w:t>
      </w:r>
    </w:p>
    <w:p w:rsidR="00000000" w:rsidDel="00000000" w:rsidP="00000000" w:rsidRDefault="00000000" w:rsidRPr="00000000" w14:paraId="000008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7-8: The situation is a test or simulation</w:t>
      </w:r>
    </w:p>
    <w:p w:rsidR="00000000" w:rsidDel="00000000" w:rsidP="00000000" w:rsidRDefault="00000000" w:rsidRPr="00000000" w14:paraId="000008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9-10: The goal is not what it appears to be; it could be a trap set by a greater evil, a misdirection that leads the group away from the true threat, or a cursed object that brings more doom than salvation.</w:t>
      </w:r>
    </w:p>
    <w:p w:rsidR="00000000" w:rsidDel="00000000" w:rsidP="00000000" w:rsidRDefault="00000000" w:rsidRPr="00000000" w14:paraId="000008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twist adds an element of surprise to the narrative, forcing the players to reconsider their objectives and adapt to new, unexpected challenges.</w:t>
      </w:r>
    </w:p>
    <w:p w:rsidR="00000000" w:rsidDel="00000000" w:rsidP="00000000" w:rsidRDefault="00000000" w:rsidRPr="00000000" w14:paraId="000008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 The Psychological Impact of Urban Horror</w:t>
      </w:r>
    </w:p>
    <w:p w:rsidR="00000000" w:rsidDel="00000000" w:rsidP="00000000" w:rsidRDefault="00000000" w:rsidRPr="00000000" w14:paraId="000008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complexity of urban horror in a cosmic horror context goes beyond the physical battles and confrontations. The urban environment becomes a character in itself, an oppressive force that can wear down the mind of the players, shifting the game’s tone from purely external danger to internal struggle.</w:t>
      </w:r>
    </w:p>
    <w:p w:rsidR="00000000" w:rsidDel="00000000" w:rsidP="00000000" w:rsidRDefault="00000000" w:rsidRPr="00000000" w14:paraId="000008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17.1. Paranoia and Distrust</w:t>
      </w:r>
    </w:p>
    <w:p w:rsidR="00000000" w:rsidDel="00000000" w:rsidP="00000000" w:rsidRDefault="00000000" w:rsidRPr="00000000" w14:paraId="000008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an urban horror scenario, the environment is not just filled with danger, but also uncertainty. The players may find it increasingly difficult to trust those around them—be it allies, civilians, or even their own senses. This can lead to paranoia, distrust, and fractured relationships within the group, which are all heightened by the pressure of living in a chaotic urban setting.</w:t>
      </w:r>
    </w:p>
    <w:p w:rsidR="00000000" w:rsidDel="00000000" w:rsidP="00000000" w:rsidRDefault="00000000" w:rsidRPr="00000000" w14:paraId="000008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Mistrust of Allies: Players may question whether their allies have ulterior motives, especially if those allies are exposed to the cosmic forces at work. This can cause splits in the group, as some players may be more prone to paranoia than others.</w:t>
      </w:r>
    </w:p>
    <w:p w:rsidR="00000000" w:rsidDel="00000000" w:rsidP="00000000" w:rsidRDefault="00000000" w:rsidRPr="00000000" w14:paraId="000008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trusted NPC begins to show signs of unusual behavior after exposure to the eldritch forces. The players must decide whether to continue working with them or isolate them as a potential threat.</w:t>
      </w:r>
    </w:p>
    <w:p w:rsidR="00000000" w:rsidDel="00000000" w:rsidP="00000000" w:rsidRDefault="00000000" w:rsidRPr="00000000" w14:paraId="000008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Hallucinations and Delusions: The effects of cosmic influence can blur the lines between reality and illusion. Characters might experience vivid hallucinations or question whether their experiences are real or fabricated by the eldritch entities. This mental strain can affect their decision-making and their ability to function as a team.</w:t>
      </w:r>
    </w:p>
    <w:p w:rsidR="00000000" w:rsidDel="00000000" w:rsidP="00000000" w:rsidRDefault="00000000" w:rsidRPr="00000000" w14:paraId="000008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After encountering an eldritch artifact, a character starts seeing visions of people who aren’t there, or of the future, leading them to act irrationally.</w:t>
      </w:r>
    </w:p>
    <w:p w:rsidR="00000000" w:rsidDel="00000000" w:rsidP="00000000" w:rsidRDefault="00000000" w:rsidRPr="00000000" w14:paraId="000008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17.2. Social Tension and Conflict</w:t>
      </w:r>
    </w:p>
    <w:p w:rsidR="00000000" w:rsidDel="00000000" w:rsidP="00000000" w:rsidRDefault="00000000" w:rsidRPr="00000000" w14:paraId="000008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breakdown of social order in an urban environment—whether caused by the influence of a cosmic entity, a collapsing infrastructure, or societal collapse—can exacerbate the horror. Characters might be forced to navigate social chaos, where even basic survival becomes a matter of balancing scarce resources and managing growing tensions between factions and groups.</w:t>
      </w:r>
    </w:p>
    <w:p w:rsidR="00000000" w:rsidDel="00000000" w:rsidP="00000000" w:rsidRDefault="00000000" w:rsidRPr="00000000" w14:paraId="000008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Faction Rivalries: Competing factions vying for control or survival can present moral quandaries. Should the players ally with one faction over another, or will they choose to remain neutral, risking the wrath of both sides? The consequences of these choices ripple throughout the city.</w:t>
      </w:r>
    </w:p>
    <w:p w:rsidR="00000000" w:rsidDel="00000000" w:rsidP="00000000" w:rsidRDefault="00000000" w:rsidRPr="00000000" w14:paraId="000008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must decide whether to help a group of survivors who are battling a violent gang for control of an apartment complex, knowing that siding with one could lead to deadly reprisals from the other.</w:t>
      </w:r>
    </w:p>
    <w:p w:rsidR="00000000" w:rsidDel="00000000" w:rsidP="00000000" w:rsidRDefault="00000000" w:rsidRPr="00000000" w14:paraId="000008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Scarcity and Resource Wars: As the urban decay sets in, basic resources such as food, water, and medical supplies become increasingly scarce. This can lead to the players having to make difficult choices about who gets to survive and who doesn’t. This is compounded by the influence of powerful factions, both human and non-human, that attempt to manipulate the city for their own gain.</w:t>
      </w:r>
    </w:p>
    <w:p w:rsidR="00000000" w:rsidDel="00000000" w:rsidP="00000000" w:rsidRDefault="00000000" w:rsidRPr="00000000" w14:paraId="000008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stumble upon a warehouse stocked with supplies but find it heavily guarded by a faction that demands a hefty price for access. The players can try to negotiate, fight, or find alternative ways to access the resources.</w:t>
      </w:r>
    </w:p>
    <w:p w:rsidR="00000000" w:rsidDel="00000000" w:rsidP="00000000" w:rsidRDefault="00000000" w:rsidRPr="00000000" w14:paraId="000008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17.3. Social Impact of Cosmic Horror</w:t>
      </w:r>
    </w:p>
    <w:p w:rsidR="00000000" w:rsidDel="00000000" w:rsidP="00000000" w:rsidRDefault="00000000" w:rsidRPr="00000000" w14:paraId="000008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presence of cosmic entities in an urban environment doesn’t just affect the physical world—it changes the social fabric of the city. People react in different ways, from frantic attempts to escape, to desperate attempts to make bargains with the unknown. As the players venture through the city, they will encounter different responses to the cosmic threat, each with their own consequences.</w:t>
      </w:r>
    </w:p>
    <w:p w:rsidR="00000000" w:rsidDel="00000000" w:rsidP="00000000" w:rsidRDefault="00000000" w:rsidRPr="00000000" w14:paraId="000008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Desperation: Some characters will begin to lose hope, becoming desperate enough to make dangerous decisions. This can lead to reckless actions, betrayal, or attempts to bargain with eldritch forces.</w:t>
      </w:r>
    </w:p>
    <w:p w:rsidR="00000000" w:rsidDel="00000000" w:rsidP="00000000" w:rsidRDefault="00000000" w:rsidRPr="00000000" w14:paraId="000008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has lost family members to the influence of the cosmic forces becomes obsessed with finding a way to bring them back, even if it means using forbidden magic or making a deal with the entity responsible.</w:t>
      </w:r>
    </w:p>
    <w:p w:rsidR="00000000" w:rsidDel="00000000" w:rsidP="00000000" w:rsidRDefault="00000000" w:rsidRPr="00000000" w14:paraId="000008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Loyalty vs. Survival: In a city where the rules of normal society have broken down, the players will constantly face the tension between loyalty to others and the instinct for personal survival. Whether it’s choosing to protect the group or abandoning them for personal gain, the players will constantly have to make morally gray decisions.</w:t>
      </w:r>
    </w:p>
    <w:p w:rsidR="00000000" w:rsidDel="00000000" w:rsidP="00000000" w:rsidRDefault="00000000" w:rsidRPr="00000000" w14:paraId="000008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One of the players is given the option to betray the group to save their own life, as an ally offers them a powerful artifact in exchange for their loyalty.</w:t>
      </w:r>
    </w:p>
    <w:p w:rsidR="00000000" w:rsidDel="00000000" w:rsidP="00000000" w:rsidRDefault="00000000" w:rsidRPr="00000000" w14:paraId="000008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Psychological Breakdown: As the stress of the urban setting takes its toll, players may start to experience psychological breakdowns. The overwhelming chaos, combined with exposure to the unknown horrors, can manifest in paranoia, depression, or even violent outbursts. These breakdowns can severely hinder the group’s ability to function effectively.</w:t>
      </w:r>
    </w:p>
    <w:p w:rsidR="00000000" w:rsidDel="00000000" w:rsidP="00000000" w:rsidRDefault="00000000" w:rsidRPr="00000000" w14:paraId="000008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character becomes completely unhinged after seeing the aftermath of a horrific ritual. Their paranoia leads them to believe that every member of the group is working against them.</w:t>
      </w:r>
    </w:p>
    <w:p w:rsidR="00000000" w:rsidDel="00000000" w:rsidP="00000000" w:rsidRDefault="00000000" w:rsidRPr="00000000" w14:paraId="000008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17.4. Building the Right Atmosphere</w:t>
      </w:r>
    </w:p>
    <w:p w:rsidR="00000000" w:rsidDel="00000000" w:rsidP="00000000" w:rsidRDefault="00000000" w:rsidRPr="00000000" w14:paraId="000008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8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Atmosphere is key in a city-based cosmic horror game. The city is more than just a backdrop—it becomes a living, breathing entity that influences the players’ every action. Whether it’s the looming skyscrapers that hide dark secrets, the decrepit alleyways that promise danger at every corner, or the oppressive air of despair that hangs over the streets, the urban environment must evoke feelings of isolation, danger, and existential dread.</w:t>
      </w:r>
    </w:p>
    <w:p w:rsidR="00000000" w:rsidDel="00000000" w:rsidP="00000000" w:rsidRDefault="00000000" w:rsidRPr="00000000" w14:paraId="000008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Descriptions: Use vivid, detailed descriptions of the city to immerse players in the environment. Focus on sensory details: the sound of distant screams, the smell of decay, the eerie glow of streetlights casting long shadows.</w:t>
      </w:r>
    </w:p>
    <w:p w:rsidR="00000000" w:rsidDel="00000000" w:rsidP="00000000" w:rsidRDefault="00000000" w:rsidRPr="00000000" w14:paraId="000008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streets are eerily silent, save for the occasional distant crash of glass breaking or the soft scurrying of rats in the alleys. The buildings around you loom like silent sentinels, their windows like hollow eyes watching your every move.”</w:t>
      </w:r>
    </w:p>
    <w:p w:rsidR="00000000" w:rsidDel="00000000" w:rsidP="00000000" w:rsidRDefault="00000000" w:rsidRPr="00000000" w14:paraId="000008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Sound and Music: Use ambient sound and music to further enhance the atmosphere. Soft, dissonant tones can evoke unease, while sudden loud noises or discordant music can heighten tension and fear.</w:t>
      </w:r>
    </w:p>
    <w:p w:rsidR="00000000" w:rsidDel="00000000" w:rsidP="00000000" w:rsidRDefault="00000000" w:rsidRPr="00000000" w14:paraId="000008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During a quiet investigation, players hear strange, unintelligible whispers coming from behind a door. The sound gradually gets louder, escalating until the players decide whether to confront it or flee.</w:t>
      </w:r>
    </w:p>
    <w:p w:rsidR="00000000" w:rsidDel="00000000" w:rsidP="00000000" w:rsidRDefault="00000000" w:rsidRPr="00000000" w14:paraId="000008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18. The Impact of Cosmic Horror on the Human Mind</w:t>
      </w:r>
    </w:p>
    <w:p w:rsidR="00000000" w:rsidDel="00000000" w:rsidP="00000000" w:rsidRDefault="00000000" w:rsidRPr="00000000" w14:paraId="0000090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One of the central tenets of cosmic horror is its exploration of the human psyche under the strain of incomprehensible, often malevolent forces. Unlike traditional horror, where fear may stem from tangible monsters or external threats, cosmic horror focuses on the unraveling of the mind as it faces the existential terror of the unknown.</w:t>
      </w:r>
    </w:p>
    <w:p w:rsidR="00000000" w:rsidDel="00000000" w:rsidP="00000000" w:rsidRDefault="00000000" w:rsidRPr="00000000" w14:paraId="000009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18.1. Sanity as a Resource</w:t>
      </w:r>
    </w:p>
    <w:p w:rsidR="00000000" w:rsidDel="00000000" w:rsidP="00000000" w:rsidRDefault="00000000" w:rsidRPr="00000000" w14:paraId="000009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many cosmic horror settings, sanity is not just an abstract concept—it’s a measurable, finite resource that directly impacts the player’s ability to function in the game world. The constant exposure to forbidden knowledge, eldritch beings, and disturbing truths can cause mental breakdowns and psychosis. Characters will not just fear for their lives but also for their minds.</w:t>
      </w:r>
    </w:p>
    <w:p w:rsidR="00000000" w:rsidDel="00000000" w:rsidP="00000000" w:rsidRDefault="00000000" w:rsidRPr="00000000" w14:paraId="000009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as a Mechanic: In The Harrowing Truth, sanity is tracked as a resource that can be lost through exposure to horrors, mental trauma, or the use of forbidden magic. When a character’s sanity reaches zero, they may suffer from permanent mental conditions or be driven to madness. Sanity loss is gradual, but particularly traumatic events can cause significant drops in a character’s mental stability.</w:t>
      </w:r>
    </w:p>
    <w:p w:rsidR="00000000" w:rsidDel="00000000" w:rsidP="00000000" w:rsidRDefault="00000000" w:rsidRPr="00000000" w14:paraId="000009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discovery of a cursed artifact might cause a character to lose a certain number of sanity points. Additionally, witnessing an eldritch horror in its true form could cause an immediate and severe loss of sanity.</w:t>
      </w:r>
    </w:p>
    <w:p w:rsidR="00000000" w:rsidDel="00000000" w:rsidP="00000000" w:rsidRDefault="00000000" w:rsidRPr="00000000" w14:paraId="000009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Psychosis and Paranoia: As characters lose their grip on reality, their perception of the world can become warped. They may begin to doubt the intentions of their allies, see threats where there are none, or even misinterpret the motives of npcs. These mental states are reflected by the loss of sanity points, which can lead to role-playing opportunities and challenges.</w:t>
      </w:r>
    </w:p>
    <w:p w:rsidR="00000000" w:rsidDel="00000000" w:rsidP="00000000" w:rsidRDefault="00000000" w:rsidRPr="00000000" w14:paraId="000009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has lost a significant amount of sanity begins to act erratically, distrusts the group, and accuses others of being agents of the cosmic horrors.</w:t>
      </w:r>
    </w:p>
    <w:p w:rsidR="00000000" w:rsidDel="00000000" w:rsidP="00000000" w:rsidRDefault="00000000" w:rsidRPr="00000000" w14:paraId="000009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18.2. Breaking Point: The Risk of Madness</w:t>
      </w:r>
    </w:p>
    <w:p w:rsidR="00000000" w:rsidDel="00000000" w:rsidP="00000000" w:rsidRDefault="00000000" w:rsidRPr="00000000" w14:paraId="000009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more a character is exposed to the eldritch forces of the universe, the closer they get to their breaking point. This threshold is dangerous, as crossing it means that the character’s mental state has irrevocably shattered. Once a character is pushed to their breaking point, they may no longer be able to continue as a functional part of the group.</w:t>
      </w:r>
    </w:p>
    <w:p w:rsidR="00000000" w:rsidDel="00000000" w:rsidP="00000000" w:rsidRDefault="00000000" w:rsidRPr="00000000" w14:paraId="000009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Triggers of Madness: Various events or actions can trigger the descent into madness. These triggers can range from prolonged exposure to cosmic horrors to performing dangerous rituals or learning forbidden knowledge.</w:t>
      </w:r>
    </w:p>
    <w:p w:rsidR="00000000" w:rsidDel="00000000" w:rsidP="00000000" w:rsidRDefault="00000000" w:rsidRPr="00000000" w14:paraId="000009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If a player reads a particularly disturbing tome or participates in an eldritch ritual, they might be forced to make a sanity check. A failure could result in a permanent loss of sanity or even a psychotic break.</w:t>
      </w:r>
    </w:p>
    <w:p w:rsidR="00000000" w:rsidDel="00000000" w:rsidP="00000000" w:rsidRDefault="00000000" w:rsidRPr="00000000" w14:paraId="000009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Breaking Point: Each character has a limit to how much their mind can take. This limit is often linked to the character’s sanity stat, but it can also be influenced by factors like mental resilience, prior trauma, and willpower.</w:t>
      </w:r>
    </w:p>
    <w:p w:rsidR="00000000" w:rsidDel="00000000" w:rsidP="00000000" w:rsidRDefault="00000000" w:rsidRPr="00000000" w14:paraId="000009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with a low sanity score may reach their breaking point after only a few encounters with eldritch entities, while a character with a high score may hold out for longer. If a character hits their breaking point, they may either succumb to madness or be permanently altered in a way that impacts their abilities and actions.</w:t>
      </w:r>
    </w:p>
    <w:p w:rsidR="00000000" w:rsidDel="00000000" w:rsidP="00000000" w:rsidRDefault="00000000" w:rsidRPr="00000000" w14:paraId="000009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18.3. Coping Mechanisms and Mental Fortitude</w:t>
      </w:r>
    </w:p>
    <w:p w:rsidR="00000000" w:rsidDel="00000000" w:rsidP="00000000" w:rsidRDefault="00000000" w:rsidRPr="00000000" w14:paraId="000009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some characters may be pushed into madness, others might find ways to cope with the horrors they face. These coping mechanisms can be beneficial but are often a double-edged sword, offering temporary relief while also presenting new dangers.</w:t>
      </w:r>
    </w:p>
    <w:p w:rsidR="00000000" w:rsidDel="00000000" w:rsidP="00000000" w:rsidRDefault="00000000" w:rsidRPr="00000000" w14:paraId="000009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Substance Abuse: Many characters in cosmic horror stories turn to substances like alcohol, drugs, or even strange potions to dull the edge of their terror. These substances may provide temporary relief from their horrors but at a significant cost to their physical and mental health.</w:t>
      </w:r>
    </w:p>
    <w:p w:rsidR="00000000" w:rsidDel="00000000" w:rsidP="00000000" w:rsidRDefault="00000000" w:rsidRPr="00000000" w14:paraId="000009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begin to drink heavily to forget what they’ve seen, but the long-term effects could impair their abilities or even increase their susceptibility to further madness.</w:t>
      </w:r>
    </w:p>
    <w:p w:rsidR="00000000" w:rsidDel="00000000" w:rsidP="00000000" w:rsidRDefault="00000000" w:rsidRPr="00000000" w14:paraId="000009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Denial and Repression: Some characters may try to push their fears down and ignore the supernatural forces around them. While this can help them maintain some semblance of normalcy, it often leads to explosive outbursts or eventual breakdowns when the pressure becomes too much.</w:t>
      </w:r>
    </w:p>
    <w:p w:rsidR="00000000" w:rsidDel="00000000" w:rsidP="00000000" w:rsidRDefault="00000000" w:rsidRPr="00000000" w14:paraId="000009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refuses to acknowledge the existence of eldritch horrors may eventually suffer a violent breakdown once the horrors become undeniable.</w:t>
      </w:r>
    </w:p>
    <w:p w:rsidR="00000000" w:rsidDel="00000000" w:rsidP="00000000" w:rsidRDefault="00000000" w:rsidRPr="00000000" w14:paraId="000009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Insanity as a Tool: In rare cases, characters may embrace madness and use it to their advantage. Some may gain new abilities or insights into the nature of the cosmos as their minds become unshackled by conventional logic. However, this often comes with an even greater price—complete mental collapse.</w:t>
      </w:r>
    </w:p>
    <w:p w:rsidR="00000000" w:rsidDel="00000000" w:rsidP="00000000" w:rsidRDefault="00000000" w:rsidRPr="00000000" w14:paraId="000009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has completely succumbed to madness may gain psychic powers or a unique connection to an eldritch entity but at the cost of their identity and autonomy.</w:t>
      </w:r>
    </w:p>
    <w:p w:rsidR="00000000" w:rsidDel="00000000" w:rsidP="00000000" w:rsidRDefault="00000000" w:rsidRPr="00000000" w14:paraId="000009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18.4. The Role of Knowledge in Mental Deterioration</w:t>
      </w:r>
    </w:p>
    <w:p w:rsidR="00000000" w:rsidDel="00000000" w:rsidP="00000000" w:rsidRDefault="00000000" w:rsidRPr="00000000" w14:paraId="000009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knowledge is a double-edged sword. While gaining insight into the eldritch forces may provide power or advantages, it also comes at the expense of the character’s mental stability. Forbidden knowledge is often the gateway to both power and insanity, as understanding the truths of the cosmos can drive one to madness.</w:t>
      </w:r>
    </w:p>
    <w:p w:rsidR="00000000" w:rsidDel="00000000" w:rsidP="00000000" w:rsidRDefault="00000000" w:rsidRPr="00000000" w14:paraId="000009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Forbidden Knowledge: Characters who delve into forbidden books, scrolls, or manuscripts risk losing their sanity. The more they learn, the more they understand how insignificant and fragile human existence is in the grand scheme of the universe.</w:t>
      </w:r>
    </w:p>
    <w:p w:rsidR="00000000" w:rsidDel="00000000" w:rsidP="00000000" w:rsidRDefault="00000000" w:rsidRPr="00000000" w14:paraId="000009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Reading a book detailing the rituals of an ancient cosmic cult might grant a character insight into a powerful magic but also inflict mental trauma, causing permanent sanity loss.</w:t>
      </w:r>
    </w:p>
    <w:p w:rsidR="00000000" w:rsidDel="00000000" w:rsidP="00000000" w:rsidRDefault="00000000" w:rsidRPr="00000000" w14:paraId="000009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Revelations and Reality Distortion: The closer a character gets to understanding the true nature of the universe, the more distorted their perception of reality becomes. Their world may feel increasingly unreal, as the line between what’s real and what’s imagined becomes blurred.</w:t>
      </w:r>
    </w:p>
    <w:p w:rsidR="00000000" w:rsidDel="00000000" w:rsidP="00000000" w:rsidRDefault="00000000" w:rsidRPr="00000000" w14:paraId="000009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After learning of an impending cosmic event, a character begins to lose track of time, experiencing vivid dreams of alternate realities or seeing things that aren’t really there.</w:t>
      </w:r>
    </w:p>
    <w:p w:rsidR="00000000" w:rsidDel="00000000" w:rsidP="00000000" w:rsidRDefault="00000000" w:rsidRPr="00000000" w14:paraId="000009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18.5. Sanity Recovery and Restoring Mental Health</w:t>
      </w:r>
    </w:p>
    <w:p w:rsidR="00000000" w:rsidDel="00000000" w:rsidP="00000000" w:rsidRDefault="00000000" w:rsidRPr="00000000" w14:paraId="000009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sanity loss is an inevitable part of cosmic horror, it is possible for characters to regain their mental footing. However, the path to recovery is rarely straightforward or simple.</w:t>
      </w:r>
    </w:p>
    <w:p w:rsidR="00000000" w:rsidDel="00000000" w:rsidP="00000000" w:rsidRDefault="00000000" w:rsidRPr="00000000" w14:paraId="000009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Therapeutic Recovery: Some characters may seek professional help, either from a psychiatrist or a fellow occultist, to help them manage their sanity. While this may offer some temporary relief, it often doesn’t erase the deep-rooted trauma inflicted by their experiences.</w:t>
      </w:r>
    </w:p>
    <w:p w:rsidR="00000000" w:rsidDel="00000000" w:rsidP="00000000" w:rsidRDefault="00000000" w:rsidRPr="00000000" w14:paraId="000009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has seen too much may visit a therapist or occult healer to try and regain control, but the healing process is slow and unreliable.</w:t>
      </w:r>
    </w:p>
    <w:p w:rsidR="00000000" w:rsidDel="00000000" w:rsidP="00000000" w:rsidRDefault="00000000" w:rsidRPr="00000000" w14:paraId="000009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Restoring Sanity through Rituals: In some cases, certain rituals or practices may help characters regain their mental balance. These rituals may involve reconnecting with reality, purging the mind of horrors, or even making deals with eldritch entities for temporary relief.</w:t>
      </w:r>
    </w:p>
    <w:p w:rsidR="00000000" w:rsidDel="00000000" w:rsidP="00000000" w:rsidRDefault="00000000" w:rsidRPr="00000000" w14:paraId="000009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is on the verge of madness might undergo a cleansing ritual in an attempt to purify their mind, but the ritual may have unintended side effects or consequences.</w:t>
      </w:r>
    </w:p>
    <w:p w:rsidR="00000000" w:rsidDel="00000000" w:rsidP="00000000" w:rsidRDefault="00000000" w:rsidRPr="00000000" w14:paraId="000009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 Managing Eldritch Powers and Cosmic Influence</w:t>
      </w:r>
    </w:p>
    <w:p w:rsidR="00000000" w:rsidDel="00000000" w:rsidP="00000000" w:rsidRDefault="00000000" w:rsidRPr="00000000" w14:paraId="000009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forces of cosmic horror and the eldritch beings that govern them are not merely passive threats—they are active influences on the world, capable of imbuing characters with strange powers or corrupting their minds and bodies. Players who interact with these forces, whether knowingly or unknowingly, must manage their relationship with them carefully.</w:t>
      </w:r>
    </w:p>
    <w:p w:rsidR="00000000" w:rsidDel="00000000" w:rsidP="00000000" w:rsidRDefault="00000000" w:rsidRPr="00000000" w14:paraId="000009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19.1. Eldritch Powers and Their Effects</w:t>
      </w:r>
    </w:p>
    <w:p w:rsidR="00000000" w:rsidDel="00000000" w:rsidP="00000000" w:rsidRDefault="00000000" w:rsidRPr="00000000" w14:paraId="000009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influence of eldritch powers can manifest in various ways, from the granting of strange abilities to the infliction of physical or mental mutations. Characters who delve too deeply into these forces risk losing their humanity, becoming something altogether different. The presence of cosmic entities or the act of tapping into their power can drastically alter a character’s path.</w:t>
      </w:r>
    </w:p>
    <w:p w:rsidR="00000000" w:rsidDel="00000000" w:rsidP="00000000" w:rsidRDefault="00000000" w:rsidRPr="00000000" w14:paraId="000009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Gifts: Characters who invoke or serve eldritch beings may gain supernatural abilities. These gifts can vary in nature, but they always come at a steep price. The more a character embraces these powers, the more they risk becoming agents of the cosmic horrors themselves.</w:t>
      </w:r>
    </w:p>
    <w:p w:rsidR="00000000" w:rsidDel="00000000" w:rsidP="00000000" w:rsidRDefault="00000000" w:rsidRPr="00000000" w14:paraId="000009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gain the ability to manipulate reality itself, bending time and space, but each use of this power increases their connection to an otherworldly being, pulling them further from their humanity.</w:t>
      </w:r>
    </w:p>
    <w:p w:rsidR="00000000" w:rsidDel="00000000" w:rsidP="00000000" w:rsidRDefault="00000000" w:rsidRPr="00000000" w14:paraId="000009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Mutations and Deformities: With the acquisition of eldritch power comes the risk of physical mutations. These mutations may be subtle at first—perhaps a glowing eye or an odd growth on the skin—but they can grow more severe, marking the character as something other than human.</w:t>
      </w:r>
    </w:p>
    <w:p w:rsidR="00000000" w:rsidDel="00000000" w:rsidP="00000000" w:rsidRDefault="00000000" w:rsidRPr="00000000" w14:paraId="000009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repeatedly interacts with a powerful cosmic entity may begin to develop strange, tentacled appendages, gaining both new abilities and an unsettling appearance.</w:t>
      </w:r>
    </w:p>
    <w:p w:rsidR="00000000" w:rsidDel="00000000" w:rsidP="00000000" w:rsidRDefault="00000000" w:rsidRPr="00000000" w14:paraId="000009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of the Soul: As a character embraces eldritch powers, their soul becomes increasingly corrupted. This corruption manifests as a loss of empathy, a descent into madness, or an uncontrollable desire for further power. Characters who allow themselves to become corrupted may find their relationships with other characters and their sense of self fracturing beyond repair.</w:t>
      </w:r>
    </w:p>
    <w:p w:rsidR="00000000" w:rsidDel="00000000" w:rsidP="00000000" w:rsidRDefault="00000000" w:rsidRPr="00000000" w14:paraId="000009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taps into forbidden knowledge might lose the ability to feel emotions such as love or fear, becoming cold and calculating in pursuit of their dark goals.</w:t>
      </w:r>
    </w:p>
    <w:p w:rsidR="00000000" w:rsidDel="00000000" w:rsidP="00000000" w:rsidRDefault="00000000" w:rsidRPr="00000000" w14:paraId="000009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19.2. Cosmic Influence and the Struggle for Control</w:t>
      </w:r>
    </w:p>
    <w:p w:rsidR="00000000" w:rsidDel="00000000" w:rsidP="00000000" w:rsidRDefault="00000000" w:rsidRPr="00000000" w14:paraId="000009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Eldritch beings do not simply offer power without consequences—they demand influence over the world, and sometimes, over the characters themselves. The influence of these beings may take the form of whispers in the dark, dreams of horrifying realms, or the subtle manipulation of events in the character’s life.</w:t>
      </w:r>
    </w:p>
    <w:p w:rsidR="00000000" w:rsidDel="00000000" w:rsidP="00000000" w:rsidRDefault="00000000" w:rsidRPr="00000000" w14:paraId="000009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Whispers and Dreams: The more a character engages with the eldritch forces, the more they are likely to hear whispers—mysterious voices calling them to perform actions or make choices that align with the beings’ agendas. These voices may not always be audible, but they will often appear in the form of dreams, visions, or fleeting thoughts.</w:t>
      </w:r>
    </w:p>
    <w:p w:rsidR="00000000" w:rsidDel="00000000" w:rsidP="00000000" w:rsidRDefault="00000000" w:rsidRPr="00000000" w14:paraId="000009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has made a pact with an eldritch entity begins to have recurring dreams of vast, unknowable cities floating in a dark void, compelling them to find ways to unlock the knowledge hidden there.</w:t>
      </w:r>
    </w:p>
    <w:p w:rsidR="00000000" w:rsidDel="00000000" w:rsidP="00000000" w:rsidRDefault="00000000" w:rsidRPr="00000000" w14:paraId="000009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Bargains with Eldritch Beings: Some characters may attempt to make deals with these entities, bargaining for power or knowledge in exchange for their loyalty, sanity, or even their soul. These bargains are never straightforward, and the terms are often twisted or manipulated, leading the character into dangerous situations.</w:t>
      </w:r>
    </w:p>
    <w:p w:rsidR="00000000" w:rsidDel="00000000" w:rsidP="00000000" w:rsidRDefault="00000000" w:rsidRPr="00000000" w14:paraId="000009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make a pact with a cosmic being, agreeing to sacrifice a part of their life force in exchange for the ability to manipulate time. However, the entity slowly takes control of the character’s mind over time, bending them to its will.</w:t>
      </w:r>
    </w:p>
    <w:p w:rsidR="00000000" w:rsidDel="00000000" w:rsidP="00000000" w:rsidRDefault="00000000" w:rsidRPr="00000000" w14:paraId="000009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Pressure of Cosmic Responsibility: As characters grow in power and influence, they may find themselves burdened with the knowledge that they are small players in a much larger, uncaring universe. The weight of this knowledge can cause despair, isolation, and madness. However, some characters might try to use their newfound influence to change the course of the universe, with dangerous consequences.</w:t>
      </w:r>
    </w:p>
    <w:p w:rsidR="00000000" w:rsidDel="00000000" w:rsidP="00000000" w:rsidRDefault="00000000" w:rsidRPr="00000000" w14:paraId="000009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may attempt to alter the course of an ancient prophecy, only to discover that their interference has set off a chain of events that leads to even greater horrors than originally foretold.</w:t>
      </w:r>
    </w:p>
    <w:p w:rsidR="00000000" w:rsidDel="00000000" w:rsidP="00000000" w:rsidRDefault="00000000" w:rsidRPr="00000000" w14:paraId="000009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19.3. Risk and Reward: Balancing the Cosmic Powers</w:t>
      </w:r>
    </w:p>
    <w:p w:rsidR="00000000" w:rsidDel="00000000" w:rsidP="00000000" w:rsidRDefault="00000000" w:rsidRPr="00000000" w14:paraId="000009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lure of cosmic power is great, but so too is the risk. Characters who wield eldritch abilities must constantly weigh the potential rewards against the consequences. Each use of these powers increases the character’s exposure to cosmic influences, and each success brings them closer to a point of no return. As with all things in cosmic horror, there is no guarantee of a happy ending.</w:t>
      </w:r>
    </w:p>
    <w:p w:rsidR="00000000" w:rsidDel="00000000" w:rsidP="00000000" w:rsidRDefault="00000000" w:rsidRPr="00000000" w14:paraId="000009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Risks of Eldritch Power: The risk of corruption, madness, and even death is ever-present when interacting with these forces. Using eldritch magic or powers may come with unintended consequences that spiral out of control.</w:t>
      </w:r>
    </w:p>
    <w:p w:rsidR="00000000" w:rsidDel="00000000" w:rsidP="00000000" w:rsidRDefault="00000000" w:rsidRPr="00000000" w14:paraId="000009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uses eldritch powers to manipulate reality might accidentally cause a rift in the fabric of the universe, allowing strange entities to invade their world. Worse still, they might become trapped in the rift, unable to return to the material realm.</w:t>
      </w:r>
    </w:p>
    <w:p w:rsidR="00000000" w:rsidDel="00000000" w:rsidP="00000000" w:rsidRDefault="00000000" w:rsidRPr="00000000" w14:paraId="000009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Learning from the Cosmic Forces: While there is great danger in embracing eldritch powers, there are also tremendous opportunities for growth. Characters who are able to harness these forces without succumbing to them may gain unparalleled abilities or insights, becoming leaders in the struggle against the encroaching darkness.</w:t>
      </w:r>
    </w:p>
    <w:p w:rsidR="00000000" w:rsidDel="00000000" w:rsidP="00000000" w:rsidRDefault="00000000" w:rsidRPr="00000000" w14:paraId="000009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successfully binds an eldritch entity to their will may become an unstoppable force, able to manipulate the fabric of reality itself. However, they are also marked by the entity, and other cosmic beings will view them as a threat.</w:t>
      </w:r>
    </w:p>
    <w:p w:rsidR="00000000" w:rsidDel="00000000" w:rsidP="00000000" w:rsidRDefault="00000000" w:rsidRPr="00000000" w14:paraId="000009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19.4. The Return of Eldritch Forces</w:t>
      </w:r>
    </w:p>
    <w:p w:rsidR="00000000" w:rsidDel="00000000" w:rsidP="00000000" w:rsidRDefault="00000000" w:rsidRPr="00000000" w14:paraId="000009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Even when the eldritch forces are temporarily pushed back or defeated, they never truly disappear. The struggle between humanity and the cosmic horrors is ongoing, and it is likely that the characters will encounter these forces again, whether directly or indirectly.</w:t>
      </w:r>
    </w:p>
    <w:p w:rsidR="00000000" w:rsidDel="00000000" w:rsidP="00000000" w:rsidRDefault="00000000" w:rsidRPr="00000000" w14:paraId="000009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Reoccurrence of Eldritch Entities: Some of the entities may return over time, their influence once again pushing into the world. Whether through the dreams of a sleeper or the unearthing of a long-buried artifact, the eldritch forces will continue to influence the characters’ lives.</w:t>
      </w:r>
    </w:p>
    <w:p w:rsidR="00000000" w:rsidDel="00000000" w:rsidP="00000000" w:rsidRDefault="00000000" w:rsidRPr="00000000" w14:paraId="000009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An eldritch being that was believed to be banished or defeated resurfaces, causing havoc and presenting new challenges for the characters.</w:t>
      </w:r>
    </w:p>
    <w:p w:rsidR="00000000" w:rsidDel="00000000" w:rsidP="00000000" w:rsidRDefault="00000000" w:rsidRPr="00000000" w14:paraId="000009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Balance: The forces of cosmic horror are bound by an ancient and uncaring balance. Even if the characters manage to defeat one threat, the universe will often replace it with something equally devastating, ensuring that the characters’ fight is never truly over.</w:t>
      </w:r>
    </w:p>
    <w:p w:rsidR="00000000" w:rsidDel="00000000" w:rsidP="00000000" w:rsidRDefault="00000000" w:rsidRPr="00000000" w14:paraId="000009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After the characters defeat a powerful cosmic entity, another, even more dangerous being may take its place, forcing the group to confront new, unknowable horrors.</w:t>
      </w:r>
    </w:p>
    <w:p w:rsidR="00000000" w:rsidDel="00000000" w:rsidP="00000000" w:rsidRDefault="00000000" w:rsidRPr="00000000" w14:paraId="000009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 Sanity and the Influence of Cosmic Horror</w:t>
      </w:r>
    </w:p>
    <w:p w:rsidR="00000000" w:rsidDel="00000000" w:rsidP="00000000" w:rsidRDefault="00000000" w:rsidRPr="00000000" w14:paraId="000009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sanity is an essential aspect of gameplay. As characters encounter the eldritch forces and unknowable horrors of the universe, their mental stability is constantly threatened. The system for managing sanity reflects the increasing psychological strain that comes with interacting with the unknown and the unexplainable.</w:t>
      </w:r>
    </w:p>
    <w:p w:rsidR="00000000" w:rsidDel="00000000" w:rsidP="00000000" w:rsidRDefault="00000000" w:rsidRPr="00000000" w14:paraId="000009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20.1. Understanding Sanity in Cosmic Horror</w:t>
      </w:r>
    </w:p>
    <w:p w:rsidR="00000000" w:rsidDel="00000000" w:rsidP="00000000" w:rsidRDefault="00000000" w:rsidRPr="00000000" w14:paraId="000009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in cosmic horror is not simply a matter of keeping a cool head—it is a battle to maintain one’s sense of self in a universe that constantly undermines human understanding. Characters who come into contact with the incomprehensible, such as eldritch entities, forbidden knowledge, and terrifying realities, will experience their sanity erode over time. This gradual loss of control makes the game world even more dangerous, as players are often forced to make difficult decisions about how to react to their changing mental state.</w:t>
      </w:r>
    </w:p>
    <w:p w:rsidR="00000000" w:rsidDel="00000000" w:rsidP="00000000" w:rsidRDefault="00000000" w:rsidRPr="00000000" w14:paraId="000009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Role of Sanity: Sanity acts as a resource that players must protect and manage. As characters experience disturbing events or encounter horrific phenomena, they will be forced to make sanity checks. Failure results in a loss of sanity, and in severe cases, this can lead to long-term consequences.</w:t>
      </w:r>
    </w:p>
    <w:p w:rsidR="00000000" w:rsidDel="00000000" w:rsidP="00000000" w:rsidRDefault="00000000" w:rsidRPr="00000000" w14:paraId="000009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Influence: The deeper a character delves into cosmic horror, the more their sanity will be tested. The sheer scale of the universe and the horrors that lie within it are not meant for human minds to comprehend. The mental toll of facing such knowledge is often just as dangerous as physical threats.</w:t>
      </w:r>
    </w:p>
    <w:p w:rsidR="00000000" w:rsidDel="00000000" w:rsidP="00000000" w:rsidRDefault="00000000" w:rsidRPr="00000000" w14:paraId="000009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20.2. The Mechanics of Sanity Loss</w:t>
      </w:r>
    </w:p>
    <w:p w:rsidR="00000000" w:rsidDel="00000000" w:rsidP="00000000" w:rsidRDefault="00000000" w:rsidRPr="00000000" w14:paraId="000009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checks are triggered by events that challenge a character’s understanding of the world around them. These could include the sight of an alien entity, the discovery of forbidden knowledge, or even the manipulation of reality by eldritch powers. The more severe the event, the greater the chance that a character will lose sanity.</w:t>
      </w:r>
    </w:p>
    <w:p w:rsidR="00000000" w:rsidDel="00000000" w:rsidP="00000000" w:rsidRDefault="00000000" w:rsidRPr="00000000" w14:paraId="000009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Checks: Whenever a character encounters something that could affect their mental stability, they are required to roll a sanity check. This is a percentile roll, where the character must roll under their current sanity level (percentage). Failure results in a loss of sanity points, the severity of which depends on the nature of the event.</w:t>
      </w:r>
    </w:p>
    <w:p w:rsidR="00000000" w:rsidDel="00000000" w:rsidP="00000000" w:rsidRDefault="00000000" w:rsidRPr="00000000" w14:paraId="000009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The amount of sanity lost is determined by the nature of the event and its impact on the character. Some events might only cause minor confusion, while others could induce overwhelming terror or madness.</w:t>
      </w:r>
    </w:p>
    <w:p w:rsidR="00000000" w:rsidDel="00000000" w:rsidP="00000000" w:rsidRDefault="00000000" w:rsidRPr="00000000" w14:paraId="000009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Minor Loss (1-5 Sanity Points): Often triggered by relatively mild encounters with the supernatural, such as glimpsing a shadowy figure in the distance or hearing whispers.</w:t>
      </w:r>
    </w:p>
    <w:p w:rsidR="00000000" w:rsidDel="00000000" w:rsidP="00000000" w:rsidRDefault="00000000" w:rsidRPr="00000000" w14:paraId="000009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Moderate Loss (6-20 Sanity Points): Associated with more direct confrontations, like facing an eldritch creature or experiencing a terrifying dream.</w:t>
      </w:r>
    </w:p>
    <w:p w:rsidR="00000000" w:rsidDel="00000000" w:rsidP="00000000" w:rsidRDefault="00000000" w:rsidRPr="00000000" w14:paraId="000009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Major Loss (21+ Sanity Points): These are the most traumatic experiences, like witnessing the death of a loved one in a horrific manner or directly interacting with a powerful cosmic entity.</w:t>
      </w:r>
    </w:p>
    <w:p w:rsidR="00000000" w:rsidDel="00000000" w:rsidP="00000000" w:rsidRDefault="00000000" w:rsidRPr="00000000" w14:paraId="000009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20.3. Managing and Coping with Sanity Loss</w:t>
      </w:r>
    </w:p>
    <w:p w:rsidR="00000000" w:rsidDel="00000000" w:rsidP="00000000" w:rsidRDefault="00000000" w:rsidRPr="00000000" w14:paraId="0000096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sanity diminishes, characters may begin to show signs of mental instability. The more sanity a character loses, the more they begin to feel the weight of the universe’s indifference. Their actions and decisions may become more erratic, and they may start to behave in increasingly irrational ways.</w:t>
      </w:r>
    </w:p>
    <w:p w:rsidR="00000000" w:rsidDel="00000000" w:rsidP="00000000" w:rsidRDefault="00000000" w:rsidRPr="00000000" w14:paraId="000009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Temporary Effects: Loss of sanity often leads to temporary symptoms, such as paranoia, fear, or hallucinations. These symptoms can cause the character to act irrationally, and they may impact their effectiveness in combat or social situations.</w:t>
      </w:r>
    </w:p>
    <w:p w:rsidR="00000000" w:rsidDel="00000000" w:rsidP="00000000" w:rsidRDefault="00000000" w:rsidRPr="00000000" w14:paraId="000009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loses a significant amount of sanity might start hearing whispers in their head, causing them to become distrustful of their companions.</w:t>
      </w:r>
    </w:p>
    <w:p w:rsidR="00000000" w:rsidDel="00000000" w:rsidP="00000000" w:rsidRDefault="00000000" w:rsidRPr="00000000" w14:paraId="000009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Permanent Effects: After sustained or particularly traumatic losses of sanity, a character may develop permanent psychological conditions. These conditions can have lasting effects on their personality, actions, and relationships with others.</w:t>
      </w:r>
    </w:p>
    <w:p w:rsidR="00000000" w:rsidDel="00000000" w:rsidP="00000000" w:rsidRDefault="00000000" w:rsidRPr="00000000" w14:paraId="000009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suffers a deep and prolonged loss of sanity might develop a permanent fear of the dark or an obsessive compulsion to seek out forbidden knowledge.</w:t>
      </w:r>
    </w:p>
    <w:p w:rsidR="00000000" w:rsidDel="00000000" w:rsidP="00000000" w:rsidRDefault="00000000" w:rsidRPr="00000000" w14:paraId="000009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Recovery: Unlike many other aspects of a character’s health, sanity is not easily recovered. The process of regaining sanity is slow, and it often requires the intervention of outside forces. Some characters may recover a small amount of sanity through rest or meditation, but significant healing typically requires specialized treatments or rituals.</w:t>
      </w:r>
    </w:p>
    <w:p w:rsidR="00000000" w:rsidDel="00000000" w:rsidP="00000000" w:rsidRDefault="00000000" w:rsidRPr="00000000" w14:paraId="000009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20.4. Mental Disorders and Maladies</w:t>
      </w:r>
    </w:p>
    <w:p w:rsidR="00000000" w:rsidDel="00000000" w:rsidP="00000000" w:rsidRDefault="00000000" w:rsidRPr="00000000" w14:paraId="000009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characters continue to lose sanity, they may develop mental disorders that affect their behavior and the gameplay experience. These disorders are not just mechanical penalties—they are deeply tied to the narrative of cosmic horror, enhancing the thematic elements of the game.</w:t>
      </w:r>
    </w:p>
    <w:p w:rsidR="00000000" w:rsidDel="00000000" w:rsidP="00000000" w:rsidRDefault="00000000" w:rsidRPr="00000000" w14:paraId="000009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Phobias: Characters who experience significant mental trauma may develop intense fears of certain things. These phobias may cause the character to react irrationally in situations where the feared object or scenario is present.</w:t>
      </w:r>
    </w:p>
    <w:p w:rsidR="00000000" w:rsidDel="00000000" w:rsidP="00000000" w:rsidRDefault="00000000" w:rsidRPr="00000000" w14:paraId="000009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encounters an otherworldly horror might develop a deep fear of water, refusing to cross bodies of water in future encounters.</w:t>
      </w:r>
    </w:p>
    <w:p w:rsidR="00000000" w:rsidDel="00000000" w:rsidP="00000000" w:rsidRDefault="00000000" w:rsidRPr="00000000" w14:paraId="000009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Obsessions: Some characters may fixate on certain ideas or tasks, driven by a need to understand or overcome the horrors they have encountered. These obsessions may cause the character to neglect other important matters or make dangerous decisions.</w:t>
      </w:r>
    </w:p>
    <w:p w:rsidR="00000000" w:rsidDel="00000000" w:rsidP="00000000" w:rsidRDefault="00000000" w:rsidRPr="00000000" w14:paraId="000009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learns about an ancient ritual might become obsessed with performing it, disregarding the potential consequences for their own safety or the safety of their companions.</w:t>
      </w:r>
    </w:p>
    <w:p w:rsidR="00000000" w:rsidDel="00000000" w:rsidP="00000000" w:rsidRDefault="00000000" w:rsidRPr="00000000" w14:paraId="000009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Madness: In extreme cases, the loss of sanity can result in madness. This can manifest as complete disorientation, the inability to distinguish reality from illusion, or even the collapse of the character’s sense of self.</w:t>
      </w:r>
    </w:p>
    <w:p w:rsidR="00000000" w:rsidDel="00000000" w:rsidP="00000000" w:rsidRDefault="00000000" w:rsidRPr="00000000" w14:paraId="000009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has lost a significant amount of sanity might begin to see the world as an alien landscape, unable to trust anything or anyone around them.</w:t>
      </w:r>
    </w:p>
    <w:p w:rsidR="00000000" w:rsidDel="00000000" w:rsidP="00000000" w:rsidRDefault="00000000" w:rsidRPr="00000000" w14:paraId="000009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20.5. The Sanity Track and the Collapse of the Mind</w:t>
      </w:r>
    </w:p>
    <w:p w:rsidR="00000000" w:rsidDel="00000000" w:rsidP="00000000" w:rsidRDefault="00000000" w:rsidRPr="00000000" w14:paraId="000009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characters lose more sanity, their grip on reality weakens. In The Harrowing Truth, the Sanity Track represents this gradual decline. Each time a character’s sanity falls below certain thresholds, they experience increasing effects of madness and paranoia.</w:t>
      </w:r>
    </w:p>
    <w:p w:rsidR="00000000" w:rsidDel="00000000" w:rsidP="00000000" w:rsidRDefault="00000000" w:rsidRPr="00000000" w14:paraId="000009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Thresholds:</w:t>
      </w:r>
    </w:p>
    <w:p w:rsidR="00000000" w:rsidDel="00000000" w:rsidP="00000000" w:rsidRDefault="00000000" w:rsidRPr="00000000" w14:paraId="000009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Above 75%: The character is in full control of their faculties and is still able to function normally.</w:t>
      </w:r>
    </w:p>
    <w:p w:rsidR="00000000" w:rsidDel="00000000" w:rsidP="00000000" w:rsidRDefault="00000000" w:rsidRPr="00000000" w14:paraId="000009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50-75%: The character begins to experience occasional lapses in judgment or minor irrational behaviors.</w:t>
      </w:r>
    </w:p>
    <w:p w:rsidR="00000000" w:rsidDel="00000000" w:rsidP="00000000" w:rsidRDefault="00000000" w:rsidRPr="00000000" w14:paraId="000009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25-50%: The character is heavily affected by the horrors they have encountered, often losing themselves in moments of madness or confusion.</w:t>
      </w:r>
    </w:p>
    <w:p w:rsidR="00000000" w:rsidDel="00000000" w:rsidP="00000000" w:rsidRDefault="00000000" w:rsidRPr="00000000" w14:paraId="000009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Below 25%: The character has entered a state of near complete madness. They are no longer able to make rational decisions, and they may even become hostile to their allies or engage in self-destructive behaviors.</w:t>
      </w:r>
    </w:p>
    <w:p w:rsidR="00000000" w:rsidDel="00000000" w:rsidP="00000000" w:rsidRDefault="00000000" w:rsidRPr="00000000" w14:paraId="000009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Complete Collapse: When a character’s sanity reaches zero, they fall into complete insanity. At this point, they are no longer a viable player character and must be removed from the game.</w:t>
      </w:r>
    </w:p>
    <w:p w:rsidR="00000000" w:rsidDel="00000000" w:rsidP="00000000" w:rsidRDefault="00000000" w:rsidRPr="00000000" w14:paraId="000009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20.6. The Impact of Eldritch Entities on Sanity</w:t>
      </w:r>
    </w:p>
    <w:p w:rsidR="00000000" w:rsidDel="00000000" w:rsidP="00000000" w:rsidRDefault="00000000" w:rsidRPr="00000000" w14:paraId="000009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presence of eldritch entities or powerful cosmic beings has a particularly profound effect on sanity. These entities are so incomprehensible that their mere presence can shatter the human mind. Characters who encounter these beings directly or even through indirect influence (such as dreams or visions) will experience significant sanity loss.</w:t>
      </w:r>
    </w:p>
    <w:p w:rsidR="00000000" w:rsidDel="00000000" w:rsidP="00000000" w:rsidRDefault="00000000" w:rsidRPr="00000000" w14:paraId="000009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Dealing with the Unknown: As characters face more of the unknown, they may struggle to hold on to their grip on reality. The universe is vast and uncaring, and as players uncover its secrets, they will inevitably confront the consequences of their discoveries</w:t>
      </w:r>
    </w:p>
    <w:p w:rsidR="00000000" w:rsidDel="00000000" w:rsidP="00000000" w:rsidRDefault="00000000" w:rsidRPr="00000000" w14:paraId="000009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Bestiary for The Harrowing Truth</w:t>
      </w:r>
    </w:p>
    <w:p w:rsidR="00000000" w:rsidDel="00000000" w:rsidP="00000000" w:rsidRDefault="00000000" w:rsidRPr="00000000" w14:paraId="000009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Cosmic Horrors</w:t>
      </w:r>
    </w:p>
    <w:p w:rsidR="00000000" w:rsidDel="00000000" w:rsidP="00000000" w:rsidRDefault="00000000" w:rsidRPr="00000000" w14:paraId="000009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Horrors are the epitome of Lovecraftian terror. These entities are usually incomprehensible, often alien in form, and their existence challenges the very fabric of reality. Encountering them should provoke existential dread and can lead to significant Sanity loss.</w:t>
      </w:r>
    </w:p>
    <w:p w:rsidR="00000000" w:rsidDel="00000000" w:rsidP="00000000" w:rsidRDefault="00000000" w:rsidRPr="00000000" w14:paraId="000009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The Eldritch One</w:t>
      </w:r>
    </w:p>
    <w:p w:rsidR="00000000" w:rsidDel="00000000" w:rsidP="00000000" w:rsidRDefault="00000000" w:rsidRPr="00000000" w14:paraId="000009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rsidR="00000000" w:rsidDel="00000000" w:rsidP="00000000" w:rsidRDefault="00000000" w:rsidRPr="00000000" w14:paraId="000009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Encountering the Eldritch One causes 1d6+2 Sanity loss. For every round the players look at it, they must make a Sanity Check or lose an additional 1d4 sanity points.</w:t>
      </w:r>
    </w:p>
    <w:p w:rsidR="00000000" w:rsidDel="00000000" w:rsidP="00000000" w:rsidRDefault="00000000" w:rsidRPr="00000000" w14:paraId="000009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w:t>
      </w:r>
    </w:p>
    <w:p w:rsidR="00000000" w:rsidDel="00000000" w:rsidP="00000000" w:rsidRDefault="00000000" w:rsidRPr="00000000" w14:paraId="000009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 The Eldritch One can warp the fabric of reality within a 50-foot radius, causing hallucinations or distorted spaces.</w:t>
      </w:r>
    </w:p>
    <w:p w:rsidR="00000000" w:rsidDel="00000000" w:rsidP="00000000" w:rsidRDefault="00000000" w:rsidRPr="00000000" w14:paraId="000009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Shatter: Anyone who makes direct eye contact with the Eldritch One must make a Willpower Check (Sanity). A failure causes the victim to enter a catatonic state or be driven mad for 1d6 hours.</w:t>
      </w:r>
    </w:p>
    <w:p w:rsidR="00000000" w:rsidDel="00000000" w:rsidP="00000000" w:rsidRDefault="00000000" w:rsidRPr="00000000" w14:paraId="000009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Knowledge: If players spend time studying or trying to understand the Eldritch One, they may gain occult knowledge that grants insight into its true form, but at the risk of permanent sanity loss.</w:t>
      </w:r>
    </w:p>
    <w:p w:rsidR="00000000" w:rsidDel="00000000" w:rsidP="00000000" w:rsidRDefault="00000000" w:rsidRPr="00000000" w14:paraId="000009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09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09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9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Warp (1d10 damage per round, ignores armor)</w:t>
      </w:r>
    </w:p>
    <w:p w:rsidR="00000000" w:rsidDel="00000000" w:rsidP="00000000" w:rsidRDefault="00000000" w:rsidRPr="00000000" w14:paraId="000009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Mind Control (roll d100 to control one target; the victim must make a Willpower check to resist).</w:t>
      </w:r>
    </w:p>
    <w:p w:rsidR="00000000" w:rsidDel="00000000" w:rsidP="00000000" w:rsidRDefault="00000000" w:rsidRPr="00000000" w14:paraId="000009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Weaknesses: Extremely vulnerable to arcane rituals or strong mental willpower.</w:t>
      </w:r>
    </w:p>
    <w:p w:rsidR="00000000" w:rsidDel="00000000" w:rsidP="00000000" w:rsidRDefault="00000000" w:rsidRPr="00000000" w14:paraId="000009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Dark Entities</w:t>
      </w:r>
    </w:p>
    <w:p w:rsidR="00000000" w:rsidDel="00000000" w:rsidP="00000000" w:rsidRDefault="00000000" w:rsidRPr="00000000" w14:paraId="000009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Dark entities are often physical manifestations of fear and malevolence. These beings exist to feed on suffering, fear, or human souls.</w:t>
      </w:r>
    </w:p>
    <w:p w:rsidR="00000000" w:rsidDel="00000000" w:rsidP="00000000" w:rsidRDefault="00000000" w:rsidRPr="00000000" w14:paraId="000009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The Shadow Walker</w:t>
      </w:r>
    </w:p>
    <w:p w:rsidR="00000000" w:rsidDel="00000000" w:rsidP="00000000" w:rsidRDefault="00000000" w:rsidRPr="00000000" w14:paraId="000009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Shadow Walker is a formless creature that feeds on fear and darkness. It can blend into the shadows and move through them, always lurking just beyond sight. Its voice is like a soft whisper, bringing only terror.</w:t>
      </w:r>
    </w:p>
    <w:p w:rsidR="00000000" w:rsidDel="00000000" w:rsidP="00000000" w:rsidRDefault="00000000" w:rsidRPr="00000000" w14:paraId="000009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Seeing the Shadow Walker in its natural state results in 1d6 Sanity loss. Hearing its whispers causes 1d4 Sanity loss.</w:t>
      </w:r>
    </w:p>
    <w:p w:rsidR="00000000" w:rsidDel="00000000" w:rsidP="00000000" w:rsidRDefault="00000000" w:rsidRPr="00000000" w14:paraId="000009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w:t>
      </w:r>
    </w:p>
    <w:p w:rsidR="00000000" w:rsidDel="00000000" w:rsidP="00000000" w:rsidRDefault="00000000" w:rsidRPr="00000000" w14:paraId="000009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Shadowmeld: The Shadow Walker can become invisible in the dark, moving silently. It can teleport between shadows within a 100-foot radius.</w:t>
      </w:r>
    </w:p>
    <w:p w:rsidR="00000000" w:rsidDel="00000000" w:rsidP="00000000" w:rsidRDefault="00000000" w:rsidRPr="00000000" w14:paraId="000009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Soul Siphon: The creature can siphon fear from its victims, growing stronger with every frightened emotion. The more the players fear it, the more powerful the creature becomes.</w:t>
      </w:r>
    </w:p>
    <w:p w:rsidR="00000000" w:rsidDel="00000000" w:rsidP="00000000" w:rsidRDefault="00000000" w:rsidRPr="00000000" w14:paraId="000009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Terrifying Whisper: When it speaks, the victim’s mind is flooded with their worst fears. The victim must make a Sanity Check or be paralyzed with terror for 1d6 rounds.</w:t>
      </w:r>
    </w:p>
    <w:p w:rsidR="00000000" w:rsidDel="00000000" w:rsidP="00000000" w:rsidRDefault="00000000" w:rsidRPr="00000000" w14:paraId="000009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09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w:t>
      </w:r>
    </w:p>
    <w:p w:rsidR="00000000" w:rsidDel="00000000" w:rsidP="00000000" w:rsidRDefault="00000000" w:rsidRPr="00000000" w14:paraId="000009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9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Damage (1d6) or Claws (1d8)</w:t>
      </w:r>
    </w:p>
    <w:p w:rsidR="00000000" w:rsidDel="00000000" w:rsidP="00000000" w:rsidRDefault="00000000" w:rsidRPr="00000000" w14:paraId="000009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Fear Inducement (The Shadow Walker causes the target to experience terrifying visions and psychic pain, dealing psychic damage).</w:t>
      </w:r>
    </w:p>
    <w:p w:rsidR="00000000" w:rsidDel="00000000" w:rsidP="00000000" w:rsidRDefault="00000000" w:rsidRPr="00000000" w14:paraId="000009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Earthbound Creatures</w:t>
      </w:r>
    </w:p>
    <w:p w:rsidR="00000000" w:rsidDel="00000000" w:rsidP="00000000" w:rsidRDefault="00000000" w:rsidRPr="00000000" w14:paraId="000009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Earthbound creatures are often twisted versions of natural life, or they could be mundane animals that have been altered by dark forces or the occult. These creatures can still be terrifying but are more grounded in reality than the cosmic entities.</w:t>
      </w:r>
    </w:p>
    <w:p w:rsidR="00000000" w:rsidDel="00000000" w:rsidP="00000000" w:rsidRDefault="00000000" w:rsidRPr="00000000" w14:paraId="000009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The Cursed Hound</w:t>
      </w:r>
    </w:p>
    <w:p w:rsidR="00000000" w:rsidDel="00000000" w:rsidP="00000000" w:rsidRDefault="00000000" w:rsidRPr="00000000" w14:paraId="000009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Cursed Hound is a grotesque, mutated dog-like creature with glowing red eyes and a savage, frothing mouth. It hunts by scent and is relentless in its pursuit of prey.</w:t>
      </w:r>
    </w:p>
    <w:p w:rsidR="00000000" w:rsidDel="00000000" w:rsidP="00000000" w:rsidRDefault="00000000" w:rsidRPr="00000000" w14:paraId="000009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Seeing the creature causes 1d4 sanity loss, as its inhuman nature is unsettling.</w:t>
      </w:r>
    </w:p>
    <w:p w:rsidR="00000000" w:rsidDel="00000000" w:rsidP="00000000" w:rsidRDefault="00000000" w:rsidRPr="00000000" w14:paraId="000009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w:t>
      </w:r>
    </w:p>
    <w:p w:rsidR="00000000" w:rsidDel="00000000" w:rsidP="00000000" w:rsidRDefault="00000000" w:rsidRPr="00000000" w14:paraId="000009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Nightmarish Growl: The creature’s howl causes anyone within hearing range to feel a profound sense of fear. The players must make a Willpower Check or be stunned for 1d4 rounds.</w:t>
      </w:r>
    </w:p>
    <w:p w:rsidR="00000000" w:rsidDel="00000000" w:rsidP="00000000" w:rsidRDefault="00000000" w:rsidRPr="00000000" w14:paraId="000009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Pack Instinct: If the players are near other creatures, they might be attacked by multiple Cursed Hounds. They work together to hunt and pin down their prey.</w:t>
      </w:r>
    </w:p>
    <w:p w:rsidR="00000000" w:rsidDel="00000000" w:rsidP="00000000" w:rsidRDefault="00000000" w:rsidRPr="00000000" w14:paraId="000009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Flesh Tear: Its claws can rip into flesh, causing severe bleeding or maiming. The victim must make a Constitution check to stop the bleeding, or they will take 1d6 damage per round until treated.</w:t>
      </w:r>
    </w:p>
    <w:p w:rsidR="00000000" w:rsidDel="00000000" w:rsidP="00000000" w:rsidRDefault="00000000" w:rsidRPr="00000000" w14:paraId="000009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09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w:t>
      </w:r>
    </w:p>
    <w:p w:rsidR="00000000" w:rsidDel="00000000" w:rsidP="00000000" w:rsidRDefault="00000000" w:rsidRPr="00000000" w14:paraId="000009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09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Claws (1d6), Bite (1d8)</w:t>
      </w:r>
    </w:p>
    <w:p w:rsidR="00000000" w:rsidDel="00000000" w:rsidP="00000000" w:rsidRDefault="00000000" w:rsidRPr="00000000" w14:paraId="000009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(Roll to wound the player. A successful attack causes bleeding and requires first aid).</w:t>
      </w:r>
    </w:p>
    <w:p w:rsidR="00000000" w:rsidDel="00000000" w:rsidP="00000000" w:rsidRDefault="00000000" w:rsidRPr="00000000" w14:paraId="000009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Demonic Creatures and Entities</w:t>
      </w:r>
    </w:p>
    <w:p w:rsidR="00000000" w:rsidDel="00000000" w:rsidP="00000000" w:rsidRDefault="00000000" w:rsidRPr="00000000" w14:paraId="000009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are entities that are connected to dark magic, satanic rituals, or other unholy pacts. They may serve a greater cosmic power or act on their own malevolent will.</w:t>
      </w:r>
    </w:p>
    <w:p w:rsidR="00000000" w:rsidDel="00000000" w:rsidP="00000000" w:rsidRDefault="00000000" w:rsidRPr="00000000" w14:paraId="000009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The Demon of Flame</w:t>
      </w:r>
    </w:p>
    <w:p w:rsidR="00000000" w:rsidDel="00000000" w:rsidP="00000000" w:rsidRDefault="00000000" w:rsidRPr="00000000" w14:paraId="000009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Flame is a towering, fiery entity with eyes like burning coals. It speaks in sizzling tones, and its very presence causes the temperature of the room to rise rapidly.</w:t>
      </w:r>
    </w:p>
    <w:p w:rsidR="00000000" w:rsidDel="00000000" w:rsidP="00000000" w:rsidRDefault="00000000" w:rsidRPr="00000000" w14:paraId="000009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The mere sight of the Demon causes 1d6 Sanity loss, with additional checks as it uses its powers.</w:t>
      </w:r>
    </w:p>
    <w:p w:rsidR="00000000" w:rsidDel="00000000" w:rsidP="00000000" w:rsidRDefault="00000000" w:rsidRPr="00000000" w14:paraId="000009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w:t>
      </w:r>
    </w:p>
    <w:p w:rsidR="00000000" w:rsidDel="00000000" w:rsidP="00000000" w:rsidRDefault="00000000" w:rsidRPr="00000000" w14:paraId="000009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The Demon can unleash a torrent of flame that burns anything it touches. Players must make Dodge checks or take 2d6 fire damage.</w:t>
      </w:r>
    </w:p>
    <w:p w:rsidR="00000000" w:rsidDel="00000000" w:rsidP="00000000" w:rsidRDefault="00000000" w:rsidRPr="00000000" w14:paraId="000009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Fiery Aura: The Demon exudes a constant heat that makes it hard to approach. Any character within 10 feet of it suffers 1d4 fire damage per round.</w:t>
      </w:r>
    </w:p>
    <w:p w:rsidR="00000000" w:rsidDel="00000000" w:rsidP="00000000" w:rsidRDefault="00000000" w:rsidRPr="00000000" w14:paraId="000009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Infernal Pact: The Demon can offer players a bargain: power or knowledge in exchange for their souls or the lives of others.</w:t>
      </w:r>
    </w:p>
    <w:p w:rsidR="00000000" w:rsidDel="00000000" w:rsidP="00000000" w:rsidRDefault="00000000" w:rsidRPr="00000000" w14:paraId="000009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09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09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9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Hellfire (2d6), Claws (1d10)</w:t>
      </w:r>
    </w:p>
    <w:p w:rsidR="00000000" w:rsidDel="00000000" w:rsidP="00000000" w:rsidRDefault="00000000" w:rsidRPr="00000000" w14:paraId="000009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Flame Jet (The Demon can project flame in a cone, causing damage to multiple targets within range).</w:t>
      </w:r>
    </w:p>
    <w:p w:rsidR="00000000" w:rsidDel="00000000" w:rsidP="00000000" w:rsidRDefault="00000000" w:rsidRPr="00000000" w14:paraId="000009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Eldritch Beings and Gods</w:t>
      </w:r>
    </w:p>
    <w:p w:rsidR="00000000" w:rsidDel="00000000" w:rsidP="00000000" w:rsidRDefault="00000000" w:rsidRPr="00000000" w14:paraId="000009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Eldritch Beings are otherworldly god-like creatures, often more ancient and powerful than any normal demon or entity. These beings are often considered deities or rulers of cosmic dimensions.</w:t>
      </w:r>
    </w:p>
    <w:p w:rsidR="00000000" w:rsidDel="00000000" w:rsidP="00000000" w:rsidRDefault="00000000" w:rsidRPr="00000000" w14:paraId="000009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Yog-Sothoth</w:t>
      </w:r>
    </w:p>
    <w:p w:rsidR="00000000" w:rsidDel="00000000" w:rsidP="00000000" w:rsidRDefault="00000000" w:rsidRPr="00000000" w14:paraId="000009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Yog-Sothoth is an elder god whose presence spans all of time and space. It is a writhing mass of glowing spheres and cosmic tendrils, existing in multiple dimensions at once. Yog-Sothoth is often depicted as a luminous, incomprehensible force, with eyes that gaze into every time period simultaneously.</w:t>
      </w:r>
    </w:p>
    <w:p w:rsidR="00000000" w:rsidDel="00000000" w:rsidP="00000000" w:rsidRDefault="00000000" w:rsidRPr="00000000" w14:paraId="000009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Those who gaze upon Yog-Sothoth must make an immediate Sanity Check with a +20% penalty due to the sheer unreality of the being. Failure results in 1d10 Sanity loss.</w:t>
      </w:r>
    </w:p>
    <w:p w:rsidR="00000000" w:rsidDel="00000000" w:rsidP="00000000" w:rsidRDefault="00000000" w:rsidRPr="00000000" w14:paraId="000009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w:t>
      </w:r>
    </w:p>
    <w:p w:rsidR="00000000" w:rsidDel="00000000" w:rsidP="00000000" w:rsidRDefault="00000000" w:rsidRPr="00000000" w14:paraId="000009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Omniscient Gaze: Yog-Sothoth can see through all space-time, knowing everything that happens. The character must make a Sanity Check to resist knowledge overload.</w:t>
      </w:r>
    </w:p>
    <w:p w:rsidR="00000000" w:rsidDel="00000000" w:rsidP="00000000" w:rsidRDefault="00000000" w:rsidRPr="00000000" w14:paraId="000009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Shift: Yog-Sothoth can reshape reality around it, creating pocket dimensions that trap players or rearrange space. Players must make Constitution Checks to resist being permanently teleported or displaced.</w:t>
      </w:r>
    </w:p>
    <w:p w:rsidR="00000000" w:rsidDel="00000000" w:rsidP="00000000" w:rsidRDefault="00000000" w:rsidRPr="00000000" w14:paraId="000009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Wrath: Yog-Sothoth can call upon the cosmic forces to obliterate enemies, dealing massive area damage (1d10 per player within range).</w:t>
      </w:r>
    </w:p>
    <w:p w:rsidR="00000000" w:rsidDel="00000000" w:rsidP="00000000" w:rsidRDefault="00000000" w:rsidRPr="00000000" w14:paraId="000009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09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 (Eldritch beings are often nearly indestructible).</w:t>
      </w:r>
    </w:p>
    <w:p w:rsidR="00000000" w:rsidDel="00000000" w:rsidP="00000000" w:rsidRDefault="00000000" w:rsidRPr="00000000" w14:paraId="000009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09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Burst (5d10), Reality Warp (Variable)</w:t>
      </w:r>
    </w:p>
    <w:p w:rsidR="00000000" w:rsidDel="00000000" w:rsidP="00000000" w:rsidRDefault="00000000" w:rsidRPr="00000000" w14:paraId="000009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Mind Crush (Targets must make a Sanity Check or be driven mad by Yog-Sothoth’s gaze).</w:t>
      </w:r>
    </w:p>
    <w:p w:rsidR="00000000" w:rsidDel="00000000" w:rsidP="00000000" w:rsidRDefault="00000000" w:rsidRPr="00000000" w14:paraId="000009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Mundane Creatures and People</w:t>
      </w:r>
    </w:p>
    <w:p w:rsidR="00000000" w:rsidDel="00000000" w:rsidP="00000000" w:rsidRDefault="00000000" w:rsidRPr="00000000" w14:paraId="000009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most of the horrors in The Harrowing Truth are cosmic or supernatural in nature, mundane creatures—animals, humans, and monsters grounded in reality—also play a vital role in the story.</w:t>
      </w:r>
    </w:p>
    <w:p w:rsidR="00000000" w:rsidDel="00000000" w:rsidP="00000000" w:rsidRDefault="00000000" w:rsidRPr="00000000" w14:paraId="000009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Cultist (Human)</w:t>
      </w:r>
    </w:p>
    <w:p w:rsidR="00000000" w:rsidDel="00000000" w:rsidP="00000000" w:rsidRDefault="00000000" w:rsidRPr="00000000" w14:paraId="000009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9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human servant of dark powers, often possessed by the spirit of a god or elder being.</w:t>
      </w:r>
    </w:p>
    <w:p w:rsidR="00000000" w:rsidDel="00000000" w:rsidP="00000000" w:rsidRDefault="00000000" w:rsidRPr="00000000" w14:paraId="000009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Seeing a cultist who has made a pact with an elder being causes 1d3 Sanity loss.</w:t>
      </w:r>
    </w:p>
    <w:p w:rsidR="00000000" w:rsidDel="00000000" w:rsidP="00000000" w:rsidRDefault="00000000" w:rsidRPr="00000000" w14:paraId="000009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 Cultists have basic combat skills but may also have magical knowledge or psychic abilities.</w:t>
      </w:r>
    </w:p>
    <w:p w:rsidR="00000000" w:rsidDel="00000000" w:rsidP="00000000" w:rsidRDefault="00000000" w:rsidRPr="00000000" w14:paraId="000009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09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40</w:t>
      </w:r>
    </w:p>
    <w:p w:rsidR="00000000" w:rsidDel="00000000" w:rsidP="00000000" w:rsidRDefault="00000000" w:rsidRPr="00000000" w14:paraId="000009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0A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Knife (1d6), Ritual Magic (1d10 psychic)</w:t>
      </w:r>
    </w:p>
    <w:p w:rsidR="00000000" w:rsidDel="00000000" w:rsidP="00000000" w:rsidRDefault="00000000" w:rsidRPr="00000000" w14:paraId="00000A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Siphon (The cultist can drain energy or life force to heal).</w:t>
      </w:r>
    </w:p>
    <w:p w:rsidR="00000000" w:rsidDel="00000000" w:rsidP="00000000" w:rsidRDefault="00000000" w:rsidRPr="00000000" w14:paraId="00000A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Bestiary Glossary and Key</w:t>
      </w:r>
    </w:p>
    <w:p w:rsidR="00000000" w:rsidDel="00000000" w:rsidP="00000000" w:rsidRDefault="00000000" w:rsidRPr="00000000" w14:paraId="00000A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Stat Block Key</w:t>
      </w:r>
    </w:p>
    <w:p w:rsidR="00000000" w:rsidDel="00000000" w:rsidP="00000000" w:rsidRDefault="00000000" w:rsidRPr="00000000" w14:paraId="00000A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creature in this bestiary will have the following key attributes:</w:t>
      </w:r>
    </w:p>
    <w:p w:rsidR="00000000" w:rsidDel="00000000" w:rsidP="00000000" w:rsidRDefault="00000000" w:rsidRPr="00000000" w14:paraId="00000A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Name: The name of the creature.</w:t>
      </w:r>
    </w:p>
    <w:p w:rsidR="00000000" w:rsidDel="00000000" w:rsidP="00000000" w:rsidRDefault="00000000" w:rsidRPr="00000000" w14:paraId="00000A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The classification of the creature (e.g., Cosmic Horror, Demon, Earthbound, etc.).</w:t>
      </w:r>
    </w:p>
    <w:p w:rsidR="00000000" w:rsidDel="00000000" w:rsidP="00000000" w:rsidRDefault="00000000" w:rsidRPr="00000000" w14:paraId="00000A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detailed description of the creature, including its appearance, origin, and motivations.</w:t>
      </w:r>
    </w:p>
    <w:p w:rsidR="00000000" w:rsidDel="00000000" w:rsidP="00000000" w:rsidRDefault="00000000" w:rsidRPr="00000000" w14:paraId="00000A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0A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(Hit Points): Represents the creature’s health. When this reaches 0, the creature is dead or incapacitated.</w:t>
      </w:r>
    </w:p>
    <w:p w:rsidR="00000000" w:rsidDel="00000000" w:rsidP="00000000" w:rsidRDefault="00000000" w:rsidRPr="00000000" w14:paraId="00000A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Percentage chance to dodge or deflect an attack.</w:t>
      </w:r>
    </w:p>
    <w:p w:rsidR="00000000" w:rsidDel="00000000" w:rsidP="00000000" w:rsidRDefault="00000000" w:rsidRPr="00000000" w14:paraId="00000A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The amount of damage the creature deals with its attacks.</w:t>
      </w:r>
    </w:p>
    <w:p w:rsidR="00000000" w:rsidDel="00000000" w:rsidP="00000000" w:rsidRDefault="00000000" w:rsidRPr="00000000" w14:paraId="00000A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Describes the creature’s attack method (e.g., Claws, Tentacle, Mind Control, etc.).</w:t>
      </w:r>
    </w:p>
    <w:p w:rsidR="00000000" w:rsidDel="00000000" w:rsidP="00000000" w:rsidRDefault="00000000" w:rsidRPr="00000000" w14:paraId="00000A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 The unique abilities of the creature, including psychic or physical powers, and any weaknesses.</w:t>
      </w:r>
    </w:p>
    <w:p w:rsidR="00000000" w:rsidDel="00000000" w:rsidP="00000000" w:rsidRDefault="00000000" w:rsidRPr="00000000" w14:paraId="00000A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The amount of Sanity lost by a player who encounters the creature. Some creatures may cause temporary madness, while others might inflict permanent insanity.</w:t>
      </w:r>
    </w:p>
    <w:p w:rsidR="00000000" w:rsidDel="00000000" w:rsidP="00000000" w:rsidRDefault="00000000" w:rsidRPr="00000000" w14:paraId="00000A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Creature Stat Block</w:t>
      </w:r>
    </w:p>
    <w:p w:rsidR="00000000" w:rsidDel="00000000" w:rsidP="00000000" w:rsidRDefault="00000000" w:rsidRPr="00000000" w14:paraId="00000A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Eldritch One</w:t>
      </w:r>
    </w:p>
    <w:p w:rsidR="00000000" w:rsidDel="00000000" w:rsidP="00000000" w:rsidRDefault="00000000" w:rsidRPr="00000000" w14:paraId="00000A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A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Eldritch One is a formless entity from beyond the known universe, a mass of writhing eyes, tendrils, and incomprehensible geometries. It is both ancient and eternal, and its existence defies the natural laws of reality.</w:t>
      </w:r>
    </w:p>
    <w:p w:rsidR="00000000" w:rsidDel="00000000" w:rsidP="00000000" w:rsidRDefault="00000000" w:rsidRPr="00000000" w14:paraId="00000A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0A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0A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A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Warp (1d10 per round; ignores armor)</w:t>
      </w:r>
    </w:p>
    <w:p w:rsidR="00000000" w:rsidDel="00000000" w:rsidP="00000000" w:rsidRDefault="00000000" w:rsidRPr="00000000" w14:paraId="00000A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Mind Control (The Eldritch One can dominate a player’s mind; the target must make a Willpower check or be controlled for 1d6 rounds).</w:t>
      </w:r>
    </w:p>
    <w:p w:rsidR="00000000" w:rsidDel="00000000" w:rsidP="00000000" w:rsidRDefault="00000000" w:rsidRPr="00000000" w14:paraId="00000A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 The Eldritch One warps the space around it, causing hallucinations and distorted perceptions. Players within 50 feet must make Sanity checks or lose 1d4 Sanity per round.</w:t>
      </w:r>
    </w:p>
    <w:p w:rsidR="00000000" w:rsidDel="00000000" w:rsidP="00000000" w:rsidRDefault="00000000" w:rsidRPr="00000000" w14:paraId="00000A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Shatter: Direct eye contact causes a Willpower Check. A failure results in the victim becoming catatonic for 1d6 hours.</w:t>
      </w:r>
    </w:p>
    <w:p w:rsidR="00000000" w:rsidDel="00000000" w:rsidP="00000000" w:rsidRDefault="00000000" w:rsidRPr="00000000" w14:paraId="00000A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Encountering the Eldritch One directly results in 1d6+2 Sanity loss. Prolonged exposure causes 1d4 Sanity loss per round.</w:t>
      </w:r>
    </w:p>
    <w:p w:rsidR="00000000" w:rsidDel="00000000" w:rsidP="00000000" w:rsidRDefault="00000000" w:rsidRPr="00000000" w14:paraId="00000A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Evil, Madness &amp; Horror in the Flesh!</w:t>
      </w:r>
    </w:p>
    <w:p w:rsidR="00000000" w:rsidDel="00000000" w:rsidP="00000000" w:rsidRDefault="00000000" w:rsidRPr="00000000" w14:paraId="00000A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Horrors</w:t>
      </w:r>
    </w:p>
    <w:p w:rsidR="00000000" w:rsidDel="00000000" w:rsidP="00000000" w:rsidRDefault="00000000" w:rsidRPr="00000000" w14:paraId="00000A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Horrors are alien and incomprehensible beings from beyond time and space, often acting as an embodiment of existential dread. Their motives and presence are unfathomable to the human mind, which leads to mental breakdowns when confronted.</w:t>
      </w:r>
    </w:p>
    <w:p w:rsidR="00000000" w:rsidDel="00000000" w:rsidP="00000000" w:rsidRDefault="00000000" w:rsidRPr="00000000" w14:paraId="00000A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Eldritch One</w:t>
      </w:r>
    </w:p>
    <w:p w:rsidR="00000000" w:rsidDel="00000000" w:rsidP="00000000" w:rsidRDefault="00000000" w:rsidRPr="00000000" w14:paraId="00000A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A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rsidR="00000000" w:rsidDel="00000000" w:rsidP="00000000" w:rsidRDefault="00000000" w:rsidRPr="00000000" w14:paraId="00000A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0A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A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Warp (1d10)</w:t>
      </w:r>
    </w:p>
    <w:p w:rsidR="00000000" w:rsidDel="00000000" w:rsidP="00000000" w:rsidRDefault="00000000" w:rsidRPr="00000000" w14:paraId="00000A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Mind Control, Tentacle Strike, Reality Warp</w:t>
      </w:r>
    </w:p>
    <w:p w:rsidR="00000000" w:rsidDel="00000000" w:rsidP="00000000" w:rsidRDefault="00000000" w:rsidRPr="00000000" w14:paraId="00000A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 The Eldritch One can bend the fabric of reality around it, distorting space and time. Players within a 50-foot radius must make a Sanity Check or lose 1d6 Sanity per round.</w:t>
      </w:r>
    </w:p>
    <w:p w:rsidR="00000000" w:rsidDel="00000000" w:rsidP="00000000" w:rsidRDefault="00000000" w:rsidRPr="00000000" w14:paraId="00000A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The Eldritch One can dominate minds, controlling the actions of a target. Victims must make a Willpower Check to resist its influence.</w:t>
      </w:r>
    </w:p>
    <w:p w:rsidR="00000000" w:rsidDel="00000000" w:rsidP="00000000" w:rsidRDefault="00000000" w:rsidRPr="00000000" w14:paraId="00000A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Knowledge: Any player who spends more than 1 minute trying to study or understand the Eldritch One gains knowledge but risks 1d10 Sanity loss from the strain of comprehension.</w:t>
      </w:r>
    </w:p>
    <w:p w:rsidR="00000000" w:rsidDel="00000000" w:rsidP="00000000" w:rsidRDefault="00000000" w:rsidRPr="00000000" w14:paraId="00000A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1d6+2 Sanity loss for encountering the Eldritch One.</w:t>
      </w:r>
    </w:p>
    <w:p w:rsidR="00000000" w:rsidDel="00000000" w:rsidP="00000000" w:rsidRDefault="00000000" w:rsidRPr="00000000" w14:paraId="00000A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Nyarlathotep (The Crawling Chaos)</w:t>
      </w:r>
    </w:p>
    <w:p w:rsidR="00000000" w:rsidDel="00000000" w:rsidP="00000000" w:rsidRDefault="00000000" w:rsidRPr="00000000" w14:paraId="00000A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A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rsidR="00000000" w:rsidDel="00000000" w:rsidP="00000000" w:rsidRDefault="00000000" w:rsidRPr="00000000" w14:paraId="00000A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0A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A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Lash (2d6), Tentacle Whip (1d8)</w:t>
      </w:r>
    </w:p>
    <w:p w:rsidR="00000000" w:rsidDel="00000000" w:rsidP="00000000" w:rsidRDefault="00000000" w:rsidRPr="00000000" w14:paraId="00000A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Mental Manipulation, Shape-shifting, Tentacle Strike</w:t>
      </w:r>
    </w:p>
    <w:p w:rsidR="00000000" w:rsidDel="00000000" w:rsidP="00000000" w:rsidRDefault="00000000" w:rsidRPr="00000000" w14:paraId="00000A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Lash: Nyarlathotep can strike a target’s mind, causing intense psychic pain. Victims must make a Willpower Check to resist the attack, or suffer 2d6 damage and 1d4 sanity loss.</w:t>
      </w:r>
    </w:p>
    <w:p w:rsidR="00000000" w:rsidDel="00000000" w:rsidP="00000000" w:rsidRDefault="00000000" w:rsidRPr="00000000" w14:paraId="00000A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Shape-shifting: Nyarlathotep can take on a variety of forms, from human to cosmic monstrosities, making it difficult to track. Each form has different abilities and weaknesses.</w:t>
      </w:r>
    </w:p>
    <w:p w:rsidR="00000000" w:rsidDel="00000000" w:rsidP="00000000" w:rsidRDefault="00000000" w:rsidRPr="00000000" w14:paraId="00000A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Bender: Nyarlathotep can warp reality in small areas, causing players to experience illusions. The GM can describe a character’s environment shifting and disorienting, forcing a Sanity Check.</w:t>
      </w:r>
    </w:p>
    <w:p w:rsidR="00000000" w:rsidDel="00000000" w:rsidP="00000000" w:rsidRDefault="00000000" w:rsidRPr="00000000" w14:paraId="00000A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prolonged exposure to Nyarlathotep or witnessing its shape-shifting nature.</w:t>
      </w:r>
    </w:p>
    <w:p w:rsidR="00000000" w:rsidDel="00000000" w:rsidP="00000000" w:rsidRDefault="00000000" w:rsidRPr="00000000" w14:paraId="00000A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Azathoth, The Blind Idiot God</w:t>
      </w:r>
    </w:p>
    <w:p w:rsidR="00000000" w:rsidDel="00000000" w:rsidP="00000000" w:rsidRDefault="00000000" w:rsidRPr="00000000" w14:paraId="00000A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Being/God</w:t>
      </w:r>
    </w:p>
    <w:p w:rsidR="00000000" w:rsidDel="00000000" w:rsidP="00000000" w:rsidRDefault="00000000" w:rsidRPr="00000000" w14:paraId="00000A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Azathoth is the blind, mindless god at the center of the universe, surrounded by the laughter of dancing deities. While Azathoth itself is unaware of its existence, its astral presence affects the universe on an incomprehensible scale. Its mere existence is enough to shatter the mind of anyone who dares to look upon it.</w:t>
      </w:r>
    </w:p>
    <w:p w:rsidR="00000000" w:rsidDel="00000000" w:rsidP="00000000" w:rsidRDefault="00000000" w:rsidRPr="00000000" w14:paraId="00000A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0A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0A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Astral Distortion (3d10)</w:t>
      </w:r>
    </w:p>
    <w:p w:rsidR="00000000" w:rsidDel="00000000" w:rsidP="00000000" w:rsidRDefault="00000000" w:rsidRPr="00000000" w14:paraId="00000A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Influence, Mind Unraveling</w:t>
      </w:r>
    </w:p>
    <w:p w:rsidR="00000000" w:rsidDel="00000000" w:rsidP="00000000" w:rsidRDefault="00000000" w:rsidRPr="00000000" w14:paraId="00000A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Astral Distortion: Azathoth’s mere astral presence warps space, causing reality to unravel. Characters near it must make a Sanity Check or suffer 2d10 Sanity loss.</w:t>
      </w:r>
    </w:p>
    <w:p w:rsidR="00000000" w:rsidDel="00000000" w:rsidP="00000000" w:rsidRDefault="00000000" w:rsidRPr="00000000" w14:paraId="00000A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Unraveling: Anyone who attempts to engage with Azathoth mentally or physically is subject to its mind-warping influence, causing insanity and hallucinations.</w:t>
      </w:r>
    </w:p>
    <w:p w:rsidR="00000000" w:rsidDel="00000000" w:rsidP="00000000" w:rsidRDefault="00000000" w:rsidRPr="00000000" w14:paraId="00000A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2d10+5 Sanity loss for encountering Azathoth or becoming aware of its nature.</w:t>
      </w:r>
    </w:p>
    <w:p w:rsidR="00000000" w:rsidDel="00000000" w:rsidP="00000000" w:rsidRDefault="00000000" w:rsidRPr="00000000" w14:paraId="00000A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Shub-Niggurath</w:t>
      </w:r>
    </w:p>
    <w:p w:rsidR="00000000" w:rsidDel="00000000" w:rsidP="00000000" w:rsidRDefault="00000000" w:rsidRPr="00000000" w14:paraId="00000A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Horror/God</w:t>
      </w:r>
    </w:p>
    <w:p w:rsidR="00000000" w:rsidDel="00000000" w:rsidP="00000000" w:rsidRDefault="00000000" w:rsidRPr="00000000" w14:paraId="00000A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Often referred to as the Black Goat of the Woods with a Thousand Young, Shub-Niggurath is an ancient fertility deity that is said to give birth to an endless horde of twisted offspring. It is a chaotic and corruptive entity whose very presence promotes decay and disease.</w:t>
      </w:r>
    </w:p>
    <w:p w:rsidR="00000000" w:rsidDel="00000000" w:rsidP="00000000" w:rsidRDefault="00000000" w:rsidRPr="00000000" w14:paraId="00000A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0A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0A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Tentacle Lash (2d8), Corruption (2d6)</w:t>
      </w:r>
    </w:p>
    <w:p w:rsidR="00000000" w:rsidDel="00000000" w:rsidP="00000000" w:rsidRDefault="00000000" w:rsidRPr="00000000" w14:paraId="00000A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Tentacle Strike, Psychic Corruption</w:t>
      </w:r>
    </w:p>
    <w:p w:rsidR="00000000" w:rsidDel="00000000" w:rsidP="00000000" w:rsidRDefault="00000000" w:rsidRPr="00000000" w14:paraId="00000A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Thousand Young: Shub-Niggurath can spawn numerous creatures from its dark womb. These creatures are deformed and act as its agents.</w:t>
      </w:r>
    </w:p>
    <w:p w:rsidR="00000000" w:rsidDel="00000000" w:rsidP="00000000" w:rsidRDefault="00000000" w:rsidRPr="00000000" w14:paraId="00000A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Aura: Anyone within a 30-foot radius of Shub-Niggurath is subject to the decay and corruption of its presence. Players must make a Constitution Check or suffer 1d6 poison damage each round.</w:t>
      </w:r>
    </w:p>
    <w:p w:rsidR="00000000" w:rsidDel="00000000" w:rsidP="00000000" w:rsidRDefault="00000000" w:rsidRPr="00000000" w14:paraId="00000A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1d6+1 Sanity loss for seeing Shub-Niggurath or encountering its monstrous spawn.</w:t>
      </w:r>
    </w:p>
    <w:p w:rsidR="00000000" w:rsidDel="00000000" w:rsidP="00000000" w:rsidRDefault="00000000" w:rsidRPr="00000000" w14:paraId="00000A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Black Goat of the Woods with a Thousand Young</w:t>
      </w:r>
    </w:p>
    <w:p w:rsidR="00000000" w:rsidDel="00000000" w:rsidP="00000000" w:rsidRDefault="00000000" w:rsidRPr="00000000" w14:paraId="00000A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A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primal deity linked to Shub-Niggurath, this entity is a massive and horrifying beast that embodies the wild and chaotic forces of nature. The Black Goat is always surrounded by a myriad of creatures, both human and monstrous, that follow its will.</w:t>
      </w:r>
    </w:p>
    <w:p w:rsidR="00000000" w:rsidDel="00000000" w:rsidP="00000000" w:rsidRDefault="00000000" w:rsidRPr="00000000" w14:paraId="00000A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0A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A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(2d6), Corruption Touch (1d10)</w:t>
      </w:r>
    </w:p>
    <w:p w:rsidR="00000000" w:rsidDel="00000000" w:rsidP="00000000" w:rsidRDefault="00000000" w:rsidRPr="00000000" w14:paraId="00000A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Corrupting Touch and Claw</w:t>
      </w:r>
    </w:p>
    <w:p w:rsidR="00000000" w:rsidDel="00000000" w:rsidP="00000000" w:rsidRDefault="00000000" w:rsidRPr="00000000" w14:paraId="00000A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Touch: The Black Goat can infect a target with cosmic corruption, causing physical and psychic damage. A player who is touched must make a Constitution Check or suffer 1d6 physical damage and 2d6 psychic damage.</w:t>
      </w:r>
    </w:p>
    <w:p w:rsidR="00000000" w:rsidDel="00000000" w:rsidP="00000000" w:rsidRDefault="00000000" w:rsidRPr="00000000" w14:paraId="00000A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Summon Young: The Black Goat can summon creatures of the woods to aid it in combat. These creatures are wildly unpredictable and dangerous.</w:t>
      </w:r>
    </w:p>
    <w:p w:rsidR="00000000" w:rsidDel="00000000" w:rsidP="00000000" w:rsidRDefault="00000000" w:rsidRPr="00000000" w14:paraId="00000A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1d6+1 Sanity loss for being in close proximity to the Black Goat or its deformed offspring.</w:t>
      </w:r>
    </w:p>
    <w:p w:rsidR="00000000" w:rsidDel="00000000" w:rsidP="00000000" w:rsidRDefault="00000000" w:rsidRPr="00000000" w14:paraId="00000A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Star Vampire</w:t>
      </w:r>
    </w:p>
    <w:p w:rsidR="00000000" w:rsidDel="00000000" w:rsidP="00000000" w:rsidRDefault="00000000" w:rsidRPr="00000000" w14:paraId="00000A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A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Star Vampire is an ancient, alien species that feeds on starlight and cosmic energy. It can absorb the essence of stars, and in doing so, it grows more powerful and immortal. It appears as a humanoid figure with glistening skin and star-like patterns.</w:t>
      </w:r>
    </w:p>
    <w:p w:rsidR="00000000" w:rsidDel="00000000" w:rsidP="00000000" w:rsidRDefault="00000000" w:rsidRPr="00000000" w14:paraId="00000A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0A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0A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Drain (2d6)</w:t>
      </w:r>
    </w:p>
    <w:p w:rsidR="00000000" w:rsidDel="00000000" w:rsidP="00000000" w:rsidRDefault="00000000" w:rsidRPr="00000000" w14:paraId="00000A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Essence Siphon</w:t>
      </w:r>
    </w:p>
    <w:p w:rsidR="00000000" w:rsidDel="00000000" w:rsidP="00000000" w:rsidRDefault="00000000" w:rsidRPr="00000000" w14:paraId="00000A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Drain: The Star Vampire can drain the life force from anyone nearby, restoring its health. Each successful bite or essence siphon restores 1d4 HP.</w:t>
      </w:r>
    </w:p>
    <w:p w:rsidR="00000000" w:rsidDel="00000000" w:rsidP="00000000" w:rsidRDefault="00000000" w:rsidRPr="00000000" w14:paraId="00000A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Starlight Absorption: The Star Vampire thrives in low-light or dim areas, where it can absorb the surrounding energy to regain 1d6 HP per round.</w:t>
      </w:r>
    </w:p>
    <w:p w:rsidR="00000000" w:rsidDel="00000000" w:rsidP="00000000" w:rsidRDefault="00000000" w:rsidRPr="00000000" w14:paraId="00000A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being in the Star Vampire’s presence and witnessing its alien nature.</w:t>
      </w:r>
    </w:p>
    <w:p w:rsidR="00000000" w:rsidDel="00000000" w:rsidP="00000000" w:rsidRDefault="00000000" w:rsidRPr="00000000" w14:paraId="00000A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0A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are the first six creatures in your Bestiary from Lovecraftian lore, now represented with stat blocks that reflect their unique abilities and presence in the universe. Each creature includes its impact on Sanity, as well as how it interacts with the world and the players, adhering closely to the themes of cosmic horror, existential terror, and incomprehensible entities from beyond.</w:t>
      </w:r>
    </w:p>
    <w:p w:rsidR="00000000" w:rsidDel="00000000" w:rsidP="00000000" w:rsidRDefault="00000000" w:rsidRPr="00000000" w14:paraId="00000A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Threats</w:t>
      </w:r>
    </w:p>
    <w:p w:rsidR="00000000" w:rsidDel="00000000" w:rsidP="00000000" w:rsidRDefault="00000000" w:rsidRPr="00000000" w14:paraId="00000A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Colour Out of Space</w:t>
      </w:r>
    </w:p>
    <w:p w:rsidR="00000000" w:rsidDel="00000000" w:rsidP="00000000" w:rsidRDefault="00000000" w:rsidRPr="00000000" w14:paraId="00000A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A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Colour Out of Space is an alien presence that manifests as a strange, glowing colour not found in the visible spectrum of light. It has the ability to drain life force and warp reality. The Colour emanates from a meteorite that crashed on Earth, bringing with it a destructive and invisible energy.</w:t>
      </w:r>
    </w:p>
    <w:p w:rsidR="00000000" w:rsidDel="00000000" w:rsidP="00000000" w:rsidRDefault="00000000" w:rsidRPr="00000000" w14:paraId="00000A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200</w:t>
      </w:r>
    </w:p>
    <w:p w:rsidR="00000000" w:rsidDel="00000000" w:rsidP="00000000" w:rsidRDefault="00000000" w:rsidRPr="00000000" w14:paraId="00000A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 (Invisible)</w:t>
      </w:r>
    </w:p>
    <w:p w:rsidR="00000000" w:rsidDel="00000000" w:rsidP="00000000" w:rsidRDefault="00000000" w:rsidRPr="00000000" w14:paraId="00000A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Radiation Burn (2d10), Life Drain (1d8)</w:t>
      </w:r>
    </w:p>
    <w:p w:rsidR="00000000" w:rsidDel="00000000" w:rsidP="00000000" w:rsidRDefault="00000000" w:rsidRPr="00000000" w14:paraId="00000A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Radiation Emission and Absorption</w:t>
      </w:r>
    </w:p>
    <w:p w:rsidR="00000000" w:rsidDel="00000000" w:rsidP="00000000" w:rsidRDefault="00000000" w:rsidRPr="00000000" w14:paraId="00000A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Invisible Presence: The Colour itself is not visible to the human eye, but it can affect the environment in terrifying ways, causing discoloration and decay in plant and animal life. It drains life energy from anything in its radius.</w:t>
      </w:r>
    </w:p>
    <w:p w:rsidR="00000000" w:rsidDel="00000000" w:rsidP="00000000" w:rsidRDefault="00000000" w:rsidRPr="00000000" w14:paraId="00000A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Life Drain: The Colour can drain the life force of creatures nearby, causing 1d8 damage each round. The more prolonged the exposure, the worse the physical decay becomes.</w:t>
      </w:r>
    </w:p>
    <w:p w:rsidR="00000000" w:rsidDel="00000000" w:rsidP="00000000" w:rsidRDefault="00000000" w:rsidRPr="00000000" w14:paraId="00000A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Warping: The Colour distorts space-time around it, creating areas where time flows oddly or reality becomes fragmented.</w:t>
      </w:r>
    </w:p>
    <w:p w:rsidR="00000000" w:rsidDel="00000000" w:rsidP="00000000" w:rsidRDefault="00000000" w:rsidRPr="00000000" w14:paraId="00000A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seeing the effects of the Colour or for prolonged exposure to it.</w:t>
      </w:r>
    </w:p>
    <w:p w:rsidR="00000000" w:rsidDel="00000000" w:rsidP="00000000" w:rsidRDefault="00000000" w:rsidRPr="00000000" w14:paraId="00000A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Haunter of the Dark</w:t>
      </w:r>
    </w:p>
    <w:p w:rsidR="00000000" w:rsidDel="00000000" w:rsidP="00000000" w:rsidRDefault="00000000" w:rsidRPr="00000000" w14:paraId="00000A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A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Haunter of the Dark is a shadowy figure that feeds on the fear and darkness that resides in the human soul. It often haunts places of extreme loneliness or isolation, such as abandoned houses or catacombs. It is ethereal, appearing only in fleeting glimpses or in the dark corners of the mind.</w:t>
      </w:r>
    </w:p>
    <w:p w:rsidR="00000000" w:rsidDel="00000000" w:rsidP="00000000" w:rsidRDefault="00000000" w:rsidRPr="00000000" w14:paraId="00000A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0A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A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Claws (1d8), Nightmare Scream (2d6)</w:t>
      </w:r>
    </w:p>
    <w:p w:rsidR="00000000" w:rsidDel="00000000" w:rsidP="00000000" w:rsidRDefault="00000000" w:rsidRPr="00000000" w14:paraId="00000A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Fear Inducement and Claw</w:t>
      </w:r>
    </w:p>
    <w:p w:rsidR="00000000" w:rsidDel="00000000" w:rsidP="00000000" w:rsidRDefault="00000000" w:rsidRPr="00000000" w14:paraId="00000A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Nightmare Scream: The Haunter emits a horrific, unearthly scream that causes the victim to relive their worst nightmares. Players must make a Sanity Check or be stunned for 1d6 rounds.</w:t>
      </w:r>
    </w:p>
    <w:p w:rsidR="00000000" w:rsidDel="00000000" w:rsidP="00000000" w:rsidRDefault="00000000" w:rsidRPr="00000000" w14:paraId="00000A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Shadows of the Mind: The Haunter can manipulate the shadows around it to cause fear, driving players into a panic.</w:t>
      </w:r>
    </w:p>
    <w:p w:rsidR="00000000" w:rsidDel="00000000" w:rsidP="00000000" w:rsidRDefault="00000000" w:rsidRPr="00000000" w14:paraId="00000A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Fear-Inducing Presence: Anyone who comes too close to the Haunter feels the oppressive weight of its existence, causing Sanity loss.</w:t>
      </w:r>
    </w:p>
    <w:p w:rsidR="00000000" w:rsidDel="00000000" w:rsidP="00000000" w:rsidRDefault="00000000" w:rsidRPr="00000000" w14:paraId="00000A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encountering the Haunter directly.</w:t>
      </w:r>
    </w:p>
    <w:p w:rsidR="00000000" w:rsidDel="00000000" w:rsidP="00000000" w:rsidRDefault="00000000" w:rsidRPr="00000000" w14:paraId="00000AA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Yog-Sothoth</w:t>
      </w:r>
    </w:p>
    <w:p w:rsidR="00000000" w:rsidDel="00000000" w:rsidP="00000000" w:rsidRDefault="00000000" w:rsidRPr="00000000" w14:paraId="00000A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Being/God</w:t>
      </w:r>
    </w:p>
    <w:p w:rsidR="00000000" w:rsidDel="00000000" w:rsidP="00000000" w:rsidRDefault="00000000" w:rsidRPr="00000000" w14:paraId="00000A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Yog-Sothoth is one of the Great Old Ones, a being of ultimate knowledge and power. It is said that Yog-Sothoth exists in all places at once, encompassing both time and space. It is unknowable and cannot be understood by the human mind, yet it is all-knowing and can grant unimaginable knowledge to those who dare seek it.</w:t>
      </w:r>
    </w:p>
    <w:p w:rsidR="00000000" w:rsidDel="00000000" w:rsidP="00000000" w:rsidRDefault="00000000" w:rsidRPr="00000000" w14:paraId="00000A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500</w:t>
      </w:r>
    </w:p>
    <w:p w:rsidR="00000000" w:rsidDel="00000000" w:rsidP="00000000" w:rsidRDefault="00000000" w:rsidRPr="00000000" w14:paraId="00000A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0A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Wrath (4d10)</w:t>
      </w:r>
    </w:p>
    <w:p w:rsidR="00000000" w:rsidDel="00000000" w:rsidP="00000000" w:rsidRDefault="00000000" w:rsidRPr="00000000" w14:paraId="00000A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Influence and Psychic Shattering</w:t>
      </w:r>
    </w:p>
    <w:p w:rsidR="00000000" w:rsidDel="00000000" w:rsidP="00000000" w:rsidRDefault="00000000" w:rsidRPr="00000000" w14:paraId="00000A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Knowledge: Those who attempt to understand Yog-Sothoth will be filled with ancient knowledge. While this might allow them to access powerful rituals or magic, they risk being driven insane.</w:t>
      </w:r>
    </w:p>
    <w:p w:rsidR="00000000" w:rsidDel="00000000" w:rsidP="00000000" w:rsidRDefault="00000000" w:rsidRPr="00000000" w14:paraId="00000A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Shattering: The very presence of Yog-Sothoth distorts the minds of mortals. Players must make a Willpower Check to avoid psychic damage and becoming mentally broken.</w:t>
      </w:r>
    </w:p>
    <w:p w:rsidR="00000000" w:rsidDel="00000000" w:rsidP="00000000" w:rsidRDefault="00000000" w:rsidRPr="00000000" w14:paraId="00000A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Temporal Manipulation: Yog-Sothoth can manipulate time itself, allowing it to freeze time, age people rapidly, or even reverse events.</w:t>
      </w:r>
    </w:p>
    <w:p w:rsidR="00000000" w:rsidDel="00000000" w:rsidP="00000000" w:rsidRDefault="00000000" w:rsidRPr="00000000" w14:paraId="00000A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direct interaction. Prolonged exposure to its presence causes permanent insanity.</w:t>
      </w:r>
    </w:p>
    <w:p w:rsidR="00000000" w:rsidDel="00000000" w:rsidP="00000000" w:rsidRDefault="00000000" w:rsidRPr="00000000" w14:paraId="00000A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Black Man</w:t>
      </w:r>
    </w:p>
    <w:p w:rsidR="00000000" w:rsidDel="00000000" w:rsidP="00000000" w:rsidRDefault="00000000" w:rsidRPr="00000000" w14:paraId="00000A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Dark Entity</w:t>
      </w:r>
    </w:p>
    <w:p w:rsidR="00000000" w:rsidDel="00000000" w:rsidP="00000000" w:rsidRDefault="00000000" w:rsidRPr="00000000" w14:paraId="00000A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rsidR="00000000" w:rsidDel="00000000" w:rsidP="00000000" w:rsidRDefault="00000000" w:rsidRPr="00000000" w14:paraId="00000A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0A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A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Claws (2d6), Mind Control (1d10)</w:t>
      </w:r>
    </w:p>
    <w:p w:rsidR="00000000" w:rsidDel="00000000" w:rsidP="00000000" w:rsidRDefault="00000000" w:rsidRPr="00000000" w14:paraId="00000A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Corruption Touch and Psychic Domination</w:t>
      </w:r>
    </w:p>
    <w:p w:rsidR="00000000" w:rsidDel="00000000" w:rsidP="00000000" w:rsidRDefault="00000000" w:rsidRPr="00000000" w14:paraId="00000A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The Black Man can control a person’s mind, making them act against their will. The target must make a Willpower Check to resist its influence.</w:t>
      </w:r>
    </w:p>
    <w:p w:rsidR="00000000" w:rsidDel="00000000" w:rsidP="00000000" w:rsidRDefault="00000000" w:rsidRPr="00000000" w14:paraId="00000A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Touch: Anything the Black Man touches begins to decay and corrupt. The victim suffers 1d6 damage each round as their flesh rots or their sanity degrades.</w:t>
      </w:r>
    </w:p>
    <w:p w:rsidR="00000000" w:rsidDel="00000000" w:rsidP="00000000" w:rsidRDefault="00000000" w:rsidRPr="00000000" w14:paraId="00000A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Satanic Pact: The Black Man can offer power in exchange for blood. Players who accept his offer are bound to his will for a limited time.</w:t>
      </w:r>
    </w:p>
    <w:p w:rsidR="00000000" w:rsidDel="00000000" w:rsidP="00000000" w:rsidRDefault="00000000" w:rsidRPr="00000000" w14:paraId="00000A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1d8 Sanity loss for witnessing the Black Man’s presence or resisting his influence.</w:t>
      </w:r>
    </w:p>
    <w:p w:rsidR="00000000" w:rsidDel="00000000" w:rsidP="00000000" w:rsidRDefault="00000000" w:rsidRPr="00000000" w14:paraId="00000A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Thing in the Earth</w:t>
      </w:r>
    </w:p>
    <w:p w:rsidR="00000000" w:rsidDel="00000000" w:rsidP="00000000" w:rsidRDefault="00000000" w:rsidRPr="00000000" w14:paraId="00000A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A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horrific entity that dwells beneath the earth, the Thing in the Earth is a mass of tentacles and magma, with a terrible ability to sense vibrations. It is drawn to the sound of human movement or mining.</w:t>
      </w:r>
    </w:p>
    <w:p w:rsidR="00000000" w:rsidDel="00000000" w:rsidP="00000000" w:rsidRDefault="00000000" w:rsidRPr="00000000" w14:paraId="00000A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200</w:t>
      </w:r>
    </w:p>
    <w:p w:rsidR="00000000" w:rsidDel="00000000" w:rsidP="00000000" w:rsidRDefault="00000000" w:rsidRPr="00000000" w14:paraId="00000A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A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Tentacle Strike (2d10), Magma Burst (3d6)</w:t>
      </w:r>
    </w:p>
    <w:p w:rsidR="00000000" w:rsidDel="00000000" w:rsidP="00000000" w:rsidRDefault="00000000" w:rsidRPr="00000000" w14:paraId="00000A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Tentacle Slam and Burrow Strike</w:t>
      </w:r>
    </w:p>
    <w:p w:rsidR="00000000" w:rsidDel="00000000" w:rsidP="00000000" w:rsidRDefault="00000000" w:rsidRPr="00000000" w14:paraId="00000A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Tremor Sense: The Thing in the Earth can sense vibrations and detect the presence of players even when they are underground.</w:t>
      </w:r>
    </w:p>
    <w:p w:rsidR="00000000" w:rsidDel="00000000" w:rsidP="00000000" w:rsidRDefault="00000000" w:rsidRPr="00000000" w14:paraId="00000A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Magma Burst: It can release molten magma from the earth, causing devastating damage and burns to those in its path.</w:t>
      </w:r>
    </w:p>
    <w:p w:rsidR="00000000" w:rsidDel="00000000" w:rsidP="00000000" w:rsidRDefault="00000000" w:rsidRPr="00000000" w14:paraId="00000A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Burrow Strike: The Thing can burst from the ground, surprising players and dealing 2d10 damage with its tentacles.</w:t>
      </w:r>
    </w:p>
    <w:p w:rsidR="00000000" w:rsidDel="00000000" w:rsidP="00000000" w:rsidRDefault="00000000" w:rsidRPr="00000000" w14:paraId="00000A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when seeing the Thing in the Earth’s disfigured form.</w:t>
      </w:r>
    </w:p>
    <w:p w:rsidR="00000000" w:rsidDel="00000000" w:rsidP="00000000" w:rsidRDefault="00000000" w:rsidRPr="00000000" w14:paraId="00000A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D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Unspeakable Horror</w:t>
      </w:r>
    </w:p>
    <w:p w:rsidR="00000000" w:rsidDel="00000000" w:rsidP="00000000" w:rsidRDefault="00000000" w:rsidRPr="00000000" w14:paraId="00000A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A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Unspeakable Horror is an ancient being from beyond the stars, a creature whose very form cannot be comprehended by human minds. It warps reality, and its presence can crack open the fabric of space.</w:t>
      </w:r>
    </w:p>
    <w:p w:rsidR="00000000" w:rsidDel="00000000" w:rsidP="00000000" w:rsidRDefault="00000000" w:rsidRPr="00000000" w14:paraId="00000A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350</w:t>
      </w:r>
    </w:p>
    <w:p w:rsidR="00000000" w:rsidDel="00000000" w:rsidP="00000000" w:rsidRDefault="00000000" w:rsidRPr="00000000" w14:paraId="00000A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75%</w:t>
      </w:r>
    </w:p>
    <w:p w:rsidR="00000000" w:rsidDel="00000000" w:rsidP="00000000" w:rsidRDefault="00000000" w:rsidRPr="00000000" w14:paraId="00000A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Fracture (4d6)</w:t>
      </w:r>
    </w:p>
    <w:p w:rsidR="00000000" w:rsidDel="00000000" w:rsidP="00000000" w:rsidRDefault="00000000" w:rsidRPr="00000000" w14:paraId="00000A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Crushing</w:t>
      </w:r>
    </w:p>
    <w:p w:rsidR="00000000" w:rsidDel="00000000" w:rsidP="00000000" w:rsidRDefault="00000000" w:rsidRPr="00000000" w14:paraId="00000A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Fracture: The Unspeakable Horror can warp reality, causing physical and mental distortions in those nearby.</w:t>
      </w:r>
    </w:p>
    <w:p w:rsidR="00000000" w:rsidDel="00000000" w:rsidP="00000000" w:rsidRDefault="00000000" w:rsidRPr="00000000" w14:paraId="00000A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Dimension Shatter: The creature can shatter space-time, causing regions of reality to collapse and deform.</w:t>
      </w:r>
    </w:p>
    <w:p w:rsidR="00000000" w:rsidDel="00000000" w:rsidP="00000000" w:rsidRDefault="00000000" w:rsidRPr="00000000" w14:paraId="00000A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Ripper: The Unspeakable Horror can shred minds with its psychic energy, dealing 1d10 psychic damage per target.</w:t>
      </w:r>
    </w:p>
    <w:p w:rsidR="00000000" w:rsidDel="00000000" w:rsidP="00000000" w:rsidRDefault="00000000" w:rsidRPr="00000000" w14:paraId="00000A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when encountering or studying the Unspeakable Horror.</w:t>
      </w:r>
    </w:p>
    <w:p w:rsidR="00000000" w:rsidDel="00000000" w:rsidP="00000000" w:rsidRDefault="00000000" w:rsidRPr="00000000" w14:paraId="00000A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Hungry Void</w:t>
      </w:r>
    </w:p>
    <w:p w:rsidR="00000000" w:rsidDel="00000000" w:rsidP="00000000" w:rsidRDefault="00000000" w:rsidRPr="00000000" w14:paraId="00000A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Being/God</w:t>
      </w:r>
    </w:p>
    <w:p w:rsidR="00000000" w:rsidDel="00000000" w:rsidP="00000000" w:rsidRDefault="00000000" w:rsidRPr="00000000" w14:paraId="00000A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Hungry Void is an empty space between the stars, a non-existence that consumes all life and matter. It is a being of nothingness, seeking to consume all that is.</w:t>
      </w:r>
    </w:p>
    <w:p w:rsidR="00000000" w:rsidDel="00000000" w:rsidP="00000000" w:rsidRDefault="00000000" w:rsidRPr="00000000" w14:paraId="00000A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 (immune to conventional damage)</w:t>
      </w:r>
    </w:p>
    <w:p w:rsidR="00000000" w:rsidDel="00000000" w:rsidP="00000000" w:rsidRDefault="00000000" w:rsidRPr="00000000" w14:paraId="00000A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100% (immune to damage)</w:t>
      </w:r>
    </w:p>
    <w:p w:rsidR="00000000" w:rsidDel="00000000" w:rsidP="00000000" w:rsidRDefault="00000000" w:rsidRPr="00000000" w14:paraId="00000A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Void Siphon (5d10)</w:t>
      </w:r>
    </w:p>
    <w:p w:rsidR="00000000" w:rsidDel="00000000" w:rsidP="00000000" w:rsidRDefault="00000000" w:rsidRPr="00000000" w14:paraId="00000A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Absorption</w:t>
      </w:r>
    </w:p>
    <w:p w:rsidR="00000000" w:rsidDel="00000000" w:rsidP="00000000" w:rsidRDefault="00000000" w:rsidRPr="00000000" w14:paraId="00000A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A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Void Siphon: The Hungry Void can absorb matter, causing it to disintegrate completely. Any creature touched by the Void is consumed.</w:t>
      </w:r>
    </w:p>
    <w:p w:rsidR="00000000" w:rsidDel="00000000" w:rsidP="00000000" w:rsidRDefault="00000000" w:rsidRPr="00000000" w14:paraId="00000A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Collapse: The Void can cause space-time rifts, destabilizing reality. Players must make a Sanity Check to avoid being pulled into the rift.</w:t>
      </w:r>
    </w:p>
    <w:p w:rsidR="00000000" w:rsidDel="00000000" w:rsidP="00000000" w:rsidRDefault="00000000" w:rsidRPr="00000000" w14:paraId="00000A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each round near the Hungry Void.</w:t>
      </w:r>
    </w:p>
    <w:p w:rsidR="00000000" w:rsidDel="00000000" w:rsidP="00000000" w:rsidRDefault="00000000" w:rsidRPr="00000000" w14:paraId="00000A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Would you like me to continue filling out the rest of the stat blocks for these creatures? Let me know how you’d like to proceed!</w:t>
      </w:r>
    </w:p>
    <w:p w:rsidR="00000000" w:rsidDel="00000000" w:rsidP="00000000" w:rsidRDefault="00000000" w:rsidRPr="00000000" w14:paraId="00000A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A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The Unseen Presence</w:t>
      </w:r>
    </w:p>
    <w:p w:rsidR="00000000" w:rsidDel="00000000" w:rsidP="00000000" w:rsidRDefault="00000000" w:rsidRPr="00000000" w14:paraId="00000B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B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rsidR="00000000" w:rsidDel="00000000" w:rsidP="00000000" w:rsidRDefault="00000000" w:rsidRPr="00000000" w14:paraId="00000B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w:t>
      </w:r>
    </w:p>
    <w:p w:rsidR="00000000" w:rsidDel="00000000" w:rsidP="00000000" w:rsidRDefault="00000000" w:rsidRPr="00000000" w14:paraId="00000B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 (Invisible)</w:t>
      </w:r>
    </w:p>
    <w:p w:rsidR="00000000" w:rsidDel="00000000" w:rsidP="00000000" w:rsidRDefault="00000000" w:rsidRPr="00000000" w14:paraId="00000B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Distortion (2d6), Dread Infusion (1d8)</w:t>
      </w:r>
    </w:p>
    <w:p w:rsidR="00000000" w:rsidDel="00000000" w:rsidP="00000000" w:rsidRDefault="00000000" w:rsidRPr="00000000" w14:paraId="00000B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Mental Manipulation</w:t>
      </w:r>
    </w:p>
    <w:p w:rsidR="00000000" w:rsidDel="00000000" w:rsidP="00000000" w:rsidRDefault="00000000" w:rsidRPr="00000000" w14:paraId="00000B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Invisible Presence: The Unseen Presence is impossible to detect visually but can be felt as a cold dread in the air. Players must make a Sanity Check when entering an area where the Presence lingers, or suffer 1d4 Sanity loss.</w:t>
      </w:r>
    </w:p>
    <w:p w:rsidR="00000000" w:rsidDel="00000000" w:rsidP="00000000" w:rsidRDefault="00000000" w:rsidRPr="00000000" w14:paraId="00000B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Dread Infusion: The Unseen Presence can instill extreme fear into nearby targets, forcing them to make a Willpower Check or become paralyzed with terror for 1d6 rounds.</w:t>
      </w:r>
    </w:p>
    <w:p w:rsidR="00000000" w:rsidDel="00000000" w:rsidP="00000000" w:rsidRDefault="00000000" w:rsidRPr="00000000" w14:paraId="00000B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Distortion: The Unseen Presence can manipulate a person’s mind, twisting their thoughts and memories, causing them to lose their sense of self.</w:t>
      </w:r>
    </w:p>
    <w:p w:rsidR="00000000" w:rsidDel="00000000" w:rsidP="00000000" w:rsidRDefault="00000000" w:rsidRPr="00000000" w14:paraId="00000B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when interacting with or sensing the Unseen Presence.</w:t>
      </w:r>
    </w:p>
    <w:p w:rsidR="00000000" w:rsidDel="00000000" w:rsidP="00000000" w:rsidRDefault="00000000" w:rsidRPr="00000000" w14:paraId="00000B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1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1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The Whispering Night</w:t>
      </w:r>
    </w:p>
    <w:p w:rsidR="00000000" w:rsidDel="00000000" w:rsidP="00000000" w:rsidRDefault="00000000" w:rsidRPr="00000000" w14:paraId="00000B1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B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rsidR="00000000" w:rsidDel="00000000" w:rsidP="00000000" w:rsidRDefault="00000000" w:rsidRPr="00000000" w14:paraId="00000B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90</w:t>
      </w:r>
    </w:p>
    <w:p w:rsidR="00000000" w:rsidDel="00000000" w:rsidP="00000000" w:rsidRDefault="00000000" w:rsidRPr="00000000" w14:paraId="00000B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B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Whisper (1d6), Mental Dread (2d8)</w:t>
      </w:r>
    </w:p>
    <w:p w:rsidR="00000000" w:rsidDel="00000000" w:rsidP="00000000" w:rsidRDefault="00000000" w:rsidRPr="00000000" w14:paraId="00000B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Whispering Insanity</w:t>
      </w:r>
    </w:p>
    <w:p w:rsidR="00000000" w:rsidDel="00000000" w:rsidP="00000000" w:rsidRDefault="00000000" w:rsidRPr="00000000" w14:paraId="00000B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Whispering Insanity: The Whispering Night speaks directly into the minds of those within earshot. Characters must make a Sanity Check or take 1d6 Sanity loss each time they hear the whispers.</w:t>
      </w:r>
    </w:p>
    <w:p w:rsidR="00000000" w:rsidDel="00000000" w:rsidP="00000000" w:rsidRDefault="00000000" w:rsidRPr="00000000" w14:paraId="00000B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Compulsion to Search: Characters who hear the whispers become compelled to search for answers, disregarding any sense of danger. They gain a temporary obsession that can lead them into dangerous situations.</w:t>
      </w:r>
    </w:p>
    <w:p w:rsidR="00000000" w:rsidDel="00000000" w:rsidP="00000000" w:rsidRDefault="00000000" w:rsidRPr="00000000" w14:paraId="00000B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Influence: The Whispering Night can influence the thoughts of the players, guiding them to dangerous places or forcing them to act against their best interests.</w:t>
      </w:r>
    </w:p>
    <w:p w:rsidR="00000000" w:rsidDel="00000000" w:rsidP="00000000" w:rsidRDefault="00000000" w:rsidRPr="00000000" w14:paraId="00000B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1d4+1 Sanity loss for hearing its whispers or encountering it directly.</w:t>
      </w:r>
    </w:p>
    <w:p w:rsidR="00000000" w:rsidDel="00000000" w:rsidP="00000000" w:rsidRDefault="00000000" w:rsidRPr="00000000" w14:paraId="00000B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The Faceless Horror</w:t>
      </w:r>
    </w:p>
    <w:p w:rsidR="00000000" w:rsidDel="00000000" w:rsidP="00000000" w:rsidRDefault="00000000" w:rsidRPr="00000000" w14:paraId="00000B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B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rsidR="00000000" w:rsidDel="00000000" w:rsidP="00000000" w:rsidRDefault="00000000" w:rsidRPr="00000000" w14:paraId="00000B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0B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B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Warp (2d6), Crushing Grasp (1d8)</w:t>
      </w:r>
    </w:p>
    <w:p w:rsidR="00000000" w:rsidDel="00000000" w:rsidP="00000000" w:rsidRDefault="00000000" w:rsidRPr="00000000" w14:paraId="00000B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Influence, Tentacle Slap</w:t>
      </w:r>
    </w:p>
    <w:p w:rsidR="00000000" w:rsidDel="00000000" w:rsidP="00000000" w:rsidRDefault="00000000" w:rsidRPr="00000000" w14:paraId="00000B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Mental Disruption: The Faceless Horror emits a psychic wave that distorts the minds of those nearby. Players must make a Willpower Check or suffer 1d6 Sanity loss per round of exposure.</w:t>
      </w:r>
    </w:p>
    <w:p w:rsidR="00000000" w:rsidDel="00000000" w:rsidP="00000000" w:rsidRDefault="00000000" w:rsidRPr="00000000" w14:paraId="00000B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Blankness of Existence: Prolonged exposure to the Faceless Horror causes the affected to experience a dissociative break, where they lose track of time and place. This leads to a temporary amnesia or disorientation.</w:t>
      </w:r>
    </w:p>
    <w:p w:rsidR="00000000" w:rsidDel="00000000" w:rsidP="00000000" w:rsidRDefault="00000000" w:rsidRPr="00000000" w14:paraId="00000B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Tentacle Slap: The creature can lash out with slimy, tentacle-like limbs, dealing 1d8 damage to the players in close range.</w:t>
      </w:r>
    </w:p>
    <w:p w:rsidR="00000000" w:rsidDel="00000000" w:rsidP="00000000" w:rsidRDefault="00000000" w:rsidRPr="00000000" w14:paraId="00000B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seeing the Faceless Horror or experiencing its disturbing presence.</w:t>
      </w:r>
    </w:p>
    <w:p w:rsidR="00000000" w:rsidDel="00000000" w:rsidP="00000000" w:rsidRDefault="00000000" w:rsidRPr="00000000" w14:paraId="00000B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The Sky-Walker</w:t>
      </w:r>
    </w:p>
    <w:p w:rsidR="00000000" w:rsidDel="00000000" w:rsidP="00000000" w:rsidRDefault="00000000" w:rsidRPr="00000000" w14:paraId="00000B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B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rsidR="00000000" w:rsidDel="00000000" w:rsidP="00000000" w:rsidRDefault="00000000" w:rsidRPr="00000000" w14:paraId="00000B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0B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0B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Astral Whip (2d8), Energy Drain (1d6)</w:t>
      </w:r>
    </w:p>
    <w:p w:rsidR="00000000" w:rsidDel="00000000" w:rsidP="00000000" w:rsidRDefault="00000000" w:rsidRPr="00000000" w14:paraId="00000B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Astral Whip, Energy Drain</w:t>
      </w:r>
    </w:p>
    <w:p w:rsidR="00000000" w:rsidDel="00000000" w:rsidP="00000000" w:rsidRDefault="00000000" w:rsidRPr="00000000" w14:paraId="00000B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Astral Whip: The Sky-Walker can lash out with its ethereal whip-like appendages, dealing 2d8 damage to any character in reach.</w:t>
      </w:r>
    </w:p>
    <w:p w:rsidR="00000000" w:rsidDel="00000000" w:rsidP="00000000" w:rsidRDefault="00000000" w:rsidRPr="00000000" w14:paraId="00000B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Energy Drain: The Sky-Walker can drain energy from a player by siphoning starlight. This results in 1d6 damage and loss of stamina.</w:t>
      </w:r>
    </w:p>
    <w:p w:rsidR="00000000" w:rsidDel="00000000" w:rsidP="00000000" w:rsidRDefault="00000000" w:rsidRPr="00000000" w14:paraId="00000B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Starry Gaze: Characters who gaze directly into the Sky-Walker’s eyes must make a Sanity Check or take 1d4 Sanity loss from the overwhelming void of the cosmos.</w:t>
      </w:r>
    </w:p>
    <w:p w:rsidR="00000000" w:rsidDel="00000000" w:rsidP="00000000" w:rsidRDefault="00000000" w:rsidRPr="00000000" w14:paraId="00000B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prolonged exposure to the Sky-Walker or its energy drain.</w:t>
      </w:r>
    </w:p>
    <w:p w:rsidR="00000000" w:rsidDel="00000000" w:rsidP="00000000" w:rsidRDefault="00000000" w:rsidRPr="00000000" w14:paraId="00000B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The Eldritch Cloud</w:t>
      </w:r>
    </w:p>
    <w:p w:rsidR="00000000" w:rsidDel="00000000" w:rsidP="00000000" w:rsidRDefault="00000000" w:rsidRPr="00000000" w14:paraId="00000B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B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Eldritch Cloud is a floating mass of mist filled with unseen horrors. Within it lie thousands of voices, strange shapes, and aberrant figures. It is often encountered during moments of cosmic shifts or reality rifts, where it acts as a harbinger of impending chaos.</w:t>
      </w:r>
    </w:p>
    <w:p w:rsidR="00000000" w:rsidDel="00000000" w:rsidP="00000000" w:rsidRDefault="00000000" w:rsidRPr="00000000" w14:paraId="00000B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0B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B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Fog (1d6), Mind Fracture (1d8)</w:t>
      </w:r>
    </w:p>
    <w:p w:rsidR="00000000" w:rsidDel="00000000" w:rsidP="00000000" w:rsidRDefault="00000000" w:rsidRPr="00000000" w14:paraId="00000B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Cloud Infestation, Mental Disintegration</w:t>
      </w:r>
    </w:p>
    <w:p w:rsidR="00000000" w:rsidDel="00000000" w:rsidP="00000000" w:rsidRDefault="00000000" w:rsidRPr="00000000" w14:paraId="00000B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Fog: The Eldritch Cloud emits a fog that causes hallucinations and time dilation. Anyone in the fog must make a Sanity Check or suffer 1d6 Sanity loss per round.</w:t>
      </w:r>
    </w:p>
    <w:p w:rsidR="00000000" w:rsidDel="00000000" w:rsidP="00000000" w:rsidRDefault="00000000" w:rsidRPr="00000000" w14:paraId="00000B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Mental Disintegration: The cloud can mentally break down a player, causing memories and perceptions to become fractured. This results in 1d8 psychic damage and confusion.</w:t>
      </w:r>
    </w:p>
    <w:p w:rsidR="00000000" w:rsidDel="00000000" w:rsidP="00000000" w:rsidRDefault="00000000" w:rsidRPr="00000000" w14:paraId="00000B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prolonged exposure to the cloud or its disturbing fog.</w:t>
      </w:r>
    </w:p>
    <w:p w:rsidR="00000000" w:rsidDel="00000000" w:rsidP="00000000" w:rsidRDefault="00000000" w:rsidRPr="00000000" w14:paraId="00000B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The Abyssal Warden</w:t>
      </w:r>
    </w:p>
    <w:p w:rsidR="00000000" w:rsidDel="00000000" w:rsidP="00000000" w:rsidRDefault="00000000" w:rsidRPr="00000000" w14:paraId="00000B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w:t>
      </w:r>
    </w:p>
    <w:p w:rsidR="00000000" w:rsidDel="00000000" w:rsidP="00000000" w:rsidRDefault="00000000" w:rsidRPr="00000000" w14:paraId="00000B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Abyssal Warden is a terrifying guardian of the gates of the unknown, watching over the barriers between dimensions. It is a being of great strength and cosmic power, tasked with keeping ancient horrors imprisoned beyond the realms of existence.</w:t>
      </w:r>
    </w:p>
    <w:p w:rsidR="00000000" w:rsidDel="00000000" w:rsidP="00000000" w:rsidRDefault="00000000" w:rsidRPr="00000000" w14:paraId="00000B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0B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0B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Fist (3d10), Reality Shockwave (2d6)</w:t>
      </w:r>
    </w:p>
    <w:p w:rsidR="00000000" w:rsidDel="00000000" w:rsidP="00000000" w:rsidRDefault="00000000" w:rsidRPr="00000000" w14:paraId="00000B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Forceful Strike and Cosmic Restraint</w:t>
      </w:r>
    </w:p>
    <w:p w:rsidR="00000000" w:rsidDel="00000000" w:rsidP="00000000" w:rsidRDefault="00000000" w:rsidRPr="00000000" w14:paraId="00000B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Shockwave: The Abyssal Warden can generate a shockwave of cosmic energy that destabilizes reality, dealing 2d6 damage and causing nearby structures to collapse.</w:t>
      </w:r>
    </w:p>
    <w:p w:rsidR="00000000" w:rsidDel="00000000" w:rsidP="00000000" w:rsidRDefault="00000000" w:rsidRPr="00000000" w14:paraId="00000B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Dimensional Bind: The Warden can summon bonds of energy that trap players in a pocket dimension for several rounds. Players must make a Strength Check to break free.</w:t>
      </w:r>
    </w:p>
    <w:p w:rsidR="00000000" w:rsidDel="00000000" w:rsidP="00000000" w:rsidRDefault="00000000" w:rsidRPr="00000000" w14:paraId="00000B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Ancient Knowledge: The Warden knows the secrets of the universe, and players who attempt to interrogate it may gain cosmic knowledge at the cost of 1d6 Sanity loss.</w:t>
      </w:r>
    </w:p>
    <w:p w:rsidR="00000000" w:rsidDel="00000000" w:rsidP="00000000" w:rsidRDefault="00000000" w:rsidRPr="00000000" w14:paraId="00000B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being exposed to the Warden’s full power or its dimensional manipulation.</w:t>
      </w:r>
    </w:p>
    <w:p w:rsidR="00000000" w:rsidDel="00000000" w:rsidP="00000000" w:rsidRDefault="00000000" w:rsidRPr="00000000" w14:paraId="00000B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The Time-Breaker</w:t>
      </w:r>
    </w:p>
    <w:p w:rsidR="00000000" w:rsidDel="00000000" w:rsidP="00000000" w:rsidRDefault="00000000" w:rsidRPr="00000000" w14:paraId="00000B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w:t>
      </w:r>
    </w:p>
    <w:p w:rsidR="00000000" w:rsidDel="00000000" w:rsidP="00000000" w:rsidRDefault="00000000" w:rsidRPr="00000000" w14:paraId="00000B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rsidR="00000000" w:rsidDel="00000000" w:rsidP="00000000" w:rsidRDefault="00000000" w:rsidRPr="00000000" w14:paraId="00000B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0B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B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Temporal Rift (3d8), Time Crush (2d10)</w:t>
      </w:r>
    </w:p>
    <w:p w:rsidR="00000000" w:rsidDel="00000000" w:rsidP="00000000" w:rsidRDefault="00000000" w:rsidRPr="00000000" w14:paraId="00000B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Time Manipulation and Temporal Distortion</w:t>
      </w:r>
    </w:p>
    <w:p w:rsidR="00000000" w:rsidDel="00000000" w:rsidP="00000000" w:rsidRDefault="00000000" w:rsidRPr="00000000" w14:paraId="00000B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Temporal Rift: The Time-Breaker can fracture time, causing reality to shift and disorient players. Players must make a Sanity Check or take 3d8 damage as the timeline becomes distorted.</w:t>
      </w:r>
    </w:p>
    <w:p w:rsidR="00000000" w:rsidDel="00000000" w:rsidP="00000000" w:rsidRDefault="00000000" w:rsidRPr="00000000" w14:paraId="00000B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Crush: The Time-Breaker can compress time around an individual, causing their body to experience extreme aging. The target must make a Constitution Check or suffer 2d10 damage as their body rapidly decays.</w:t>
      </w:r>
    </w:p>
    <w:p w:rsidR="00000000" w:rsidDel="00000000" w:rsidP="00000000" w:rsidRDefault="00000000" w:rsidRPr="00000000" w14:paraId="00000B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Flux: Players within the Time-Breaker’s vicinity may experience time loops, or their actions may be undone as time resets.</w:t>
      </w:r>
    </w:p>
    <w:p w:rsidR="00000000" w:rsidDel="00000000" w:rsidP="00000000" w:rsidRDefault="00000000" w:rsidRPr="00000000" w14:paraId="00000B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1d10 Sanity loss for prolonged exposure to its temporal manipulations.</w:t>
      </w:r>
    </w:p>
    <w:p w:rsidR="00000000" w:rsidDel="00000000" w:rsidP="00000000" w:rsidRDefault="00000000" w:rsidRPr="00000000" w14:paraId="00000B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The Cosmic Witness</w:t>
      </w:r>
    </w:p>
    <w:p w:rsidR="00000000" w:rsidDel="00000000" w:rsidP="00000000" w:rsidRDefault="00000000" w:rsidRPr="00000000" w14:paraId="00000B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B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rsidR="00000000" w:rsidDel="00000000" w:rsidP="00000000" w:rsidRDefault="00000000" w:rsidRPr="00000000" w14:paraId="00000B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0B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B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Eye of the Void (2d6), Cosmic Sight (3d10)</w:t>
      </w:r>
    </w:p>
    <w:p w:rsidR="00000000" w:rsidDel="00000000" w:rsidP="00000000" w:rsidRDefault="00000000" w:rsidRPr="00000000" w14:paraId="00000B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Staring Madness and Astral Projection</w:t>
      </w:r>
    </w:p>
    <w:p w:rsidR="00000000" w:rsidDel="00000000" w:rsidP="00000000" w:rsidRDefault="00000000" w:rsidRPr="00000000" w14:paraId="00000B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Eye of the Void: The Cosmic Witness can focus its gaze on a target, causing them to experience the full weight of the universe. Victims must make a Sanity Check or lose 1d10 Sanity and be stunned for 1d4 rounds.</w:t>
      </w:r>
    </w:p>
    <w:p w:rsidR="00000000" w:rsidDel="00000000" w:rsidP="00000000" w:rsidRDefault="00000000" w:rsidRPr="00000000" w14:paraId="00000B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Sight: Those who stare directly at the Cosmic Witness may gain visions of the cosmos, but at the cost of their sanity. They learn truths about the universe that they were not meant to know.</w:t>
      </w:r>
    </w:p>
    <w:p w:rsidR="00000000" w:rsidDel="00000000" w:rsidP="00000000" w:rsidRDefault="00000000" w:rsidRPr="00000000" w14:paraId="00000B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Astral Projection: The Cosmic Witness can project itself into other realms, manifesting only a small part of its true power. This can result in mental possession of individuals in the same realm.</w:t>
      </w:r>
    </w:p>
    <w:p w:rsidR="00000000" w:rsidDel="00000000" w:rsidP="00000000" w:rsidRDefault="00000000" w:rsidRPr="00000000" w14:paraId="00000B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prolonged exposure or gaining insight into its nature.</w:t>
      </w:r>
    </w:p>
    <w:p w:rsidR="00000000" w:rsidDel="00000000" w:rsidP="00000000" w:rsidRDefault="00000000" w:rsidRPr="00000000" w14:paraId="00000B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The Infinite Maw</w:t>
      </w:r>
    </w:p>
    <w:p w:rsidR="00000000" w:rsidDel="00000000" w:rsidP="00000000" w:rsidRDefault="00000000" w:rsidRPr="00000000" w14:paraId="00000B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w:t>
      </w:r>
    </w:p>
    <w:p w:rsidR="00000000" w:rsidDel="00000000" w:rsidP="00000000" w:rsidRDefault="00000000" w:rsidRPr="00000000" w14:paraId="00000B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rsidR="00000000" w:rsidDel="00000000" w:rsidP="00000000" w:rsidRDefault="00000000" w:rsidRPr="00000000" w14:paraId="00000B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600</w:t>
      </w:r>
    </w:p>
    <w:p w:rsidR="00000000" w:rsidDel="00000000" w:rsidP="00000000" w:rsidRDefault="00000000" w:rsidRPr="00000000" w14:paraId="00000B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0B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Devouring (5d10), Bite (4d8)</w:t>
      </w:r>
    </w:p>
    <w:p w:rsidR="00000000" w:rsidDel="00000000" w:rsidP="00000000" w:rsidRDefault="00000000" w:rsidRPr="00000000" w14:paraId="00000B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Consumption and Maw Devouring</w:t>
      </w:r>
    </w:p>
    <w:p w:rsidR="00000000" w:rsidDel="00000000" w:rsidP="00000000" w:rsidRDefault="00000000" w:rsidRPr="00000000" w14:paraId="00000B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Devouring: The Infinite Maw can consume time and space within a 200-foot radius, causing entire areas to disintegrate into nothingness. Anything in this area suffers 5d10 damage.</w:t>
      </w:r>
    </w:p>
    <w:p w:rsidR="00000000" w:rsidDel="00000000" w:rsidP="00000000" w:rsidRDefault="00000000" w:rsidRPr="00000000" w14:paraId="00000B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Bite of the Void: The Infinite Maw can snap its maw shut, causing reality itself to fracture. Anyone within range is swallowed whole, suffering 4d8 damage and being consumed by the Maw.</w:t>
      </w:r>
    </w:p>
    <w:p w:rsidR="00000000" w:rsidDel="00000000" w:rsidP="00000000" w:rsidRDefault="00000000" w:rsidRPr="00000000" w14:paraId="00000B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Consumption of Souls: It feeds on the very souls of those it consumes. Those who are devoured find themselves lost in endless blackness.</w:t>
      </w:r>
    </w:p>
    <w:p w:rsidR="00000000" w:rsidDel="00000000" w:rsidP="00000000" w:rsidRDefault="00000000" w:rsidRPr="00000000" w14:paraId="00000B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upon witnessing the Maw devour a world or a person.</w:t>
      </w:r>
    </w:p>
    <w:p w:rsidR="00000000" w:rsidDel="00000000" w:rsidP="00000000" w:rsidRDefault="00000000" w:rsidRPr="00000000" w14:paraId="00000B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 The Blind Watchers</w:t>
      </w:r>
    </w:p>
    <w:p w:rsidR="00000000" w:rsidDel="00000000" w:rsidP="00000000" w:rsidRDefault="00000000" w:rsidRPr="00000000" w14:paraId="00000B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B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rsidR="00000000" w:rsidDel="00000000" w:rsidP="00000000" w:rsidRDefault="00000000" w:rsidRPr="00000000" w14:paraId="00000B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0B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0B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Glare of Perception (2d6), Cosmic Gaze (3d8)</w:t>
      </w:r>
    </w:p>
    <w:p w:rsidR="00000000" w:rsidDel="00000000" w:rsidP="00000000" w:rsidRDefault="00000000" w:rsidRPr="00000000" w14:paraId="00000B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Mental Gaze and Eye of Reality</w:t>
      </w:r>
    </w:p>
    <w:p w:rsidR="00000000" w:rsidDel="00000000" w:rsidP="00000000" w:rsidRDefault="00000000" w:rsidRPr="00000000" w14:paraId="00000B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Glare of Perception: The Blind Watchers can see beyond human comprehension, and their gaze causes reality to become warped. Targets who are gazed at must make a Sanity Check or lose 1d6 Sanity and suffer disorientation.</w:t>
      </w:r>
    </w:p>
    <w:p w:rsidR="00000000" w:rsidDel="00000000" w:rsidP="00000000" w:rsidRDefault="00000000" w:rsidRPr="00000000" w14:paraId="00000B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Gaze: The Watchers can gaze into the future or the past, revealing terrifying truths about the universe. Those who meet their gaze must make a Sanity Check or take 2d6 Sanity loss.</w:t>
      </w:r>
    </w:p>
    <w:p w:rsidR="00000000" w:rsidDel="00000000" w:rsidP="00000000" w:rsidRDefault="00000000" w:rsidRPr="00000000" w14:paraId="00000B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Fracture: The Blind Watchers’ sight can fracture minds, causing temporary insanity or memory loss.</w:t>
      </w:r>
    </w:p>
    <w:p w:rsidR="00000000" w:rsidDel="00000000" w:rsidP="00000000" w:rsidRDefault="00000000" w:rsidRPr="00000000" w14:paraId="00000B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per interaction with the Blind Watchers or their influence.</w:t>
      </w:r>
    </w:p>
    <w:p w:rsidR="00000000" w:rsidDel="00000000" w:rsidP="00000000" w:rsidRDefault="00000000" w:rsidRPr="00000000" w14:paraId="00000B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16. The Great Devourer</w:t>
      </w:r>
    </w:p>
    <w:p w:rsidR="00000000" w:rsidDel="00000000" w:rsidP="00000000" w:rsidRDefault="00000000" w:rsidRPr="00000000" w14:paraId="00000B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w:t>
      </w:r>
    </w:p>
    <w:p w:rsidR="00000000" w:rsidDel="00000000" w:rsidP="00000000" w:rsidRDefault="00000000" w:rsidRPr="00000000" w14:paraId="00000B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Great Devourer is a colossal being that exists only to consume. It travels across the multiverse, devouring worlds, stars, and even gods. It is said that its hunger is so vast that no reality is safe from its insatiable cravings.</w:t>
      </w:r>
    </w:p>
    <w:p w:rsidR="00000000" w:rsidDel="00000000" w:rsidP="00000000" w:rsidRDefault="00000000" w:rsidRPr="00000000" w14:paraId="00000B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w:t>
      </w:r>
    </w:p>
    <w:p w:rsidR="00000000" w:rsidDel="00000000" w:rsidP="00000000" w:rsidRDefault="00000000" w:rsidRPr="00000000" w14:paraId="00000B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w:t>
      </w:r>
    </w:p>
    <w:p w:rsidR="00000000" w:rsidDel="00000000" w:rsidP="00000000" w:rsidRDefault="00000000" w:rsidRPr="00000000" w14:paraId="00000B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Consuming (5d6), Cosmic Bite (4d10)</w:t>
      </w:r>
    </w:p>
    <w:p w:rsidR="00000000" w:rsidDel="00000000" w:rsidP="00000000" w:rsidRDefault="00000000" w:rsidRPr="00000000" w14:paraId="00000B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Consumption, Devouring Bite</w:t>
      </w:r>
    </w:p>
    <w:p w:rsidR="00000000" w:rsidDel="00000000" w:rsidP="00000000" w:rsidRDefault="00000000" w:rsidRPr="00000000" w14:paraId="00000B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Consuming: The Great Devourer can consume reality itself, swallowing up anything that exists within its reach. Players caught within its range must make a Dodge Check or suffer 5d6 damage and be erased from existence.</w:t>
      </w:r>
    </w:p>
    <w:p w:rsidR="00000000" w:rsidDel="00000000" w:rsidP="00000000" w:rsidRDefault="00000000" w:rsidRPr="00000000" w14:paraId="00000B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Devouring Bite: The Devourer can bite down with its cosmic maw, dealing 4d10 damage and causing instant destruction to any material object.</w:t>
      </w:r>
    </w:p>
    <w:p w:rsidR="00000000" w:rsidDel="00000000" w:rsidP="00000000" w:rsidRDefault="00000000" w:rsidRPr="00000000" w14:paraId="00000B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World Eater: The Great Devourer can destroy entire worlds or dimensions, causing irreversible destruction on a cosmic scale.</w:t>
      </w:r>
    </w:p>
    <w:p w:rsidR="00000000" w:rsidDel="00000000" w:rsidP="00000000" w:rsidRDefault="00000000" w:rsidRPr="00000000" w14:paraId="00000B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seeing the Devourer’s full form or witnessing its destructive power.</w:t>
      </w:r>
    </w:p>
    <w:p w:rsidR="00000000" w:rsidDel="00000000" w:rsidP="00000000" w:rsidRDefault="00000000" w:rsidRPr="00000000" w14:paraId="00000B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  The Silent Scream</w:t>
      </w:r>
    </w:p>
    <w:p w:rsidR="00000000" w:rsidDel="00000000" w:rsidP="00000000" w:rsidRDefault="00000000" w:rsidRPr="00000000" w14:paraId="00000B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B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rsidR="00000000" w:rsidDel="00000000" w:rsidP="00000000" w:rsidRDefault="00000000" w:rsidRPr="00000000" w14:paraId="00000B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90</w:t>
      </w:r>
    </w:p>
    <w:p w:rsidR="00000000" w:rsidDel="00000000" w:rsidP="00000000" w:rsidRDefault="00000000" w:rsidRPr="00000000" w14:paraId="00000B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B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Sonic Wave (2d8), Mental Scream (1d10)</w:t>
      </w:r>
    </w:p>
    <w:p w:rsidR="00000000" w:rsidDel="00000000" w:rsidP="00000000" w:rsidRDefault="00000000" w:rsidRPr="00000000" w14:paraId="00000B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Sound-based Influence, Mental Scream</w:t>
      </w:r>
    </w:p>
    <w:p w:rsidR="00000000" w:rsidDel="00000000" w:rsidP="00000000" w:rsidRDefault="00000000" w:rsidRPr="00000000" w14:paraId="00000B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Silent Scream: The entity can emit a screaming wave of psychic energy that causes all within a 30-foot radius to experience extreme fear. Players must make a Willpower Check or be paralyzed by fear for 1d6 rounds.</w:t>
      </w:r>
    </w:p>
    <w:p w:rsidR="00000000" w:rsidDel="00000000" w:rsidP="00000000" w:rsidRDefault="00000000" w:rsidRPr="00000000" w14:paraId="00000B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Sonic Wave: The Silent Scream can create bursts of sound that physically damage nearby objects, dealing 2d8 damage to anyone in the vicinity.</w:t>
      </w:r>
    </w:p>
    <w:p w:rsidR="00000000" w:rsidDel="00000000" w:rsidP="00000000" w:rsidRDefault="00000000" w:rsidRPr="00000000" w14:paraId="00000B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Mind-Shattering Presence: Its mere presence causes psychic distortion, causing the environment to bend and twist in unsettling ways.</w:t>
      </w:r>
    </w:p>
    <w:p w:rsidR="00000000" w:rsidDel="00000000" w:rsidP="00000000" w:rsidRDefault="00000000" w:rsidRPr="00000000" w14:paraId="00000B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when hearing the Silent Scream or coming into direct contact with the entity.</w:t>
      </w:r>
    </w:p>
    <w:p w:rsidR="00000000" w:rsidDel="00000000" w:rsidP="00000000" w:rsidRDefault="00000000" w:rsidRPr="00000000" w14:paraId="00000B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Dark Entities</w:t>
      </w:r>
    </w:p>
    <w:p w:rsidR="00000000" w:rsidDel="00000000" w:rsidP="00000000" w:rsidRDefault="00000000" w:rsidRPr="00000000" w14:paraId="00000B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Dark Entities are creatures or beings tied to darker forces, often embodiments of malice or suffering. These creatures can often manipulate minds or are often summoned by cults to wreak havoc.</w:t>
      </w:r>
    </w:p>
    <w:p w:rsidR="00000000" w:rsidDel="00000000" w:rsidP="00000000" w:rsidRDefault="00000000" w:rsidRPr="00000000" w14:paraId="00000B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Shadow Walker</w:t>
      </w:r>
    </w:p>
    <w:p w:rsidR="00000000" w:rsidDel="00000000" w:rsidP="00000000" w:rsidRDefault="00000000" w:rsidRPr="00000000" w14:paraId="00000B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B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Shadow Walker is an eldritch entity that exists in the shadows between worlds. It is a darkness made manifest, often appearing as a shadowy figure that can move between dimensions at will, creeping through cracks in reality. It feeds on fear and souls.</w:t>
      </w:r>
    </w:p>
    <w:p w:rsidR="00000000" w:rsidDel="00000000" w:rsidP="00000000" w:rsidRDefault="00000000" w:rsidRPr="00000000" w14:paraId="00000B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0B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B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Shadow Grasp (2d6), Fear-Induced Paralysis (1d10)</w:t>
      </w:r>
    </w:p>
    <w:p w:rsidR="00000000" w:rsidDel="00000000" w:rsidP="00000000" w:rsidRDefault="00000000" w:rsidRPr="00000000" w14:paraId="00000B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Shadow Strike, Soul Drain</w:t>
      </w:r>
    </w:p>
    <w:p w:rsidR="00000000" w:rsidDel="00000000" w:rsidP="00000000" w:rsidRDefault="00000000" w:rsidRPr="00000000" w14:paraId="00000B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 Grasp: The Shadow Walker can reach out from the shadows to bind and trap a victim in place, dealing 2d6 damage and forcing a Strength Check to break free.</w:t>
      </w:r>
    </w:p>
    <w:p w:rsidR="00000000" w:rsidDel="00000000" w:rsidP="00000000" w:rsidRDefault="00000000" w:rsidRPr="00000000" w14:paraId="00000B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Fear-Induced Paralysis: The mere sight of the Shadow Walker causes intense terror. Targets within 30 feet must make a Willpower Check or be paralyzed in fear for 1d6 rounds.</w:t>
      </w:r>
    </w:p>
    <w:p w:rsidR="00000000" w:rsidDel="00000000" w:rsidP="00000000" w:rsidRDefault="00000000" w:rsidRPr="00000000" w14:paraId="00000B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Interdimensional Movement: The Shadow Walker can slip through dimensions, appearing anywhere within 100 feet of its current location.</w:t>
      </w:r>
    </w:p>
    <w:p w:rsidR="00000000" w:rsidDel="00000000" w:rsidP="00000000" w:rsidRDefault="00000000" w:rsidRPr="00000000" w14:paraId="00000B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seeing the shadowy form of the Walker.</w:t>
      </w:r>
    </w:p>
    <w:p w:rsidR="00000000" w:rsidDel="00000000" w:rsidP="00000000" w:rsidRDefault="00000000" w:rsidRPr="00000000" w14:paraId="00000B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Demon of Flame</w:t>
      </w:r>
    </w:p>
    <w:p w:rsidR="00000000" w:rsidDel="00000000" w:rsidP="00000000" w:rsidRDefault="00000000" w:rsidRPr="00000000" w14:paraId="00000B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B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Flame is a fiery beast with burning wings, a mouth that spits hellfire, and claws that can melt through solid stone. It is a manifestation of rage and destruction, summoned to lay waste to entire cities or armies.</w:t>
      </w:r>
    </w:p>
    <w:p w:rsidR="00000000" w:rsidDel="00000000" w:rsidP="00000000" w:rsidRDefault="00000000" w:rsidRPr="00000000" w14:paraId="00000B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0B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B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Hellfire Breath (3d6), Claw Slash (2d8)</w:t>
      </w:r>
    </w:p>
    <w:p w:rsidR="00000000" w:rsidDel="00000000" w:rsidP="00000000" w:rsidRDefault="00000000" w:rsidRPr="00000000" w14:paraId="00000B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Fireball, Claws, Hellfire</w:t>
      </w:r>
    </w:p>
    <w:p w:rsidR="00000000" w:rsidDel="00000000" w:rsidP="00000000" w:rsidRDefault="00000000" w:rsidRPr="00000000" w14:paraId="00000B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Breath: The Demon can unleash a blast of fire, dealing 3d6 damage in a 15-foot cone.</w:t>
      </w:r>
    </w:p>
    <w:p w:rsidR="00000000" w:rsidDel="00000000" w:rsidP="00000000" w:rsidRDefault="00000000" w:rsidRPr="00000000" w14:paraId="00000B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Flame Aura: The Demon of Flame is surrounded by an aura of hellfire, causing 1d6 damage to anyone within 10 feet.</w:t>
      </w:r>
    </w:p>
    <w:p w:rsidR="00000000" w:rsidDel="00000000" w:rsidP="00000000" w:rsidRDefault="00000000" w:rsidRPr="00000000" w14:paraId="00000B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Molten Form: Its skin is made of molten rock, making it immune to most physical damage unless using magical or extreme cold attacks.</w:t>
      </w:r>
    </w:p>
    <w:p w:rsidR="00000000" w:rsidDel="00000000" w:rsidP="00000000" w:rsidRDefault="00000000" w:rsidRPr="00000000" w14:paraId="00000B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being near its overwhelming heat and destructive presence.</w:t>
      </w:r>
    </w:p>
    <w:p w:rsidR="00000000" w:rsidDel="00000000" w:rsidP="00000000" w:rsidRDefault="00000000" w:rsidRPr="00000000" w14:paraId="00000B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Devouring Darkness</w:t>
      </w:r>
    </w:p>
    <w:p w:rsidR="00000000" w:rsidDel="00000000" w:rsidP="00000000" w:rsidRDefault="00000000" w:rsidRPr="00000000" w14:paraId="00000B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B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Devouring Darkness is a void-like creature, born of the deepest corners of the universe. It seeks to consume all light and existence itself. It is formless and indescribable, constantly shifting and distorting the very space around it.</w:t>
      </w:r>
    </w:p>
    <w:p w:rsidR="00000000" w:rsidDel="00000000" w:rsidP="00000000" w:rsidRDefault="00000000" w:rsidRPr="00000000" w14:paraId="00000B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0B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0B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Hunger (2d10), Reality Tear (1d10)</w:t>
      </w:r>
    </w:p>
    <w:p w:rsidR="00000000" w:rsidDel="00000000" w:rsidP="00000000" w:rsidRDefault="00000000" w:rsidRPr="00000000" w14:paraId="00000B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Absorption and Reality Tear</w:t>
      </w:r>
    </w:p>
    <w:p w:rsidR="00000000" w:rsidDel="00000000" w:rsidP="00000000" w:rsidRDefault="00000000" w:rsidRPr="00000000" w14:paraId="00000B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B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Hunger: The Devouring Darkness consumes light and energy in a given area. This causes players to suffer mental exhaustion and health loss (2d10 damage per round).</w:t>
      </w:r>
    </w:p>
    <w:p w:rsidR="00000000" w:rsidDel="00000000" w:rsidP="00000000" w:rsidRDefault="00000000" w:rsidRPr="00000000" w14:paraId="00000B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Tear: The Darkness can tear at reality, causing physical and psychic damage. Anyone near it must make a Sanity Check to avoid being sucked into the void for 1d10 rounds.</w:t>
      </w:r>
    </w:p>
    <w:p w:rsidR="00000000" w:rsidDel="00000000" w:rsidP="00000000" w:rsidRDefault="00000000" w:rsidRPr="00000000" w14:paraId="00000B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Blackout: The area around the creature becomes an impenetrable void, leaving no light. Anyone within this zone suffers from extreme disorientation and blindness.</w:t>
      </w:r>
    </w:p>
    <w:p w:rsidR="00000000" w:rsidDel="00000000" w:rsidP="00000000" w:rsidRDefault="00000000" w:rsidRPr="00000000" w14:paraId="00000B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prolonged exposure.</w:t>
      </w:r>
    </w:p>
    <w:p w:rsidR="00000000" w:rsidDel="00000000" w:rsidP="00000000" w:rsidRDefault="00000000" w:rsidRPr="00000000" w14:paraId="00000B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Hollow Wraith</w:t>
      </w:r>
    </w:p>
    <w:p w:rsidR="00000000" w:rsidDel="00000000" w:rsidP="00000000" w:rsidRDefault="00000000" w:rsidRPr="00000000" w14:paraId="00000B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B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B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Hollow Wraith is the spirit of someone lost to the abyss, now returned as a wraith-like creature with empty eye sockets and a body that fades in and out of reality. It seeks vengeance, driven by the hunger for the living.</w:t>
      </w:r>
    </w:p>
    <w:p w:rsidR="00000000" w:rsidDel="00000000" w:rsidP="00000000" w:rsidRDefault="00000000" w:rsidRPr="00000000" w14:paraId="00000B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110</w:t>
      </w:r>
    </w:p>
    <w:p w:rsidR="00000000" w:rsidDel="00000000" w:rsidP="00000000" w:rsidRDefault="00000000" w:rsidRPr="00000000" w14:paraId="00000B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B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Spectral Touch (1d8), Drain Life (2d6)</w:t>
      </w:r>
    </w:p>
    <w:p w:rsidR="00000000" w:rsidDel="00000000" w:rsidP="00000000" w:rsidRDefault="00000000" w:rsidRPr="00000000" w14:paraId="00000B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Phantom Touch, Life Siphon</w:t>
      </w:r>
    </w:p>
    <w:p w:rsidR="00000000" w:rsidDel="00000000" w:rsidP="00000000" w:rsidRDefault="00000000" w:rsidRPr="00000000" w14:paraId="00000B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Phantom Touch: The Hollow Wraith can pass through walls and strike through solid objects. It deals 1d8 damage with a chilling touch that causes psychic numbness.</w:t>
      </w:r>
    </w:p>
    <w:p w:rsidR="00000000" w:rsidDel="00000000" w:rsidP="00000000" w:rsidRDefault="00000000" w:rsidRPr="00000000" w14:paraId="00000C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Drain Life: It can drain the life force from its victims, healing itself for 2d6 HP per round. Players can resist this attack with a Strength Check.</w:t>
      </w:r>
    </w:p>
    <w:p w:rsidR="00000000" w:rsidDel="00000000" w:rsidP="00000000" w:rsidRDefault="00000000" w:rsidRPr="00000000" w14:paraId="00000C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Phase Shift: The Hollow Wraith can phase in and out of physical existence, making it immune to most attacks unless the player can wield spiritual or magical weapons.</w:t>
      </w:r>
    </w:p>
    <w:p w:rsidR="00000000" w:rsidDel="00000000" w:rsidP="00000000" w:rsidRDefault="00000000" w:rsidRPr="00000000" w14:paraId="00000C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encountering its eerie, intangible presence.</w:t>
      </w:r>
    </w:p>
    <w:p w:rsidR="00000000" w:rsidDel="00000000" w:rsidP="00000000" w:rsidRDefault="00000000" w:rsidRPr="00000000" w14:paraId="00000C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Blood Moon</w:t>
      </w:r>
    </w:p>
    <w:p w:rsidR="00000000" w:rsidDel="00000000" w:rsidP="00000000" w:rsidRDefault="00000000" w:rsidRPr="00000000" w14:paraId="00000C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C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Blood Moon is a celestial event that heralds the rise of a powerful cosmic entity. It manifests as a large, blood-red moon in the sky that influences dark magic and rituals. As it rises, it warps reality, causing death and bloodshed to ensue in its wake.</w:t>
      </w:r>
    </w:p>
    <w:p w:rsidR="00000000" w:rsidDel="00000000" w:rsidP="00000000" w:rsidRDefault="00000000" w:rsidRPr="00000000" w14:paraId="00000C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N/A (Celestial Event)</w:t>
      </w:r>
    </w:p>
    <w:p w:rsidR="00000000" w:rsidDel="00000000" w:rsidP="00000000" w:rsidRDefault="00000000" w:rsidRPr="00000000" w14:paraId="00000C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0C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Disruption (1d10), Life Siphon (2d8)</w:t>
      </w:r>
    </w:p>
    <w:p w:rsidR="00000000" w:rsidDel="00000000" w:rsidP="00000000" w:rsidRDefault="00000000" w:rsidRPr="00000000" w14:paraId="00000C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Reality Warping, Blood Magic</w:t>
      </w:r>
    </w:p>
    <w:p w:rsidR="00000000" w:rsidDel="00000000" w:rsidP="00000000" w:rsidRDefault="00000000" w:rsidRPr="00000000" w14:paraId="00000C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Disruption: The Blood Moon causes the fabric of reality to weaken. Players must make a Sanity Check or suffer 1d10 sanity loss.</w:t>
      </w:r>
    </w:p>
    <w:p w:rsidR="00000000" w:rsidDel="00000000" w:rsidP="00000000" w:rsidRDefault="00000000" w:rsidRPr="00000000" w14:paraId="00000C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Life Siphon: The magic of the Blood Moon feeds on the life force of those in its influence, healing the cosmic entity or those who perform rituals in its name. Each ritual performed under the Blood Moon heals 1d6 HP per player sacrificed.</w:t>
      </w:r>
    </w:p>
    <w:p w:rsidR="00000000" w:rsidDel="00000000" w:rsidP="00000000" w:rsidRDefault="00000000" w:rsidRPr="00000000" w14:paraId="00000C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Rain: When the Blood Moon is at its peak, it causes a rain of blood, dealing 1d6 damage per round to anyone standing in the open.</w:t>
      </w:r>
    </w:p>
    <w:p w:rsidR="00000000" w:rsidDel="00000000" w:rsidP="00000000" w:rsidRDefault="00000000" w:rsidRPr="00000000" w14:paraId="00000C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1d8 Sanity loss when the Blood Moon’s effects are in full force.</w:t>
      </w:r>
    </w:p>
    <w:p w:rsidR="00000000" w:rsidDel="00000000" w:rsidP="00000000" w:rsidRDefault="00000000" w:rsidRPr="00000000" w14:paraId="00000C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1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Screeching Beast</w:t>
      </w:r>
    </w:p>
    <w:p w:rsidR="00000000" w:rsidDel="00000000" w:rsidP="00000000" w:rsidRDefault="00000000" w:rsidRPr="00000000" w14:paraId="00000C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C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rsidR="00000000" w:rsidDel="00000000" w:rsidP="00000000" w:rsidRDefault="00000000" w:rsidRPr="00000000" w14:paraId="00000C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0C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0C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Slash (1d10), Screech (2d6)</w:t>
      </w:r>
    </w:p>
    <w:p w:rsidR="00000000" w:rsidDel="00000000" w:rsidP="00000000" w:rsidRDefault="00000000" w:rsidRPr="00000000" w14:paraId="00000C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Claws, Screech of Terror</w:t>
      </w:r>
    </w:p>
    <w:p w:rsidR="00000000" w:rsidDel="00000000" w:rsidP="00000000" w:rsidRDefault="00000000" w:rsidRPr="00000000" w14:paraId="00000C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Screech of Terror: The beast can emit a piercing screech that forces nearby creatures to make a Sanity Check or become paralyzed with fear for 1d4 rounds.</w:t>
      </w:r>
    </w:p>
    <w:p w:rsidR="00000000" w:rsidDel="00000000" w:rsidP="00000000" w:rsidRDefault="00000000" w:rsidRPr="00000000" w14:paraId="00000C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Ferocity: The Screeching Beast is incredibly fast and can make 2 attacks per round. It also has enhanced senses, making it difficult to escape from.</w:t>
      </w:r>
    </w:p>
    <w:p w:rsidR="00000000" w:rsidDel="00000000" w:rsidP="00000000" w:rsidRDefault="00000000" w:rsidRPr="00000000" w14:paraId="00000C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hearing the beast’s terrifying screech.</w:t>
      </w:r>
    </w:p>
    <w:p w:rsidR="00000000" w:rsidDel="00000000" w:rsidP="00000000" w:rsidRDefault="00000000" w:rsidRPr="00000000" w14:paraId="00000C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Faceless Stalker</w:t>
      </w:r>
    </w:p>
    <w:p w:rsidR="00000000" w:rsidDel="00000000" w:rsidP="00000000" w:rsidRDefault="00000000" w:rsidRPr="00000000" w14:paraId="00000C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C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man-shaped figure that stalks its prey, the Faceless Stalker has no features—only a smooth, featureless face and hollow eyes. It moves quietly, blending in with shadows, and silently follows its victims until the time is right to strike.</w:t>
      </w:r>
    </w:p>
    <w:p w:rsidR="00000000" w:rsidDel="00000000" w:rsidP="00000000" w:rsidRDefault="00000000" w:rsidRPr="00000000" w14:paraId="00000C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0C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C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Slash (2d6), Mind Contamination (1d4)</w:t>
      </w:r>
    </w:p>
    <w:p w:rsidR="00000000" w:rsidDel="00000000" w:rsidP="00000000" w:rsidRDefault="00000000" w:rsidRPr="00000000" w14:paraId="00000C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Suffocating Claws, Fear-Inducing Stare</w:t>
      </w:r>
    </w:p>
    <w:p w:rsidR="00000000" w:rsidDel="00000000" w:rsidP="00000000" w:rsidRDefault="00000000" w:rsidRPr="00000000" w14:paraId="00000C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Suffocating Claws: When the Faceless Stalker captures a victim, it attempts to suffocate them. The target must make a Strength Check or suffer 2d6 damage each round while trapped.</w:t>
      </w:r>
    </w:p>
    <w:p w:rsidR="00000000" w:rsidDel="00000000" w:rsidP="00000000" w:rsidRDefault="00000000" w:rsidRPr="00000000" w14:paraId="00000C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Fear-Inducing Stare: The Stalker can paralyze a victim by locking eyes with them. Victims must make a Willpower Check to avoid freezing in terror.</w:t>
      </w:r>
    </w:p>
    <w:p w:rsidR="00000000" w:rsidDel="00000000" w:rsidP="00000000" w:rsidRDefault="00000000" w:rsidRPr="00000000" w14:paraId="00000C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Sanity Loss: 1d4 Sanity loss for encountering its faceless appearance.</w:t>
      </w:r>
    </w:p>
    <w:p w:rsidR="00000000" w:rsidDel="00000000" w:rsidP="00000000" w:rsidRDefault="00000000" w:rsidRPr="00000000" w14:paraId="00000C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The Dread Lord</w:t>
      </w:r>
    </w:p>
    <w:p w:rsidR="00000000" w:rsidDel="00000000" w:rsidP="00000000" w:rsidRDefault="00000000" w:rsidRPr="00000000" w14:paraId="00000C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C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rsidR="00000000" w:rsidDel="00000000" w:rsidP="00000000" w:rsidRDefault="00000000" w:rsidRPr="00000000" w14:paraId="00000C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0C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C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Strike (3d6), Claw (2d10)</w:t>
      </w:r>
    </w:p>
    <w:p w:rsidR="00000000" w:rsidDel="00000000" w:rsidP="00000000" w:rsidRDefault="00000000" w:rsidRPr="00000000" w14:paraId="00000C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Mind Manipulation, Physical Claws</w:t>
      </w:r>
    </w:p>
    <w:p w:rsidR="00000000" w:rsidDel="00000000" w:rsidP="00000000" w:rsidRDefault="00000000" w:rsidRPr="00000000" w14:paraId="00000C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Strike: The Dread Lord can psychically torment its enemies, forcing them to make a Sanity Check or take 3d6 psychic damage.</w:t>
      </w:r>
    </w:p>
    <w:p w:rsidR="00000000" w:rsidDel="00000000" w:rsidP="00000000" w:rsidRDefault="00000000" w:rsidRPr="00000000" w14:paraId="00000C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The Dread Lord can dominate the minds of weaker creatures, forcing them to follow its will. Players must make a Willpower Check to resist.</w:t>
      </w:r>
    </w:p>
    <w:p w:rsidR="00000000" w:rsidDel="00000000" w:rsidP="00000000" w:rsidRDefault="00000000" w:rsidRPr="00000000" w14:paraId="00000C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Fear: Anyone within 50 feet of the Dread Lord must make a Sanity Check or be paralyzed with fear for 1d6 rounds.</w:t>
      </w:r>
    </w:p>
    <w:p w:rsidR="00000000" w:rsidDel="00000000" w:rsidP="00000000" w:rsidRDefault="00000000" w:rsidRPr="00000000" w14:paraId="00000C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1d6+2 Sanity loss for prolonged exposure to the Dread Lord’s influence.</w:t>
      </w:r>
    </w:p>
    <w:p w:rsidR="00000000" w:rsidDel="00000000" w:rsidP="00000000" w:rsidRDefault="00000000" w:rsidRPr="00000000" w14:paraId="00000C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The Hollow Eyes</w:t>
      </w:r>
    </w:p>
    <w:p w:rsidR="00000000" w:rsidDel="00000000" w:rsidP="00000000" w:rsidRDefault="00000000" w:rsidRPr="00000000" w14:paraId="00000C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C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Hollow Eyes are a manifestation of lost souls, forever trapped in a state of eternal searching. Their blackened eyes, devoid of pupils, are said to see beyond the veil, catching glimpses of cosmic horrors. Their gaze alone is enough to drive a person mad.</w:t>
      </w:r>
    </w:p>
    <w:p w:rsidR="00000000" w:rsidDel="00000000" w:rsidP="00000000" w:rsidRDefault="00000000" w:rsidRPr="00000000" w14:paraId="00000C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0C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C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Gaze of Madness (2d6), Claw Slash (1d8)</w:t>
      </w:r>
    </w:p>
    <w:p w:rsidR="00000000" w:rsidDel="00000000" w:rsidP="00000000" w:rsidRDefault="00000000" w:rsidRPr="00000000" w14:paraId="00000C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Gaze, Physical Claws</w:t>
      </w:r>
    </w:p>
    <w:p w:rsidR="00000000" w:rsidDel="00000000" w:rsidP="00000000" w:rsidRDefault="00000000" w:rsidRPr="00000000" w14:paraId="00000C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Gaze of Madness: The Hollow Eyes can lock eyes with a target, causing a psychic wave of horror that deals 2d6 damage and forces a Sanity Check. Failure results in the target suffering confusion for 1d6 rounds.</w:t>
      </w:r>
    </w:p>
    <w:p w:rsidR="00000000" w:rsidDel="00000000" w:rsidP="00000000" w:rsidRDefault="00000000" w:rsidRPr="00000000" w14:paraId="00000C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Fracture: Anyone who gazes into the Hollow Eyes for too long risks tearing the fabric of reality, causing the player to experience hallucinations or displacement.</w:t>
      </w:r>
    </w:p>
    <w:p w:rsidR="00000000" w:rsidDel="00000000" w:rsidP="00000000" w:rsidRDefault="00000000" w:rsidRPr="00000000" w14:paraId="00000C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1d8 Sanity loss upon direct eye contact.</w:t>
      </w:r>
    </w:p>
    <w:p w:rsidR="00000000" w:rsidDel="00000000" w:rsidP="00000000" w:rsidRDefault="00000000" w:rsidRPr="00000000" w14:paraId="00000C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The Flesh-Faced Horror</w:t>
      </w:r>
    </w:p>
    <w:p w:rsidR="00000000" w:rsidDel="00000000" w:rsidP="00000000" w:rsidRDefault="00000000" w:rsidRPr="00000000" w14:paraId="00000C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C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This creature is a grotesque, flesh-covered monstrosity that appears to have human faces instead of eyes, constantly screaming in agony. It is a twisted parody of humanity, representing the ultimate corruption of life.</w:t>
      </w:r>
    </w:p>
    <w:p w:rsidR="00000000" w:rsidDel="00000000" w:rsidP="00000000" w:rsidRDefault="00000000" w:rsidRPr="00000000" w14:paraId="00000C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200</w:t>
      </w:r>
    </w:p>
    <w:p w:rsidR="00000000" w:rsidDel="00000000" w:rsidP="00000000" w:rsidRDefault="00000000" w:rsidRPr="00000000" w14:paraId="00000C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C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Flesh Tear (2d8), Scream of Agony (2d6)</w:t>
      </w:r>
    </w:p>
    <w:p w:rsidR="00000000" w:rsidDel="00000000" w:rsidP="00000000" w:rsidRDefault="00000000" w:rsidRPr="00000000" w14:paraId="00000C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Slash, Sonic Scream</w:t>
      </w:r>
    </w:p>
    <w:p w:rsidR="00000000" w:rsidDel="00000000" w:rsidP="00000000" w:rsidRDefault="00000000" w:rsidRPr="00000000" w14:paraId="00000C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Scream of Agony: The Flesh-Faced Horror can scream, causing psychic damage. All creatures within 30 feet must make a Sanity Check or take 2d6 psychic damage.</w:t>
      </w:r>
    </w:p>
    <w:p w:rsidR="00000000" w:rsidDel="00000000" w:rsidP="00000000" w:rsidRDefault="00000000" w:rsidRPr="00000000" w14:paraId="00000C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Face Feast: The creature can tear off faces from victims, absorbing their memories and abilities temporarily. It heals for 2d6 HP per face torn off.</w:t>
      </w:r>
    </w:p>
    <w:p w:rsidR="00000000" w:rsidDel="00000000" w:rsidP="00000000" w:rsidRDefault="00000000" w:rsidRPr="00000000" w14:paraId="00000C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Acidic Spit: The Flesh-Faced Horror can project a toxic bile that corrodes anything it touches. It deals 2d6 damage and may disfigure equipment.</w:t>
      </w:r>
    </w:p>
    <w:p w:rsidR="00000000" w:rsidDel="00000000" w:rsidP="00000000" w:rsidRDefault="00000000" w:rsidRPr="00000000" w14:paraId="00000C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its horrible visage.</w:t>
      </w:r>
    </w:p>
    <w:p w:rsidR="00000000" w:rsidDel="00000000" w:rsidP="00000000" w:rsidRDefault="00000000" w:rsidRPr="00000000" w14:paraId="00000C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The Night Beast</w:t>
      </w:r>
    </w:p>
    <w:p w:rsidR="00000000" w:rsidDel="00000000" w:rsidP="00000000" w:rsidRDefault="00000000" w:rsidRPr="00000000" w14:paraId="00000C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C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Night Beast is a shadowy, nocturnal predator with glowing red eyes and a mouth full of razor-sharp teeth. It hunts under the cover of darkness and has an insatiable hunger for blood and flesh.</w:t>
      </w:r>
    </w:p>
    <w:p w:rsidR="00000000" w:rsidDel="00000000" w:rsidP="00000000" w:rsidRDefault="00000000" w:rsidRPr="00000000" w14:paraId="00000C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160</w:t>
      </w:r>
    </w:p>
    <w:p w:rsidR="00000000" w:rsidDel="00000000" w:rsidP="00000000" w:rsidRDefault="00000000" w:rsidRPr="00000000" w14:paraId="00000C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C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Claws (2d8), Bite (3d6)</w:t>
      </w:r>
    </w:p>
    <w:p w:rsidR="00000000" w:rsidDel="00000000" w:rsidP="00000000" w:rsidRDefault="00000000" w:rsidRPr="00000000" w14:paraId="00000C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Strike, Bite</w:t>
      </w:r>
    </w:p>
    <w:p w:rsidR="00000000" w:rsidDel="00000000" w:rsidP="00000000" w:rsidRDefault="00000000" w:rsidRPr="00000000" w14:paraId="00000C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 Vision: The Night Beast can see clearly in total darkness, gaining advantage on Stealth Checks in dim light or darkness.</w:t>
      </w:r>
    </w:p>
    <w:p w:rsidR="00000000" w:rsidDel="00000000" w:rsidP="00000000" w:rsidRDefault="00000000" w:rsidRPr="00000000" w14:paraId="00000C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Frenzy: The Beast becomes faster and stronger as it feeds. It gains 1d6 bonus damage for every kill it makes during the encounter.</w:t>
      </w:r>
    </w:p>
    <w:p w:rsidR="00000000" w:rsidDel="00000000" w:rsidP="00000000" w:rsidRDefault="00000000" w:rsidRPr="00000000" w14:paraId="00000C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Chill of Night: The mere presence of the Night Beast causes the temperature to drop. Anyone within 20 feet must make a Constitution Check or suffer 1d4 cold damage per round.</w:t>
      </w:r>
    </w:p>
    <w:p w:rsidR="00000000" w:rsidDel="00000000" w:rsidP="00000000" w:rsidRDefault="00000000" w:rsidRPr="00000000" w14:paraId="00000C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its terrifying appearance.</w:t>
      </w:r>
    </w:p>
    <w:p w:rsidR="00000000" w:rsidDel="00000000" w:rsidP="00000000" w:rsidRDefault="00000000" w:rsidRPr="00000000" w14:paraId="00000C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The Unholy One</w:t>
      </w:r>
    </w:p>
    <w:p w:rsidR="00000000" w:rsidDel="00000000" w:rsidP="00000000" w:rsidRDefault="00000000" w:rsidRPr="00000000" w14:paraId="00000C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C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Unholy One is a being of pure evil, often taking the form of a demonic figure with horns, clawed hands, and red glowing eyes. It represents the pinnacle of corruption and despair, spreading disease and misery wherever it goes.</w:t>
      </w:r>
    </w:p>
    <w:p w:rsidR="00000000" w:rsidDel="00000000" w:rsidP="00000000" w:rsidRDefault="00000000" w:rsidRPr="00000000" w14:paraId="00000C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0C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0C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Hellfire (3d6), Claw (2d10)</w:t>
      </w:r>
    </w:p>
    <w:p w:rsidR="00000000" w:rsidDel="00000000" w:rsidP="00000000" w:rsidRDefault="00000000" w:rsidRPr="00000000" w14:paraId="00000C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Hellfire Blast, Claws of Despair</w:t>
      </w:r>
    </w:p>
    <w:p w:rsidR="00000000" w:rsidDel="00000000" w:rsidP="00000000" w:rsidRDefault="00000000" w:rsidRPr="00000000" w14:paraId="00000C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Blast: The Unholy One can emit a blast of infernal flame, dealing 3d6 damage in a 20-foot radius.</w:t>
      </w:r>
    </w:p>
    <w:p w:rsidR="00000000" w:rsidDel="00000000" w:rsidP="00000000" w:rsidRDefault="00000000" w:rsidRPr="00000000" w14:paraId="00000C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Claws of Despair: Its claws cause psychic pain with every strike, dealing 2d10 physical damage and causing the victim to suffer 1d6 Sanity loss.</w:t>
      </w:r>
    </w:p>
    <w:p w:rsidR="00000000" w:rsidDel="00000000" w:rsidP="00000000" w:rsidRDefault="00000000" w:rsidRPr="00000000" w14:paraId="00000C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Despair Aura: The Unholy One exudes an aura of despair, causing anyone within 50 feet to suffer from intense hopelessness. The players must make a Willpower Check or be overcome by a deep depression that hinders their actions.</w:t>
      </w:r>
    </w:p>
    <w:p w:rsidR="00000000" w:rsidDel="00000000" w:rsidP="00000000" w:rsidRDefault="00000000" w:rsidRPr="00000000" w14:paraId="00000C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upon exposure to the Unholy One’s presence.</w:t>
      </w:r>
    </w:p>
    <w:p w:rsidR="00000000" w:rsidDel="00000000" w:rsidP="00000000" w:rsidRDefault="00000000" w:rsidRPr="00000000" w14:paraId="00000C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The Mind-Bender</w:t>
      </w:r>
    </w:p>
    <w:p w:rsidR="00000000" w:rsidDel="00000000" w:rsidP="00000000" w:rsidRDefault="00000000" w:rsidRPr="00000000" w14:paraId="00000C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w:t>
      </w:r>
    </w:p>
    <w:p w:rsidR="00000000" w:rsidDel="00000000" w:rsidP="00000000" w:rsidRDefault="00000000" w:rsidRPr="00000000" w14:paraId="00000C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rsidR="00000000" w:rsidDel="00000000" w:rsidP="00000000" w:rsidRDefault="00000000" w:rsidRPr="00000000" w14:paraId="00000C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0C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65%</w:t>
      </w:r>
    </w:p>
    <w:p w:rsidR="00000000" w:rsidDel="00000000" w:rsidP="00000000" w:rsidRDefault="00000000" w:rsidRPr="00000000" w14:paraId="00000C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Attack (3d6), Memory Drain (2d6)</w:t>
      </w:r>
    </w:p>
    <w:p w:rsidR="00000000" w:rsidDel="00000000" w:rsidP="00000000" w:rsidRDefault="00000000" w:rsidRPr="00000000" w14:paraId="00000C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Telepathic Strikes, Mental Manipulation</w:t>
      </w:r>
    </w:p>
    <w:p w:rsidR="00000000" w:rsidDel="00000000" w:rsidP="00000000" w:rsidRDefault="00000000" w:rsidRPr="00000000" w14:paraId="00000C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Attack: The Mind-Bender can launch psychic bolts, dealing 3d6 psychic damage. The victim must make a Willpower Check to resist.</w:t>
      </w:r>
    </w:p>
    <w:p w:rsidR="00000000" w:rsidDel="00000000" w:rsidP="00000000" w:rsidRDefault="00000000" w:rsidRPr="00000000" w14:paraId="00000C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Memory Drain: It can drain memories from its victims, causing them to forget important aspects of their past, and draining their knowledge. This causes 1d6 Sanity loss for every memory lost.</w:t>
      </w:r>
    </w:p>
    <w:p w:rsidR="00000000" w:rsidDel="00000000" w:rsidP="00000000" w:rsidRDefault="00000000" w:rsidRPr="00000000" w14:paraId="00000C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Possession: The Mind-Bender can take control of a target’s body, making them act against their will. The target must make a Willpower Check to resist.</w:t>
      </w:r>
    </w:p>
    <w:p w:rsidR="00000000" w:rsidDel="00000000" w:rsidP="00000000" w:rsidRDefault="00000000" w:rsidRPr="00000000" w14:paraId="00000C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each time it exerts influence over a player.</w:t>
      </w:r>
    </w:p>
    <w:p w:rsidR="00000000" w:rsidDel="00000000" w:rsidP="00000000" w:rsidRDefault="00000000" w:rsidRPr="00000000" w14:paraId="00000C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The Flesh-Eater</w:t>
      </w:r>
    </w:p>
    <w:p w:rsidR="00000000" w:rsidDel="00000000" w:rsidP="00000000" w:rsidRDefault="00000000" w:rsidRPr="00000000" w14:paraId="00000C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C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Flesh-Eater is a grotesque, decaying creature that survives by consuming human flesh. Its body is a disfigured mass of rotting skin and muscle, and it relentlessly seeks to feed on the living.</w:t>
      </w:r>
    </w:p>
    <w:p w:rsidR="00000000" w:rsidDel="00000000" w:rsidP="00000000" w:rsidRDefault="00000000" w:rsidRPr="00000000" w14:paraId="00000C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0C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0C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Bite (2d8), Flesh Tear (2d6)</w:t>
      </w:r>
    </w:p>
    <w:p w:rsidR="00000000" w:rsidDel="00000000" w:rsidP="00000000" w:rsidRDefault="00000000" w:rsidRPr="00000000" w14:paraId="00000C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Claw Slash</w:t>
      </w:r>
    </w:p>
    <w:p w:rsidR="00000000" w:rsidDel="00000000" w:rsidP="00000000" w:rsidRDefault="00000000" w:rsidRPr="00000000" w14:paraId="00000C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Rend Flesh: The Flesh-Eater deals 2d6 damage each time it strikes, tearing into its prey with savage strength.</w:t>
      </w:r>
    </w:p>
    <w:p w:rsidR="00000000" w:rsidDel="00000000" w:rsidP="00000000" w:rsidRDefault="00000000" w:rsidRPr="00000000" w14:paraId="00000C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Feeding Frenzy: When the Flesh-Eater kills its target, it heals 1d6 HP.</w:t>
      </w:r>
    </w:p>
    <w:p w:rsidR="00000000" w:rsidDel="00000000" w:rsidP="00000000" w:rsidRDefault="00000000" w:rsidRPr="00000000" w14:paraId="00000C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Regeneration: The creature regenerates 1d6 HP every round, unless exposed to fire or holy light.</w:t>
      </w:r>
    </w:p>
    <w:p w:rsidR="00000000" w:rsidDel="00000000" w:rsidP="00000000" w:rsidRDefault="00000000" w:rsidRPr="00000000" w14:paraId="00000C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seeing its grotesque appearance.</w:t>
      </w:r>
    </w:p>
    <w:p w:rsidR="00000000" w:rsidDel="00000000" w:rsidP="00000000" w:rsidRDefault="00000000" w:rsidRPr="00000000" w14:paraId="00000CA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 The Demon of Ashes</w:t>
      </w:r>
    </w:p>
    <w:p w:rsidR="00000000" w:rsidDel="00000000" w:rsidP="00000000" w:rsidRDefault="00000000" w:rsidRPr="00000000" w14:paraId="00000C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C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rsidR="00000000" w:rsidDel="00000000" w:rsidP="00000000" w:rsidRDefault="00000000" w:rsidRPr="00000000" w14:paraId="00000C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200</w:t>
      </w:r>
    </w:p>
    <w:p w:rsidR="00000000" w:rsidDel="00000000" w:rsidP="00000000" w:rsidRDefault="00000000" w:rsidRPr="00000000" w14:paraId="00000C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C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Hellfire Breath (2d8), Ashen Claws (2d10)</w:t>
      </w:r>
    </w:p>
    <w:p w:rsidR="00000000" w:rsidDel="00000000" w:rsidP="00000000" w:rsidRDefault="00000000" w:rsidRPr="00000000" w14:paraId="00000C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Fire-based Attacks, Physical Claws</w:t>
      </w:r>
    </w:p>
    <w:p w:rsidR="00000000" w:rsidDel="00000000" w:rsidP="00000000" w:rsidRDefault="00000000" w:rsidRPr="00000000" w14:paraId="00000C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Breath: The Demon can unleash a blast of fiery ash that deals 2d8 fire damage in a 15-foot cone.</w:t>
      </w:r>
    </w:p>
    <w:p w:rsidR="00000000" w:rsidDel="00000000" w:rsidP="00000000" w:rsidRDefault="00000000" w:rsidRPr="00000000" w14:paraId="00000C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Ashen Aura: The Demon’s presence causes everything within a 50-foot radius to decay and disintegrate. Non-magical items suffer 2d6 damage each round.</w:t>
      </w:r>
    </w:p>
    <w:p w:rsidR="00000000" w:rsidDel="00000000" w:rsidP="00000000" w:rsidRDefault="00000000" w:rsidRPr="00000000" w14:paraId="00000C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Fiery Regeneration: The Demon can regenerate 1d6 HP per round by consuming the ambient heat around it.</w:t>
      </w:r>
    </w:p>
    <w:p w:rsidR="00000000" w:rsidDel="00000000" w:rsidP="00000000" w:rsidRDefault="00000000" w:rsidRPr="00000000" w14:paraId="00000C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when exposed to its fiery presence and unsettling form.</w:t>
      </w:r>
    </w:p>
    <w:p w:rsidR="00000000" w:rsidDel="00000000" w:rsidP="00000000" w:rsidRDefault="00000000" w:rsidRPr="00000000" w14:paraId="00000C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16. The Corruptor</w:t>
      </w:r>
    </w:p>
    <w:p w:rsidR="00000000" w:rsidDel="00000000" w:rsidP="00000000" w:rsidRDefault="00000000" w:rsidRPr="00000000" w14:paraId="00000C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Entity</w:t>
      </w:r>
    </w:p>
    <w:p w:rsidR="00000000" w:rsidDel="00000000" w:rsidP="00000000" w:rsidRDefault="00000000" w:rsidRPr="00000000" w14:paraId="00000C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rsidR="00000000" w:rsidDel="00000000" w:rsidP="00000000" w:rsidRDefault="00000000" w:rsidRPr="00000000" w14:paraId="00000C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0C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C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Corruptive Touch (1d10), Psychic Drain (2d6)</w:t>
      </w:r>
    </w:p>
    <w:p w:rsidR="00000000" w:rsidDel="00000000" w:rsidP="00000000" w:rsidRDefault="00000000" w:rsidRPr="00000000" w14:paraId="00000C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Manipulation, Physical Corruption</w:t>
      </w:r>
    </w:p>
    <w:p w:rsidR="00000000" w:rsidDel="00000000" w:rsidP="00000000" w:rsidRDefault="00000000" w:rsidRPr="00000000" w14:paraId="00000C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Corruptive Touch: The Corruptor can lay hands on its target, corrupting their minds and souls, causing 1d10 damage and psychic trauma.</w:t>
      </w:r>
    </w:p>
    <w:p w:rsidR="00000000" w:rsidDel="00000000" w:rsidP="00000000" w:rsidRDefault="00000000" w:rsidRPr="00000000" w14:paraId="00000C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The Corruptor can dominate a victim’s will, forcing them to act against their own nature. Victims must make a Willpower Check to resist its influence.</w:t>
      </w:r>
    </w:p>
    <w:p w:rsidR="00000000" w:rsidDel="00000000" w:rsidP="00000000" w:rsidRDefault="00000000" w:rsidRPr="00000000" w14:paraId="00000C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Aura: The Corruptor exudes a negative aura, causing anything it touches to decay, whether it’s living creatures or magical constructs.</w:t>
      </w:r>
    </w:p>
    <w:p w:rsidR="00000000" w:rsidDel="00000000" w:rsidP="00000000" w:rsidRDefault="00000000" w:rsidRPr="00000000" w14:paraId="00000C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the Corruptor’s evil influence or experiencing its manipulative powers.</w:t>
      </w:r>
    </w:p>
    <w:p w:rsidR="00000000" w:rsidDel="00000000" w:rsidP="00000000" w:rsidRDefault="00000000" w:rsidRPr="00000000" w14:paraId="00000C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 The Bitter Spirit</w:t>
      </w:r>
    </w:p>
    <w:p w:rsidR="00000000" w:rsidDel="00000000" w:rsidP="00000000" w:rsidRDefault="00000000" w:rsidRPr="00000000" w14:paraId="00000C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Spirit</w:t>
      </w:r>
    </w:p>
    <w:p w:rsidR="00000000" w:rsidDel="00000000" w:rsidP="00000000" w:rsidRDefault="00000000" w:rsidRPr="00000000" w14:paraId="00000C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rsidR="00000000" w:rsidDel="00000000" w:rsidP="00000000" w:rsidRDefault="00000000" w:rsidRPr="00000000" w14:paraId="00000C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90</w:t>
      </w:r>
    </w:p>
    <w:p w:rsidR="00000000" w:rsidDel="00000000" w:rsidP="00000000" w:rsidRDefault="00000000" w:rsidRPr="00000000" w14:paraId="00000C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C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Screeching Wail (1d8), Rage Strike (2d6)</w:t>
      </w:r>
    </w:p>
    <w:p w:rsidR="00000000" w:rsidDel="00000000" w:rsidP="00000000" w:rsidRDefault="00000000" w:rsidRPr="00000000" w14:paraId="00000C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Screeching Wail, Vengeful Strike</w:t>
      </w:r>
    </w:p>
    <w:p w:rsidR="00000000" w:rsidDel="00000000" w:rsidP="00000000" w:rsidRDefault="00000000" w:rsidRPr="00000000" w14:paraId="00000C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Screeching Wail: The Bitter Spirit can unleash a piercing wail that causes psychic agony. Everyone within 20 feet must make a Sanity Check or suffer 1d8 sanity loss.</w:t>
      </w:r>
    </w:p>
    <w:p w:rsidR="00000000" w:rsidDel="00000000" w:rsidP="00000000" w:rsidRDefault="00000000" w:rsidRPr="00000000" w14:paraId="00000C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Vengeful Strike: The spirit can attack with its ethereal claws, dealing 2d6 damage to its victim.</w:t>
      </w:r>
    </w:p>
    <w:p w:rsidR="00000000" w:rsidDel="00000000" w:rsidP="00000000" w:rsidRDefault="00000000" w:rsidRPr="00000000" w14:paraId="00000C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Ethereal Form: The Bitter Spirit can become ethereal, allowing it to pass through walls and barriers, making it difficult to stop with conventional weapons.</w:t>
      </w:r>
    </w:p>
    <w:p w:rsidR="00000000" w:rsidDel="00000000" w:rsidP="00000000" w:rsidRDefault="00000000" w:rsidRPr="00000000" w14:paraId="00000C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hearing its wail or seeing its twisted form.</w:t>
      </w:r>
    </w:p>
    <w:p w:rsidR="00000000" w:rsidDel="00000000" w:rsidP="00000000" w:rsidRDefault="00000000" w:rsidRPr="00000000" w14:paraId="00000C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18. The Fallen Angel</w:t>
      </w:r>
    </w:p>
    <w:p w:rsidR="00000000" w:rsidDel="00000000" w:rsidP="00000000" w:rsidRDefault="00000000" w:rsidRPr="00000000" w14:paraId="00000C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C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rsidR="00000000" w:rsidDel="00000000" w:rsidP="00000000" w:rsidRDefault="00000000" w:rsidRPr="00000000" w14:paraId="00000C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0C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C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Divine Fire (2d6), Claw of Judgment (2d10)</w:t>
      </w:r>
    </w:p>
    <w:p w:rsidR="00000000" w:rsidDel="00000000" w:rsidP="00000000" w:rsidRDefault="00000000" w:rsidRPr="00000000" w14:paraId="00000C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Divine Fire, Claws</w:t>
      </w:r>
    </w:p>
    <w:p w:rsidR="00000000" w:rsidDel="00000000" w:rsidP="00000000" w:rsidRDefault="00000000" w:rsidRPr="00000000" w14:paraId="00000C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Divine Fire: The Fallen Angel can call down hellish flames, causing 2d6 damage to anyone in its immediate area.</w:t>
      </w:r>
    </w:p>
    <w:p w:rsidR="00000000" w:rsidDel="00000000" w:rsidP="00000000" w:rsidRDefault="00000000" w:rsidRPr="00000000" w14:paraId="00000C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Judgment: The Fallen Angel can strike with its claws or wings, causing 2d10 damage. It often strikes at the guilt or sins of the target, invoking a psychological response.</w:t>
      </w:r>
    </w:p>
    <w:p w:rsidR="00000000" w:rsidDel="00000000" w:rsidP="00000000" w:rsidRDefault="00000000" w:rsidRPr="00000000" w14:paraId="00000C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Heavenly Defeat: The Fallen Angel’s presence brings despair and the belief that everything is doomed. It can shatter the morale of its enemies, forcing a Willpower Check to avoid despair.</w:t>
      </w:r>
    </w:p>
    <w:p w:rsidR="00000000" w:rsidDel="00000000" w:rsidP="00000000" w:rsidRDefault="00000000" w:rsidRPr="00000000" w14:paraId="00000C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hearing the Fallen Angel’s lament or encountering its overwhelming presence.</w:t>
      </w:r>
    </w:p>
    <w:p w:rsidR="00000000" w:rsidDel="00000000" w:rsidP="00000000" w:rsidRDefault="00000000" w:rsidRPr="00000000" w14:paraId="00000C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 The Winged Terror</w:t>
      </w:r>
    </w:p>
    <w:p w:rsidR="00000000" w:rsidDel="00000000" w:rsidP="00000000" w:rsidRDefault="00000000" w:rsidRPr="00000000" w14:paraId="00000C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C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giant, bat-like monster with massive wings, the Winged Terror hunts at night, preying on anyone who stays out after dark. It swoops down silently and strikes with blinding speed, carrying its victims off to feed on them.</w:t>
      </w:r>
    </w:p>
    <w:p w:rsidR="00000000" w:rsidDel="00000000" w:rsidP="00000000" w:rsidRDefault="00000000" w:rsidRPr="00000000" w14:paraId="00000C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0C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C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(2d6), Sonic Screech (1d8)</w:t>
      </w:r>
    </w:p>
    <w:p w:rsidR="00000000" w:rsidDel="00000000" w:rsidP="00000000" w:rsidRDefault="00000000" w:rsidRPr="00000000" w14:paraId="00000C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Claws, Sonic Attack</w:t>
      </w:r>
    </w:p>
    <w:p w:rsidR="00000000" w:rsidDel="00000000" w:rsidP="00000000" w:rsidRDefault="00000000" w:rsidRPr="00000000" w14:paraId="00000C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C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Blinding Speed: The Winged Terror can move with incredible speed, making it difficult to hit. It dodges incoming attacks on a roll of 50% or higher.</w:t>
      </w:r>
    </w:p>
    <w:p w:rsidR="00000000" w:rsidDel="00000000" w:rsidP="00000000" w:rsidRDefault="00000000" w:rsidRPr="00000000" w14:paraId="00000C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Sonic Screech: The Winged Terror emits a high-pitched sonic scream that causes disorientation and pain, dealing 1d8 damage.</w:t>
      </w:r>
    </w:p>
    <w:p w:rsidR="00000000" w:rsidDel="00000000" w:rsidP="00000000" w:rsidRDefault="00000000" w:rsidRPr="00000000" w14:paraId="00000C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Aerial Agility: Its wings give it immense aerial maneuverability, allowing it to escape attacks with ease.</w:t>
      </w:r>
    </w:p>
    <w:p w:rsidR="00000000" w:rsidDel="00000000" w:rsidP="00000000" w:rsidRDefault="00000000" w:rsidRPr="00000000" w14:paraId="00000C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seeing it swoop down or hearing its blood-curdling scream.</w:t>
      </w:r>
    </w:p>
    <w:p w:rsidR="00000000" w:rsidDel="00000000" w:rsidP="00000000" w:rsidRDefault="00000000" w:rsidRPr="00000000" w14:paraId="00000C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  The Dreadful Knight</w:t>
      </w:r>
    </w:p>
    <w:p w:rsidR="00000000" w:rsidDel="00000000" w:rsidP="00000000" w:rsidRDefault="00000000" w:rsidRPr="00000000" w14:paraId="00000C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C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C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Dreadful Knight is a terrifying figure who wears ancient armor and wields a sword of darkness. This being is bound to serve an ancient dark lord and carries the weight of eternity and vengeance.</w:t>
      </w:r>
    </w:p>
    <w:p w:rsidR="00000000" w:rsidDel="00000000" w:rsidP="00000000" w:rsidRDefault="00000000" w:rsidRPr="00000000" w14:paraId="00000C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0D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D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Sword Strike (3d6), Shield Bash (2d10)</w:t>
      </w:r>
    </w:p>
    <w:p w:rsidR="00000000" w:rsidDel="00000000" w:rsidP="00000000" w:rsidRDefault="00000000" w:rsidRPr="00000000" w14:paraId="00000D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Strike, Shield Bash</w:t>
      </w:r>
    </w:p>
    <w:p w:rsidR="00000000" w:rsidDel="00000000" w:rsidP="00000000" w:rsidRDefault="00000000" w:rsidRPr="00000000" w14:paraId="00000D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Unyielding Stance: The Dreadful Knight has perfect defense, making it immune to physical damage from non-magical attacks.</w:t>
      </w:r>
    </w:p>
    <w:p w:rsidR="00000000" w:rsidDel="00000000" w:rsidP="00000000" w:rsidRDefault="00000000" w:rsidRPr="00000000" w14:paraId="00000D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Shield Bash: The Knight can bash with its shield, forcing a Strength Check on its target or causing 2d10 damage.</w:t>
      </w:r>
    </w:p>
    <w:p w:rsidR="00000000" w:rsidDel="00000000" w:rsidP="00000000" w:rsidRDefault="00000000" w:rsidRPr="00000000" w14:paraId="00000D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 Sword: The Knight’s sword is enchanted with dark magic, causing anyone struck by it to suffer a curse, which slowly drains their vitality (1d6 damage per round).</w:t>
      </w:r>
    </w:p>
    <w:p w:rsidR="00000000" w:rsidDel="00000000" w:rsidP="00000000" w:rsidRDefault="00000000" w:rsidRPr="00000000" w14:paraId="00000D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encountering the Knight in battle or seeing it wield its cursed sword.</w:t>
      </w:r>
    </w:p>
    <w:p w:rsidR="00000000" w:rsidDel="00000000" w:rsidP="00000000" w:rsidRDefault="00000000" w:rsidRPr="00000000" w14:paraId="00000D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 The Whispering Fear</w:t>
      </w:r>
    </w:p>
    <w:p w:rsidR="00000000" w:rsidDel="00000000" w:rsidP="00000000" w:rsidRDefault="00000000" w:rsidRPr="00000000" w14:paraId="00000D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D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Whispering Fear is an invisible, intangible force that exists to induce paranoia and terror. It speaks directly to its victims, sowing doubt, delusion, and fear through whispered words only they can hear.</w:t>
      </w:r>
    </w:p>
    <w:p w:rsidR="00000000" w:rsidDel="00000000" w:rsidP="00000000" w:rsidRDefault="00000000" w:rsidRPr="00000000" w14:paraId="00000D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N/A (Psychic Entity)</w:t>
      </w:r>
    </w:p>
    <w:p w:rsidR="00000000" w:rsidDel="00000000" w:rsidP="00000000" w:rsidRDefault="00000000" w:rsidRPr="00000000" w14:paraId="00000D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0D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Mental Crush (1d8), Whispering Voices (2d6)</w:t>
      </w:r>
    </w:p>
    <w:p w:rsidR="00000000" w:rsidDel="00000000" w:rsidP="00000000" w:rsidRDefault="00000000" w:rsidRPr="00000000" w14:paraId="00000D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Whispers</w:t>
      </w:r>
    </w:p>
    <w:p w:rsidR="00000000" w:rsidDel="00000000" w:rsidP="00000000" w:rsidRDefault="00000000" w:rsidRPr="00000000" w14:paraId="00000D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Whispers of Madness: The Whispering Fear can cause psychic delusions by whispering directly into the minds of its victims. Players must make a Sanity Check or suffer 2d6 sanity damage.</w:t>
      </w:r>
    </w:p>
    <w:p w:rsidR="00000000" w:rsidDel="00000000" w:rsidP="00000000" w:rsidRDefault="00000000" w:rsidRPr="00000000" w14:paraId="00000D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Mental Crush: It can crush the minds of its victims with overwhelming fear, dealing 1d8 psychic damage and causing intense hallucinations.</w:t>
      </w:r>
    </w:p>
    <w:p w:rsidR="00000000" w:rsidDel="00000000" w:rsidP="00000000" w:rsidRDefault="00000000" w:rsidRPr="00000000" w14:paraId="00000D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1d8 Sanity loss each time the Whispering Fear speaks.</w:t>
      </w:r>
    </w:p>
    <w:p w:rsidR="00000000" w:rsidDel="00000000" w:rsidP="00000000" w:rsidRDefault="00000000" w:rsidRPr="00000000" w14:paraId="00000D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The Forsaken Child</w:t>
      </w:r>
    </w:p>
    <w:p w:rsidR="00000000" w:rsidDel="00000000" w:rsidP="00000000" w:rsidRDefault="00000000" w:rsidRPr="00000000" w14:paraId="00000D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w:t>
      </w:r>
    </w:p>
    <w:p w:rsidR="00000000" w:rsidDel="00000000" w:rsidP="00000000" w:rsidRDefault="00000000" w:rsidRPr="00000000" w14:paraId="00000D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Forsaken Child is a twisted entity, resembling an innocent child, but its form is a grotesque parody of youth. It feeds on the innocence of others and lures victims into its grasp by pretending to be helpless.</w:t>
      </w:r>
    </w:p>
    <w:p w:rsidR="00000000" w:rsidDel="00000000" w:rsidP="00000000" w:rsidRDefault="00000000" w:rsidRPr="00000000" w14:paraId="00000D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0D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D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Wail of Despair (1d6), Sharp Nails (2d6)</w:t>
      </w:r>
    </w:p>
    <w:p w:rsidR="00000000" w:rsidDel="00000000" w:rsidP="00000000" w:rsidRDefault="00000000" w:rsidRPr="00000000" w14:paraId="00000D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Wail, Claw Strike</w:t>
      </w:r>
    </w:p>
    <w:p w:rsidR="00000000" w:rsidDel="00000000" w:rsidP="00000000" w:rsidRDefault="00000000" w:rsidRPr="00000000" w14:paraId="00000D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Wail of Despair: The Forsaken Child can emit a wail that causes grief and despair, forcing all within a 30-foot radius to make a Willpower Check or suffer 1d6 sanity loss.</w:t>
      </w:r>
    </w:p>
    <w:p w:rsidR="00000000" w:rsidDel="00000000" w:rsidP="00000000" w:rsidRDefault="00000000" w:rsidRPr="00000000" w14:paraId="00000D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Deceptive Innocence: The Forsaken Child’s appearance is highly deceptive. It can trick players into believing it is harmless, but it attacks when the player’s guard is down.</w:t>
      </w:r>
    </w:p>
    <w:p w:rsidR="00000000" w:rsidDel="00000000" w:rsidP="00000000" w:rsidRDefault="00000000" w:rsidRPr="00000000" w14:paraId="00000D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witnessing the Forsaken Child’s distorted form.</w:t>
      </w:r>
    </w:p>
    <w:p w:rsidR="00000000" w:rsidDel="00000000" w:rsidP="00000000" w:rsidRDefault="00000000" w:rsidRPr="00000000" w14:paraId="00000D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22. The Lurker in the Shadows</w:t>
      </w:r>
    </w:p>
    <w:p w:rsidR="00000000" w:rsidDel="00000000" w:rsidP="00000000" w:rsidRDefault="00000000" w:rsidRPr="00000000" w14:paraId="00000D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D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Lurker in the Shadows is a formless entity that exists in darkness, invisible to the naked eye. It is constantly watching, lurking in the corners of the world. Its influence grows stronger in places of darkness and despair.</w:t>
      </w:r>
    </w:p>
    <w:p w:rsidR="00000000" w:rsidDel="00000000" w:rsidP="00000000" w:rsidRDefault="00000000" w:rsidRPr="00000000" w14:paraId="00000D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140</w:t>
      </w:r>
    </w:p>
    <w:p w:rsidR="00000000" w:rsidDel="00000000" w:rsidP="00000000" w:rsidRDefault="00000000" w:rsidRPr="00000000" w14:paraId="00000D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 (Invisible)</w:t>
      </w:r>
    </w:p>
    <w:p w:rsidR="00000000" w:rsidDel="00000000" w:rsidP="00000000" w:rsidRDefault="00000000" w:rsidRPr="00000000" w14:paraId="00000D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Shadow Claws (1d6), Psychic Attack (2d6)</w:t>
      </w:r>
    </w:p>
    <w:p w:rsidR="00000000" w:rsidDel="00000000" w:rsidP="00000000" w:rsidRDefault="00000000" w:rsidRPr="00000000" w14:paraId="00000D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Invisible Strike, Mind Influence</w:t>
      </w:r>
    </w:p>
    <w:p w:rsidR="00000000" w:rsidDel="00000000" w:rsidP="00000000" w:rsidRDefault="00000000" w:rsidRPr="00000000" w14:paraId="00000D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Invisibility: The Lurker can move in and out of visibility, making it difficult to track or attack.</w:t>
      </w:r>
    </w:p>
    <w:p w:rsidR="00000000" w:rsidDel="00000000" w:rsidP="00000000" w:rsidRDefault="00000000" w:rsidRPr="00000000" w14:paraId="00000D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Siphon: The Lurker can drain the emotional energy of a victim, causing 1d6 psychic damage per round.</w:t>
      </w:r>
    </w:p>
    <w:p w:rsidR="00000000" w:rsidDel="00000000" w:rsidP="00000000" w:rsidRDefault="00000000" w:rsidRPr="00000000" w14:paraId="00000D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Whispers in the Dark: It can plant horrific thoughts and hallucinations in the minds of those nearby.</w:t>
      </w:r>
    </w:p>
    <w:p w:rsidR="00000000" w:rsidDel="00000000" w:rsidP="00000000" w:rsidRDefault="00000000" w:rsidRPr="00000000" w14:paraId="00000D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each round of exposure.</w:t>
      </w:r>
    </w:p>
    <w:p w:rsidR="00000000" w:rsidDel="00000000" w:rsidP="00000000" w:rsidRDefault="00000000" w:rsidRPr="00000000" w14:paraId="00000D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23. The Abyssal Fiend</w:t>
      </w:r>
    </w:p>
    <w:p w:rsidR="00000000" w:rsidDel="00000000" w:rsidP="00000000" w:rsidRDefault="00000000" w:rsidRPr="00000000" w14:paraId="00000D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D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Abyssal Fiend is an ancient creature of darkness and fire, often appearing as a massive creature with horns and a mouth filled with razor teeth. It is a herald of despair, and its arrival marks the end of hope for all in its path.</w:t>
      </w:r>
    </w:p>
    <w:p w:rsidR="00000000" w:rsidDel="00000000" w:rsidP="00000000" w:rsidRDefault="00000000" w:rsidRPr="00000000" w14:paraId="00000D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0D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D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Flame Breath (3d8), Claw of Ruin (2d10)</w:t>
      </w:r>
    </w:p>
    <w:p w:rsidR="00000000" w:rsidDel="00000000" w:rsidP="00000000" w:rsidRDefault="00000000" w:rsidRPr="00000000" w14:paraId="00000D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Hellfire, Claw Strike</w:t>
      </w:r>
    </w:p>
    <w:p w:rsidR="00000000" w:rsidDel="00000000" w:rsidP="00000000" w:rsidRDefault="00000000" w:rsidRPr="00000000" w14:paraId="00000D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Flame Breath: The Abyssal Fiend can spew hellish fire, causing 3d8 damage to anything in its path.</w:t>
      </w:r>
    </w:p>
    <w:p w:rsidR="00000000" w:rsidDel="00000000" w:rsidP="00000000" w:rsidRDefault="00000000" w:rsidRPr="00000000" w14:paraId="00000D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of Ruin: Its claws are capable of dealing 2d10 damage, and they can rip through almost any material.</w:t>
      </w:r>
    </w:p>
    <w:p w:rsidR="00000000" w:rsidDel="00000000" w:rsidP="00000000" w:rsidRDefault="00000000" w:rsidRPr="00000000" w14:paraId="00000D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Despair: Anyone within 50 feet of the Fiend must make a Willpower Check or become overwhelmed with a sense of doom, suffering from depression or despair.</w:t>
      </w:r>
    </w:p>
    <w:p w:rsidR="00000000" w:rsidDel="00000000" w:rsidP="00000000" w:rsidRDefault="00000000" w:rsidRPr="00000000" w14:paraId="00000D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upon first witnessing the Abyssal Fiend.</w:t>
      </w:r>
    </w:p>
    <w:p w:rsidR="00000000" w:rsidDel="00000000" w:rsidP="00000000" w:rsidRDefault="00000000" w:rsidRPr="00000000" w14:paraId="00000D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4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 The Wailing Specter</w:t>
      </w:r>
    </w:p>
    <w:p w:rsidR="00000000" w:rsidDel="00000000" w:rsidP="00000000" w:rsidRDefault="00000000" w:rsidRPr="00000000" w14:paraId="00000D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Spirit</w:t>
      </w:r>
    </w:p>
    <w:p w:rsidR="00000000" w:rsidDel="00000000" w:rsidP="00000000" w:rsidRDefault="00000000" w:rsidRPr="00000000" w14:paraId="00000D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rsidR="00000000" w:rsidDel="00000000" w:rsidP="00000000" w:rsidRDefault="00000000" w:rsidRPr="00000000" w14:paraId="00000D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0D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D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Wailing Agony (1d6), Spectral Claw (2d6)</w:t>
      </w:r>
    </w:p>
    <w:p w:rsidR="00000000" w:rsidDel="00000000" w:rsidP="00000000" w:rsidRDefault="00000000" w:rsidRPr="00000000" w14:paraId="00000D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Sonic Screech, Claws</w:t>
      </w:r>
    </w:p>
    <w:p w:rsidR="00000000" w:rsidDel="00000000" w:rsidP="00000000" w:rsidRDefault="00000000" w:rsidRPr="00000000" w14:paraId="00000D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Wailing Agony: The Wailing Specter emits a terrifying wail, causing anyone within a 30-foot radius to make a Sanity Check. Failure results in 1d6 sanity loss and disorientation.</w:t>
      </w:r>
    </w:p>
    <w:p w:rsidR="00000000" w:rsidDel="00000000" w:rsidP="00000000" w:rsidRDefault="00000000" w:rsidRPr="00000000" w14:paraId="00000D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Spectral Claws: The Wailing Specter can attack with its ethereal claws, dealing 2d6 damage. These claws phase through armor and mundane barriers.</w:t>
      </w:r>
    </w:p>
    <w:p w:rsidR="00000000" w:rsidDel="00000000" w:rsidP="00000000" w:rsidRDefault="00000000" w:rsidRPr="00000000" w14:paraId="00000D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Spirit Bind: If a character fails a Sanity Check, the Wailing Specter can bind itself to their soul temporarily, causing psychic damage each round.</w:t>
      </w:r>
    </w:p>
    <w:p w:rsidR="00000000" w:rsidDel="00000000" w:rsidP="00000000" w:rsidRDefault="00000000" w:rsidRPr="00000000" w14:paraId="00000D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Ethereal Form: The Wailing Specter can phase through walls and barriers, making it immune to non-magical physical damage.</w:t>
      </w:r>
    </w:p>
    <w:p w:rsidR="00000000" w:rsidDel="00000000" w:rsidP="00000000" w:rsidRDefault="00000000" w:rsidRPr="00000000" w14:paraId="00000D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encountering the wailing, spectral form and hearing its lament.</w:t>
      </w:r>
    </w:p>
    <w:p w:rsidR="00000000" w:rsidDel="00000000" w:rsidP="00000000" w:rsidRDefault="00000000" w:rsidRPr="00000000" w14:paraId="00000D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Demon Lord of Despair</w:t>
      </w:r>
    </w:p>
    <w:p w:rsidR="00000000" w:rsidDel="00000000" w:rsidP="00000000" w:rsidRDefault="00000000" w:rsidRPr="00000000" w14:paraId="00000D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D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rsidR="00000000" w:rsidDel="00000000" w:rsidP="00000000" w:rsidRDefault="00000000" w:rsidRPr="00000000" w14:paraId="00000D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0D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D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of Despair (3d6), Aura of Doom (1d10)</w:t>
      </w:r>
    </w:p>
    <w:p w:rsidR="00000000" w:rsidDel="00000000" w:rsidP="00000000" w:rsidRDefault="00000000" w:rsidRPr="00000000" w14:paraId="00000D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Strike, Psychic Influence</w:t>
      </w:r>
    </w:p>
    <w:p w:rsidR="00000000" w:rsidDel="00000000" w:rsidP="00000000" w:rsidRDefault="00000000" w:rsidRPr="00000000" w14:paraId="00000D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of Despair: The Demon Lord strikes with its clawed hands, dealing 3d6 damage and causing intense psychic suffering.</w:t>
      </w:r>
    </w:p>
    <w:p w:rsidR="00000000" w:rsidDel="00000000" w:rsidP="00000000" w:rsidRDefault="00000000" w:rsidRPr="00000000" w14:paraId="00000D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Doom: The presence of the Demon Lord creates an aura of despair within a 50-foot radius, forcing all who enter to make a Willpower Check. Failure causes 1d10 damage to both sanity and health due to the oppressive weight of despair.</w:t>
      </w:r>
    </w:p>
    <w:p w:rsidR="00000000" w:rsidDel="00000000" w:rsidP="00000000" w:rsidRDefault="00000000" w:rsidRPr="00000000" w14:paraId="00000D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Soul Shatter: The Demon Lord can target an individual’s greatest fear and exploit it, causing them to lose 1d6 HP and 1d4 Sanity with each use. The fear manifests in hallucinations.</w:t>
      </w:r>
    </w:p>
    <w:p w:rsidR="00000000" w:rsidDel="00000000" w:rsidP="00000000" w:rsidRDefault="00000000" w:rsidRPr="00000000" w14:paraId="00000D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Dominion: The Demon Lord can hypnotize those it deems weak-willed, forcing them to obey its commands. Targets must make a Willpower Check to resist being mentally controlled.</w:t>
      </w:r>
    </w:p>
    <w:p w:rsidR="00000000" w:rsidDel="00000000" w:rsidP="00000000" w:rsidRDefault="00000000" w:rsidRPr="00000000" w14:paraId="00000D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being exposed to the Demon Lord’s presence and overwhelming despair.</w:t>
      </w:r>
    </w:p>
    <w:p w:rsidR="00000000" w:rsidDel="00000000" w:rsidP="00000000" w:rsidRDefault="00000000" w:rsidRPr="00000000" w14:paraId="00000D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Earthbound Creatures</w:t>
      </w:r>
    </w:p>
    <w:p w:rsidR="00000000" w:rsidDel="00000000" w:rsidP="00000000" w:rsidRDefault="00000000" w:rsidRPr="00000000" w14:paraId="00000D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creatures are either mutated versions of mundane animals or twisted forms of earthly life that have been changed by dark rituals, natural disasters, or experimentation.</w:t>
      </w:r>
    </w:p>
    <w:p w:rsidR="00000000" w:rsidDel="00000000" w:rsidP="00000000" w:rsidRDefault="00000000" w:rsidRPr="00000000" w14:paraId="00000D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Cursed Hound</w:t>
      </w:r>
    </w:p>
    <w:p w:rsidR="00000000" w:rsidDel="00000000" w:rsidP="00000000" w:rsidRDefault="00000000" w:rsidRPr="00000000" w14:paraId="00000D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D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rsidR="00000000" w:rsidDel="00000000" w:rsidP="00000000" w:rsidRDefault="00000000" w:rsidRPr="00000000" w14:paraId="00000D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w:t>
      </w:r>
    </w:p>
    <w:p w:rsidR="00000000" w:rsidDel="00000000" w:rsidP="00000000" w:rsidRDefault="00000000" w:rsidRPr="00000000" w14:paraId="00000D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D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Bite (2d6), Claw (1d8)</w:t>
      </w:r>
    </w:p>
    <w:p w:rsidR="00000000" w:rsidDel="00000000" w:rsidP="00000000" w:rsidRDefault="00000000" w:rsidRPr="00000000" w14:paraId="00000D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Bite, Claw Swipe</w:t>
      </w:r>
    </w:p>
    <w:p w:rsidR="00000000" w:rsidDel="00000000" w:rsidP="00000000" w:rsidRDefault="00000000" w:rsidRPr="00000000" w14:paraId="00000D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Infectious Bite: The bite of the Cursed Hound carries a disease that causes the target to suffer 1d6 poison damage for each round until cured.</w:t>
      </w:r>
    </w:p>
    <w:p w:rsidR="00000000" w:rsidDel="00000000" w:rsidP="00000000" w:rsidRDefault="00000000" w:rsidRPr="00000000" w14:paraId="00000D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Track and Hunt: The Cursed Hound can track its prey over great distances, making it difficult to escape once it has locked onto a target.</w:t>
      </w:r>
    </w:p>
    <w:p w:rsidR="00000000" w:rsidDel="00000000" w:rsidP="00000000" w:rsidRDefault="00000000" w:rsidRPr="00000000" w14:paraId="00000D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Terrifying Howl: The Cursed Hound emits a chilling howl that causes 1d4 Sanity loss to anyone who hears it, instilling fear and dread.</w:t>
      </w:r>
    </w:p>
    <w:p w:rsidR="00000000" w:rsidDel="00000000" w:rsidP="00000000" w:rsidRDefault="00000000" w:rsidRPr="00000000" w14:paraId="00000D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hearing its unsettling howl or witnessing its spectral form.</w:t>
      </w:r>
    </w:p>
    <w:p w:rsidR="00000000" w:rsidDel="00000000" w:rsidP="00000000" w:rsidRDefault="00000000" w:rsidRPr="00000000" w14:paraId="00000D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Mutant Rat</w:t>
      </w:r>
    </w:p>
    <w:p w:rsidR="00000000" w:rsidDel="00000000" w:rsidP="00000000" w:rsidRDefault="00000000" w:rsidRPr="00000000" w14:paraId="00000D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D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Mutant Rat is an abomination born from chemical experimentation or occult rituals. Larger than an ordinary rat, with glowing eyes and twisted features, this creature is vicious and aggressive, often attacking in packs.</w:t>
      </w:r>
    </w:p>
    <w:p w:rsidR="00000000" w:rsidDel="00000000" w:rsidP="00000000" w:rsidRDefault="00000000" w:rsidRPr="00000000" w14:paraId="00000D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w:t>
      </w:r>
    </w:p>
    <w:p w:rsidR="00000000" w:rsidDel="00000000" w:rsidP="00000000" w:rsidRDefault="00000000" w:rsidRPr="00000000" w14:paraId="00000D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0D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Bite (1d6), Venomous Spit (1d4)</w:t>
      </w:r>
    </w:p>
    <w:p w:rsidR="00000000" w:rsidDel="00000000" w:rsidP="00000000" w:rsidRDefault="00000000" w:rsidRPr="00000000" w14:paraId="00000D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Poisonous Spit</w:t>
      </w:r>
    </w:p>
    <w:p w:rsidR="00000000" w:rsidDel="00000000" w:rsidP="00000000" w:rsidRDefault="00000000" w:rsidRPr="00000000" w14:paraId="00000D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Venomous Bite: The bite of a Mutant Rat injects poison, causing 1d6 damage and forcing a Constitution Check to avoid poison.</w:t>
      </w:r>
    </w:p>
    <w:p w:rsidR="00000000" w:rsidDel="00000000" w:rsidP="00000000" w:rsidRDefault="00000000" w:rsidRPr="00000000" w14:paraId="00000D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Swarm Tactics: Mutant Rats often attack in groups, gaining an advantage on Attack Rolls when more than three are present.</w:t>
      </w:r>
    </w:p>
    <w:p w:rsidR="00000000" w:rsidDel="00000000" w:rsidP="00000000" w:rsidRDefault="00000000" w:rsidRPr="00000000" w14:paraId="00000D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Vile Scent: The rats emit an unbearable, decaying odor, causing 1d6 Sanity loss to anyone who comes too close.</w:t>
      </w:r>
    </w:p>
    <w:p w:rsidR="00000000" w:rsidDel="00000000" w:rsidP="00000000" w:rsidRDefault="00000000" w:rsidRPr="00000000" w14:paraId="00000D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witnessing the grotesque appearance and disturbing behavior.</w:t>
      </w:r>
    </w:p>
    <w:p w:rsidR="00000000" w:rsidDel="00000000" w:rsidP="00000000" w:rsidRDefault="00000000" w:rsidRPr="00000000" w14:paraId="00000D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Twisted Bear</w:t>
      </w:r>
    </w:p>
    <w:p w:rsidR="00000000" w:rsidDel="00000000" w:rsidP="00000000" w:rsidRDefault="00000000" w:rsidRPr="00000000" w14:paraId="00000D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D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rsidR="00000000" w:rsidDel="00000000" w:rsidP="00000000" w:rsidRDefault="00000000" w:rsidRPr="00000000" w14:paraId="00000D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0D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D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Slash (2d10), Maul (3d6)</w:t>
      </w:r>
    </w:p>
    <w:p w:rsidR="00000000" w:rsidDel="00000000" w:rsidP="00000000" w:rsidRDefault="00000000" w:rsidRPr="00000000" w14:paraId="00000D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Strike, Bite</w:t>
      </w:r>
    </w:p>
    <w:p w:rsidR="00000000" w:rsidDel="00000000" w:rsidP="00000000" w:rsidRDefault="00000000" w:rsidRPr="00000000" w14:paraId="00000D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Vicious Charge: The Twisted Bear can charge at its prey with blinding speed, causing 3d6 damage on a successful hit.</w:t>
      </w:r>
    </w:p>
    <w:p w:rsidR="00000000" w:rsidDel="00000000" w:rsidP="00000000" w:rsidRDefault="00000000" w:rsidRPr="00000000" w14:paraId="00000D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Rage: When the bear’s health drops below 50%, it enters a rage state, gaining 1d6 extra damage per attack.</w:t>
      </w:r>
    </w:p>
    <w:p w:rsidR="00000000" w:rsidDel="00000000" w:rsidP="00000000" w:rsidRDefault="00000000" w:rsidRPr="00000000" w14:paraId="00000D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Poisonous Bite: Its bite injects poison that causes 1d6 damage and forces the victim to make a Constitution Check or become poisoned.</w:t>
      </w:r>
    </w:p>
    <w:p w:rsidR="00000000" w:rsidDel="00000000" w:rsidP="00000000" w:rsidRDefault="00000000" w:rsidRPr="00000000" w14:paraId="00000D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encountering the creature’s disturbing and unnatural form.</w:t>
      </w:r>
    </w:p>
    <w:p w:rsidR="00000000" w:rsidDel="00000000" w:rsidP="00000000" w:rsidRDefault="00000000" w:rsidRPr="00000000" w14:paraId="00000D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Venomous Insectoid</w:t>
      </w:r>
    </w:p>
    <w:p w:rsidR="00000000" w:rsidDel="00000000" w:rsidP="00000000" w:rsidRDefault="00000000" w:rsidRPr="00000000" w14:paraId="00000D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D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Venomous Insectoid is a giant, insect-like creature with multiple legs, barbed mandibles, and an exoskeleton that shimmers in the light. Its venomous bite is capable of paralyzing its prey.</w:t>
      </w:r>
    </w:p>
    <w:p w:rsidR="00000000" w:rsidDel="00000000" w:rsidP="00000000" w:rsidRDefault="00000000" w:rsidRPr="00000000" w14:paraId="00000D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0D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D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Mandible Slash (2d6), Venomous Bite (2d8)</w:t>
      </w:r>
    </w:p>
    <w:p w:rsidR="00000000" w:rsidDel="00000000" w:rsidP="00000000" w:rsidRDefault="00000000" w:rsidRPr="00000000" w14:paraId="00000D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Strike, Venom Injection</w:t>
      </w:r>
    </w:p>
    <w:p w:rsidR="00000000" w:rsidDel="00000000" w:rsidP="00000000" w:rsidRDefault="00000000" w:rsidRPr="00000000" w14:paraId="00000D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Venomous Bite: The bite of this insect paralyzes the victim, forcing a Constitution Check to resist. Failure results in 1d8 damage and paralysis for 1d6 rounds.</w:t>
      </w:r>
    </w:p>
    <w:p w:rsidR="00000000" w:rsidDel="00000000" w:rsidP="00000000" w:rsidRDefault="00000000" w:rsidRPr="00000000" w14:paraId="00000D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Insectoid Swarm: If confronted by multiple attackers, the Venomous Insectoid can summon a swarm of smaller insectoids that deal 1d6 damage per round.</w:t>
      </w:r>
    </w:p>
    <w:p w:rsidR="00000000" w:rsidDel="00000000" w:rsidP="00000000" w:rsidRDefault="00000000" w:rsidRPr="00000000" w14:paraId="00000D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Exoskeleton: The creature’s hardened body grants it resistance to physical damage.</w:t>
      </w:r>
    </w:p>
    <w:p w:rsidR="00000000" w:rsidDel="00000000" w:rsidP="00000000" w:rsidRDefault="00000000" w:rsidRPr="00000000" w14:paraId="00000D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witnessing the insectoid’s terrifying mandibles and unnatural movements.</w:t>
      </w:r>
    </w:p>
    <w:p w:rsidR="00000000" w:rsidDel="00000000" w:rsidP="00000000" w:rsidRDefault="00000000" w:rsidRPr="00000000" w14:paraId="00000D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Flesh-Bound Scorpion</w:t>
      </w:r>
    </w:p>
    <w:p w:rsidR="00000000" w:rsidDel="00000000" w:rsidP="00000000" w:rsidRDefault="00000000" w:rsidRPr="00000000" w14:paraId="00000D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D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Flesh-Bound Scorpion is a mutated, gigantic scorpion whose exoskeleton is held together by flesh, rather than its natural armor. The creature has sharp pincers, a venomous stinger, and a mindless thirst for blood.</w:t>
      </w:r>
    </w:p>
    <w:p w:rsidR="00000000" w:rsidDel="00000000" w:rsidP="00000000" w:rsidRDefault="00000000" w:rsidRPr="00000000" w14:paraId="00000D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0D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0D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(2d6), Venomous Stinger (3d6)</w:t>
      </w:r>
    </w:p>
    <w:p w:rsidR="00000000" w:rsidDel="00000000" w:rsidP="00000000" w:rsidRDefault="00000000" w:rsidRPr="00000000" w14:paraId="00000D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Strike, Venom Injection</w:t>
      </w:r>
    </w:p>
    <w:p w:rsidR="00000000" w:rsidDel="00000000" w:rsidP="00000000" w:rsidRDefault="00000000" w:rsidRPr="00000000" w14:paraId="00000D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Venomous Stinger: The Flesh-Bound Scorpion’s sting causes 3d6 damage and forces a Constitution Check to avoid paralysis.</w:t>
      </w:r>
    </w:p>
    <w:p w:rsidR="00000000" w:rsidDel="00000000" w:rsidP="00000000" w:rsidRDefault="00000000" w:rsidRPr="00000000" w14:paraId="00000D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Flesh Armor: The scorpion’s flesh-binding makes it resistant to damage, reducing all physical attacks by 1d4 damage.</w:t>
      </w:r>
    </w:p>
    <w:p w:rsidR="00000000" w:rsidDel="00000000" w:rsidP="00000000" w:rsidRDefault="00000000" w:rsidRPr="00000000" w14:paraId="00000D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Pin and Crush: When it successfully lands a claw strike, the scorpion can pin its target, preventing them from escaping. The target suffers 2d10 crushing damage per round until they escape.</w:t>
      </w:r>
    </w:p>
    <w:p w:rsidR="00000000" w:rsidDel="00000000" w:rsidP="00000000" w:rsidRDefault="00000000" w:rsidRPr="00000000" w14:paraId="00000D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its disturbing and unsettling appearance.</w:t>
      </w:r>
    </w:p>
    <w:p w:rsidR="00000000" w:rsidDel="00000000" w:rsidP="00000000" w:rsidRDefault="00000000" w:rsidRPr="00000000" w14:paraId="00000D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Blood-Frenzied Boar</w:t>
      </w:r>
    </w:p>
    <w:p w:rsidR="00000000" w:rsidDel="00000000" w:rsidP="00000000" w:rsidRDefault="00000000" w:rsidRPr="00000000" w14:paraId="00000D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D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Blood-Frenzied Boar is an enraged and violent creature, its fur matted with blood from its rampages. Its tusks are razor-sharp, and its behavior is driven by an uncontrollable lust for destruction.</w:t>
      </w:r>
    </w:p>
    <w:p w:rsidR="00000000" w:rsidDel="00000000" w:rsidP="00000000" w:rsidRDefault="00000000" w:rsidRPr="00000000" w14:paraId="00000D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0D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D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Tusk Gore (2d8), Charge (3d6)</w:t>
      </w:r>
    </w:p>
    <w:p w:rsidR="00000000" w:rsidDel="00000000" w:rsidP="00000000" w:rsidRDefault="00000000" w:rsidRPr="00000000" w14:paraId="00000D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Tusk Attack, Charge</w:t>
      </w:r>
    </w:p>
    <w:p w:rsidR="00000000" w:rsidDel="00000000" w:rsidP="00000000" w:rsidRDefault="00000000" w:rsidRPr="00000000" w14:paraId="00000D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Charge: The Blood-Frenzied Boar can charge at a target, dealing 3d6 damage on impact.</w:t>
      </w:r>
    </w:p>
    <w:p w:rsidR="00000000" w:rsidDel="00000000" w:rsidP="00000000" w:rsidRDefault="00000000" w:rsidRPr="00000000" w14:paraId="00000D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Frenzy: When the boar’s health drops below 50%, it becomes incredibly fast and gains an additional 1d6 damage per attack.</w:t>
      </w:r>
    </w:p>
    <w:p w:rsidR="00000000" w:rsidDel="00000000" w:rsidP="00000000" w:rsidRDefault="00000000" w:rsidRPr="00000000" w14:paraId="00000D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Bloodlust: The boar senses blood and will pursue any injured creature, adding 1d6 damage for every victim it smells blood from.</w:t>
      </w:r>
    </w:p>
    <w:p w:rsidR="00000000" w:rsidDel="00000000" w:rsidP="00000000" w:rsidRDefault="00000000" w:rsidRPr="00000000" w14:paraId="00000D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the sheer rage and brutality of the creature’s attacks.</w:t>
      </w:r>
    </w:p>
    <w:p w:rsidR="00000000" w:rsidDel="00000000" w:rsidP="00000000" w:rsidRDefault="00000000" w:rsidRPr="00000000" w14:paraId="00000D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Dire Wolf</w:t>
      </w:r>
    </w:p>
    <w:p w:rsidR="00000000" w:rsidDel="00000000" w:rsidP="00000000" w:rsidRDefault="00000000" w:rsidRPr="00000000" w14:paraId="00000D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D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Dire Wolf is an ancient and massive relative of the modern wolf. It is an apex predator, hunting in packs, with a terrifying howl that can chill the soul.</w:t>
      </w:r>
    </w:p>
    <w:p w:rsidR="00000000" w:rsidDel="00000000" w:rsidP="00000000" w:rsidRDefault="00000000" w:rsidRPr="00000000" w14:paraId="00000D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130</w:t>
      </w:r>
    </w:p>
    <w:p w:rsidR="00000000" w:rsidDel="00000000" w:rsidP="00000000" w:rsidRDefault="00000000" w:rsidRPr="00000000" w14:paraId="00000D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D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Bite (2d6), Claw (1d8)</w:t>
      </w:r>
    </w:p>
    <w:p w:rsidR="00000000" w:rsidDel="00000000" w:rsidP="00000000" w:rsidRDefault="00000000" w:rsidRPr="00000000" w14:paraId="00000D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Claw Swipe</w:t>
      </w:r>
    </w:p>
    <w:p w:rsidR="00000000" w:rsidDel="00000000" w:rsidP="00000000" w:rsidRDefault="00000000" w:rsidRPr="00000000" w14:paraId="00000D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Pack Tactics: When multiple Dire Wolves are present, they gain advantage on attacks, coordinating their strikes to take down prey.</w:t>
      </w:r>
    </w:p>
    <w:p w:rsidR="00000000" w:rsidDel="00000000" w:rsidP="00000000" w:rsidRDefault="00000000" w:rsidRPr="00000000" w14:paraId="00000D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Chilling Howl: The Dire Wolf can howl to summon other creatures or disorient its prey. Anyone who hears the howl must make a Sanity Check or suffer 1d4 Sanity loss.</w:t>
      </w:r>
    </w:p>
    <w:p w:rsidR="00000000" w:rsidDel="00000000" w:rsidP="00000000" w:rsidRDefault="00000000" w:rsidRPr="00000000" w14:paraId="00000D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Terrifying Bite: A successful bite causes the victim to bleed, dealing 1d6 damage per round until healed.</w:t>
      </w:r>
    </w:p>
    <w:p w:rsidR="00000000" w:rsidDel="00000000" w:rsidP="00000000" w:rsidRDefault="00000000" w:rsidRPr="00000000" w14:paraId="00000D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hearing its horrifying howl or seeing its terrifying form.</w:t>
      </w:r>
    </w:p>
    <w:p w:rsidR="00000000" w:rsidDel="00000000" w:rsidP="00000000" w:rsidRDefault="00000000" w:rsidRPr="00000000" w14:paraId="00000D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 Giant Leech</w:t>
      </w:r>
    </w:p>
    <w:p w:rsidR="00000000" w:rsidDel="00000000" w:rsidP="00000000" w:rsidRDefault="00000000" w:rsidRPr="00000000" w14:paraId="00000D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D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This massive parasitic creature thrives in dark, damp environments, preying on anything that comes too close. Its slimy body and razor-lined maw make it a terrifying predator. The Giant Leech latches onto its victims, slowly draining their life force.</w:t>
      </w:r>
    </w:p>
    <w:p w:rsidR="00000000" w:rsidDel="00000000" w:rsidP="00000000" w:rsidRDefault="00000000" w:rsidRPr="00000000" w14:paraId="00000D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0D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0D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Sanguine Drain (2d6)</w:t>
      </w:r>
    </w:p>
    <w:p w:rsidR="00000000" w:rsidDel="00000000" w:rsidP="00000000" w:rsidRDefault="00000000" w:rsidRPr="00000000" w14:paraId="00000D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Latch and Drain</w:t>
      </w:r>
    </w:p>
    <w:p w:rsidR="00000000" w:rsidDel="00000000" w:rsidP="00000000" w:rsidRDefault="00000000" w:rsidRPr="00000000" w14:paraId="00000D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D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Sanguine Drain: The leech attaches to its prey and drains 1d6 health points per round until removed. A Strength Check is required to break free.</w:t>
      </w:r>
    </w:p>
    <w:p w:rsidR="00000000" w:rsidDel="00000000" w:rsidP="00000000" w:rsidRDefault="00000000" w:rsidRPr="00000000" w14:paraId="00000D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Toxic Slime: The creature secretes a toxic mucus that deals 1d4 poison damage to anyone attempting to grapple or touch it.</w:t>
      </w:r>
    </w:p>
    <w:p w:rsidR="00000000" w:rsidDel="00000000" w:rsidP="00000000" w:rsidRDefault="00000000" w:rsidRPr="00000000" w14:paraId="00000D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Underwater Advantage: In water, the Giant Leech gains advantage on Stealth Checks and Attack Rolls due to its agility.</w:t>
      </w:r>
    </w:p>
    <w:p w:rsidR="00000000" w:rsidDel="00000000" w:rsidP="00000000" w:rsidRDefault="00000000" w:rsidRPr="00000000" w14:paraId="00000D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seeing its grotesque, pulsating form.</w:t>
      </w:r>
    </w:p>
    <w:p w:rsidR="00000000" w:rsidDel="00000000" w:rsidP="00000000" w:rsidRDefault="00000000" w:rsidRPr="00000000" w14:paraId="00000D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Mummified Guardian</w:t>
      </w:r>
    </w:p>
    <w:p w:rsidR="00000000" w:rsidDel="00000000" w:rsidP="00000000" w:rsidRDefault="00000000" w:rsidRPr="00000000" w14:paraId="00000D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D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Undead</w:t>
      </w:r>
    </w:p>
    <w:p w:rsidR="00000000" w:rsidDel="00000000" w:rsidP="00000000" w:rsidRDefault="00000000" w:rsidRPr="00000000" w14:paraId="00000D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Ancient protectors of tombs and artifacts, these creatures are preserved corpses brought back to unholy life. Their decayed, bandaged bodies are imbued with dark magic, and they are relentless in their duty to protect what they guard.</w:t>
      </w:r>
    </w:p>
    <w:p w:rsidR="00000000" w:rsidDel="00000000" w:rsidP="00000000" w:rsidRDefault="00000000" w:rsidRPr="00000000" w14:paraId="00000D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0D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D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Cursed Strike (2d8)</w:t>
      </w:r>
    </w:p>
    <w:p w:rsidR="00000000" w:rsidDel="00000000" w:rsidP="00000000" w:rsidRDefault="00000000" w:rsidRPr="00000000" w14:paraId="00000D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Curses</w:t>
      </w:r>
    </w:p>
    <w:p w:rsidR="00000000" w:rsidDel="00000000" w:rsidP="00000000" w:rsidRDefault="00000000" w:rsidRPr="00000000" w14:paraId="00000D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Cursed Strike: The Mummified Guardian’s attacks are imbued with dark energy, dealing 2d8 damage and imposing a -10% penalty to all rolls for 1d6 rounds.</w:t>
      </w:r>
    </w:p>
    <w:p w:rsidR="00000000" w:rsidDel="00000000" w:rsidP="00000000" w:rsidRDefault="00000000" w:rsidRPr="00000000" w14:paraId="00000E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Immortal Duty: The Guardian can only be permanently destroyed if its artifact or tomb is desecrated. Otherwise, it resurrects after 1d6 hours.</w:t>
      </w:r>
    </w:p>
    <w:p w:rsidR="00000000" w:rsidDel="00000000" w:rsidP="00000000" w:rsidRDefault="00000000" w:rsidRPr="00000000" w14:paraId="00000E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 Aura: Anyone within a 10-foot radius must make a Sanity Check or suffer 1d6 Sanity loss and become paralyzed with fear for 1 round.</w:t>
      </w:r>
    </w:p>
    <w:p w:rsidR="00000000" w:rsidDel="00000000" w:rsidP="00000000" w:rsidRDefault="00000000" w:rsidRPr="00000000" w14:paraId="00000E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its unholy movements.</w:t>
      </w:r>
    </w:p>
    <w:p w:rsidR="00000000" w:rsidDel="00000000" w:rsidP="00000000" w:rsidRDefault="00000000" w:rsidRPr="00000000" w14:paraId="00000E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Shadow Beast</w:t>
      </w:r>
    </w:p>
    <w:p w:rsidR="00000000" w:rsidDel="00000000" w:rsidP="00000000" w:rsidRDefault="00000000" w:rsidRPr="00000000" w14:paraId="00000E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E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Shadow Beast is a formless mass of darkness, with faint glowing eyes and the ability to shift its shape. It feeds on fear and light, spreading madness wherever it roams.</w:t>
      </w:r>
    </w:p>
    <w:p w:rsidR="00000000" w:rsidDel="00000000" w:rsidP="00000000" w:rsidRDefault="00000000" w:rsidRPr="00000000" w14:paraId="00000E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0E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0E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Shadow Strike (2d6), Psychic Fear (2d8)</w:t>
      </w:r>
    </w:p>
    <w:p w:rsidR="00000000" w:rsidDel="00000000" w:rsidP="00000000" w:rsidRDefault="00000000" w:rsidRPr="00000000" w14:paraId="00000E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and Physical</w:t>
      </w:r>
    </w:p>
    <w:p w:rsidR="00000000" w:rsidDel="00000000" w:rsidP="00000000" w:rsidRDefault="00000000" w:rsidRPr="00000000" w14:paraId="00000E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 Strike: The Beast lashes out with tendrils of darkness, dealing 2d6 damage.</w:t>
      </w:r>
    </w:p>
    <w:p w:rsidR="00000000" w:rsidDel="00000000" w:rsidP="00000000" w:rsidRDefault="00000000" w:rsidRPr="00000000" w14:paraId="00000E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Absorb Light: The Beast can extinguish all light within a 30-foot radius, making the area completely dark and causing -20% penalties to all sight-based rolls.</w:t>
      </w:r>
    </w:p>
    <w:p w:rsidR="00000000" w:rsidDel="00000000" w:rsidP="00000000" w:rsidRDefault="00000000" w:rsidRPr="00000000" w14:paraId="00000E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Fear: The creature emits a wave of psychic energy, forcing everyone in range to make a Sanity Check. Failure results in 2d8 sanity loss and disorientation for 1d6 rounds.</w:t>
      </w:r>
    </w:p>
    <w:p w:rsidR="00000000" w:rsidDel="00000000" w:rsidP="00000000" w:rsidRDefault="00000000" w:rsidRPr="00000000" w14:paraId="00000E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seeing the Shadow Beast’s horrifying form.</w:t>
      </w:r>
    </w:p>
    <w:p w:rsidR="00000000" w:rsidDel="00000000" w:rsidP="00000000" w:rsidRDefault="00000000" w:rsidRPr="00000000" w14:paraId="00000E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Venomous Spider</w:t>
      </w:r>
    </w:p>
    <w:p w:rsidR="00000000" w:rsidDel="00000000" w:rsidP="00000000" w:rsidRDefault="00000000" w:rsidRPr="00000000" w14:paraId="00000E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E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giant spider infused with unnatural venom, its body is bloated and covered in bristling hairs. It weaves sticky webs to trap its prey before injecting them with deadly venom.</w:t>
      </w:r>
    </w:p>
    <w:p w:rsidR="00000000" w:rsidDel="00000000" w:rsidP="00000000" w:rsidRDefault="00000000" w:rsidRPr="00000000" w14:paraId="00000E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90</w:t>
      </w:r>
    </w:p>
    <w:p w:rsidR="00000000" w:rsidDel="00000000" w:rsidP="00000000" w:rsidRDefault="00000000" w:rsidRPr="00000000" w14:paraId="00000E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35%</w:t>
      </w:r>
    </w:p>
    <w:p w:rsidR="00000000" w:rsidDel="00000000" w:rsidP="00000000" w:rsidRDefault="00000000" w:rsidRPr="00000000" w14:paraId="00000E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Venom Bite (2d6), Web Trap</w:t>
      </w:r>
    </w:p>
    <w:p w:rsidR="00000000" w:rsidDel="00000000" w:rsidP="00000000" w:rsidRDefault="00000000" w:rsidRPr="00000000" w14:paraId="00000E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Web Combat</w:t>
      </w:r>
    </w:p>
    <w:p w:rsidR="00000000" w:rsidDel="00000000" w:rsidP="00000000" w:rsidRDefault="00000000" w:rsidRPr="00000000" w14:paraId="00000E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Venom Bite: A successful bite deals 2d6 damage and injects poison, forcing a Constitution Check or taking 1d6 poison damage for 1d4 rounds.</w:t>
      </w:r>
    </w:p>
    <w:p w:rsidR="00000000" w:rsidDel="00000000" w:rsidP="00000000" w:rsidRDefault="00000000" w:rsidRPr="00000000" w14:paraId="00000E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Web Trap: The spider can entangle its prey in webs, preventing movement and requiring a Strength Check to escape.</w:t>
      </w:r>
    </w:p>
    <w:p w:rsidR="00000000" w:rsidDel="00000000" w:rsidP="00000000" w:rsidRDefault="00000000" w:rsidRPr="00000000" w14:paraId="00000E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Wall Climb: The Venomous Spider can climb walls and ceilings, making it difficult to track or attack.</w:t>
      </w:r>
    </w:p>
    <w:p w:rsidR="00000000" w:rsidDel="00000000" w:rsidP="00000000" w:rsidRDefault="00000000" w:rsidRPr="00000000" w14:paraId="00000E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seeing its unnatural size and malevolence.</w:t>
      </w:r>
    </w:p>
    <w:p w:rsidR="00000000" w:rsidDel="00000000" w:rsidP="00000000" w:rsidRDefault="00000000" w:rsidRPr="00000000" w14:paraId="00000E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The Butchered Eagle</w:t>
      </w:r>
    </w:p>
    <w:p w:rsidR="00000000" w:rsidDel="00000000" w:rsidP="00000000" w:rsidRDefault="00000000" w:rsidRPr="00000000" w14:paraId="00000E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Corrupted Creature</w:t>
      </w:r>
    </w:p>
    <w:p w:rsidR="00000000" w:rsidDel="00000000" w:rsidP="00000000" w:rsidRDefault="00000000" w:rsidRPr="00000000" w14:paraId="00000E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This once-noble bird has been mutated by dark magic, its wings ragged and dripping with ichor. Its talons are elongated, and its cries are warped into something terrifyingly human-like.</w:t>
      </w:r>
    </w:p>
    <w:p w:rsidR="00000000" w:rsidDel="00000000" w:rsidP="00000000" w:rsidRDefault="00000000" w:rsidRPr="00000000" w14:paraId="00000E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w:t>
      </w:r>
    </w:p>
    <w:p w:rsidR="00000000" w:rsidDel="00000000" w:rsidP="00000000" w:rsidRDefault="00000000" w:rsidRPr="00000000" w14:paraId="00000E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E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Talon Slash (1d8), Screech (2d6)</w:t>
      </w:r>
    </w:p>
    <w:p w:rsidR="00000000" w:rsidDel="00000000" w:rsidP="00000000" w:rsidRDefault="00000000" w:rsidRPr="00000000" w14:paraId="00000E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Aerial Combat</w:t>
      </w:r>
    </w:p>
    <w:p w:rsidR="00000000" w:rsidDel="00000000" w:rsidP="00000000" w:rsidRDefault="00000000" w:rsidRPr="00000000" w14:paraId="00000E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Horrific Screech: The Butchered Eagle emits a screech that forces anyone within a 20-foot radius to make a Sanity Check. Failure results in 2d6 sanity loss and deafness for 1d4 rounds.</w:t>
      </w:r>
    </w:p>
    <w:p w:rsidR="00000000" w:rsidDel="00000000" w:rsidP="00000000" w:rsidRDefault="00000000" w:rsidRPr="00000000" w14:paraId="00000E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Ichor Dive: The Eagle dives onto its prey, dealing 1d10 damage on a successful hit.</w:t>
      </w:r>
    </w:p>
    <w:p w:rsidR="00000000" w:rsidDel="00000000" w:rsidP="00000000" w:rsidRDefault="00000000" w:rsidRPr="00000000" w14:paraId="00000E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Corrupted Feathers: Touching the Eagle’s feathers causes 1d4 poison damage.</w:t>
      </w:r>
    </w:p>
    <w:p w:rsidR="00000000" w:rsidDel="00000000" w:rsidP="00000000" w:rsidRDefault="00000000" w:rsidRPr="00000000" w14:paraId="00000E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hearing its screech.</w:t>
      </w:r>
    </w:p>
    <w:p w:rsidR="00000000" w:rsidDel="00000000" w:rsidP="00000000" w:rsidRDefault="00000000" w:rsidRPr="00000000" w14:paraId="00000E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Giant Centipede</w:t>
      </w:r>
    </w:p>
    <w:p w:rsidR="00000000" w:rsidDel="00000000" w:rsidP="00000000" w:rsidRDefault="00000000" w:rsidRPr="00000000" w14:paraId="00000E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E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massive insect with a hard, chitinous body and venomous mandibles. Its many legs create a horrifying clicking sound as it moves.</w:t>
      </w:r>
    </w:p>
    <w:p w:rsidR="00000000" w:rsidDel="00000000" w:rsidP="00000000" w:rsidRDefault="00000000" w:rsidRPr="00000000" w14:paraId="00000E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70</w:t>
      </w:r>
    </w:p>
    <w:p w:rsidR="00000000" w:rsidDel="00000000" w:rsidP="00000000" w:rsidRDefault="00000000" w:rsidRPr="00000000" w14:paraId="00000E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E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Bite (1d6), Venomous Bite (1d10)</w:t>
      </w:r>
    </w:p>
    <w:p w:rsidR="00000000" w:rsidDel="00000000" w:rsidP="00000000" w:rsidRDefault="00000000" w:rsidRPr="00000000" w14:paraId="00000E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Poison</w:t>
      </w:r>
    </w:p>
    <w:p w:rsidR="00000000" w:rsidDel="00000000" w:rsidP="00000000" w:rsidRDefault="00000000" w:rsidRPr="00000000" w14:paraId="00000E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Venomous Bite: Its bite delivers a potent venom, dealing 1d10 damage and forcing a Constitution Check to avoid paralysis.</w:t>
      </w:r>
    </w:p>
    <w:p w:rsidR="00000000" w:rsidDel="00000000" w:rsidP="00000000" w:rsidRDefault="00000000" w:rsidRPr="00000000" w14:paraId="00000E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Swarm Instinct: When multiple Giant Centipedes are present, they coordinate attacks, increasing their effectiveness.</w:t>
      </w:r>
    </w:p>
    <w:p w:rsidR="00000000" w:rsidDel="00000000" w:rsidP="00000000" w:rsidRDefault="00000000" w:rsidRPr="00000000" w14:paraId="00000E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Camouflage: The centipede blends into its surroundings, gaining advantage on Stealth Checks.</w:t>
      </w:r>
    </w:p>
    <w:p w:rsidR="00000000" w:rsidDel="00000000" w:rsidP="00000000" w:rsidRDefault="00000000" w:rsidRPr="00000000" w14:paraId="00000E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encountering this unnervingly large insect.</w:t>
      </w:r>
    </w:p>
    <w:p w:rsidR="00000000" w:rsidDel="00000000" w:rsidP="00000000" w:rsidRDefault="00000000" w:rsidRPr="00000000" w14:paraId="00000E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Rotting Ox</w:t>
      </w:r>
    </w:p>
    <w:p w:rsidR="00000000" w:rsidDel="00000000" w:rsidP="00000000" w:rsidRDefault="00000000" w:rsidRPr="00000000" w14:paraId="00000E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Undead</w:t>
      </w:r>
    </w:p>
    <w:p w:rsidR="00000000" w:rsidDel="00000000" w:rsidP="00000000" w:rsidRDefault="00000000" w:rsidRPr="00000000" w14:paraId="00000E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decayed ox, reanimated by dark forces. Its flesh is rotting, and its movements are slow but deliberate. It attacks with its massive horns, spreading disease wherever it goes.</w:t>
      </w:r>
    </w:p>
    <w:p w:rsidR="00000000" w:rsidDel="00000000" w:rsidP="00000000" w:rsidRDefault="00000000" w:rsidRPr="00000000" w14:paraId="00000E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140</w:t>
      </w:r>
    </w:p>
    <w:p w:rsidR="00000000" w:rsidDel="00000000" w:rsidP="00000000" w:rsidRDefault="00000000" w:rsidRPr="00000000" w14:paraId="00000E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0E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Horn Gore (2d8), Rotting Touch (1d6)</w:t>
      </w:r>
    </w:p>
    <w:p w:rsidR="00000000" w:rsidDel="00000000" w:rsidP="00000000" w:rsidRDefault="00000000" w:rsidRPr="00000000" w14:paraId="00000E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w:t>
      </w:r>
    </w:p>
    <w:p w:rsidR="00000000" w:rsidDel="00000000" w:rsidP="00000000" w:rsidRDefault="00000000" w:rsidRPr="00000000" w14:paraId="00000E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Rotting Touch: Anything the Rotting Ox touches begins to decay, dealing 1d6 damage per round to objects or living creatures.</w:t>
      </w:r>
    </w:p>
    <w:p w:rsidR="00000000" w:rsidDel="00000000" w:rsidP="00000000" w:rsidRDefault="00000000" w:rsidRPr="00000000" w14:paraId="00000E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Disease Aura: Anyone within 10 feet must make a Constitution Check or become infected, suffering 1d4 damage per round.</w:t>
      </w:r>
    </w:p>
    <w:p w:rsidR="00000000" w:rsidDel="00000000" w:rsidP="00000000" w:rsidRDefault="00000000" w:rsidRPr="00000000" w14:paraId="00000E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Trample: The Ox can charge forward, trampling enemies for 3d6 damage.</w:t>
      </w:r>
    </w:p>
    <w:p w:rsidR="00000000" w:rsidDel="00000000" w:rsidP="00000000" w:rsidRDefault="00000000" w:rsidRPr="00000000" w14:paraId="00000E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its decaying form.</w:t>
      </w:r>
    </w:p>
    <w:p w:rsidR="00000000" w:rsidDel="00000000" w:rsidP="00000000" w:rsidRDefault="00000000" w:rsidRPr="00000000" w14:paraId="00000E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 Demon-Touched Ape</w:t>
      </w:r>
    </w:p>
    <w:p w:rsidR="00000000" w:rsidDel="00000000" w:rsidP="00000000" w:rsidRDefault="00000000" w:rsidRPr="00000000" w14:paraId="00000E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Corrupted Creature</w:t>
      </w:r>
    </w:p>
    <w:p w:rsidR="00000000" w:rsidDel="00000000" w:rsidP="00000000" w:rsidRDefault="00000000" w:rsidRPr="00000000" w14:paraId="00000E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massive ape corrupted by demonic energy, with glowing red eyes and unnaturally sharp claws. It is intelligent, violent, and fiercely territorial.</w:t>
      </w:r>
    </w:p>
    <w:p w:rsidR="00000000" w:rsidDel="00000000" w:rsidP="00000000" w:rsidRDefault="00000000" w:rsidRPr="00000000" w14:paraId="00000E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0E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E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(2d8), Pummel (3d6)</w:t>
      </w:r>
    </w:p>
    <w:p w:rsidR="00000000" w:rsidDel="00000000" w:rsidP="00000000" w:rsidRDefault="00000000" w:rsidRPr="00000000" w14:paraId="00000E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w:t>
      </w:r>
    </w:p>
    <w:p w:rsidR="00000000" w:rsidDel="00000000" w:rsidP="00000000" w:rsidRDefault="00000000" w:rsidRPr="00000000" w14:paraId="00000E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Frenzied Attack: The Ape can attack twice per round if its health is below 50%.</w:t>
      </w:r>
    </w:p>
    <w:p w:rsidR="00000000" w:rsidDel="00000000" w:rsidP="00000000" w:rsidRDefault="00000000" w:rsidRPr="00000000" w14:paraId="00000E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Demonic Rage: When enraged, the Ape gains 1d6 bonus damage to all physical attacks and becomes immune to fear.</w:t>
      </w:r>
    </w:p>
    <w:p w:rsidR="00000000" w:rsidDel="00000000" w:rsidP="00000000" w:rsidRDefault="00000000" w:rsidRPr="00000000" w14:paraId="00000E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Howl of Dominion: The Ape can emit a demonic howl, forcing enemies within 30 feet to make a Sanity Check or suffer 2d6 sanity loss.</w:t>
      </w:r>
    </w:p>
    <w:p w:rsidR="00000000" w:rsidDel="00000000" w:rsidP="00000000" w:rsidRDefault="00000000" w:rsidRPr="00000000" w14:paraId="00000E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witnessing its monstrous strength and the demonic aura surrounding it.</w:t>
      </w:r>
    </w:p>
    <w:p w:rsidR="00000000" w:rsidDel="00000000" w:rsidP="00000000" w:rsidRDefault="00000000" w:rsidRPr="00000000" w14:paraId="00000E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Skinless Cat</w:t>
      </w:r>
    </w:p>
    <w:p w:rsidR="00000000" w:rsidDel="00000000" w:rsidP="00000000" w:rsidRDefault="00000000" w:rsidRPr="00000000" w14:paraId="00000E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E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Skinless Cat is a horrifying creature, once a normal feline but now devoid of skin, its muscles exposed to the open air. Its body is an eerie combination of mutilated flesh, and its eyes glisten with a strange cosmic glow. It stalks its prey, moving with unnatural speed and exhibiting an unholy intelligence.</w:t>
      </w:r>
    </w:p>
    <w:p w:rsidR="00000000" w:rsidDel="00000000" w:rsidP="00000000" w:rsidRDefault="00000000" w:rsidRPr="00000000" w14:paraId="00000E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w:t>
      </w:r>
    </w:p>
    <w:p w:rsidR="00000000" w:rsidDel="00000000" w:rsidP="00000000" w:rsidRDefault="00000000" w:rsidRPr="00000000" w14:paraId="00000E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0E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Rend Flesh (1d6), Bite (2d4)</w:t>
      </w:r>
    </w:p>
    <w:p w:rsidR="00000000" w:rsidDel="00000000" w:rsidP="00000000" w:rsidRDefault="00000000" w:rsidRPr="00000000" w14:paraId="00000E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Strike, Bite</w:t>
      </w:r>
    </w:p>
    <w:p w:rsidR="00000000" w:rsidDel="00000000" w:rsidP="00000000" w:rsidRDefault="00000000" w:rsidRPr="00000000" w14:paraId="00000E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Rend Flesh: The Skinless Cat’s claws tear through flesh with disturbing precision, causing 1d6 damage.</w:t>
      </w:r>
    </w:p>
    <w:p w:rsidR="00000000" w:rsidDel="00000000" w:rsidP="00000000" w:rsidRDefault="00000000" w:rsidRPr="00000000" w14:paraId="00000E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Silent Movement: Despite its horrific form, the Skinless Cat is capable of moving silently, granting it advantage on Stealth Checks.</w:t>
      </w:r>
    </w:p>
    <w:p w:rsidR="00000000" w:rsidDel="00000000" w:rsidP="00000000" w:rsidRDefault="00000000" w:rsidRPr="00000000" w14:paraId="00000E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Unholy Intelligence: The Skinless Cat possesses an eerie intelligence, often setting traps for its prey, outsmarting those who pursue it.</w:t>
      </w:r>
    </w:p>
    <w:p w:rsidR="00000000" w:rsidDel="00000000" w:rsidP="00000000" w:rsidRDefault="00000000" w:rsidRPr="00000000" w14:paraId="00000E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Acidic Blood: Its blood is toxic. Any weapon that pierces the cat’s body will take 1d4 damage from its acidic blood.</w:t>
      </w:r>
    </w:p>
    <w:p w:rsidR="00000000" w:rsidDel="00000000" w:rsidP="00000000" w:rsidRDefault="00000000" w:rsidRPr="00000000" w14:paraId="00000E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seeing the horrifying and unnatural form of the Skinless Cat.</w:t>
      </w:r>
    </w:p>
    <w:p w:rsidR="00000000" w:rsidDel="00000000" w:rsidP="00000000" w:rsidRDefault="00000000" w:rsidRPr="00000000" w14:paraId="00000E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Abnormal Fish</w:t>
      </w:r>
    </w:p>
    <w:p w:rsidR="00000000" w:rsidDel="00000000" w:rsidP="00000000" w:rsidRDefault="00000000" w:rsidRPr="00000000" w14:paraId="00000E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E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rsidR="00000000" w:rsidDel="00000000" w:rsidP="00000000" w:rsidRDefault="00000000" w:rsidRPr="00000000" w14:paraId="00000E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90</w:t>
      </w:r>
    </w:p>
    <w:p w:rsidR="00000000" w:rsidDel="00000000" w:rsidP="00000000" w:rsidRDefault="00000000" w:rsidRPr="00000000" w14:paraId="00000E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E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Teeth Rake (1d8), Poisonous Gills (2d6)</w:t>
      </w:r>
    </w:p>
    <w:p w:rsidR="00000000" w:rsidDel="00000000" w:rsidP="00000000" w:rsidRDefault="00000000" w:rsidRPr="00000000" w14:paraId="00000E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Poison</w:t>
      </w:r>
    </w:p>
    <w:p w:rsidR="00000000" w:rsidDel="00000000" w:rsidP="00000000" w:rsidRDefault="00000000" w:rsidRPr="00000000" w14:paraId="00000E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Teeth Rake: The Abnormal Fish uses its sharp, jagged teeth to tear into its prey, causing 1d8 damage.</w:t>
      </w:r>
    </w:p>
    <w:p w:rsidR="00000000" w:rsidDel="00000000" w:rsidP="00000000" w:rsidRDefault="00000000" w:rsidRPr="00000000" w14:paraId="00000E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Poisonous Gills: Any victim who touches the gills of the fish must make a Constitution Check or suffer 2d6 poison damage.</w:t>
      </w:r>
    </w:p>
    <w:p w:rsidR="00000000" w:rsidDel="00000000" w:rsidP="00000000" w:rsidRDefault="00000000" w:rsidRPr="00000000" w14:paraId="00000E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Hypnotic Gaze: The fish has the ability to hypnotize its prey with its multiple, glowing eyes. Victims must make a Willpower Check to avoid being entranced for 1d6 rounds.</w:t>
      </w:r>
    </w:p>
    <w:p w:rsidR="00000000" w:rsidDel="00000000" w:rsidP="00000000" w:rsidRDefault="00000000" w:rsidRPr="00000000" w14:paraId="00000E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Aquatic Agility: The Abnormal Fish can swim at impossible speeds, making it immune to most ranged attacks while submerged.</w:t>
      </w:r>
    </w:p>
    <w:p w:rsidR="00000000" w:rsidDel="00000000" w:rsidP="00000000" w:rsidRDefault="00000000" w:rsidRPr="00000000" w14:paraId="00000E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seeing its unnatural and terrifying form, or witnessing the hypnotic gaze.</w:t>
      </w:r>
    </w:p>
    <w:p w:rsidR="00000000" w:rsidDel="00000000" w:rsidP="00000000" w:rsidRDefault="00000000" w:rsidRPr="00000000" w14:paraId="00000E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Nightmare Elk</w:t>
      </w:r>
    </w:p>
    <w:p w:rsidR="00000000" w:rsidDel="00000000" w:rsidP="00000000" w:rsidRDefault="00000000" w:rsidRPr="00000000" w14:paraId="00000E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0E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rsidR="00000000" w:rsidDel="00000000" w:rsidP="00000000" w:rsidRDefault="00000000" w:rsidRPr="00000000" w14:paraId="00000E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0E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65%</w:t>
      </w:r>
    </w:p>
    <w:p w:rsidR="00000000" w:rsidDel="00000000" w:rsidP="00000000" w:rsidRDefault="00000000" w:rsidRPr="00000000" w14:paraId="00000E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Antler Gore (3d6), Dream Siphon (2d10)</w:t>
      </w:r>
    </w:p>
    <w:p w:rsidR="00000000" w:rsidDel="00000000" w:rsidP="00000000" w:rsidRDefault="00000000" w:rsidRPr="00000000" w14:paraId="00000E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Psychic Drain</w:t>
      </w:r>
    </w:p>
    <w:p w:rsidR="00000000" w:rsidDel="00000000" w:rsidP="00000000" w:rsidRDefault="00000000" w:rsidRPr="00000000" w14:paraId="00000E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Antler Gore: The Nightmare Elk uses its massive, horned antlers to gore its prey, dealing 3d6 damage.</w:t>
      </w:r>
    </w:p>
    <w:p w:rsidR="00000000" w:rsidDel="00000000" w:rsidP="00000000" w:rsidRDefault="00000000" w:rsidRPr="00000000" w14:paraId="00000E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Dream Siphon: The Nightmare Elk can feed off the nightmares of nearby individuals. It causes 2d10 psychic damage to those within 50 feet.</w:t>
      </w:r>
    </w:p>
    <w:p w:rsidR="00000000" w:rsidDel="00000000" w:rsidP="00000000" w:rsidRDefault="00000000" w:rsidRPr="00000000" w14:paraId="00000E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Nightmare Vision: Those who meet its gaze are shown horrifying visions of their worst fears, forcing them to make a Sanity Check or suffer 1d6 Sanity loss.</w:t>
      </w:r>
    </w:p>
    <w:p w:rsidR="00000000" w:rsidDel="00000000" w:rsidP="00000000" w:rsidRDefault="00000000" w:rsidRPr="00000000" w14:paraId="00000E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Nightmare Summoning: It can create nightmares to terrorize enemies, lowering their morale and making them more susceptible to fear.</w:t>
      </w:r>
    </w:p>
    <w:p w:rsidR="00000000" w:rsidDel="00000000" w:rsidP="00000000" w:rsidRDefault="00000000" w:rsidRPr="00000000" w14:paraId="00000E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1d10 Sanity loss for seeing its unnatural form or being caught in its nightmarish aura.</w:t>
      </w:r>
    </w:p>
    <w:p w:rsidR="00000000" w:rsidDel="00000000" w:rsidP="00000000" w:rsidRDefault="00000000" w:rsidRPr="00000000" w14:paraId="00000E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Blighted Deer</w:t>
      </w:r>
    </w:p>
    <w:p w:rsidR="00000000" w:rsidDel="00000000" w:rsidP="00000000" w:rsidRDefault="00000000" w:rsidRPr="00000000" w14:paraId="00000E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0E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rsidR="00000000" w:rsidDel="00000000" w:rsidP="00000000" w:rsidRDefault="00000000" w:rsidRPr="00000000" w14:paraId="00000E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140</w:t>
      </w:r>
    </w:p>
    <w:p w:rsidR="00000000" w:rsidDel="00000000" w:rsidP="00000000" w:rsidRDefault="00000000" w:rsidRPr="00000000" w14:paraId="00000E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0E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Antler Impalement (2d8), Spore Release (1d6)</w:t>
      </w:r>
    </w:p>
    <w:p w:rsidR="00000000" w:rsidDel="00000000" w:rsidP="00000000" w:rsidRDefault="00000000" w:rsidRPr="00000000" w14:paraId="00000E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Poisonous Spore</w:t>
      </w:r>
    </w:p>
    <w:p w:rsidR="00000000" w:rsidDel="00000000" w:rsidP="00000000" w:rsidRDefault="00000000" w:rsidRPr="00000000" w14:paraId="00000E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Antler Impalement: The Blighted Deer charges forward with its razor-sharp antlers, dealing 2d8 damage on a successful hit.</w:t>
      </w:r>
    </w:p>
    <w:p w:rsidR="00000000" w:rsidDel="00000000" w:rsidP="00000000" w:rsidRDefault="00000000" w:rsidRPr="00000000" w14:paraId="00000E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Poisonous Spore Release: When threatened, the deer releases a cloud of toxic spores that causes 1d6 poison damage to all creatures within 10 feet.</w:t>
      </w:r>
    </w:p>
    <w:p w:rsidR="00000000" w:rsidDel="00000000" w:rsidP="00000000" w:rsidRDefault="00000000" w:rsidRPr="00000000" w14:paraId="00000E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Decay Aura: The presence of the Blighted Deer causes the decay of plants and contamination of the environment. Anything it touches begins to rot or break down.</w:t>
      </w:r>
    </w:p>
    <w:p w:rsidR="00000000" w:rsidDel="00000000" w:rsidP="00000000" w:rsidRDefault="00000000" w:rsidRPr="00000000" w14:paraId="00000E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Fungal Regeneration: The creature can heal 1d6 HP every round by absorbing the toxic spores that it spreads.</w:t>
      </w:r>
    </w:p>
    <w:p w:rsidR="00000000" w:rsidDel="00000000" w:rsidP="00000000" w:rsidRDefault="00000000" w:rsidRPr="00000000" w14:paraId="00000E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witnessing its horrific transformation into an unnatural creature.</w:t>
      </w:r>
    </w:p>
    <w:p w:rsidR="00000000" w:rsidDel="00000000" w:rsidP="00000000" w:rsidRDefault="00000000" w:rsidRPr="00000000" w14:paraId="00000E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Demonic Creatures and        Entities</w:t>
      </w:r>
    </w:p>
    <w:p w:rsidR="00000000" w:rsidDel="00000000" w:rsidP="00000000" w:rsidRDefault="00000000" w:rsidRPr="00000000" w14:paraId="00000E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are beings of immense power, often originating from the underworld or hellish realms. They are often tied to dark rituals or ancient cults, and may even offer dark bargains to unwitting humans.</w:t>
      </w:r>
    </w:p>
    <w:p w:rsidR="00000000" w:rsidDel="00000000" w:rsidP="00000000" w:rsidRDefault="00000000" w:rsidRPr="00000000" w14:paraId="00000E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Demon of Flame</w:t>
      </w:r>
    </w:p>
    <w:p w:rsidR="00000000" w:rsidDel="00000000" w:rsidP="00000000" w:rsidRDefault="00000000" w:rsidRPr="00000000" w14:paraId="00000E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E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Flame is a creature of pure fire and rage, existing as an embodiment of destruction and chaos. Its fiery form burns with an intensity that can reduce anything in its path to ash. Its roar is a constant crackle, like burning wood in the inferno.</w:t>
      </w:r>
    </w:p>
    <w:p w:rsidR="00000000" w:rsidDel="00000000" w:rsidP="00000000" w:rsidRDefault="00000000" w:rsidRPr="00000000" w14:paraId="00000E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0E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E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Flame Claws (2d8), Fireball (3d6)</w:t>
      </w:r>
    </w:p>
    <w:p w:rsidR="00000000" w:rsidDel="00000000" w:rsidP="00000000" w:rsidRDefault="00000000" w:rsidRPr="00000000" w14:paraId="00000E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Fire-based Attack, Melee</w:t>
      </w:r>
    </w:p>
    <w:p w:rsidR="00000000" w:rsidDel="00000000" w:rsidP="00000000" w:rsidRDefault="00000000" w:rsidRPr="00000000" w14:paraId="00000E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Breath: The Demon can unleash a blast of hellish fire, dealing 3d6 damage to everything in a 20-foot cone.</w:t>
      </w:r>
    </w:p>
    <w:p w:rsidR="00000000" w:rsidDel="00000000" w:rsidP="00000000" w:rsidRDefault="00000000" w:rsidRPr="00000000" w14:paraId="00000E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Flame Aura: The Demon is surrounded by a constant aura of flame that causes 1d4 damage to any creature within 10 feet.</w:t>
      </w:r>
    </w:p>
    <w:p w:rsidR="00000000" w:rsidDel="00000000" w:rsidP="00000000" w:rsidRDefault="00000000" w:rsidRPr="00000000" w14:paraId="00000E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Immune to Fire: The Demon of Flame is completely immune to fire-based damage, healing instead from flames.</w:t>
      </w:r>
    </w:p>
    <w:p w:rsidR="00000000" w:rsidDel="00000000" w:rsidP="00000000" w:rsidRDefault="00000000" w:rsidRPr="00000000" w14:paraId="00000E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being in the presence of intense, all-consuming fire.</w:t>
      </w:r>
    </w:p>
    <w:p w:rsidR="00000000" w:rsidDel="00000000" w:rsidP="00000000" w:rsidRDefault="00000000" w:rsidRPr="00000000" w14:paraId="00000E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Lilith, Queen of the Damned</w:t>
      </w:r>
    </w:p>
    <w:p w:rsidR="00000000" w:rsidDel="00000000" w:rsidP="00000000" w:rsidRDefault="00000000" w:rsidRPr="00000000" w14:paraId="00000E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0E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Lilith is the matron of all dark forces, mother of demons, and ruler of the damned souls. Her appearance is sultry and alluring, with a twisted beauty that masks her cruelty and dark magic. She seduces, manipulates, and destroys those who fall under her thrall.</w:t>
      </w:r>
    </w:p>
    <w:p w:rsidR="00000000" w:rsidDel="00000000" w:rsidP="00000000" w:rsidRDefault="00000000" w:rsidRPr="00000000" w14:paraId="00000E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0E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E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Dark Kiss (2d8), Soul Drain (3d6)</w:t>
      </w:r>
    </w:p>
    <w:p w:rsidR="00000000" w:rsidDel="00000000" w:rsidP="00000000" w:rsidRDefault="00000000" w:rsidRPr="00000000" w14:paraId="00000E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Physical</w:t>
      </w:r>
    </w:p>
    <w:p w:rsidR="00000000" w:rsidDel="00000000" w:rsidP="00000000" w:rsidRDefault="00000000" w:rsidRPr="00000000" w14:paraId="00000E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Dark Kiss: Lilith’s kiss lures her victims into unholy submission, dealing 2d8 psychic damage and charming the target for 1d6 rounds.</w:t>
      </w:r>
    </w:p>
    <w:p w:rsidR="00000000" w:rsidDel="00000000" w:rsidP="00000000" w:rsidRDefault="00000000" w:rsidRPr="00000000" w14:paraId="00000E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Soul Drain: Lilith can drain the life force of others, healing herself by 3d6 HP for each victim.</w:t>
      </w:r>
    </w:p>
    <w:p w:rsidR="00000000" w:rsidDel="00000000" w:rsidP="00000000" w:rsidRDefault="00000000" w:rsidRPr="00000000" w14:paraId="00000E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Manipulation of Shadows: She can manipulate shadows to create illusions, forcing players to make Sanity Checks when attempting to differentiate real threats from her tricks.</w:t>
      </w:r>
    </w:p>
    <w:p w:rsidR="00000000" w:rsidDel="00000000" w:rsidP="00000000" w:rsidRDefault="00000000" w:rsidRPr="00000000" w14:paraId="00000E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Temptation: Lilith can offer deals to her enemies, promising them power or rewards in exchange for their souls.</w:t>
      </w:r>
    </w:p>
    <w:p w:rsidR="00000000" w:rsidDel="00000000" w:rsidP="00000000" w:rsidRDefault="00000000" w:rsidRPr="00000000" w14:paraId="00000E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hearing her whispers and witnessing her seductive yet demonic appearance.</w:t>
      </w:r>
    </w:p>
    <w:p w:rsidR="00000000" w:rsidDel="00000000" w:rsidP="00000000" w:rsidRDefault="00000000" w:rsidRPr="00000000" w14:paraId="00000E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Belial, Lord of Lies</w:t>
      </w:r>
    </w:p>
    <w:p w:rsidR="00000000" w:rsidDel="00000000" w:rsidP="00000000" w:rsidRDefault="00000000" w:rsidRPr="00000000" w14:paraId="00000E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0E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Belial is the lord of deception and manipulation, weaving webs of lies and false promises. His form is that of a handsome and charismatic figure, whose words can turn allies against each other.</w:t>
      </w:r>
    </w:p>
    <w:p w:rsidR="00000000" w:rsidDel="00000000" w:rsidP="00000000" w:rsidRDefault="00000000" w:rsidRPr="00000000" w14:paraId="00000E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0E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0E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Mind Twist (2d10), Claw (2d6)</w:t>
      </w:r>
    </w:p>
    <w:p w:rsidR="00000000" w:rsidDel="00000000" w:rsidP="00000000" w:rsidRDefault="00000000" w:rsidRPr="00000000" w14:paraId="00000E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Mental Manipulation, Physical Strike</w:t>
      </w:r>
    </w:p>
    <w:p w:rsidR="00000000" w:rsidDel="00000000" w:rsidP="00000000" w:rsidRDefault="00000000" w:rsidRPr="00000000" w14:paraId="00000E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E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Twist: Belial can plant false thoughts and delusions in a target’s mind, dealing 2d10 psychic damage and forcing them to act according to his will.</w:t>
      </w:r>
    </w:p>
    <w:p w:rsidR="00000000" w:rsidDel="00000000" w:rsidP="00000000" w:rsidRDefault="00000000" w:rsidRPr="00000000" w14:paraId="00000E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Whispers of Deception: Those within 30 feet of Belial hear his lies, causing them to question reality. They must make a Willpower Check or be manipulated into betraying their allies.</w:t>
      </w:r>
    </w:p>
    <w:p w:rsidR="00000000" w:rsidDel="00000000" w:rsidP="00000000" w:rsidRDefault="00000000" w:rsidRPr="00000000" w14:paraId="00000E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Form of Charisma: Belial can influence any creature to trust him, gaining advantage on all Persuasion or Deception rolls.</w:t>
      </w:r>
    </w:p>
    <w:p w:rsidR="00000000" w:rsidDel="00000000" w:rsidP="00000000" w:rsidRDefault="00000000" w:rsidRPr="00000000" w14:paraId="00000E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when exposed to his endless, corrupting whispers.</w:t>
      </w:r>
    </w:p>
    <w:p w:rsidR="00000000" w:rsidDel="00000000" w:rsidP="00000000" w:rsidRDefault="00000000" w:rsidRPr="00000000" w14:paraId="00000E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E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Asmodeus, Prince of Lust</w:t>
      </w:r>
    </w:p>
    <w:p w:rsidR="00000000" w:rsidDel="00000000" w:rsidP="00000000" w:rsidRDefault="00000000" w:rsidRPr="00000000" w14:paraId="00000E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0F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Asmodeus is the lord of lust and sensuality, a demon of extreme indulgence and pleasure. His form is both beautiful and terrifying, as his gaze alone can manipulate and control the desires of mortals.</w:t>
      </w:r>
    </w:p>
    <w:p w:rsidR="00000000" w:rsidDel="00000000" w:rsidP="00000000" w:rsidRDefault="00000000" w:rsidRPr="00000000" w14:paraId="00000F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0F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0F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Lustful Kiss (3d6), Seductive Strike (2d8)</w:t>
      </w:r>
    </w:p>
    <w:p w:rsidR="00000000" w:rsidDel="00000000" w:rsidP="00000000" w:rsidRDefault="00000000" w:rsidRPr="00000000" w14:paraId="00000F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Physical</w:t>
      </w:r>
    </w:p>
    <w:p w:rsidR="00000000" w:rsidDel="00000000" w:rsidP="00000000" w:rsidRDefault="00000000" w:rsidRPr="00000000" w14:paraId="00000F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Lustful Kiss: Asmodeus’ kiss can bewitch anyone who is not strong-willed, dealing 3d6 psychic damage and forcing the target to become infatuated with him.</w:t>
      </w:r>
    </w:p>
    <w:p w:rsidR="00000000" w:rsidDel="00000000" w:rsidP="00000000" w:rsidRDefault="00000000" w:rsidRPr="00000000" w14:paraId="00000F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Seductive Strike: Asmodeus strikes with unholy grace, dealing 2d8 damage with each claw strike or sensual touch.</w:t>
      </w:r>
    </w:p>
    <w:p w:rsidR="00000000" w:rsidDel="00000000" w:rsidP="00000000" w:rsidRDefault="00000000" w:rsidRPr="00000000" w14:paraId="00000F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Manipulate Desires: Asmodeus can amplify the lust of others, forcing anyone in his vicinity to make a Sanity Check or suffer 1d6 sanity loss.</w:t>
      </w:r>
    </w:p>
    <w:p w:rsidR="00000000" w:rsidDel="00000000" w:rsidP="00000000" w:rsidRDefault="00000000" w:rsidRPr="00000000" w14:paraId="00000F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exposure to the overwhelming physical and mental manipulation.</w:t>
      </w:r>
    </w:p>
    <w:p w:rsidR="00000000" w:rsidDel="00000000" w:rsidP="00000000" w:rsidRDefault="00000000" w:rsidRPr="00000000" w14:paraId="00000F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Baal-Zebub, Lord of Flies</w:t>
      </w:r>
    </w:p>
    <w:p w:rsidR="00000000" w:rsidDel="00000000" w:rsidP="00000000" w:rsidRDefault="00000000" w:rsidRPr="00000000" w14:paraId="00000F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F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Baal-Zebub, often called the Lord of Flies, is a decaying and putrid demon. He is surrounded by a cloud of flies that are extensions of his form. Wherever he treads, death and decay follow in his wake.</w:t>
      </w:r>
    </w:p>
    <w:p w:rsidR="00000000" w:rsidDel="00000000" w:rsidP="00000000" w:rsidRDefault="00000000" w:rsidRPr="00000000" w14:paraId="00000F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270</w:t>
      </w:r>
    </w:p>
    <w:p w:rsidR="00000000" w:rsidDel="00000000" w:rsidP="00000000" w:rsidRDefault="00000000" w:rsidRPr="00000000" w14:paraId="00000F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F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Swarm of Flies (3d6), Decay Touch (2d10)</w:t>
      </w:r>
    </w:p>
    <w:p w:rsidR="00000000" w:rsidDel="00000000" w:rsidP="00000000" w:rsidRDefault="00000000" w:rsidRPr="00000000" w14:paraId="00000F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Swarm, Decay</w:t>
      </w:r>
    </w:p>
    <w:p w:rsidR="00000000" w:rsidDel="00000000" w:rsidP="00000000" w:rsidRDefault="00000000" w:rsidRPr="00000000" w14:paraId="00000F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Swarm of Flies: Baal-Zebub can send a swarm of flies to attack, causing 3d6 damage in a 20-foot radius.</w:t>
      </w:r>
    </w:p>
    <w:p w:rsidR="00000000" w:rsidDel="00000000" w:rsidP="00000000" w:rsidRDefault="00000000" w:rsidRPr="00000000" w14:paraId="00000F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Decay Touch: His touch is toxic, causing 2d10 damage and leaving the victim covered in filth and rot.</w:t>
      </w:r>
    </w:p>
    <w:p w:rsidR="00000000" w:rsidDel="00000000" w:rsidP="00000000" w:rsidRDefault="00000000" w:rsidRPr="00000000" w14:paraId="00000F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Decay: Anyone within 50 feet of Baal-Zebub must make a Constitution Check or suffer 1d6 damage per round from the rotting influence.</w:t>
      </w:r>
    </w:p>
    <w:p w:rsidR="00000000" w:rsidDel="00000000" w:rsidP="00000000" w:rsidRDefault="00000000" w:rsidRPr="00000000" w14:paraId="00000F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the intense aura of death and witnessing the demon’s putrid appearance.</w:t>
      </w:r>
    </w:p>
    <w:p w:rsidR="00000000" w:rsidDel="00000000" w:rsidP="00000000" w:rsidRDefault="00000000" w:rsidRPr="00000000" w14:paraId="00000F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Infernal Beast</w:t>
      </w:r>
    </w:p>
    <w:p w:rsidR="00000000" w:rsidDel="00000000" w:rsidP="00000000" w:rsidRDefault="00000000" w:rsidRPr="00000000" w14:paraId="00000F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F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Infernal Beast is a ferocious, massive creature of flames and blood, with barbed claws and horns that gleam like obsidian. It serves as the hound of Hell, hunting down souls for its infernal masters.</w:t>
      </w:r>
    </w:p>
    <w:p w:rsidR="00000000" w:rsidDel="00000000" w:rsidP="00000000" w:rsidRDefault="00000000" w:rsidRPr="00000000" w14:paraId="00000F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350</w:t>
      </w:r>
    </w:p>
    <w:p w:rsidR="00000000" w:rsidDel="00000000" w:rsidP="00000000" w:rsidRDefault="00000000" w:rsidRPr="00000000" w14:paraId="00000F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0F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(3d8), Hellfire (4d6)</w:t>
      </w:r>
    </w:p>
    <w:p w:rsidR="00000000" w:rsidDel="00000000" w:rsidP="00000000" w:rsidRDefault="00000000" w:rsidRPr="00000000" w14:paraId="00000F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Claws, Fire</w:t>
      </w:r>
    </w:p>
    <w:p w:rsidR="00000000" w:rsidDel="00000000" w:rsidP="00000000" w:rsidRDefault="00000000" w:rsidRPr="00000000" w14:paraId="00000F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Strike: The Infernal Beast strikes with massive claws, dealing 3d8 damage per attack.</w:t>
      </w:r>
    </w:p>
    <w:p w:rsidR="00000000" w:rsidDel="00000000" w:rsidP="00000000" w:rsidRDefault="00000000" w:rsidRPr="00000000" w14:paraId="00000F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It can launch explosive balls of fire, causing 4d6 damage in a 15-foot radius.</w:t>
      </w:r>
    </w:p>
    <w:p w:rsidR="00000000" w:rsidDel="00000000" w:rsidP="00000000" w:rsidRDefault="00000000" w:rsidRPr="00000000" w14:paraId="00000F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Infernal Roar: The Beast’s roar causes all enemies within 30 feet to make a Sanity Check or suffer 2d6 sanity loss and become frightened for 1d6 rounds.</w:t>
      </w:r>
    </w:p>
    <w:p w:rsidR="00000000" w:rsidDel="00000000" w:rsidP="00000000" w:rsidRDefault="00000000" w:rsidRPr="00000000" w14:paraId="00000F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1d8 Sanity loss when exposed to the demonic energy and flaming presence.</w:t>
      </w:r>
    </w:p>
    <w:p w:rsidR="00000000" w:rsidDel="00000000" w:rsidP="00000000" w:rsidRDefault="00000000" w:rsidRPr="00000000" w14:paraId="00000F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Corruptor of Souls</w:t>
      </w:r>
    </w:p>
    <w:p w:rsidR="00000000" w:rsidDel="00000000" w:rsidP="00000000" w:rsidRDefault="00000000" w:rsidRPr="00000000" w14:paraId="00000F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 / Demonic Entity</w:t>
      </w:r>
    </w:p>
    <w:p w:rsidR="00000000" w:rsidDel="00000000" w:rsidP="00000000" w:rsidRDefault="00000000" w:rsidRPr="00000000" w14:paraId="00000F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Corruptor of Souls is a being who exists to corrupt the very essence of life and soul. It appears as a shadowed figure with countless eyes that whisper the deepest, darkest desires of its victims.</w:t>
      </w:r>
    </w:p>
    <w:p w:rsidR="00000000" w:rsidDel="00000000" w:rsidP="00000000" w:rsidRDefault="00000000" w:rsidRPr="00000000" w14:paraId="00000F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0F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F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Soul Drain (2d10), Corruptive Touch (1d8)</w:t>
      </w:r>
    </w:p>
    <w:p w:rsidR="00000000" w:rsidDel="00000000" w:rsidP="00000000" w:rsidRDefault="00000000" w:rsidRPr="00000000" w14:paraId="00000F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Melee</w:t>
      </w:r>
    </w:p>
    <w:p w:rsidR="00000000" w:rsidDel="00000000" w:rsidP="00000000" w:rsidRDefault="00000000" w:rsidRPr="00000000" w14:paraId="00000F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Soul Drain: The Corruptor can drain the souls of those nearby, causing 2d10 damage and healing itself for half the damage dealt.</w:t>
      </w:r>
    </w:p>
    <w:p w:rsidR="00000000" w:rsidDel="00000000" w:rsidP="00000000" w:rsidRDefault="00000000" w:rsidRPr="00000000" w14:paraId="00000F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Aura: The Corruptor emits a miasmic aura that slowly erodes the willpower of nearby creatures. Victims must make a Willpower Check or suffer 1d6 sanity loss per round.</w:t>
      </w:r>
    </w:p>
    <w:p w:rsidR="00000000" w:rsidDel="00000000" w:rsidP="00000000" w:rsidRDefault="00000000" w:rsidRPr="00000000" w14:paraId="00000F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Tempting Whispers: The Corruptor can offer its victims false promises, causing them to make rash decisions. They must make a Willpower Check or be deceived into a course of action that might bring harm.</w:t>
      </w:r>
    </w:p>
    <w:p w:rsidR="00000000" w:rsidDel="00000000" w:rsidP="00000000" w:rsidRDefault="00000000" w:rsidRPr="00000000" w14:paraId="00000F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corruption of a soul or hearing its whispers.</w:t>
      </w:r>
    </w:p>
    <w:p w:rsidR="00000000" w:rsidDel="00000000" w:rsidP="00000000" w:rsidRDefault="00000000" w:rsidRPr="00000000" w14:paraId="00000F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Demon Prince of Hate</w:t>
      </w:r>
    </w:p>
    <w:p w:rsidR="00000000" w:rsidDel="00000000" w:rsidP="00000000" w:rsidRDefault="00000000" w:rsidRPr="00000000" w14:paraId="00000F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F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Prince of Hate is a malignant and ancient being that feeds off the anger, rage, and hatred of mortals. Appearing as a hulking figure with red skin and smoldering eyes, it can manipulate and amplify emotions to turn allies into enemies.</w:t>
      </w:r>
    </w:p>
    <w:p w:rsidR="00000000" w:rsidDel="00000000" w:rsidP="00000000" w:rsidRDefault="00000000" w:rsidRPr="00000000" w14:paraId="00000F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280</w:t>
      </w:r>
    </w:p>
    <w:p w:rsidR="00000000" w:rsidDel="00000000" w:rsidP="00000000" w:rsidRDefault="00000000" w:rsidRPr="00000000" w14:paraId="00000F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F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(2d10), Hate Infusion (3d6)</w:t>
      </w:r>
    </w:p>
    <w:p w:rsidR="00000000" w:rsidDel="00000000" w:rsidP="00000000" w:rsidRDefault="00000000" w:rsidRPr="00000000" w14:paraId="00000F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Psychic Manipulation</w:t>
      </w:r>
    </w:p>
    <w:p w:rsidR="00000000" w:rsidDel="00000000" w:rsidP="00000000" w:rsidRDefault="00000000" w:rsidRPr="00000000" w14:paraId="00000F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Hate Infusion: The Demon Prince can infuse others with irrational rage, causing them to deal 3d6 extra damage and fight with blinded fury.</w:t>
      </w:r>
    </w:p>
    <w:p w:rsidR="00000000" w:rsidDel="00000000" w:rsidP="00000000" w:rsidRDefault="00000000" w:rsidRPr="00000000" w14:paraId="00000F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Wrathful Roar: A terrifying roar that causes everyone within a 30-foot radius to make a Sanity Check or suffer 2d6 sanity loss.</w:t>
      </w:r>
    </w:p>
    <w:p w:rsidR="00000000" w:rsidDel="00000000" w:rsidP="00000000" w:rsidRDefault="00000000" w:rsidRPr="00000000" w14:paraId="00000F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Mind-Breaking Hate: The Demon can force a target to relive horrific memories, causing them to lose 1d6 sanity per round.</w:t>
      </w:r>
    </w:p>
    <w:p w:rsidR="00000000" w:rsidDel="00000000" w:rsidP="00000000" w:rsidRDefault="00000000" w:rsidRPr="00000000" w14:paraId="00000F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exposure to the Demon’s rage and psychic manipulation.</w:t>
      </w:r>
    </w:p>
    <w:p w:rsidR="00000000" w:rsidDel="00000000" w:rsidP="00000000" w:rsidRDefault="00000000" w:rsidRPr="00000000" w14:paraId="00000F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Hellish Scholar</w:t>
      </w:r>
    </w:p>
    <w:p w:rsidR="00000000" w:rsidDel="00000000" w:rsidP="00000000" w:rsidRDefault="00000000" w:rsidRPr="00000000" w14:paraId="00000F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0F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Hellish Scholar is an ancient demon of knowledge and arcane power. It appears as a tall figure with burning eyes and an ever-growing collection of forbidden texts. It seeks to uncover the secrets of reality, often corrupting those who seek its wisdom.</w:t>
      </w:r>
    </w:p>
    <w:p w:rsidR="00000000" w:rsidDel="00000000" w:rsidP="00000000" w:rsidRDefault="00000000" w:rsidRPr="00000000" w14:paraId="00000F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0F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F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Arcane Strike (3d6), Knowledge Drain (2d8)</w:t>
      </w:r>
    </w:p>
    <w:p w:rsidR="00000000" w:rsidDel="00000000" w:rsidP="00000000" w:rsidRDefault="00000000" w:rsidRPr="00000000" w14:paraId="00000F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Magic-based Attack, Psychic Manipulation</w:t>
      </w:r>
    </w:p>
    <w:p w:rsidR="00000000" w:rsidDel="00000000" w:rsidP="00000000" w:rsidRDefault="00000000" w:rsidRPr="00000000" w14:paraId="00000F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Forbidden Knowledge: The Hellish Scholar can impart cursed knowledge to those it deems worthy, causing 2d8 damage and making the recipient obsessed with the knowledge.</w:t>
      </w:r>
    </w:p>
    <w:p w:rsidR="00000000" w:rsidDel="00000000" w:rsidP="00000000" w:rsidRDefault="00000000" w:rsidRPr="00000000" w14:paraId="00000F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Arcane Strike: The Scholar can unleash arcane energy, dealing 3d6 damage with dark, destructive magic.</w:t>
      </w:r>
    </w:p>
    <w:p w:rsidR="00000000" w:rsidDel="00000000" w:rsidP="00000000" w:rsidRDefault="00000000" w:rsidRPr="00000000" w14:paraId="00000F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Corrupting Influence: The Scholar can take control of weakened minds, making them act as his agents, forcing a Willpower Check to resist.</w:t>
      </w:r>
    </w:p>
    <w:p w:rsidR="00000000" w:rsidDel="00000000" w:rsidP="00000000" w:rsidRDefault="00000000" w:rsidRPr="00000000" w14:paraId="00000F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forbidden knowledge or witnessing the Scholar’s arcane power.</w:t>
      </w:r>
    </w:p>
    <w:p w:rsidR="00000000" w:rsidDel="00000000" w:rsidP="00000000" w:rsidRDefault="00000000" w:rsidRPr="00000000" w14:paraId="00000F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Demon of Blood</w:t>
      </w:r>
    </w:p>
    <w:p w:rsidR="00000000" w:rsidDel="00000000" w:rsidP="00000000" w:rsidRDefault="00000000" w:rsidRPr="00000000" w14:paraId="00000F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F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Blood is a ferocious and bloodthirsty demon, embodying the very essence of life’s fluid. It appears as a hulking, muscular beast with blood-red skin, and its claws are soaked in the blood of its victims.</w:t>
      </w:r>
    </w:p>
    <w:p w:rsidR="00000000" w:rsidDel="00000000" w:rsidP="00000000" w:rsidRDefault="00000000" w:rsidRPr="00000000" w14:paraId="00000F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0F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0F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Blood Claws (2d8), Blood Spear (3d6)</w:t>
      </w:r>
    </w:p>
    <w:p w:rsidR="00000000" w:rsidDel="00000000" w:rsidP="00000000" w:rsidRDefault="00000000" w:rsidRPr="00000000" w14:paraId="00000F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Strike, Blood Manipulation</w:t>
      </w:r>
    </w:p>
    <w:p w:rsidR="00000000" w:rsidDel="00000000" w:rsidP="00000000" w:rsidRDefault="00000000" w:rsidRPr="00000000" w14:paraId="00000F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Claws: The Demon can slash with its blood-soaked claws, dealing 2d8 damage.</w:t>
      </w:r>
    </w:p>
    <w:p w:rsidR="00000000" w:rsidDel="00000000" w:rsidP="00000000" w:rsidRDefault="00000000" w:rsidRPr="00000000" w14:paraId="00000F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Spear: It can create a spear made of solidified blood, throwing it with great precision for 3d6 damage.</w:t>
      </w:r>
    </w:p>
    <w:p w:rsidR="00000000" w:rsidDel="00000000" w:rsidP="00000000" w:rsidRDefault="00000000" w:rsidRPr="00000000" w14:paraId="00000F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Puppeteer: The Demon can control the blood of others, forcing a target to make a Constitution Check or be paralyzed for 1d4 rounds.</w:t>
      </w:r>
    </w:p>
    <w:p w:rsidR="00000000" w:rsidDel="00000000" w:rsidP="00000000" w:rsidRDefault="00000000" w:rsidRPr="00000000" w14:paraId="00000F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Frenzy: The Demon can enter a rage when injured, gaining extra damage and reduced defense for each victim’s blood spilled.</w:t>
      </w:r>
    </w:p>
    <w:p w:rsidR="00000000" w:rsidDel="00000000" w:rsidP="00000000" w:rsidRDefault="00000000" w:rsidRPr="00000000" w14:paraId="00000F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encountering the Demon’s blood-soaked form.</w:t>
      </w:r>
    </w:p>
    <w:p w:rsidR="00000000" w:rsidDel="00000000" w:rsidP="00000000" w:rsidRDefault="00000000" w:rsidRPr="00000000" w14:paraId="00000F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Lord of Temptation</w:t>
      </w:r>
    </w:p>
    <w:p w:rsidR="00000000" w:rsidDel="00000000" w:rsidP="00000000" w:rsidRDefault="00000000" w:rsidRPr="00000000" w14:paraId="00000F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0F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Lord of Temptation is the ultimate seducer, a demonic entity that whispers promises of power, wealth, and glory to those it chooses. Appearing as a handsome, charismatic figure, it is the embodiment of sinful desires.</w:t>
      </w:r>
    </w:p>
    <w:p w:rsidR="00000000" w:rsidDel="00000000" w:rsidP="00000000" w:rsidRDefault="00000000" w:rsidRPr="00000000" w14:paraId="00000F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240</w:t>
      </w:r>
    </w:p>
    <w:p w:rsidR="00000000" w:rsidDel="00000000" w:rsidP="00000000" w:rsidRDefault="00000000" w:rsidRPr="00000000" w14:paraId="00000F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0F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Tempting Words (1d8), Seductive Kiss (3d6)</w:t>
      </w:r>
    </w:p>
    <w:p w:rsidR="00000000" w:rsidDel="00000000" w:rsidP="00000000" w:rsidRDefault="00000000" w:rsidRPr="00000000" w14:paraId="00000F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Manipulation, Physical Attack</w:t>
      </w:r>
    </w:p>
    <w:p w:rsidR="00000000" w:rsidDel="00000000" w:rsidP="00000000" w:rsidRDefault="00000000" w:rsidRPr="00000000" w14:paraId="00000F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Tempting Words: The Lord can whisper temptations into the minds of others, forcing them to make a Willpower Check or give in to the temptation. Those who fail take 1d8 psychic damage.</w:t>
      </w:r>
    </w:p>
    <w:p w:rsidR="00000000" w:rsidDel="00000000" w:rsidP="00000000" w:rsidRDefault="00000000" w:rsidRPr="00000000" w14:paraId="00000F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Seductive Kiss: The Lord can kiss its victim, causing 3d6 damage and charming the target into doing its bidding.</w:t>
      </w:r>
    </w:p>
    <w:p w:rsidR="00000000" w:rsidDel="00000000" w:rsidP="00000000" w:rsidRDefault="00000000" w:rsidRPr="00000000" w14:paraId="00000F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Master of Illusions: The Lord can create illusions of wealth and power, making it difficult for the victim to distinguish fantasy from reality.</w:t>
      </w:r>
    </w:p>
    <w:p w:rsidR="00000000" w:rsidDel="00000000" w:rsidP="00000000" w:rsidRDefault="00000000" w:rsidRPr="00000000" w14:paraId="00000F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being exposed to its corrupting influence.</w:t>
      </w:r>
    </w:p>
    <w:p w:rsidR="00000000" w:rsidDel="00000000" w:rsidP="00000000" w:rsidRDefault="00000000" w:rsidRPr="00000000" w14:paraId="00000F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Corruptor</w:t>
      </w:r>
    </w:p>
    <w:p w:rsidR="00000000" w:rsidDel="00000000" w:rsidP="00000000" w:rsidRDefault="00000000" w:rsidRPr="00000000" w14:paraId="00000F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F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Corruptor is an ancient force of decay and evil, known for its ability to turn even the most virtuous into corrupt servants. It appears as a wretched figure, covered in decaying flesh, with tendrils that can warp and distort anything they touch.</w:t>
      </w:r>
    </w:p>
    <w:p w:rsidR="00000000" w:rsidDel="00000000" w:rsidP="00000000" w:rsidRDefault="00000000" w:rsidRPr="00000000" w14:paraId="00000F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280</w:t>
      </w:r>
    </w:p>
    <w:p w:rsidR="00000000" w:rsidDel="00000000" w:rsidP="00000000" w:rsidRDefault="00000000" w:rsidRPr="00000000" w14:paraId="00000F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F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Corrupting Touch (2d6), Decay Blast (3d6)</w:t>
      </w:r>
    </w:p>
    <w:p w:rsidR="00000000" w:rsidDel="00000000" w:rsidP="00000000" w:rsidRDefault="00000000" w:rsidRPr="00000000" w14:paraId="00000F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Corruption, Decay</w:t>
      </w:r>
    </w:p>
    <w:p w:rsidR="00000000" w:rsidDel="00000000" w:rsidP="00000000" w:rsidRDefault="00000000" w:rsidRPr="00000000" w14:paraId="00000F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Corrupting Touch: The Corruptor’s touch corrupts the very soul of its victim, causing 2d6 damage and forcing the target to make a Sanity Check or become tainted.</w:t>
      </w:r>
    </w:p>
    <w:p w:rsidR="00000000" w:rsidDel="00000000" w:rsidP="00000000" w:rsidRDefault="00000000" w:rsidRPr="00000000" w14:paraId="00000F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Decay Blast: It can release a blast of corrupted energy, causing 3d6 damage and weakening the victim’s vitality.</w:t>
      </w:r>
    </w:p>
    <w:p w:rsidR="00000000" w:rsidDel="00000000" w:rsidP="00000000" w:rsidRDefault="00000000" w:rsidRPr="00000000" w14:paraId="00000F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Soul Manipulation: The Corruptor can alter the memories and personalities of its victims, turning them into agents of chaos and evil.</w:t>
      </w:r>
    </w:p>
    <w:p w:rsidR="00000000" w:rsidDel="00000000" w:rsidP="00000000" w:rsidRDefault="00000000" w:rsidRPr="00000000" w14:paraId="00000F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the corruption of a victim’s soul.</w:t>
      </w:r>
    </w:p>
    <w:p w:rsidR="00000000" w:rsidDel="00000000" w:rsidP="00000000" w:rsidRDefault="00000000" w:rsidRPr="00000000" w14:paraId="00000F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Beast of Wrath</w:t>
      </w:r>
    </w:p>
    <w:p w:rsidR="00000000" w:rsidDel="00000000" w:rsidP="00000000" w:rsidRDefault="00000000" w:rsidRPr="00000000" w14:paraId="00000F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F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Beast of Wrath is the embodiment of rage and violence, a hulking creature with muscles rippling with dark power. It attacks without thought, driven by a primal desire to destroy.</w:t>
      </w:r>
    </w:p>
    <w:p w:rsidR="00000000" w:rsidDel="00000000" w:rsidP="00000000" w:rsidRDefault="00000000" w:rsidRPr="00000000" w14:paraId="00000F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0F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0F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(3d8), Rage Fury (2d6)</w:t>
      </w:r>
    </w:p>
    <w:p w:rsidR="00000000" w:rsidDel="00000000" w:rsidP="00000000" w:rsidRDefault="00000000" w:rsidRPr="00000000" w14:paraId="00000F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w:t>
      </w:r>
    </w:p>
    <w:p w:rsidR="00000000" w:rsidDel="00000000" w:rsidP="00000000" w:rsidRDefault="00000000" w:rsidRPr="00000000" w14:paraId="00000F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Strike: The Beast uses its massive claws to deal 3d8 damage in a vicious swipe.</w:t>
      </w:r>
    </w:p>
    <w:p w:rsidR="00000000" w:rsidDel="00000000" w:rsidP="00000000" w:rsidRDefault="00000000" w:rsidRPr="00000000" w14:paraId="00000F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Rage Fury: When the Beast’s health drops below 50%, it gains 1d6 bonus damage per attack and becomes nearly impossible to stop.</w:t>
      </w:r>
    </w:p>
    <w:p w:rsidR="00000000" w:rsidDel="00000000" w:rsidP="00000000" w:rsidRDefault="00000000" w:rsidRPr="00000000" w14:paraId="00000F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Bloodlust: The Beast gains advantage on attacks if its opponent is bleeding or injured.</w:t>
      </w:r>
    </w:p>
    <w:p w:rsidR="00000000" w:rsidDel="00000000" w:rsidP="00000000" w:rsidRDefault="00000000" w:rsidRPr="00000000" w14:paraId="00000F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encountering the raw destructive power of this demonic entity.</w:t>
      </w:r>
    </w:p>
    <w:p w:rsidR="00000000" w:rsidDel="00000000" w:rsidP="00000000" w:rsidRDefault="00000000" w:rsidRPr="00000000" w14:paraId="00000F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Infernal Queen</w:t>
      </w:r>
    </w:p>
    <w:p w:rsidR="00000000" w:rsidDel="00000000" w:rsidP="00000000" w:rsidRDefault="00000000" w:rsidRPr="00000000" w14:paraId="00000F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0F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Infernal Queen is a demonic ruler, a dark matron who commands legions of lesser demons. She appears as a beautiful, powerful figure, cloaked in silks and adorned with jewels that glow with unholy light.</w:t>
      </w:r>
    </w:p>
    <w:p w:rsidR="00000000" w:rsidDel="00000000" w:rsidP="00000000" w:rsidRDefault="00000000" w:rsidRPr="00000000" w14:paraId="00000F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0F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0F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Infernal Charm (2d6), Hellfire Strike (3d8)</w:t>
      </w:r>
    </w:p>
    <w:p w:rsidR="00000000" w:rsidDel="00000000" w:rsidP="00000000" w:rsidRDefault="00000000" w:rsidRPr="00000000" w14:paraId="00000F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Charm, Fire-based Attack</w:t>
      </w:r>
    </w:p>
    <w:p w:rsidR="00000000" w:rsidDel="00000000" w:rsidP="00000000" w:rsidRDefault="00000000" w:rsidRPr="00000000" w14:paraId="00000F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Infernal Charm: The Infernal Queen can charm anyone who looks into her eyes, causing them to do her bidding for 1d6 rounds.</w:t>
      </w:r>
    </w:p>
    <w:p w:rsidR="00000000" w:rsidDel="00000000" w:rsidP="00000000" w:rsidRDefault="00000000" w:rsidRPr="00000000" w14:paraId="00000F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Strike: She can conjure flames from her hands, dealing 3d8 fire damage to a target.</w:t>
      </w:r>
    </w:p>
    <w:p w:rsidR="00000000" w:rsidDel="00000000" w:rsidP="00000000" w:rsidRDefault="00000000" w:rsidRPr="00000000" w14:paraId="00000F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Control of Demons: The Infernal Queen can command lesser demons, granting them bonus attacks or defensive capabilities.</w:t>
      </w:r>
    </w:p>
    <w:p w:rsidR="00000000" w:rsidDel="00000000" w:rsidP="00000000" w:rsidRDefault="00000000" w:rsidRPr="00000000" w14:paraId="00000F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evil power of the Queen.</w:t>
      </w:r>
    </w:p>
    <w:p w:rsidR="00000000" w:rsidDel="00000000" w:rsidP="00000000" w:rsidRDefault="00000000" w:rsidRPr="00000000" w14:paraId="00000F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Infernal King</w:t>
      </w:r>
    </w:p>
    <w:p w:rsidR="00000000" w:rsidDel="00000000" w:rsidP="00000000" w:rsidRDefault="00000000" w:rsidRPr="00000000" w14:paraId="00000F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0F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rsidR="00000000" w:rsidDel="00000000" w:rsidP="00000000" w:rsidRDefault="00000000" w:rsidRPr="00000000" w14:paraId="00000F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350</w:t>
      </w:r>
    </w:p>
    <w:p w:rsidR="00000000" w:rsidDel="00000000" w:rsidP="00000000" w:rsidRDefault="00000000" w:rsidRPr="00000000" w14:paraId="00000F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0F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Infernal Sword (3d8), Crown of Fire (2d10)</w:t>
      </w:r>
    </w:p>
    <w:p w:rsidR="00000000" w:rsidDel="00000000" w:rsidP="00000000" w:rsidRDefault="00000000" w:rsidRPr="00000000" w14:paraId="00000F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Fire-based Attack</w:t>
      </w:r>
    </w:p>
    <w:p w:rsidR="00000000" w:rsidDel="00000000" w:rsidP="00000000" w:rsidRDefault="00000000" w:rsidRPr="00000000" w14:paraId="00000F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Infernal Sword: The Infernal King’s sword of hellfire strikes with devastating force, dealing 3d8 damage and causing burning on a successful hit.</w:t>
      </w:r>
    </w:p>
    <w:p w:rsidR="00000000" w:rsidDel="00000000" w:rsidP="00000000" w:rsidRDefault="00000000" w:rsidRPr="00000000" w14:paraId="00000F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Crown of Fire: His crown radiates flames, forcing all creatures within 30 feet to make a Constitution Check or suffer 2d10 fire damage.</w:t>
      </w:r>
    </w:p>
    <w:p w:rsidR="00000000" w:rsidDel="00000000" w:rsidP="00000000" w:rsidRDefault="00000000" w:rsidRPr="00000000" w14:paraId="00000F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King’s Command: The Infernal King can command mortals and demons to obey his every word, forcing them to make a Willpower Check or be compelled to do his bidding.</w:t>
      </w:r>
    </w:p>
    <w:p w:rsidR="00000000" w:rsidDel="00000000" w:rsidP="00000000" w:rsidRDefault="00000000" w:rsidRPr="00000000" w14:paraId="00000F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Hellish Aura: The King’s presence causes an overwhelming sense of doom, forcing enemies to make a Sanity Check or lose 1d6 Sanity each round.</w:t>
      </w:r>
    </w:p>
    <w:p w:rsidR="00000000" w:rsidDel="00000000" w:rsidP="00000000" w:rsidRDefault="00000000" w:rsidRPr="00000000" w14:paraId="00000F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encountering the all-consuming power and presence of this demonic ruler.</w:t>
      </w:r>
    </w:p>
    <w:p w:rsidR="00000000" w:rsidDel="00000000" w:rsidP="00000000" w:rsidRDefault="00000000" w:rsidRPr="00000000" w14:paraId="00000F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Hellish Child</w:t>
      </w:r>
    </w:p>
    <w:p w:rsidR="00000000" w:rsidDel="00000000" w:rsidP="00000000" w:rsidRDefault="00000000" w:rsidRPr="00000000" w14:paraId="00000F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Spawn</w:t>
      </w:r>
    </w:p>
    <w:p w:rsidR="00000000" w:rsidDel="00000000" w:rsidP="00000000" w:rsidRDefault="00000000" w:rsidRPr="00000000" w14:paraId="00000F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rsidR="00000000" w:rsidDel="00000000" w:rsidP="00000000" w:rsidRDefault="00000000" w:rsidRPr="00000000" w14:paraId="00000F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0F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0F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(1d6), Hellish Cry (2d6)</w:t>
      </w:r>
    </w:p>
    <w:p w:rsidR="00000000" w:rsidDel="00000000" w:rsidP="00000000" w:rsidRDefault="00000000" w:rsidRPr="00000000" w14:paraId="00000F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Combat, Psychic Influence</w:t>
      </w:r>
    </w:p>
    <w:p w:rsidR="00000000" w:rsidDel="00000000" w:rsidP="00000000" w:rsidRDefault="00000000" w:rsidRPr="00000000" w14:paraId="00000F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Strike: The Hellish Child’s sharp claws inflict 1d6 damage on a successful strike.</w:t>
      </w:r>
    </w:p>
    <w:p w:rsidR="00000000" w:rsidDel="00000000" w:rsidP="00000000" w:rsidRDefault="00000000" w:rsidRPr="00000000" w14:paraId="00000F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Hellish Cry: The child can emit a demonic wail, forcing everyone within 20 feet to make a Sanity Check or suffer 2d6 sanity loss.</w:t>
      </w:r>
    </w:p>
    <w:p w:rsidR="00000000" w:rsidDel="00000000" w:rsidP="00000000" w:rsidRDefault="00000000" w:rsidRPr="00000000" w14:paraId="00000F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Corrupting Influence: The Hellish Child has the ability to corrupt those around it, influencing weak-willed characters to follow its commands, forcing a Willpower Check.</w:t>
      </w:r>
    </w:p>
    <w:p w:rsidR="00000000" w:rsidDel="00000000" w:rsidP="00000000" w:rsidRDefault="00000000" w:rsidRPr="00000000" w14:paraId="00000F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Demonic Curse: The Hellish Child can curse a character, causing them to suffer disadvantage on all rolls for 1d4 rounds.</w:t>
      </w:r>
    </w:p>
    <w:p w:rsidR="00000000" w:rsidDel="00000000" w:rsidP="00000000" w:rsidRDefault="00000000" w:rsidRPr="00000000" w14:paraId="00000F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the horrific appearance and unnatural behavior of the Hellish Child.</w:t>
      </w:r>
    </w:p>
    <w:p w:rsidR="00000000" w:rsidDel="00000000" w:rsidP="00000000" w:rsidRDefault="00000000" w:rsidRPr="00000000" w14:paraId="00000F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Demon of Misfortune</w:t>
      </w:r>
    </w:p>
    <w:p w:rsidR="00000000" w:rsidDel="00000000" w:rsidP="00000000" w:rsidRDefault="00000000" w:rsidRPr="00000000" w14:paraId="00000F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0F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rsidR="00000000" w:rsidDel="00000000" w:rsidP="00000000" w:rsidRDefault="00000000" w:rsidRPr="00000000" w14:paraId="00000F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0F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0F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Luck Drain (2d6), Cursed Touch (1d6)</w:t>
      </w:r>
    </w:p>
    <w:p w:rsidR="00000000" w:rsidDel="00000000" w:rsidP="00000000" w:rsidRDefault="00000000" w:rsidRPr="00000000" w14:paraId="00000F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Melee Combat</w:t>
      </w:r>
    </w:p>
    <w:p w:rsidR="00000000" w:rsidDel="00000000" w:rsidP="00000000" w:rsidRDefault="00000000" w:rsidRPr="00000000" w14:paraId="00000F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0F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Luck Drain: The Demon can drain luck from its victims, reducing their chances of success by 1d6 for every successful Luck Drain.</w:t>
      </w:r>
    </w:p>
    <w:p w:rsidR="00000000" w:rsidDel="00000000" w:rsidP="00000000" w:rsidRDefault="00000000" w:rsidRPr="00000000" w14:paraId="00000F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Cursed Touch: A touch from the Demon brings misfortune, causing 1d6 damage and forcing the victim to make a Sanity Check to resist being cursed.</w:t>
      </w:r>
    </w:p>
    <w:p w:rsidR="00000000" w:rsidDel="00000000" w:rsidP="00000000" w:rsidRDefault="00000000" w:rsidRPr="00000000" w14:paraId="00000F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Doomed Presence: The Demon’s presence causes constant misfortune to all nearby, imposing a -20% penalty to all skill checks made within a 30-foot radius.</w:t>
      </w:r>
    </w:p>
    <w:p w:rsidR="00000000" w:rsidDel="00000000" w:rsidP="00000000" w:rsidRDefault="00000000" w:rsidRPr="00000000" w14:paraId="00000F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Manifestation of Disaster: The Demon can create a localized disaster (e.g., fire, earthquake, accident) that forces players to make Dexterity or Constitution Checks to avoid damage.</w:t>
      </w:r>
    </w:p>
    <w:p w:rsidR="00000000" w:rsidDel="00000000" w:rsidP="00000000" w:rsidRDefault="00000000" w:rsidRPr="00000000" w14:paraId="00000F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realizing the calamitous nature of its power.</w:t>
      </w:r>
    </w:p>
    <w:p w:rsidR="00000000" w:rsidDel="00000000" w:rsidP="00000000" w:rsidRDefault="00000000" w:rsidRPr="00000000" w14:paraId="00000F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Prince of Despair</w:t>
      </w:r>
    </w:p>
    <w:p w:rsidR="00000000" w:rsidDel="00000000" w:rsidP="00000000" w:rsidRDefault="00000000" w:rsidRPr="00000000" w14:paraId="00000F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0F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0F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rsidR="00000000" w:rsidDel="00000000" w:rsidP="00000000" w:rsidRDefault="00000000" w:rsidRPr="00000000" w14:paraId="00000F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350</w:t>
      </w:r>
    </w:p>
    <w:p w:rsidR="00000000" w:rsidDel="00000000" w:rsidP="00000000" w:rsidRDefault="00000000" w:rsidRPr="00000000" w14:paraId="00000F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65%</w:t>
      </w:r>
    </w:p>
    <w:p w:rsidR="00000000" w:rsidDel="00000000" w:rsidP="00000000" w:rsidRDefault="00000000" w:rsidRPr="00000000" w14:paraId="00000F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Dreadful Gaze (3d6), Despairful Touch (2d8)</w:t>
      </w:r>
    </w:p>
    <w:p w:rsidR="00000000" w:rsidDel="00000000" w:rsidP="00000000" w:rsidRDefault="00000000" w:rsidRPr="00000000" w14:paraId="000010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Attack, Melee Combat</w:t>
      </w:r>
    </w:p>
    <w:p w:rsidR="00000000" w:rsidDel="00000000" w:rsidP="00000000" w:rsidRDefault="00000000" w:rsidRPr="00000000" w14:paraId="000010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Dreadful Gaze: The Prince of Despair can lock eyes with a victim, causing them to lose 3d6 Sanity and be paralyzed with hopelessness for 1d6 rounds.</w:t>
      </w:r>
    </w:p>
    <w:p w:rsidR="00000000" w:rsidDel="00000000" w:rsidP="00000000" w:rsidRDefault="00000000" w:rsidRPr="00000000" w14:paraId="000010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Despairful Touch: The touch of the Prince can inflict 2d8 damage and leave the victim feeling empty and spiritually crushed.</w:t>
      </w:r>
    </w:p>
    <w:p w:rsidR="00000000" w:rsidDel="00000000" w:rsidP="00000000" w:rsidRDefault="00000000" w:rsidRPr="00000000" w14:paraId="000010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Hopelessness: The Prince radiates an aura of despair. Anyone within a 30-foot radius must make a Sanity Check or lose 1d6 Sanity each round spent in its presence.</w:t>
      </w:r>
    </w:p>
    <w:p w:rsidR="00000000" w:rsidDel="00000000" w:rsidP="00000000" w:rsidRDefault="00000000" w:rsidRPr="00000000" w14:paraId="000010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Endless Darkness: The Prince can cloak the area in unfathomable darkness, forcing those within to make a Perception Check or become lost within the infinite void.</w:t>
      </w:r>
    </w:p>
    <w:p w:rsidR="00000000" w:rsidDel="00000000" w:rsidP="00000000" w:rsidRDefault="00000000" w:rsidRPr="00000000" w14:paraId="000010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being exposed to the all-encompassing despair that the Prince radiates.</w:t>
      </w:r>
    </w:p>
    <w:p w:rsidR="00000000" w:rsidDel="00000000" w:rsidP="00000000" w:rsidRDefault="00000000" w:rsidRPr="00000000" w14:paraId="000010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Eldritch Beings and Gods</w:t>
      </w:r>
    </w:p>
    <w:p w:rsidR="00000000" w:rsidDel="00000000" w:rsidP="00000000" w:rsidRDefault="00000000" w:rsidRPr="00000000" w14:paraId="000010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beings are often ancient gods or beings of immeasurable power that exist outside normal human understanding. Their very existence bends reality and challenges logic itself.</w:t>
      </w:r>
    </w:p>
    <w:p w:rsidR="00000000" w:rsidDel="00000000" w:rsidP="00000000" w:rsidRDefault="00000000" w:rsidRPr="00000000" w14:paraId="000010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1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Yog-Sothoth</w:t>
      </w:r>
    </w:p>
    <w:p w:rsidR="00000000" w:rsidDel="00000000" w:rsidP="00000000" w:rsidRDefault="00000000" w:rsidRPr="00000000" w14:paraId="0000101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w:t>
      </w:r>
    </w:p>
    <w:p w:rsidR="00000000" w:rsidDel="00000000" w:rsidP="00000000" w:rsidRDefault="00000000" w:rsidRPr="00000000" w14:paraId="000010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Yog-Sothoth is one of the Great Old Ones, a being that exists beyond time and space. Yog-Sothoth is often depicted as a conglomeration of shifting spheres and an all-knowing entity that embodies the cosmic truth. It is said that Yog-Sothoth is the key to everything, controlling all of time and space.</w:t>
      </w:r>
    </w:p>
    <w:p w:rsidR="00000000" w:rsidDel="00000000" w:rsidP="00000000" w:rsidRDefault="00000000" w:rsidRPr="00000000" w14:paraId="000010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w:t>
      </w:r>
    </w:p>
    <w:p w:rsidR="00000000" w:rsidDel="00000000" w:rsidP="00000000" w:rsidRDefault="00000000" w:rsidRPr="00000000" w14:paraId="000010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10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Energy Blast (4d10), Reality Manipulation (5d6)</w:t>
      </w:r>
    </w:p>
    <w:p w:rsidR="00000000" w:rsidDel="00000000" w:rsidP="00000000" w:rsidRDefault="00000000" w:rsidRPr="00000000" w14:paraId="000010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Energy-based Attack, Reality-Bending Influence</w:t>
      </w:r>
    </w:p>
    <w:p w:rsidR="00000000" w:rsidDel="00000000" w:rsidP="00000000" w:rsidRDefault="00000000" w:rsidRPr="00000000" w14:paraId="000010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Energy Blast: Yog-Sothoth can unleash an immense blast of pure energy that deals 4d10 damage to all within a 50-foot radius.</w:t>
      </w:r>
    </w:p>
    <w:p w:rsidR="00000000" w:rsidDel="00000000" w:rsidP="00000000" w:rsidRDefault="00000000" w:rsidRPr="00000000" w14:paraId="000010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Manipulation: Yog-Sothoth can bend and distort reality itself, causing the environment to shift and warp. It can impose impossible challenges on the players, forcing them to make Willpower Checks to avoid psychic damage.</w:t>
      </w:r>
    </w:p>
    <w:p w:rsidR="00000000" w:rsidDel="00000000" w:rsidP="00000000" w:rsidRDefault="00000000" w:rsidRPr="00000000" w14:paraId="000010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Distortion: Yog-Sothoth can control time, causing victims to experience time loops, random temporal displacements, or aging them rapidly, leading to instant death for those who fail a Constitution Check.</w:t>
      </w:r>
    </w:p>
    <w:p w:rsidR="00000000" w:rsidDel="00000000" w:rsidP="00000000" w:rsidRDefault="00000000" w:rsidRPr="00000000" w14:paraId="000010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Knowledge: Yog-Sothoth possesses omniscient knowledge of the universe, and it can provide players with forbidden knowledge. However, the knowledge comes at a cost, leading to permanent Sanity loss.</w:t>
      </w:r>
    </w:p>
    <w:p w:rsidR="00000000" w:rsidDel="00000000" w:rsidP="00000000" w:rsidRDefault="00000000" w:rsidRPr="00000000" w14:paraId="000010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witnessing the entity’s true form or coming into contact with its cosmic knowledge.</w:t>
      </w:r>
    </w:p>
    <w:p w:rsidR="00000000" w:rsidDel="00000000" w:rsidP="00000000" w:rsidRDefault="00000000" w:rsidRPr="00000000" w14:paraId="000010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Azathoth</w:t>
      </w:r>
    </w:p>
    <w:p w:rsidR="00000000" w:rsidDel="00000000" w:rsidP="00000000" w:rsidRDefault="00000000" w:rsidRPr="00000000" w14:paraId="000010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w:t>
      </w:r>
    </w:p>
    <w:p w:rsidR="00000000" w:rsidDel="00000000" w:rsidP="00000000" w:rsidRDefault="00000000" w:rsidRPr="00000000" w14:paraId="000010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Azathoth is the Blind Idiot God, a massive and mindless entity at the center of the universe. Often depicted as a vast, chaotic force of destruction, it is surrounded by an eternal cacophony of sound as the center of the cosmos. Azathoth’s mindless nature means it unintentionally shapes reality, causing random cataclysmic events.</w:t>
      </w:r>
    </w:p>
    <w:p w:rsidR="00000000" w:rsidDel="00000000" w:rsidP="00000000" w:rsidRDefault="00000000" w:rsidRPr="00000000" w14:paraId="000010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500</w:t>
      </w:r>
    </w:p>
    <w:p w:rsidR="00000000" w:rsidDel="00000000" w:rsidP="00000000" w:rsidRDefault="00000000" w:rsidRPr="00000000" w14:paraId="000010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95% (Cosmic Unknowability)</w:t>
      </w:r>
    </w:p>
    <w:p w:rsidR="00000000" w:rsidDel="00000000" w:rsidP="00000000" w:rsidRDefault="00000000" w:rsidRPr="00000000" w14:paraId="000010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Noise (2d10), Reality Tear (3d8)</w:t>
      </w:r>
    </w:p>
    <w:p w:rsidR="00000000" w:rsidDel="00000000" w:rsidP="00000000" w:rsidRDefault="00000000" w:rsidRPr="00000000" w14:paraId="000010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Chaos, Mind-Fragmenting Influence</w:t>
      </w:r>
    </w:p>
    <w:p w:rsidR="00000000" w:rsidDel="00000000" w:rsidP="00000000" w:rsidRDefault="00000000" w:rsidRPr="00000000" w14:paraId="000010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Noise: Azathoth can release an ear-shattering noise that deals 2d10 psychic damage and causes 1d6 Sanity loss to all nearby.</w:t>
      </w:r>
    </w:p>
    <w:p w:rsidR="00000000" w:rsidDel="00000000" w:rsidP="00000000" w:rsidRDefault="00000000" w:rsidRPr="00000000" w14:paraId="000010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Tear: Azathoth’s mindless influence causes rifts in reality, opening portals to unknown dimensions. The portal tears reality itself, causing 3d8 damage to all in the vicinity and 1d10 psychic damage.</w:t>
      </w:r>
    </w:p>
    <w:p w:rsidR="00000000" w:rsidDel="00000000" w:rsidP="00000000" w:rsidRDefault="00000000" w:rsidRPr="00000000" w14:paraId="000010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Unfathomable Presence: Azathoth’s sheer existence causes chaos and disturbance in the laws of physics, forcing anyone within 100 feet to make a Willpower Check or suffer random hallucinations.</w:t>
      </w:r>
    </w:p>
    <w:p w:rsidR="00000000" w:rsidDel="00000000" w:rsidP="00000000" w:rsidRDefault="00000000" w:rsidRPr="00000000" w14:paraId="000010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encountering Azathoth’s mind-shattering presence.</w:t>
      </w:r>
    </w:p>
    <w:p w:rsidR="00000000" w:rsidDel="00000000" w:rsidP="00000000" w:rsidRDefault="00000000" w:rsidRPr="00000000" w14:paraId="000010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Nyarlathotep</w:t>
      </w:r>
    </w:p>
    <w:p w:rsidR="00000000" w:rsidDel="00000000" w:rsidP="00000000" w:rsidRDefault="00000000" w:rsidRPr="00000000" w14:paraId="000010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 / Cosmic Entity</w:t>
      </w:r>
    </w:p>
    <w:p w:rsidR="00000000" w:rsidDel="00000000" w:rsidP="00000000" w:rsidRDefault="00000000" w:rsidRPr="00000000" w14:paraId="000010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rsidR="00000000" w:rsidDel="00000000" w:rsidP="00000000" w:rsidRDefault="00000000" w:rsidRPr="00000000" w14:paraId="000010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450</w:t>
      </w:r>
    </w:p>
    <w:p w:rsidR="00000000" w:rsidDel="00000000" w:rsidP="00000000" w:rsidRDefault="00000000" w:rsidRPr="00000000" w14:paraId="000010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10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Mind Shatter (3d6), Corporeal Strike (2d8)</w:t>
      </w:r>
    </w:p>
    <w:p w:rsidR="00000000" w:rsidDel="00000000" w:rsidP="00000000" w:rsidRDefault="00000000" w:rsidRPr="00000000" w14:paraId="000010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Physical Strike</w:t>
      </w:r>
    </w:p>
    <w:p w:rsidR="00000000" w:rsidDel="00000000" w:rsidP="00000000" w:rsidRDefault="00000000" w:rsidRPr="00000000" w14:paraId="000010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Shatter: Nyarlathotep can invade a person’s mind, causing 3d6 damage and causing their thoughts to fragment.</w:t>
      </w:r>
    </w:p>
    <w:p w:rsidR="00000000" w:rsidDel="00000000" w:rsidP="00000000" w:rsidRDefault="00000000" w:rsidRPr="00000000" w14:paraId="000010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Mimicry: Nyarlathotep can assume any form, making it difficult to discern friend from foe. Those it manipulates become its puppets, obeying its every word.</w:t>
      </w:r>
    </w:p>
    <w:p w:rsidR="00000000" w:rsidDel="00000000" w:rsidP="00000000" w:rsidRDefault="00000000" w:rsidRPr="00000000" w14:paraId="000010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Deceptive Presence: Those who encounter Nyarlathotep must make a Sanity Check. Failure results in 1d6 Sanity loss and the hallucination of false realities.</w:t>
      </w:r>
    </w:p>
    <w:p w:rsidR="00000000" w:rsidDel="00000000" w:rsidP="00000000" w:rsidRDefault="00000000" w:rsidRPr="00000000" w14:paraId="000010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Illusion Mastery: Nyarlathotep can create realistic illusions that deceive the senses, forcing Wisdom Checks to differentiate between reality and illusion.</w:t>
      </w:r>
    </w:p>
    <w:p w:rsidR="00000000" w:rsidDel="00000000" w:rsidP="00000000" w:rsidRDefault="00000000" w:rsidRPr="00000000" w14:paraId="000010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entity’s deception and experiencing its mind-altering influence.</w:t>
      </w:r>
    </w:p>
    <w:p w:rsidR="00000000" w:rsidDel="00000000" w:rsidP="00000000" w:rsidRDefault="00000000" w:rsidRPr="00000000" w14:paraId="000010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Black Goat of the Woods with a Thousand Young</w:t>
      </w:r>
    </w:p>
    <w:p w:rsidR="00000000" w:rsidDel="00000000" w:rsidP="00000000" w:rsidRDefault="00000000" w:rsidRPr="00000000" w14:paraId="000010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 / Cosmic Entity</w:t>
      </w:r>
    </w:p>
    <w:p w:rsidR="00000000" w:rsidDel="00000000" w:rsidP="00000000" w:rsidRDefault="00000000" w:rsidRPr="00000000" w14:paraId="000010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Black Goat of the Woods is a vast and ancient creature that serves as the maternal figure for countless nightmarish offspring. It is often associated with Shub-Niggurath and is worshiped by those seeking to invoke chaos and fertility. It appears as a shadowy, monstrous goat, surrounded by a host of creeping, dark young that follow it in a mindless herd.</w:t>
      </w:r>
    </w:p>
    <w:p w:rsidR="00000000" w:rsidDel="00000000" w:rsidP="00000000" w:rsidRDefault="00000000" w:rsidRPr="00000000" w14:paraId="000010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10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0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Hoof Strike (2d6), Spawn Attack (1d10)</w:t>
      </w:r>
    </w:p>
    <w:p w:rsidR="00000000" w:rsidDel="00000000" w:rsidP="00000000" w:rsidRDefault="00000000" w:rsidRPr="00000000" w14:paraId="000010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Attack, Spawn</w:t>
      </w:r>
    </w:p>
    <w:p w:rsidR="00000000" w:rsidDel="00000000" w:rsidP="00000000" w:rsidRDefault="00000000" w:rsidRPr="00000000" w14:paraId="000010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Spawn Attack: The Black Goat’s offspring can swarm enemies, each young causing 1d10 damage on a successful attack.</w:t>
      </w:r>
    </w:p>
    <w:p w:rsidR="00000000" w:rsidDel="00000000" w:rsidP="00000000" w:rsidRDefault="00000000" w:rsidRPr="00000000" w14:paraId="000010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Fertility Curse: Any female in proximity to the Black Goat may become infected with an unnatural pregnancy, forcing a Constitution Check to avoid the mutation.</w:t>
      </w:r>
    </w:p>
    <w:p w:rsidR="00000000" w:rsidDel="00000000" w:rsidP="00000000" w:rsidRDefault="00000000" w:rsidRPr="00000000" w14:paraId="000010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Nightmare Infestation: The Goat can summon dreams of its young, forcing players to make a Sanity Check or suffer 1d10 sanity loss for seeing grotesque visions of its offspring.</w:t>
      </w:r>
    </w:p>
    <w:p w:rsidR="00000000" w:rsidDel="00000000" w:rsidP="00000000" w:rsidRDefault="00000000" w:rsidRPr="00000000" w14:paraId="000010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the unnatural and disgusting form of this entity and its unnerving spawn.</w:t>
      </w:r>
    </w:p>
    <w:p w:rsidR="00000000" w:rsidDel="00000000" w:rsidP="00000000" w:rsidRDefault="00000000" w:rsidRPr="00000000" w14:paraId="000010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Shub-Niggurath</w:t>
      </w:r>
    </w:p>
    <w:p w:rsidR="00000000" w:rsidDel="00000000" w:rsidP="00000000" w:rsidRDefault="00000000" w:rsidRPr="00000000" w14:paraId="000010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w:t>
      </w:r>
    </w:p>
    <w:p w:rsidR="00000000" w:rsidDel="00000000" w:rsidP="00000000" w:rsidRDefault="00000000" w:rsidRPr="00000000" w14:paraId="000010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Known as the Black Goat of the Woods with a Thousand Young, Shub-Niggurath is a dark, amorphous entity that symbolizes fertility and chaos. It is a cosmic and alien presence, a being whose true form is both incomprehensible and overwhelmingly vast. It is the matron of all cosmic horrors and births untold monstrosities.</w:t>
      </w:r>
    </w:p>
    <w:p w:rsidR="00000000" w:rsidDel="00000000" w:rsidP="00000000" w:rsidRDefault="00000000" w:rsidRPr="00000000" w14:paraId="000010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800</w:t>
      </w:r>
    </w:p>
    <w:p w:rsidR="00000000" w:rsidDel="00000000" w:rsidP="00000000" w:rsidRDefault="00000000" w:rsidRPr="00000000" w14:paraId="000010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10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Chaos Breath (5d6), Eldritch Claws (3d10)</w:t>
      </w:r>
    </w:p>
    <w:p w:rsidR="00000000" w:rsidDel="00000000" w:rsidP="00000000" w:rsidRDefault="00000000" w:rsidRPr="00000000" w14:paraId="000010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Energy, Melee Combat</w:t>
      </w:r>
    </w:p>
    <w:p w:rsidR="00000000" w:rsidDel="00000000" w:rsidP="00000000" w:rsidRDefault="00000000" w:rsidRPr="00000000" w14:paraId="000010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Chaos Breath: Shub-Niggurath can unleash a wave of chaotic energy, causing 5d6 damage in a cone.</w:t>
      </w:r>
    </w:p>
    <w:p w:rsidR="00000000" w:rsidDel="00000000" w:rsidP="00000000" w:rsidRDefault="00000000" w:rsidRPr="00000000" w14:paraId="000010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Eldritch Claws: Its claws can tear through reality itself, causing 3d10 damage and leaving chaos in their wake.</w:t>
      </w:r>
    </w:p>
    <w:p w:rsidR="00000000" w:rsidDel="00000000" w:rsidP="00000000" w:rsidRDefault="00000000" w:rsidRPr="00000000" w14:paraId="000010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Spawn Creation: Shub-Niggurath can create horrific spawn, summoning monstrous creatures to aid in its defense.</w:t>
      </w:r>
    </w:p>
    <w:p w:rsidR="00000000" w:rsidDel="00000000" w:rsidP="00000000" w:rsidRDefault="00000000" w:rsidRPr="00000000" w14:paraId="000010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Aura: Anyone in the presence of Shub-Niggurath must make a Sanity Check or suffer 2d6 sanity loss each round.</w:t>
      </w:r>
    </w:p>
    <w:p w:rsidR="00000000" w:rsidDel="00000000" w:rsidP="00000000" w:rsidRDefault="00000000" w:rsidRPr="00000000" w14:paraId="000010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encountering its cosmic presence and witnessing the birth of horrors.</w:t>
      </w:r>
    </w:p>
    <w:p w:rsidR="00000000" w:rsidDel="00000000" w:rsidP="00000000" w:rsidRDefault="00000000" w:rsidRPr="00000000" w14:paraId="000010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Cosmic Matron</w:t>
      </w:r>
    </w:p>
    <w:p w:rsidR="00000000" w:rsidDel="00000000" w:rsidP="00000000" w:rsidRDefault="00000000" w:rsidRPr="00000000" w14:paraId="000010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w:t>
      </w:r>
    </w:p>
    <w:p w:rsidR="00000000" w:rsidDel="00000000" w:rsidP="00000000" w:rsidRDefault="00000000" w:rsidRPr="00000000" w14:paraId="000010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Cosmic Matron is a divine and ancient being that embodies creation and destruction. Its form shifts between humanoid and nebulous, with an ethereal presence that challenges the very fabric of reality.</w:t>
      </w:r>
    </w:p>
    <w:p w:rsidR="00000000" w:rsidDel="00000000" w:rsidP="00000000" w:rsidRDefault="00000000" w:rsidRPr="00000000" w14:paraId="000010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350</w:t>
      </w:r>
    </w:p>
    <w:p w:rsidR="00000000" w:rsidDel="00000000" w:rsidP="00000000" w:rsidRDefault="00000000" w:rsidRPr="00000000" w14:paraId="000010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10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Stellar Flame (4d6), Cosmic Grasp (3d8)</w:t>
      </w:r>
    </w:p>
    <w:p w:rsidR="00000000" w:rsidDel="00000000" w:rsidP="00000000" w:rsidRDefault="00000000" w:rsidRPr="00000000" w14:paraId="000010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 Attack, Reality Manipulation</w:t>
      </w:r>
    </w:p>
    <w:p w:rsidR="00000000" w:rsidDel="00000000" w:rsidP="00000000" w:rsidRDefault="00000000" w:rsidRPr="00000000" w14:paraId="000010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Stellar Flame: The Cosmic Matron can unleash a blast of stellar energy, dealing 4d6 damage to all in a 20-foot radius.</w:t>
      </w:r>
    </w:p>
    <w:p w:rsidR="00000000" w:rsidDel="00000000" w:rsidP="00000000" w:rsidRDefault="00000000" w:rsidRPr="00000000" w14:paraId="000010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Grasp: She can manipulate reality and time, causing 3d8 damage and forcing targets to make a Constitution Check or be paralyzed.</w:t>
      </w:r>
    </w:p>
    <w:p w:rsidR="00000000" w:rsidDel="00000000" w:rsidP="00000000" w:rsidRDefault="00000000" w:rsidRPr="00000000" w14:paraId="000010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Siphon: The Matron can drain reality itself, causing an area to become unstable, resulting in temporal distortions and displacement.</w:t>
      </w:r>
    </w:p>
    <w:p w:rsidR="00000000" w:rsidDel="00000000" w:rsidP="00000000" w:rsidRDefault="00000000" w:rsidRPr="00000000" w14:paraId="000010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encountering the mind-bending and transcendent nature of this entity.</w:t>
      </w:r>
    </w:p>
    <w:p w:rsidR="00000000" w:rsidDel="00000000" w:rsidP="00000000" w:rsidRDefault="00000000" w:rsidRPr="00000000" w14:paraId="000010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Elder Spawn</w:t>
      </w:r>
    </w:p>
    <w:p w:rsidR="00000000" w:rsidDel="00000000" w:rsidP="00000000" w:rsidRDefault="00000000" w:rsidRPr="00000000" w14:paraId="000010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0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Elder Spawn are horrific offspring of the ancient Outer Gods, twisted in form and unimaginable in their purpose. They are shapeless, incomprehensible beings that exist to serve their cosmic progenitors.</w:t>
      </w:r>
    </w:p>
    <w:p w:rsidR="00000000" w:rsidDel="00000000" w:rsidP="00000000" w:rsidRDefault="00000000" w:rsidRPr="00000000" w14:paraId="000010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10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10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Tentacle Strike (2d8), Cosmic Absorption (3d6)</w:t>
      </w:r>
    </w:p>
    <w:p w:rsidR="00000000" w:rsidDel="00000000" w:rsidP="00000000" w:rsidRDefault="00000000" w:rsidRPr="00000000" w14:paraId="000010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Tentacle Strike, Psychic Influence</w:t>
      </w:r>
    </w:p>
    <w:p w:rsidR="00000000" w:rsidDel="00000000" w:rsidP="00000000" w:rsidRDefault="00000000" w:rsidRPr="00000000" w14:paraId="000010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Tentacle Strike: The Elder Spawn can attack with multiple, writhing tentacles, dealing 2d8 damage per strike.</w:t>
      </w:r>
    </w:p>
    <w:p w:rsidR="00000000" w:rsidDel="00000000" w:rsidP="00000000" w:rsidRDefault="00000000" w:rsidRPr="00000000" w14:paraId="000010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Absorption: It can absorb energy from its environment, healing itself for 3d6 HP and draining life force from the surroundings.</w:t>
      </w:r>
    </w:p>
    <w:p w:rsidR="00000000" w:rsidDel="00000000" w:rsidP="00000000" w:rsidRDefault="00000000" w:rsidRPr="00000000" w14:paraId="000010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Warping: The Elder Spawn can warp space-time, forcing players to make a Sanity Check or become displaced in time.</w:t>
      </w:r>
    </w:p>
    <w:p w:rsidR="00000000" w:rsidDel="00000000" w:rsidP="00000000" w:rsidRDefault="00000000" w:rsidRPr="00000000" w14:paraId="000010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utterly alien form of this cosmic horror.</w:t>
      </w:r>
    </w:p>
    <w:p w:rsidR="00000000" w:rsidDel="00000000" w:rsidP="00000000" w:rsidRDefault="00000000" w:rsidRPr="00000000" w14:paraId="000010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Infinite Watcher</w:t>
      </w:r>
    </w:p>
    <w:p w:rsidR="00000000" w:rsidDel="00000000" w:rsidP="00000000" w:rsidRDefault="00000000" w:rsidRPr="00000000" w14:paraId="000010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 / Cosmic Entity</w:t>
      </w:r>
    </w:p>
    <w:p w:rsidR="00000000" w:rsidDel="00000000" w:rsidP="00000000" w:rsidRDefault="00000000" w:rsidRPr="00000000" w14:paraId="000010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rsidR="00000000" w:rsidDel="00000000" w:rsidP="00000000" w:rsidRDefault="00000000" w:rsidRPr="00000000" w14:paraId="000010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700</w:t>
      </w:r>
    </w:p>
    <w:p w:rsidR="00000000" w:rsidDel="00000000" w:rsidP="00000000" w:rsidRDefault="00000000" w:rsidRPr="00000000" w14:paraId="000010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w:t>
      </w:r>
    </w:p>
    <w:p w:rsidR="00000000" w:rsidDel="00000000" w:rsidP="00000000" w:rsidRDefault="00000000" w:rsidRPr="00000000" w14:paraId="000010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Gaze (5d6), Temporal Displacement (4d10)</w:t>
      </w:r>
    </w:p>
    <w:p w:rsidR="00000000" w:rsidDel="00000000" w:rsidP="00000000" w:rsidRDefault="00000000" w:rsidRPr="00000000" w14:paraId="000010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 Attack, Time Distortion</w:t>
      </w:r>
    </w:p>
    <w:p w:rsidR="00000000" w:rsidDel="00000000" w:rsidP="00000000" w:rsidRDefault="00000000" w:rsidRPr="00000000" w14:paraId="000010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Gaze: The Infinite Watcher can direct its gaze at any target, dealing 5d6 damage and forcing the target to make a Sanity Check or lose 1d6 Sanity for being exposed to its all-seeing eye.</w:t>
      </w:r>
    </w:p>
    <w:p w:rsidR="00000000" w:rsidDel="00000000" w:rsidP="00000000" w:rsidRDefault="00000000" w:rsidRPr="00000000" w14:paraId="000010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Temporal Displacement: The Watcher can manipulate time, forcing any target it gazes upon to suffer a random temporal displacement—either aging rapidly, becoming younger, or being sent to the past or future. This causes 4d10 damage from the traumatic effects.</w:t>
      </w:r>
    </w:p>
    <w:p w:rsidR="00000000" w:rsidDel="00000000" w:rsidP="00000000" w:rsidRDefault="00000000" w:rsidRPr="00000000" w14:paraId="000010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Omniscient Knowledge: The Watcher can impart forbidden knowledge to those who seek it, but this causes massive Sanity loss as the knowledge reveals the futility of human existence.</w:t>
      </w:r>
    </w:p>
    <w:p w:rsidR="00000000" w:rsidDel="00000000" w:rsidP="00000000" w:rsidRDefault="00000000" w:rsidRPr="00000000" w14:paraId="000010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Presence of the Void: Its constant presence can cause madness and despair. Anyone within a 30-foot radius must make a Sanity Check or lose 1d6 Sanity each round.</w:t>
      </w:r>
    </w:p>
    <w:p w:rsidR="00000000" w:rsidDel="00000000" w:rsidP="00000000" w:rsidRDefault="00000000" w:rsidRPr="00000000" w14:paraId="000010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coming into contact with the infinite, mind-shattering nature of the Watcher.</w:t>
      </w:r>
    </w:p>
    <w:p w:rsidR="00000000" w:rsidDel="00000000" w:rsidP="00000000" w:rsidRDefault="00000000" w:rsidRPr="00000000" w14:paraId="000010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9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Nameless Horror</w:t>
      </w:r>
    </w:p>
    <w:p w:rsidR="00000000" w:rsidDel="00000000" w:rsidP="00000000" w:rsidRDefault="00000000" w:rsidRPr="00000000" w14:paraId="000010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Entity</w:t>
      </w:r>
    </w:p>
    <w:p w:rsidR="00000000" w:rsidDel="00000000" w:rsidP="00000000" w:rsidRDefault="00000000" w:rsidRPr="00000000" w14:paraId="000010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rsidR="00000000" w:rsidDel="00000000" w:rsidP="00000000" w:rsidRDefault="00000000" w:rsidRPr="00000000" w14:paraId="000010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10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10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Mind Crush (4d6), Shadow Strangle (3d6)</w:t>
      </w:r>
    </w:p>
    <w:p w:rsidR="00000000" w:rsidDel="00000000" w:rsidP="00000000" w:rsidRDefault="00000000" w:rsidRPr="00000000" w14:paraId="000010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Physical Attack</w:t>
      </w:r>
    </w:p>
    <w:p w:rsidR="00000000" w:rsidDel="00000000" w:rsidP="00000000" w:rsidRDefault="00000000" w:rsidRPr="00000000" w14:paraId="000010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Crush: The Nameless Horror can send mental waves that crush the psyche, causing 4d6 damage and forcing targets to make a Sanity Check or suffer additional 1d6 Sanity loss.</w:t>
      </w:r>
    </w:p>
    <w:p w:rsidR="00000000" w:rsidDel="00000000" w:rsidP="00000000" w:rsidRDefault="00000000" w:rsidRPr="00000000" w14:paraId="000010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 Strangle: It can form shadow tendrils that attempt to choke and strangle its victims, dealing 3d6 damage and paralyzing them for 1d6 rounds.</w:t>
      </w:r>
    </w:p>
    <w:p w:rsidR="00000000" w:rsidDel="00000000" w:rsidP="00000000" w:rsidRDefault="00000000" w:rsidRPr="00000000" w14:paraId="000010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 Inducement: The Horror can induce intense terror within a target, forcing them to make a Willpower Check or suffer 2d6 damage from the crushing fear.</w:t>
      </w:r>
    </w:p>
    <w:p w:rsidR="00000000" w:rsidDel="00000000" w:rsidP="00000000" w:rsidRDefault="00000000" w:rsidRPr="00000000" w14:paraId="000010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Invisibility: The Nameless Horror can become completely invisible within shadows, making it difficult to target by normal means.</w:t>
      </w:r>
    </w:p>
    <w:p w:rsidR="00000000" w:rsidDel="00000000" w:rsidP="00000000" w:rsidRDefault="00000000" w:rsidRPr="00000000" w14:paraId="000010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the indescribable nature of the horror and its ability to manifest nightmarish visions.</w:t>
      </w:r>
    </w:p>
    <w:p w:rsidR="00000000" w:rsidDel="00000000" w:rsidP="00000000" w:rsidRDefault="00000000" w:rsidRPr="00000000" w14:paraId="000010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Old Ones</w:t>
      </w:r>
    </w:p>
    <w:p w:rsidR="00000000" w:rsidDel="00000000" w:rsidP="00000000" w:rsidRDefault="00000000" w:rsidRPr="00000000" w14:paraId="000010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Elder Gods / Cosmic Entity</w:t>
      </w:r>
    </w:p>
    <w:p w:rsidR="00000000" w:rsidDel="00000000" w:rsidP="00000000" w:rsidRDefault="00000000" w:rsidRPr="00000000" w14:paraId="000010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rsidR="00000000" w:rsidDel="00000000" w:rsidP="00000000" w:rsidRDefault="00000000" w:rsidRPr="00000000" w14:paraId="000010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w:t>
      </w:r>
    </w:p>
    <w:p w:rsidR="00000000" w:rsidDel="00000000" w:rsidP="00000000" w:rsidRDefault="00000000" w:rsidRPr="00000000" w14:paraId="000010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10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Pulse (5d10), Reality Tear (6d8)</w:t>
      </w:r>
    </w:p>
    <w:p w:rsidR="00000000" w:rsidDel="00000000" w:rsidP="00000000" w:rsidRDefault="00000000" w:rsidRPr="00000000" w14:paraId="000010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Power, Energy-based Attack</w:t>
      </w:r>
    </w:p>
    <w:p w:rsidR="00000000" w:rsidDel="00000000" w:rsidP="00000000" w:rsidRDefault="00000000" w:rsidRPr="00000000" w14:paraId="000010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Pulse: The Old Ones can unleash a pulse of cosmic energy that tears through reality, causing 5d10 damage and distorting space around it.</w:t>
      </w:r>
    </w:p>
    <w:p w:rsidR="00000000" w:rsidDel="00000000" w:rsidP="00000000" w:rsidRDefault="00000000" w:rsidRPr="00000000" w14:paraId="000010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Tear: The Old Ones can tear open a rift in reality, causing 6d8 damage and leaving permanent disruptions in the world around them.</w:t>
      </w:r>
    </w:p>
    <w:p w:rsidR="00000000" w:rsidDel="00000000" w:rsidP="00000000" w:rsidRDefault="00000000" w:rsidRPr="00000000" w14:paraId="000010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Creation of Life: The Old Ones can create life forms or twist existing creatures, causing them to mutate and become agents of chaos.</w:t>
      </w:r>
    </w:p>
    <w:p w:rsidR="00000000" w:rsidDel="00000000" w:rsidP="00000000" w:rsidRDefault="00000000" w:rsidRPr="00000000" w14:paraId="000010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Cosmic Power: The Old Ones radiate cosmic energy, forcing anyone within 50 feet to make a Sanity Check or suffer 2d6 sanity loss per round.</w:t>
      </w:r>
    </w:p>
    <w:p w:rsidR="00000000" w:rsidDel="00000000" w:rsidP="00000000" w:rsidRDefault="00000000" w:rsidRPr="00000000" w14:paraId="000010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4d10 Sanity loss for encountering the raw cosmic force and unfathomable power of these beings.</w:t>
      </w:r>
    </w:p>
    <w:p w:rsidR="00000000" w:rsidDel="00000000" w:rsidP="00000000" w:rsidRDefault="00000000" w:rsidRPr="00000000" w14:paraId="000010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Many-Angled Ones</w:t>
      </w:r>
    </w:p>
    <w:p w:rsidR="00000000" w:rsidDel="00000000" w:rsidP="00000000" w:rsidRDefault="00000000" w:rsidRPr="00000000" w14:paraId="000010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w:t>
      </w:r>
    </w:p>
    <w:p w:rsidR="00000000" w:rsidDel="00000000" w:rsidP="00000000" w:rsidRDefault="00000000" w:rsidRPr="00000000" w14:paraId="000010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rsidR="00000000" w:rsidDel="00000000" w:rsidP="00000000" w:rsidRDefault="00000000" w:rsidRPr="00000000" w14:paraId="000010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450</w:t>
      </w:r>
    </w:p>
    <w:p w:rsidR="00000000" w:rsidDel="00000000" w:rsidP="00000000" w:rsidRDefault="00000000" w:rsidRPr="00000000" w14:paraId="000010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75%</w:t>
      </w:r>
    </w:p>
    <w:p w:rsidR="00000000" w:rsidDel="00000000" w:rsidP="00000000" w:rsidRDefault="00000000" w:rsidRPr="00000000" w14:paraId="000010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Angle Strike (3d10), Mind Fracture (4d6)</w:t>
      </w:r>
    </w:p>
    <w:p w:rsidR="00000000" w:rsidDel="00000000" w:rsidP="00000000" w:rsidRDefault="00000000" w:rsidRPr="00000000" w14:paraId="000010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Combat, Psychic Assault</w:t>
      </w:r>
    </w:p>
    <w:p w:rsidR="00000000" w:rsidDel="00000000" w:rsidP="00000000" w:rsidRDefault="00000000" w:rsidRPr="00000000" w14:paraId="000010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Angle Strike: The Many-Angled Ones can attack using impossible geometry, striking with energy blades that deal 3d10 damage.</w:t>
      </w:r>
    </w:p>
    <w:p w:rsidR="00000000" w:rsidDel="00000000" w:rsidP="00000000" w:rsidRDefault="00000000" w:rsidRPr="00000000" w14:paraId="000010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Fracture: Their very presence causes psychic dissonance, forcing a Sanity Check. Failure results in 4d6 psychic damage and disorientation.</w:t>
      </w:r>
    </w:p>
    <w:p w:rsidR="00000000" w:rsidDel="00000000" w:rsidP="00000000" w:rsidRDefault="00000000" w:rsidRPr="00000000" w14:paraId="000010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Shifting Form: These beings constantly change their form, making it difficult to track or predict their movements. They gain advantage on attack rolls due to their shifting nature.</w:t>
      </w:r>
    </w:p>
    <w:p w:rsidR="00000000" w:rsidDel="00000000" w:rsidP="00000000" w:rsidRDefault="00000000" w:rsidRPr="00000000" w14:paraId="000010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witnessing the impossible, mind-shattering form of the Many-Angled Ones.</w:t>
      </w:r>
    </w:p>
    <w:p w:rsidR="00000000" w:rsidDel="00000000" w:rsidP="00000000" w:rsidRDefault="00000000" w:rsidRPr="00000000" w14:paraId="000010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Great One</w:t>
      </w:r>
    </w:p>
    <w:p w:rsidR="00000000" w:rsidDel="00000000" w:rsidP="00000000" w:rsidRDefault="00000000" w:rsidRPr="00000000" w14:paraId="000010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Entity</w:t>
      </w:r>
    </w:p>
    <w:p w:rsidR="00000000" w:rsidDel="00000000" w:rsidP="00000000" w:rsidRDefault="00000000" w:rsidRPr="00000000" w14:paraId="000010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rsidR="00000000" w:rsidDel="00000000" w:rsidP="00000000" w:rsidRDefault="00000000" w:rsidRPr="00000000" w14:paraId="000010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600</w:t>
      </w:r>
    </w:p>
    <w:p w:rsidR="00000000" w:rsidDel="00000000" w:rsidP="00000000" w:rsidRDefault="00000000" w:rsidRPr="00000000" w14:paraId="000010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10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Devastation (5d8), Psychic Overload (3d10)</w:t>
      </w:r>
    </w:p>
    <w:p w:rsidR="00000000" w:rsidDel="00000000" w:rsidP="00000000" w:rsidRDefault="00000000" w:rsidRPr="00000000" w14:paraId="000010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Reality Shattering Power, Energy Wave</w:t>
      </w:r>
    </w:p>
    <w:p w:rsidR="00000000" w:rsidDel="00000000" w:rsidP="00000000" w:rsidRDefault="00000000" w:rsidRPr="00000000" w14:paraId="000010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Devastation: The Great One can unleash immense cosmic forces, causing 5d8 damage to all in a 50-foot radius.</w:t>
      </w:r>
    </w:p>
    <w:p w:rsidR="00000000" w:rsidDel="00000000" w:rsidP="00000000" w:rsidRDefault="00000000" w:rsidRPr="00000000" w14:paraId="000010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Overload: The sheer psychic presence of the Great One can overwhelm a mortal mind, dealing 3d10 psychic damage and forcing a Sanity Check to avoid mental collapse.</w:t>
      </w:r>
    </w:p>
    <w:p w:rsidR="00000000" w:rsidDel="00000000" w:rsidP="00000000" w:rsidRDefault="00000000" w:rsidRPr="00000000" w14:paraId="000010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Shape of the Void: The Great One can change its form at will, becoming one with the void. This makes it immune to most forms of attack.</w:t>
      </w:r>
    </w:p>
    <w:p w:rsidR="00000000" w:rsidDel="00000000" w:rsidP="00000000" w:rsidRDefault="00000000" w:rsidRPr="00000000" w14:paraId="000010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confronting this cosmic entity and feeling the disintegration of reality.</w:t>
      </w:r>
    </w:p>
    <w:p w:rsidR="00000000" w:rsidDel="00000000" w:rsidP="00000000" w:rsidRDefault="00000000" w:rsidRPr="00000000" w14:paraId="000010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Ever-Flowing Stream</w:t>
      </w:r>
    </w:p>
    <w:p w:rsidR="00000000" w:rsidDel="00000000" w:rsidP="00000000" w:rsidRDefault="00000000" w:rsidRPr="00000000" w14:paraId="000010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Entity / Elemental Horror</w:t>
      </w:r>
    </w:p>
    <w:p w:rsidR="00000000" w:rsidDel="00000000" w:rsidP="00000000" w:rsidRDefault="00000000" w:rsidRPr="00000000" w14:paraId="000010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Ever-Flowing Stream is a cosmic and elemental force that exists as a torrential flow of water from an unknown realm. It is said to be an embodiment of the endless march of time, and its currents can sweep away anything in its path.</w:t>
      </w:r>
    </w:p>
    <w:p w:rsidR="00000000" w:rsidDel="00000000" w:rsidP="00000000" w:rsidRDefault="00000000" w:rsidRPr="00000000" w14:paraId="000010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400</w:t>
      </w:r>
    </w:p>
    <w:p w:rsidR="00000000" w:rsidDel="00000000" w:rsidP="00000000" w:rsidRDefault="00000000" w:rsidRPr="00000000" w14:paraId="000010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0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Tidal Crush (4d6), Drowning Wave (5d6)</w:t>
      </w:r>
    </w:p>
    <w:p w:rsidR="00000000" w:rsidDel="00000000" w:rsidP="00000000" w:rsidRDefault="00000000" w:rsidRPr="00000000" w14:paraId="000010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Water-based Attack, Drowning</w:t>
      </w:r>
    </w:p>
    <w:p w:rsidR="00000000" w:rsidDel="00000000" w:rsidP="00000000" w:rsidRDefault="00000000" w:rsidRPr="00000000" w14:paraId="000010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Tidal Crush: The Stream can summon a massive tidal wave, dealing 4d6 damage to everything in its path.</w:t>
      </w:r>
    </w:p>
    <w:p w:rsidR="00000000" w:rsidDel="00000000" w:rsidP="00000000" w:rsidRDefault="00000000" w:rsidRPr="00000000" w14:paraId="000010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Drowning Wave: It can create waves of water that force targets to make a Strength Check or become trapped underwater for 3d6 rounds.</w:t>
      </w:r>
    </w:p>
    <w:p w:rsidR="00000000" w:rsidDel="00000000" w:rsidP="00000000" w:rsidRDefault="00000000" w:rsidRPr="00000000" w14:paraId="000010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Temporal Drift: Those who enter the stream’s flow may experience time distortion, seeing the past and future. This causes psychic damage and disorientation.</w:t>
      </w:r>
    </w:p>
    <w:p w:rsidR="00000000" w:rsidDel="00000000" w:rsidP="00000000" w:rsidRDefault="00000000" w:rsidRPr="00000000" w14:paraId="000010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being engulfed by the terrifying flow of time and water.</w:t>
      </w:r>
    </w:p>
    <w:p w:rsidR="00000000" w:rsidDel="00000000" w:rsidP="00000000" w:rsidRDefault="00000000" w:rsidRPr="00000000" w14:paraId="000010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Unfathomable One</w:t>
      </w:r>
    </w:p>
    <w:p w:rsidR="00000000" w:rsidDel="00000000" w:rsidP="00000000" w:rsidRDefault="00000000" w:rsidRPr="00000000" w14:paraId="000010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0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 / Cosmic Entity</w:t>
      </w:r>
    </w:p>
    <w:p w:rsidR="00000000" w:rsidDel="00000000" w:rsidP="00000000" w:rsidRDefault="00000000" w:rsidRPr="00000000" w14:paraId="000010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Unfathomable One is a being whose very presence warps space and reality. It is a primordial entity that exists as an unfathomable mass of dark energy, constantly shifting and changing, making it impossible to comprehend or confront directly.</w:t>
      </w:r>
    </w:p>
    <w:p w:rsidR="00000000" w:rsidDel="00000000" w:rsidP="00000000" w:rsidRDefault="00000000" w:rsidRPr="00000000" w14:paraId="000010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500</w:t>
      </w:r>
    </w:p>
    <w:p w:rsidR="00000000" w:rsidDel="00000000" w:rsidP="00000000" w:rsidRDefault="00000000" w:rsidRPr="00000000" w14:paraId="000010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10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Void Tendrils (3d10), Mind Warp (5d6)</w:t>
      </w:r>
    </w:p>
    <w:p w:rsidR="00000000" w:rsidDel="00000000" w:rsidP="00000000" w:rsidRDefault="00000000" w:rsidRPr="00000000" w14:paraId="000010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 Strike, Reality Manipulation</w:t>
      </w:r>
    </w:p>
    <w:p w:rsidR="00000000" w:rsidDel="00000000" w:rsidP="00000000" w:rsidRDefault="00000000" w:rsidRPr="00000000" w14:paraId="000010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0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Void Tendrils: The Unfathomable One can summon dark tendrils to attack, dealing 3d10 damage and potentially wrapping around its victims.</w:t>
      </w:r>
    </w:p>
    <w:p w:rsidR="00000000" w:rsidDel="00000000" w:rsidP="00000000" w:rsidRDefault="00000000" w:rsidRPr="00000000" w14:paraId="000011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Warp: The Unfathomable One can alter the mind of those near it, causing them to lose their sense of self. Victims must make a Willpower Check or suffer 5d6 psychic damage.</w:t>
      </w:r>
    </w:p>
    <w:p w:rsidR="00000000" w:rsidDel="00000000" w:rsidP="00000000" w:rsidRDefault="00000000" w:rsidRPr="00000000" w14:paraId="000011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Tear: It can create gashes in reality that disrupt time, space, and matter, dealing 5d6 damage.</w:t>
      </w:r>
    </w:p>
    <w:p w:rsidR="00000000" w:rsidDel="00000000" w:rsidP="00000000" w:rsidRDefault="00000000" w:rsidRPr="00000000" w14:paraId="000011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encountering a creature so alien that it causes complete mental collapse.</w:t>
      </w:r>
    </w:p>
    <w:p w:rsidR="00000000" w:rsidDel="00000000" w:rsidP="00000000" w:rsidRDefault="00000000" w:rsidRPr="00000000" w14:paraId="000011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Aliens and Outer Gods</w:t>
      </w:r>
    </w:p>
    <w:p w:rsidR="00000000" w:rsidDel="00000000" w:rsidP="00000000" w:rsidRDefault="00000000" w:rsidRPr="00000000" w14:paraId="000011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beings exist beyond human comprehension and are tied to the very fabric of reality.              They may be invaders from outer space or entities from realms beyond the stars.</w:t>
      </w:r>
    </w:p>
    <w:p w:rsidR="00000000" w:rsidDel="00000000" w:rsidP="00000000" w:rsidRDefault="00000000" w:rsidRPr="00000000" w14:paraId="000011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Great Old Ones</w:t>
      </w:r>
    </w:p>
    <w:p w:rsidR="00000000" w:rsidDel="00000000" w:rsidP="00000000" w:rsidRDefault="00000000" w:rsidRPr="00000000" w14:paraId="000011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Entity</w:t>
      </w:r>
    </w:p>
    <w:p w:rsidR="00000000" w:rsidDel="00000000" w:rsidP="00000000" w:rsidRDefault="00000000" w:rsidRPr="00000000" w14:paraId="000011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Great Old Ones are a race of ancient and incomprehensible entities, once worshiped by humanity and older races. They slumber beneath the earth and stars, waiting for their return. These entities are too vast and alien for the human mind to comprehend.</w:t>
      </w:r>
    </w:p>
    <w:p w:rsidR="00000000" w:rsidDel="00000000" w:rsidP="00000000" w:rsidRDefault="00000000" w:rsidRPr="00000000" w14:paraId="000011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w:t>
      </w:r>
    </w:p>
    <w:p w:rsidR="00000000" w:rsidDel="00000000" w:rsidP="00000000" w:rsidRDefault="00000000" w:rsidRPr="00000000" w14:paraId="000011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 (Reality-Bending Presence)</w:t>
      </w:r>
    </w:p>
    <w:p w:rsidR="00000000" w:rsidDel="00000000" w:rsidP="00000000" w:rsidRDefault="00000000" w:rsidRPr="00000000" w14:paraId="000011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Fist (6d10), Mind Raze (5d8)</w:t>
      </w:r>
    </w:p>
    <w:p w:rsidR="00000000" w:rsidDel="00000000" w:rsidP="00000000" w:rsidRDefault="00000000" w:rsidRPr="00000000" w14:paraId="000011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Psychic Influence</w:t>
      </w:r>
    </w:p>
    <w:p w:rsidR="00000000" w:rsidDel="00000000" w:rsidP="00000000" w:rsidRDefault="00000000" w:rsidRPr="00000000" w14:paraId="000011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Fist: The Great Old Ones possess immense physical strength. A single strike with their cosmic fists deals 6d10 damage.</w:t>
      </w:r>
    </w:p>
    <w:p w:rsidR="00000000" w:rsidDel="00000000" w:rsidP="00000000" w:rsidRDefault="00000000" w:rsidRPr="00000000" w14:paraId="000011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Raze: They can pierce the minds of mortals with their alien intelligence, dealing 5d8 psychic damage and causing intense Sanity loss.</w:t>
      </w:r>
    </w:p>
    <w:p w:rsidR="00000000" w:rsidDel="00000000" w:rsidP="00000000" w:rsidRDefault="00000000" w:rsidRPr="00000000" w14:paraId="000011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Shattering Presence: Any creature within 100 feet must make a Willpower Check or lose 1d6 sanity per round in their presence.</w:t>
      </w:r>
    </w:p>
    <w:p w:rsidR="00000000" w:rsidDel="00000000" w:rsidP="00000000" w:rsidRDefault="00000000" w:rsidRPr="00000000" w14:paraId="000011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Cyclic Awakening: The Great Old Ones are always awakening or slumbering. If they awaken, the world is in peril.</w:t>
      </w:r>
    </w:p>
    <w:p w:rsidR="00000000" w:rsidDel="00000000" w:rsidP="00000000" w:rsidRDefault="00000000" w:rsidRPr="00000000" w14:paraId="000011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witnessing the power of the Great Old Ones and their impossible nature.</w:t>
      </w:r>
    </w:p>
    <w:p w:rsidR="00000000" w:rsidDel="00000000" w:rsidP="00000000" w:rsidRDefault="00000000" w:rsidRPr="00000000" w14:paraId="000011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Crawling Chaos (Nyarlathotep)</w:t>
      </w:r>
    </w:p>
    <w:p w:rsidR="00000000" w:rsidDel="00000000" w:rsidP="00000000" w:rsidRDefault="00000000" w:rsidRPr="00000000" w14:paraId="000011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 / Shape-Shifting Entity</w:t>
      </w:r>
    </w:p>
    <w:p w:rsidR="00000000" w:rsidDel="00000000" w:rsidP="00000000" w:rsidRDefault="00000000" w:rsidRPr="00000000" w14:paraId="000011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rsidR="00000000" w:rsidDel="00000000" w:rsidP="00000000" w:rsidRDefault="00000000" w:rsidRPr="00000000" w14:paraId="000011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450</w:t>
      </w:r>
    </w:p>
    <w:p w:rsidR="00000000" w:rsidDel="00000000" w:rsidP="00000000" w:rsidRDefault="00000000" w:rsidRPr="00000000" w14:paraId="000011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75%</w:t>
      </w:r>
    </w:p>
    <w:p w:rsidR="00000000" w:rsidDel="00000000" w:rsidP="00000000" w:rsidRDefault="00000000" w:rsidRPr="00000000" w14:paraId="000011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Mind Warp (3d10), Mimicry (2d8)</w:t>
      </w:r>
    </w:p>
    <w:p w:rsidR="00000000" w:rsidDel="00000000" w:rsidP="00000000" w:rsidRDefault="00000000" w:rsidRPr="00000000" w14:paraId="000011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Shape-Shifting</w:t>
      </w:r>
    </w:p>
    <w:p w:rsidR="00000000" w:rsidDel="00000000" w:rsidP="00000000" w:rsidRDefault="00000000" w:rsidRPr="00000000" w14:paraId="000011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Warp: Nyarlathotep can force individuals to relive their worst nightmares, dealing 3d10 psychic damage.</w:t>
      </w:r>
    </w:p>
    <w:p w:rsidR="00000000" w:rsidDel="00000000" w:rsidP="00000000" w:rsidRDefault="00000000" w:rsidRPr="00000000" w14:paraId="000011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Mimicry: It can take the form of any humanoid and deceive others, using this ability to manipulate and control.</w:t>
      </w:r>
    </w:p>
    <w:p w:rsidR="00000000" w:rsidDel="00000000" w:rsidP="00000000" w:rsidRDefault="00000000" w:rsidRPr="00000000" w14:paraId="000011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Lurking Fear: Anyone in the presence of Nyarlathotep must make a Sanity Check or suffer 2d6 sanity loss from the overwhelming fear it causes.</w:t>
      </w:r>
    </w:p>
    <w:p w:rsidR="00000000" w:rsidDel="00000000" w:rsidP="00000000" w:rsidRDefault="00000000" w:rsidRPr="00000000" w14:paraId="000011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Whisper: Nyarlathotep can subtly influence those around it with whispers that bend their thoughts toward chaos and self-destruction.</w:t>
      </w:r>
    </w:p>
    <w:p w:rsidR="00000000" w:rsidDel="00000000" w:rsidP="00000000" w:rsidRDefault="00000000" w:rsidRPr="00000000" w14:paraId="000011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Crawling Chaos or interacting with its deceptive presence.</w:t>
      </w:r>
    </w:p>
    <w:p w:rsidR="00000000" w:rsidDel="00000000" w:rsidP="00000000" w:rsidRDefault="00000000" w:rsidRPr="00000000" w14:paraId="000011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Black Stars</w:t>
      </w:r>
    </w:p>
    <w:p w:rsidR="00000000" w:rsidDel="00000000" w:rsidP="00000000" w:rsidRDefault="00000000" w:rsidRPr="00000000" w14:paraId="000011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Celestial Phenomenon</w:t>
      </w:r>
    </w:p>
    <w:p w:rsidR="00000000" w:rsidDel="00000000" w:rsidP="00000000" w:rsidRDefault="00000000" w:rsidRPr="00000000" w14:paraId="000011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rsidR="00000000" w:rsidDel="00000000" w:rsidP="00000000" w:rsidRDefault="00000000" w:rsidRPr="00000000" w14:paraId="000011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600 (Entropic Force)</w:t>
      </w:r>
    </w:p>
    <w:p w:rsidR="00000000" w:rsidDel="00000000" w:rsidP="00000000" w:rsidRDefault="00000000" w:rsidRPr="00000000" w14:paraId="000011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100% (Cosmic Law)</w:t>
      </w:r>
    </w:p>
    <w:p w:rsidR="00000000" w:rsidDel="00000000" w:rsidP="00000000" w:rsidRDefault="00000000" w:rsidRPr="00000000" w14:paraId="000011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Gravitational Crush (4d12), Reality Twist (3d10)</w:t>
      </w:r>
    </w:p>
    <w:p w:rsidR="00000000" w:rsidDel="00000000" w:rsidP="00000000" w:rsidRDefault="00000000" w:rsidRPr="00000000" w14:paraId="000011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Gravitational Force, Reality Manipulation</w:t>
      </w:r>
    </w:p>
    <w:p w:rsidR="00000000" w:rsidDel="00000000" w:rsidP="00000000" w:rsidRDefault="00000000" w:rsidRPr="00000000" w14:paraId="000011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Gravitational Crush: The Black Stars can collapse space-time in a 20-foot radius, dealing 4d12 damage to all creatures and objects within.</w:t>
      </w:r>
    </w:p>
    <w:p w:rsidR="00000000" w:rsidDel="00000000" w:rsidP="00000000" w:rsidRDefault="00000000" w:rsidRPr="00000000" w14:paraId="000011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Twist: The Black Stars distort the fabric of reality, forcing any targets within their area of influence to make a Sanity Check or suffer 3d10 psychic damage.</w:t>
      </w:r>
    </w:p>
    <w:p w:rsidR="00000000" w:rsidDel="00000000" w:rsidP="00000000" w:rsidRDefault="00000000" w:rsidRPr="00000000" w14:paraId="000011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Warped Time: Within the presence of the Black Stars, time becomes fluid. Players may experience temporal dislocations and are subject to time loops or rapid aging.</w:t>
      </w:r>
    </w:p>
    <w:p w:rsidR="00000000" w:rsidDel="00000000" w:rsidP="00000000" w:rsidRDefault="00000000" w:rsidRPr="00000000" w14:paraId="000011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4d10 Sanity loss for encountering the gravitational force and the warping of reality.</w:t>
      </w:r>
    </w:p>
    <w:p w:rsidR="00000000" w:rsidDel="00000000" w:rsidP="00000000" w:rsidRDefault="00000000" w:rsidRPr="00000000" w14:paraId="000011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Outer Gods</w:t>
      </w:r>
    </w:p>
    <w:p w:rsidR="00000000" w:rsidDel="00000000" w:rsidP="00000000" w:rsidRDefault="00000000" w:rsidRPr="00000000" w14:paraId="000011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Entities</w:t>
      </w:r>
    </w:p>
    <w:p w:rsidR="00000000" w:rsidDel="00000000" w:rsidP="00000000" w:rsidRDefault="00000000" w:rsidRPr="00000000" w14:paraId="000011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rsidR="00000000" w:rsidDel="00000000" w:rsidP="00000000" w:rsidRDefault="00000000" w:rsidRPr="00000000" w14:paraId="000011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 (Cosmic Force)</w:t>
      </w:r>
    </w:p>
    <w:p w:rsidR="00000000" w:rsidDel="00000000" w:rsidP="00000000" w:rsidRDefault="00000000" w:rsidRPr="00000000" w14:paraId="000011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100% (Incomprehensible)</w:t>
      </w:r>
    </w:p>
    <w:p w:rsidR="00000000" w:rsidDel="00000000" w:rsidP="00000000" w:rsidRDefault="00000000" w:rsidRPr="00000000" w14:paraId="000011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Astral Devastation (5d12), Mind Collapse (4d10)</w:t>
      </w:r>
    </w:p>
    <w:p w:rsidR="00000000" w:rsidDel="00000000" w:rsidP="00000000" w:rsidRDefault="00000000" w:rsidRPr="00000000" w14:paraId="000011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Reality-Altering Power, Cosmic Energy</w:t>
      </w:r>
    </w:p>
    <w:p w:rsidR="00000000" w:rsidDel="00000000" w:rsidP="00000000" w:rsidRDefault="00000000" w:rsidRPr="00000000" w14:paraId="000011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Astral Devastation: The Outer Gods can unleash devastating cosmic power, dealing 5d12 damage to any target within a 50-foot radius.</w:t>
      </w:r>
    </w:p>
    <w:p w:rsidR="00000000" w:rsidDel="00000000" w:rsidP="00000000" w:rsidRDefault="00000000" w:rsidRPr="00000000" w14:paraId="000011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Collapse: Their presence causes the minds of mortals to break, forcing all those within range to make a Sanity Check or suffer 4d10 psychic damage.</w:t>
      </w:r>
    </w:p>
    <w:p w:rsidR="00000000" w:rsidDel="00000000" w:rsidP="00000000" w:rsidRDefault="00000000" w:rsidRPr="00000000" w14:paraId="000011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Incomprehensible Form: The form of the Outer Gods is indescribable, making it difficult to pinpoint their true nature. They are immune to most forms of attack and exist outside of mortal understanding.</w:t>
      </w:r>
    </w:p>
    <w:p w:rsidR="00000000" w:rsidDel="00000000" w:rsidP="00000000" w:rsidRDefault="00000000" w:rsidRPr="00000000" w14:paraId="000011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5d10 Sanity loss for coming into contact with their unknowable power and alien presence.</w:t>
      </w:r>
    </w:p>
    <w:p w:rsidR="00000000" w:rsidDel="00000000" w:rsidP="00000000" w:rsidRDefault="00000000" w:rsidRPr="00000000" w14:paraId="000011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4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Starspawn</w:t>
      </w:r>
    </w:p>
    <w:p w:rsidR="00000000" w:rsidDel="00000000" w:rsidP="00000000" w:rsidRDefault="00000000" w:rsidRPr="00000000" w14:paraId="000011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Spawn</w:t>
      </w:r>
    </w:p>
    <w:p w:rsidR="00000000" w:rsidDel="00000000" w:rsidP="00000000" w:rsidRDefault="00000000" w:rsidRPr="00000000" w14:paraId="000011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Starspawn are the offspring of the Great Old Ones and other ancient cosmic beings. They are alien, monstrous creatures that exist to serve their progenitors. Their forms are vile, resembling combinations of insectoid, amphibious, and tentacled horrors.</w:t>
      </w:r>
    </w:p>
    <w:p w:rsidR="00000000" w:rsidDel="00000000" w:rsidP="00000000" w:rsidRDefault="00000000" w:rsidRPr="00000000" w14:paraId="000011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400</w:t>
      </w:r>
    </w:p>
    <w:p w:rsidR="00000000" w:rsidDel="00000000" w:rsidP="00000000" w:rsidRDefault="00000000" w:rsidRPr="00000000" w14:paraId="000011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1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(3d8), Tentacle Slam (4d6)</w:t>
      </w:r>
    </w:p>
    <w:p w:rsidR="00000000" w:rsidDel="00000000" w:rsidP="00000000" w:rsidRDefault="00000000" w:rsidRPr="00000000" w14:paraId="000011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Combat</w:t>
      </w:r>
    </w:p>
    <w:p w:rsidR="00000000" w:rsidDel="00000000" w:rsidP="00000000" w:rsidRDefault="00000000" w:rsidRPr="00000000" w14:paraId="000011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Strike: The Starspawn’s claws are sharp and powerful, dealing 3d8 damage on a successful attack.</w:t>
      </w:r>
    </w:p>
    <w:p w:rsidR="00000000" w:rsidDel="00000000" w:rsidP="00000000" w:rsidRDefault="00000000" w:rsidRPr="00000000" w14:paraId="000011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Tentacle Slam: With its long, slimy tentacles, the Starspawn can slam into targets for 4d6 damage, often trapping its victims.</w:t>
      </w:r>
    </w:p>
    <w:p w:rsidR="00000000" w:rsidDel="00000000" w:rsidP="00000000" w:rsidRDefault="00000000" w:rsidRPr="00000000" w14:paraId="000011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The Starspawn can telepathically communicate and control lesser beings, forcing a Willpower Check to resist.</w:t>
      </w:r>
    </w:p>
    <w:p w:rsidR="00000000" w:rsidDel="00000000" w:rsidP="00000000" w:rsidRDefault="00000000" w:rsidRPr="00000000" w14:paraId="000011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Summon the Void: The Starspawn can summon void creatures to assist in battle, causing additional chaotic damage to players.</w:t>
      </w:r>
    </w:p>
    <w:p w:rsidR="00000000" w:rsidDel="00000000" w:rsidP="00000000" w:rsidRDefault="00000000" w:rsidRPr="00000000" w14:paraId="000011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encountering the horrific, alien nature of these spawn.</w:t>
      </w:r>
    </w:p>
    <w:p w:rsidR="00000000" w:rsidDel="00000000" w:rsidP="00000000" w:rsidRDefault="00000000" w:rsidRPr="00000000" w14:paraId="000011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Unseen Ones</w:t>
      </w:r>
    </w:p>
    <w:p w:rsidR="00000000" w:rsidDel="00000000" w:rsidP="00000000" w:rsidRDefault="00000000" w:rsidRPr="00000000" w14:paraId="000011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Entity</w:t>
      </w:r>
    </w:p>
    <w:p w:rsidR="00000000" w:rsidDel="00000000" w:rsidP="00000000" w:rsidRDefault="00000000" w:rsidRPr="00000000" w14:paraId="000011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rsidR="00000000" w:rsidDel="00000000" w:rsidP="00000000" w:rsidRDefault="00000000" w:rsidRPr="00000000" w14:paraId="000011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500</w:t>
      </w:r>
    </w:p>
    <w:p w:rsidR="00000000" w:rsidDel="00000000" w:rsidP="00000000" w:rsidRDefault="00000000" w:rsidRPr="00000000" w14:paraId="000011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 (Invisibility)</w:t>
      </w:r>
    </w:p>
    <w:p w:rsidR="00000000" w:rsidDel="00000000" w:rsidP="00000000" w:rsidRDefault="00000000" w:rsidRPr="00000000" w14:paraId="000011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Phantom Touch (2d10), Reality Breach (3d6)</w:t>
      </w:r>
    </w:p>
    <w:p w:rsidR="00000000" w:rsidDel="00000000" w:rsidP="00000000" w:rsidRDefault="00000000" w:rsidRPr="00000000" w14:paraId="000011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Intangible Strike, Reality Distortion</w:t>
      </w:r>
    </w:p>
    <w:p w:rsidR="00000000" w:rsidDel="00000000" w:rsidP="00000000" w:rsidRDefault="00000000" w:rsidRPr="00000000" w14:paraId="000011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Phantom Touch: The Unseen Ones can touch their victims from an unknown direction, causing 2d10 damage and leaving no trace of the attack.</w:t>
      </w:r>
    </w:p>
    <w:p w:rsidR="00000000" w:rsidDel="00000000" w:rsidP="00000000" w:rsidRDefault="00000000" w:rsidRPr="00000000" w14:paraId="000011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Breach: The Unseen Ones can cause portals to open, unleashing alien energies that deal 3d6 damage.</w:t>
      </w:r>
    </w:p>
    <w:p w:rsidR="00000000" w:rsidDel="00000000" w:rsidP="00000000" w:rsidRDefault="00000000" w:rsidRPr="00000000" w14:paraId="000011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Invisibility: The Unseen Ones are imperceptible to the naked eye, gaining advantage on Stealth and Attack rolls.</w:t>
      </w:r>
    </w:p>
    <w:p w:rsidR="00000000" w:rsidDel="00000000" w:rsidP="00000000" w:rsidRDefault="00000000" w:rsidRPr="00000000" w14:paraId="000011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realizing the incomprehensibility of these creatures and their bizarre power.</w:t>
      </w:r>
    </w:p>
    <w:p w:rsidR="00000000" w:rsidDel="00000000" w:rsidP="00000000" w:rsidRDefault="00000000" w:rsidRPr="00000000" w14:paraId="000011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Void-Walker</w:t>
      </w:r>
    </w:p>
    <w:p w:rsidR="00000000" w:rsidDel="00000000" w:rsidP="00000000" w:rsidRDefault="00000000" w:rsidRPr="00000000" w14:paraId="000011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w:t>
      </w:r>
    </w:p>
    <w:p w:rsidR="00000000" w:rsidDel="00000000" w:rsidP="00000000" w:rsidRDefault="00000000" w:rsidRPr="00000000" w14:paraId="000011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rsidR="00000000" w:rsidDel="00000000" w:rsidP="00000000" w:rsidRDefault="00000000" w:rsidRPr="00000000" w14:paraId="000011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600</w:t>
      </w:r>
    </w:p>
    <w:p w:rsidR="00000000" w:rsidDel="00000000" w:rsidP="00000000" w:rsidRDefault="00000000" w:rsidRPr="00000000" w14:paraId="000011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11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Void Crush (4d10), Temporal Strike (3d6)</w:t>
      </w:r>
    </w:p>
    <w:p w:rsidR="00000000" w:rsidDel="00000000" w:rsidP="00000000" w:rsidRDefault="00000000" w:rsidRPr="00000000" w14:paraId="000011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Energy-based Combat, Reality Manipulation</w:t>
      </w:r>
    </w:p>
    <w:p w:rsidR="00000000" w:rsidDel="00000000" w:rsidP="00000000" w:rsidRDefault="00000000" w:rsidRPr="00000000" w14:paraId="000011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Void Crush: The Void-Walker can compress space, crushing anything within 10 feet, dealing 4d10 damage.</w:t>
      </w:r>
    </w:p>
    <w:p w:rsidR="00000000" w:rsidDel="00000000" w:rsidP="00000000" w:rsidRDefault="00000000" w:rsidRPr="00000000" w14:paraId="000011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Temporal Strike: The Void-Walker can strike at the fabric of time, causing the target to experience time distortions and paradoxes.</w:t>
      </w:r>
    </w:p>
    <w:p w:rsidR="00000000" w:rsidDel="00000000" w:rsidP="00000000" w:rsidRDefault="00000000" w:rsidRPr="00000000" w14:paraId="000011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Dimensional Tear: It can open tears in the fabric of reality, pulling in creatures and objects from other dimensions, causing 3d6 damage.</w:t>
      </w:r>
    </w:p>
    <w:p w:rsidR="00000000" w:rsidDel="00000000" w:rsidP="00000000" w:rsidRDefault="00000000" w:rsidRPr="00000000" w14:paraId="000011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experiencing the alien nature of the Void-Walker and feeling the distortion of reality.</w:t>
      </w:r>
    </w:p>
    <w:p w:rsidR="00000000" w:rsidDel="00000000" w:rsidP="00000000" w:rsidRDefault="00000000" w:rsidRPr="00000000" w14:paraId="0000117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The Ancient Starbeast</w:t>
      </w:r>
    </w:p>
    <w:p w:rsidR="00000000" w:rsidDel="00000000" w:rsidP="00000000" w:rsidRDefault="00000000" w:rsidRPr="00000000" w14:paraId="000011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1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Ancient Starbeast is a colossal creature that has existed for eons. It is the embodiment of the cosmic void and can be found lurking in the cold, dark expanse of space. It is amorphous, often appearing as a massive, glowing, tentacled beast.</w:t>
      </w:r>
    </w:p>
    <w:p w:rsidR="00000000" w:rsidDel="00000000" w:rsidP="00000000" w:rsidRDefault="00000000" w:rsidRPr="00000000" w14:paraId="000011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800</w:t>
      </w:r>
    </w:p>
    <w:p w:rsidR="00000000" w:rsidDel="00000000" w:rsidP="00000000" w:rsidRDefault="00000000" w:rsidRPr="00000000" w14:paraId="000011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w:t>
      </w:r>
    </w:p>
    <w:p w:rsidR="00000000" w:rsidDel="00000000" w:rsidP="00000000" w:rsidRDefault="00000000" w:rsidRPr="00000000" w14:paraId="000011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Tentacle Slam (4d10), Cosmic Breath (3d6)</w:t>
      </w:r>
    </w:p>
    <w:p w:rsidR="00000000" w:rsidDel="00000000" w:rsidP="00000000" w:rsidRDefault="00000000" w:rsidRPr="00000000" w14:paraId="000011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Combat, Energy-based Attack</w:t>
      </w:r>
    </w:p>
    <w:p w:rsidR="00000000" w:rsidDel="00000000" w:rsidP="00000000" w:rsidRDefault="00000000" w:rsidRPr="00000000" w14:paraId="000011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Tentacle Slam: The Ancient Starbeast can crush opponents with its immense tentacles, dealing 4d10 damage.</w:t>
      </w:r>
    </w:p>
    <w:p w:rsidR="00000000" w:rsidDel="00000000" w:rsidP="00000000" w:rsidRDefault="00000000" w:rsidRPr="00000000" w14:paraId="000011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Breath: It can exhale a beam of cosmic energy, dealing 3d6 damage and causing a Sanity Check to avoid psychic damage.</w:t>
      </w:r>
    </w:p>
    <w:p w:rsidR="00000000" w:rsidDel="00000000" w:rsidP="00000000" w:rsidRDefault="00000000" w:rsidRPr="00000000" w14:paraId="000011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Astral Movement: The Ancient Starbeast can move through space at incredible speeds, causing it to appear and disappear at will, making it difficult to track.</w:t>
      </w:r>
    </w:p>
    <w:p w:rsidR="00000000" w:rsidDel="00000000" w:rsidP="00000000" w:rsidRDefault="00000000" w:rsidRPr="00000000" w14:paraId="000011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4d10 Sanity loss for encountering its vast, alien form and feeling the power of the ancient cosmos.</w:t>
      </w:r>
    </w:p>
    <w:p w:rsidR="00000000" w:rsidDel="00000000" w:rsidP="00000000" w:rsidRDefault="00000000" w:rsidRPr="00000000" w14:paraId="000011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Cosmic Seeder</w:t>
      </w:r>
    </w:p>
    <w:p w:rsidR="00000000" w:rsidDel="00000000" w:rsidP="00000000" w:rsidRDefault="00000000" w:rsidRPr="00000000" w14:paraId="000011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Entity</w:t>
      </w:r>
    </w:p>
    <w:p w:rsidR="00000000" w:rsidDel="00000000" w:rsidP="00000000" w:rsidRDefault="00000000" w:rsidRPr="00000000" w14:paraId="000011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rsidR="00000000" w:rsidDel="00000000" w:rsidP="00000000" w:rsidRDefault="00000000" w:rsidRPr="00000000" w14:paraId="000011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750</w:t>
      </w:r>
    </w:p>
    <w:p w:rsidR="00000000" w:rsidDel="00000000" w:rsidP="00000000" w:rsidRDefault="00000000" w:rsidRPr="00000000" w14:paraId="000011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11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Energy Seed (5d6), Life Decay (4d10)</w:t>
      </w:r>
    </w:p>
    <w:p w:rsidR="00000000" w:rsidDel="00000000" w:rsidP="00000000" w:rsidRDefault="00000000" w:rsidRPr="00000000" w14:paraId="000011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Energy, Reality Manipulation</w:t>
      </w:r>
    </w:p>
    <w:p w:rsidR="00000000" w:rsidDel="00000000" w:rsidP="00000000" w:rsidRDefault="00000000" w:rsidRPr="00000000" w14:paraId="000011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Energy Seed: The Cosmic Seeder can plant a cosmic seed, causing 5d6 damage to the target and warping their biology in the process.</w:t>
      </w:r>
    </w:p>
    <w:p w:rsidR="00000000" w:rsidDel="00000000" w:rsidP="00000000" w:rsidRDefault="00000000" w:rsidRPr="00000000" w14:paraId="000011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Life Decay: It can accelerate biological decay, causing 4d10 damage and forcing a Constitution Check to avoid mutation.</w:t>
      </w:r>
    </w:p>
    <w:p w:rsidR="00000000" w:rsidDel="00000000" w:rsidP="00000000" w:rsidRDefault="00000000" w:rsidRPr="00000000" w14:paraId="000011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Growth Cycle: The Cosmic Seeder causes life to rapidly grow and decay, leading to horrific mutations in its wake.</w:t>
      </w:r>
    </w:p>
    <w:p w:rsidR="00000000" w:rsidDel="00000000" w:rsidP="00000000" w:rsidRDefault="00000000" w:rsidRPr="00000000" w14:paraId="000011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Warping: It can bend space and time, forcing reality distortions that cause temporal anomalies.</w:t>
      </w:r>
    </w:p>
    <w:p w:rsidR="00000000" w:rsidDel="00000000" w:rsidP="00000000" w:rsidRDefault="00000000" w:rsidRPr="00000000" w14:paraId="000011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witnessing the unnatural growth and decay caused by the Cosmic Seeder’s influence.</w:t>
      </w:r>
    </w:p>
    <w:p w:rsidR="00000000" w:rsidDel="00000000" w:rsidP="00000000" w:rsidRDefault="00000000" w:rsidRPr="00000000" w14:paraId="000011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Elder Gods</w:t>
      </w:r>
    </w:p>
    <w:p w:rsidR="00000000" w:rsidDel="00000000" w:rsidP="00000000" w:rsidRDefault="00000000" w:rsidRPr="00000000" w14:paraId="000011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Ancient Cosmic Entities</w:t>
      </w:r>
    </w:p>
    <w:p w:rsidR="00000000" w:rsidDel="00000000" w:rsidP="00000000" w:rsidRDefault="00000000" w:rsidRPr="00000000" w14:paraId="000011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rsidR="00000000" w:rsidDel="00000000" w:rsidP="00000000" w:rsidRDefault="00000000" w:rsidRPr="00000000" w14:paraId="000011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800</w:t>
      </w:r>
    </w:p>
    <w:p w:rsidR="00000000" w:rsidDel="00000000" w:rsidP="00000000" w:rsidRDefault="00000000" w:rsidRPr="00000000" w14:paraId="000011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w:t>
      </w:r>
    </w:p>
    <w:p w:rsidR="00000000" w:rsidDel="00000000" w:rsidP="00000000" w:rsidRDefault="00000000" w:rsidRPr="00000000" w14:paraId="000011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Lawful Burst (6d8), Reality Binding (4d6)</w:t>
      </w:r>
    </w:p>
    <w:p w:rsidR="00000000" w:rsidDel="00000000" w:rsidP="00000000" w:rsidRDefault="00000000" w:rsidRPr="00000000" w14:paraId="000011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Energy, Reality Control</w:t>
      </w:r>
    </w:p>
    <w:p w:rsidR="00000000" w:rsidDel="00000000" w:rsidP="00000000" w:rsidRDefault="00000000" w:rsidRPr="00000000" w14:paraId="000011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Lawful Burst: The Elder Gods can channel cosmic energy into a burst, dealing 6d8 damage and forcing enemies to make a Sanity Check or suffer 1d6 insanity.</w:t>
      </w:r>
    </w:p>
    <w:p w:rsidR="00000000" w:rsidDel="00000000" w:rsidP="00000000" w:rsidRDefault="00000000" w:rsidRPr="00000000" w14:paraId="000011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Binding: These entities can manipulate space and time, binding enemies in a pocket dimension. Anyone caught in this field suffers 4d6 damage and cannot escape without making a Strength Check.</w:t>
      </w:r>
    </w:p>
    <w:p w:rsidR="00000000" w:rsidDel="00000000" w:rsidP="00000000" w:rsidRDefault="00000000" w:rsidRPr="00000000" w14:paraId="000011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Will: The Elder Gods can impose their will, forcing individuals to make a Willpower Check or bend to their cosmic authority, losing control of their actions.</w:t>
      </w:r>
    </w:p>
    <w:p w:rsidR="00000000" w:rsidDel="00000000" w:rsidP="00000000" w:rsidRDefault="00000000" w:rsidRPr="00000000" w14:paraId="000011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encountering the indifferent power and incomprehensible nature of the Elder Gods.</w:t>
      </w:r>
    </w:p>
    <w:p w:rsidR="00000000" w:rsidDel="00000000" w:rsidP="00000000" w:rsidRDefault="00000000" w:rsidRPr="00000000" w14:paraId="000011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Alien Apparition</w:t>
      </w:r>
    </w:p>
    <w:p w:rsidR="00000000" w:rsidDel="00000000" w:rsidP="00000000" w:rsidRDefault="00000000" w:rsidRPr="00000000" w14:paraId="000011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w:t>
      </w:r>
    </w:p>
    <w:p w:rsidR="00000000" w:rsidDel="00000000" w:rsidP="00000000" w:rsidRDefault="00000000" w:rsidRPr="00000000" w14:paraId="000011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Alien Apparition is a being that transcends space and time, appearing as an intangible or invisible presence. It can manifest as an invisible force, a shifting shape, or a terrifying, translucent form. It is not fully understood but is believed to be a creature from beyond reality, with motives that humans cannot fathom.</w:t>
      </w:r>
    </w:p>
    <w:p w:rsidR="00000000" w:rsidDel="00000000" w:rsidP="00000000" w:rsidRDefault="00000000" w:rsidRPr="00000000" w14:paraId="000011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200</w:t>
      </w:r>
    </w:p>
    <w:p w:rsidR="00000000" w:rsidDel="00000000" w:rsidP="00000000" w:rsidRDefault="00000000" w:rsidRPr="00000000" w14:paraId="000011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 (Intangible)</w:t>
      </w:r>
    </w:p>
    <w:p w:rsidR="00000000" w:rsidDel="00000000" w:rsidP="00000000" w:rsidRDefault="00000000" w:rsidRPr="00000000" w14:paraId="000011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Energy Pulse (2d10), Invisible Grasp (3d6)</w:t>
      </w:r>
    </w:p>
    <w:p w:rsidR="00000000" w:rsidDel="00000000" w:rsidP="00000000" w:rsidRDefault="00000000" w:rsidRPr="00000000" w14:paraId="000011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Energy Manipulation</w:t>
      </w:r>
    </w:p>
    <w:p w:rsidR="00000000" w:rsidDel="00000000" w:rsidP="00000000" w:rsidRDefault="00000000" w:rsidRPr="00000000" w14:paraId="000011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Energy Pulse: The Alien Apparition can fire pulses of destructive energy, dealing 2d10 damage to any target it hits.</w:t>
      </w:r>
    </w:p>
    <w:p w:rsidR="00000000" w:rsidDel="00000000" w:rsidP="00000000" w:rsidRDefault="00000000" w:rsidRPr="00000000" w14:paraId="000011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Invisible Grasp: It can touch its victims with its ethereal form, causing 3d6 damage and paralyzing them for 1d6 rounds.</w:t>
      </w:r>
    </w:p>
    <w:p w:rsidR="00000000" w:rsidDel="00000000" w:rsidP="00000000" w:rsidRDefault="00000000" w:rsidRPr="00000000" w14:paraId="000011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Displacement: The Apparition can cause temporal displacements, forcing a victim to experience time in a non-linear fashion, causing psychic confusion and distorted perception.</w:t>
      </w:r>
    </w:p>
    <w:p w:rsidR="00000000" w:rsidDel="00000000" w:rsidP="00000000" w:rsidRDefault="00000000" w:rsidRPr="00000000" w14:paraId="000011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confronting an entity that exists outside of human perception.</w:t>
      </w:r>
    </w:p>
    <w:p w:rsidR="00000000" w:rsidDel="00000000" w:rsidP="00000000" w:rsidRDefault="00000000" w:rsidRPr="00000000" w14:paraId="000011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Astral Shapeshifter</w:t>
      </w:r>
    </w:p>
    <w:p w:rsidR="00000000" w:rsidDel="00000000" w:rsidP="00000000" w:rsidRDefault="00000000" w:rsidRPr="00000000" w14:paraId="000011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Shape-shifter</w:t>
      </w:r>
    </w:p>
    <w:p w:rsidR="00000000" w:rsidDel="00000000" w:rsidP="00000000" w:rsidRDefault="00000000" w:rsidRPr="00000000" w14:paraId="000011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rsidR="00000000" w:rsidDel="00000000" w:rsidP="00000000" w:rsidRDefault="00000000" w:rsidRPr="00000000" w14:paraId="000011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11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75%</w:t>
      </w:r>
    </w:p>
    <w:p w:rsidR="00000000" w:rsidDel="00000000" w:rsidP="00000000" w:rsidRDefault="00000000" w:rsidRPr="00000000" w14:paraId="000011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Influence (3d6), Shapeshift Strike (2d8)</w:t>
      </w:r>
    </w:p>
    <w:p w:rsidR="00000000" w:rsidDel="00000000" w:rsidP="00000000" w:rsidRDefault="00000000" w:rsidRPr="00000000" w14:paraId="000011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Manipulation, Physical Combat</w:t>
      </w:r>
    </w:p>
    <w:p w:rsidR="00000000" w:rsidDel="00000000" w:rsidP="00000000" w:rsidRDefault="00000000" w:rsidRPr="00000000" w14:paraId="000011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Influence: The Astral Shapeshifter can invade minds, controlling and manipulating thoughts for 3d6 damage and forcing the target to make a Willpower Check to resist.</w:t>
      </w:r>
    </w:p>
    <w:p w:rsidR="00000000" w:rsidDel="00000000" w:rsidP="00000000" w:rsidRDefault="00000000" w:rsidRPr="00000000" w14:paraId="000011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Shapeshift Strike: When in combat, the Shapeshifter uses its ability to alter its form to create blades, tentacles, or other weapons to deal 2d8 damage.</w:t>
      </w:r>
    </w:p>
    <w:p w:rsidR="00000000" w:rsidDel="00000000" w:rsidP="00000000" w:rsidRDefault="00000000" w:rsidRPr="00000000" w14:paraId="000011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Illusionary Form: It can assume any human or monstrous form, confusing the senses of those who encounter it.</w:t>
      </w:r>
    </w:p>
    <w:p w:rsidR="00000000" w:rsidDel="00000000" w:rsidP="00000000" w:rsidRDefault="00000000" w:rsidRPr="00000000" w14:paraId="000011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incredible malleability of its form.</w:t>
      </w:r>
    </w:p>
    <w:p w:rsidR="00000000" w:rsidDel="00000000" w:rsidP="00000000" w:rsidRDefault="00000000" w:rsidRPr="00000000" w14:paraId="000011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Cosmic Destroyer</w:t>
      </w:r>
    </w:p>
    <w:p w:rsidR="00000000" w:rsidDel="00000000" w:rsidP="00000000" w:rsidRDefault="00000000" w:rsidRPr="00000000" w14:paraId="000011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w:t>
      </w:r>
    </w:p>
    <w:p w:rsidR="00000000" w:rsidDel="00000000" w:rsidP="00000000" w:rsidRDefault="00000000" w:rsidRPr="00000000" w14:paraId="000011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rsidR="00000000" w:rsidDel="00000000" w:rsidP="00000000" w:rsidRDefault="00000000" w:rsidRPr="00000000" w14:paraId="000011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1200</w:t>
      </w:r>
    </w:p>
    <w:p w:rsidR="00000000" w:rsidDel="00000000" w:rsidP="00000000" w:rsidRDefault="00000000" w:rsidRPr="00000000" w14:paraId="000011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95%</w:t>
      </w:r>
    </w:p>
    <w:p w:rsidR="00000000" w:rsidDel="00000000" w:rsidP="00000000" w:rsidRDefault="00000000" w:rsidRPr="00000000" w14:paraId="000011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Destruction (6d10), Cosmic Breath (4d12)</w:t>
      </w:r>
    </w:p>
    <w:p w:rsidR="00000000" w:rsidDel="00000000" w:rsidP="00000000" w:rsidRDefault="00000000" w:rsidRPr="00000000" w14:paraId="000011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Energy-based Combat, Reality Warping</w:t>
      </w:r>
    </w:p>
    <w:p w:rsidR="00000000" w:rsidDel="00000000" w:rsidP="00000000" w:rsidRDefault="00000000" w:rsidRPr="00000000" w14:paraId="000011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Destruction: The Cosmic Destroyer can release a wave of destructive energy, causing 6d10 damage to all in its path and warping the fabric of reality itself.</w:t>
      </w:r>
    </w:p>
    <w:p w:rsidR="00000000" w:rsidDel="00000000" w:rsidP="00000000" w:rsidRDefault="00000000" w:rsidRPr="00000000" w14:paraId="000011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Breath: It can exhale a breath of pure destructive force, dealing 4d12 damage and causing a Reality Collapse in the affected area.</w:t>
      </w:r>
    </w:p>
    <w:p w:rsidR="00000000" w:rsidDel="00000000" w:rsidP="00000000" w:rsidRDefault="00000000" w:rsidRPr="00000000" w14:paraId="000011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Void Consumption: The Cosmic Destroyer can absorb life forces, draining energy and vitality from anything nearby, causing psychic and physical harm.</w:t>
      </w:r>
    </w:p>
    <w:p w:rsidR="00000000" w:rsidDel="00000000" w:rsidP="00000000" w:rsidRDefault="00000000" w:rsidRPr="00000000" w14:paraId="000011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5d10 Sanity loss for encountering the raw destruction of the Cosmic Destroyer.</w:t>
      </w:r>
    </w:p>
    <w:p w:rsidR="00000000" w:rsidDel="00000000" w:rsidP="00000000" w:rsidRDefault="00000000" w:rsidRPr="00000000" w14:paraId="000011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Star Wanderer</w:t>
      </w:r>
    </w:p>
    <w:p w:rsidR="00000000" w:rsidDel="00000000" w:rsidP="00000000" w:rsidRDefault="00000000" w:rsidRPr="00000000" w14:paraId="000011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Entity</w:t>
      </w:r>
    </w:p>
    <w:p w:rsidR="00000000" w:rsidDel="00000000" w:rsidP="00000000" w:rsidRDefault="00000000" w:rsidRPr="00000000" w14:paraId="000011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rsidR="00000000" w:rsidDel="00000000" w:rsidP="00000000" w:rsidRDefault="00000000" w:rsidRPr="00000000" w14:paraId="000011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600</w:t>
      </w:r>
    </w:p>
    <w:p w:rsidR="00000000" w:rsidDel="00000000" w:rsidP="00000000" w:rsidRDefault="00000000" w:rsidRPr="00000000" w14:paraId="000011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11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Stellar Ray (3d8), Radiant Presence (2d10)</w:t>
      </w:r>
    </w:p>
    <w:p w:rsidR="00000000" w:rsidDel="00000000" w:rsidP="00000000" w:rsidRDefault="00000000" w:rsidRPr="00000000" w14:paraId="000011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 Attack, Radiant Manipulation</w:t>
      </w:r>
    </w:p>
    <w:p w:rsidR="00000000" w:rsidDel="00000000" w:rsidP="00000000" w:rsidRDefault="00000000" w:rsidRPr="00000000" w14:paraId="000011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Stellar Ray: The Star Wanderer can fire powerful rays of stellar energy, dealing 3d8 damage to its target.</w:t>
      </w:r>
    </w:p>
    <w:p w:rsidR="00000000" w:rsidDel="00000000" w:rsidP="00000000" w:rsidRDefault="00000000" w:rsidRPr="00000000" w14:paraId="000011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Radiant Presence: The presence of the Wanderer causes light-based radiation to affect those nearby, dealing 2d10 damage and forcing Sanity Checks.</w:t>
      </w:r>
    </w:p>
    <w:p w:rsidR="00000000" w:rsidDel="00000000" w:rsidP="00000000" w:rsidRDefault="00000000" w:rsidRPr="00000000" w14:paraId="000011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Time-Warping Gaze: The Wanderer can cause time distortions by locking eyes with its victim, forcing them to experience future events in a non-linear fashion.</w:t>
      </w:r>
    </w:p>
    <w:p w:rsidR="00000000" w:rsidDel="00000000" w:rsidP="00000000" w:rsidRDefault="00000000" w:rsidRPr="00000000" w14:paraId="000011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cosmic scale of the Star Wanderer’s existence.</w:t>
      </w:r>
    </w:p>
    <w:p w:rsidR="00000000" w:rsidDel="00000000" w:rsidP="00000000" w:rsidRDefault="00000000" w:rsidRPr="00000000" w14:paraId="000011E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Distant Horizon</w:t>
      </w:r>
    </w:p>
    <w:p w:rsidR="00000000" w:rsidDel="00000000" w:rsidP="00000000" w:rsidRDefault="00000000" w:rsidRPr="00000000" w14:paraId="000011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Entity</w:t>
      </w:r>
    </w:p>
    <w:p w:rsidR="00000000" w:rsidDel="00000000" w:rsidP="00000000" w:rsidRDefault="00000000" w:rsidRPr="00000000" w14:paraId="000011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rsidR="00000000" w:rsidDel="00000000" w:rsidP="00000000" w:rsidRDefault="00000000" w:rsidRPr="00000000" w14:paraId="000011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500</w:t>
      </w:r>
    </w:p>
    <w:p w:rsidR="00000000" w:rsidDel="00000000" w:rsidP="00000000" w:rsidRDefault="00000000" w:rsidRPr="00000000" w14:paraId="000011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w:t>
      </w:r>
    </w:p>
    <w:p w:rsidR="00000000" w:rsidDel="00000000" w:rsidP="00000000" w:rsidRDefault="00000000" w:rsidRPr="00000000" w14:paraId="000011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Existential Strike (4d6), Entropy Wave (5d8)</w:t>
      </w:r>
    </w:p>
    <w:p w:rsidR="00000000" w:rsidDel="00000000" w:rsidP="00000000" w:rsidRDefault="00000000" w:rsidRPr="00000000" w14:paraId="000011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Entropy-based Power, Cosmic Devastation</w:t>
      </w:r>
    </w:p>
    <w:p w:rsidR="00000000" w:rsidDel="00000000" w:rsidP="00000000" w:rsidRDefault="00000000" w:rsidRPr="00000000" w14:paraId="000011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1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Existential Strike: The Distant Horizon can attack with a wave of pure destruction, causing 4d6 damage and causing temporary disintegration to the victim.</w:t>
      </w:r>
    </w:p>
    <w:p w:rsidR="00000000" w:rsidDel="00000000" w:rsidP="00000000" w:rsidRDefault="00000000" w:rsidRPr="00000000" w14:paraId="000011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Entropy Wave: It can unleash a wave of entropy, causing 5d8 damage and forcing players to make a Sanity Check or suffer temporal displacement.</w:t>
      </w:r>
    </w:p>
    <w:p w:rsidR="00000000" w:rsidDel="00000000" w:rsidP="00000000" w:rsidRDefault="00000000" w:rsidRPr="00000000" w14:paraId="000011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End of Time: The Distant Horizon can create a space-time rift, forcing characters to face their death or experience the end of reality.</w:t>
      </w:r>
    </w:p>
    <w:p w:rsidR="00000000" w:rsidDel="00000000" w:rsidP="00000000" w:rsidRDefault="00000000" w:rsidRPr="00000000" w14:paraId="000011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4d6 Sanity loss for witnessing the inevitable decay brought by the Distant Horizon.</w:t>
      </w:r>
    </w:p>
    <w:p w:rsidR="00000000" w:rsidDel="00000000" w:rsidP="00000000" w:rsidRDefault="00000000" w:rsidRPr="00000000" w14:paraId="000011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Mundane Creatures, Animals, and People</w:t>
      </w:r>
    </w:p>
    <w:p w:rsidR="00000000" w:rsidDel="00000000" w:rsidP="00000000" w:rsidRDefault="00000000" w:rsidRPr="00000000" w14:paraId="000011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rsidR="00000000" w:rsidDel="00000000" w:rsidP="00000000" w:rsidRDefault="00000000" w:rsidRPr="00000000" w14:paraId="000011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Human npcs for The Harrowing Truth</w:t>
      </w:r>
    </w:p>
    <w:p w:rsidR="00000000" w:rsidDel="00000000" w:rsidP="00000000" w:rsidRDefault="00000000" w:rsidRPr="00000000" w14:paraId="000011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Town Guard (Human NPC)</w:t>
      </w:r>
    </w:p>
    <w:p w:rsidR="00000000" w:rsidDel="00000000" w:rsidP="00000000" w:rsidRDefault="00000000" w:rsidRPr="00000000" w14:paraId="000011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1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w:t>
      </w:r>
    </w:p>
    <w:p w:rsidR="00000000" w:rsidDel="00000000" w:rsidP="00000000" w:rsidRDefault="00000000" w:rsidRPr="00000000" w14:paraId="000011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1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Club (1d6), Spear (2d6)</w:t>
      </w:r>
    </w:p>
    <w:p w:rsidR="00000000" w:rsidDel="00000000" w:rsidP="00000000" w:rsidRDefault="00000000" w:rsidRPr="00000000" w14:paraId="000011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w:t>
      </w:r>
    </w:p>
    <w:p w:rsidR="00000000" w:rsidDel="00000000" w:rsidP="00000000" w:rsidRDefault="00000000" w:rsidRPr="00000000" w14:paraId="000012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Melee Combat, Intimidation, Perception</w:t>
      </w:r>
    </w:p>
    <w:p w:rsidR="00000000" w:rsidDel="00000000" w:rsidP="00000000" w:rsidRDefault="00000000" w:rsidRPr="00000000" w14:paraId="000012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Civic Duty: The Town Guard is loyal to the local community and duty-bound to protect the town. They are skilled in keeping order and will defend their territory from intruders.</w:t>
      </w:r>
    </w:p>
    <w:p w:rsidR="00000000" w:rsidDel="00000000" w:rsidP="00000000" w:rsidRDefault="00000000" w:rsidRPr="00000000" w14:paraId="000012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Patrolling Knowledge: They are familiar with the layout of the town and its inhabitants, giving them a +10% bonus to investigate or track down npcs in the area.</w:t>
      </w:r>
    </w:p>
    <w:p w:rsidR="00000000" w:rsidDel="00000000" w:rsidP="00000000" w:rsidRDefault="00000000" w:rsidRPr="00000000" w14:paraId="000012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Authority: The Town Guard has some authority in the town, so their presence can either calm a situation or intimidate those who may be out of place.</w:t>
      </w:r>
    </w:p>
    <w:p w:rsidR="00000000" w:rsidDel="00000000" w:rsidP="00000000" w:rsidRDefault="00000000" w:rsidRPr="00000000" w14:paraId="000012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 Proficiency: Trained in the use of clubs and spears, the Town Guard is capable of holding their ground against common threats.</w:t>
      </w:r>
    </w:p>
    <w:p w:rsidR="00000000" w:rsidDel="00000000" w:rsidP="00000000" w:rsidRDefault="00000000" w:rsidRPr="00000000" w14:paraId="000012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0 (No inherent cosmic horrors unless involved in a ritualistic or supernatural event).</w:t>
      </w:r>
    </w:p>
    <w:p w:rsidR="00000000" w:rsidDel="00000000" w:rsidP="00000000" w:rsidRDefault="00000000" w:rsidRPr="00000000" w14:paraId="000012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Cult Leader (Human NPC)</w:t>
      </w:r>
    </w:p>
    <w:p w:rsidR="00000000" w:rsidDel="00000000" w:rsidP="00000000" w:rsidRDefault="00000000" w:rsidRPr="00000000" w14:paraId="000012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65</w:t>
      </w:r>
    </w:p>
    <w:p w:rsidR="00000000" w:rsidDel="00000000" w:rsidP="00000000" w:rsidRDefault="00000000" w:rsidRPr="00000000" w14:paraId="000012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65%</w:t>
      </w:r>
    </w:p>
    <w:p w:rsidR="00000000" w:rsidDel="00000000" w:rsidP="00000000" w:rsidRDefault="00000000" w:rsidRPr="00000000" w14:paraId="000012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Ritual Dagger (2d8), Dark Words (1d6 + 1d4 Sanity)</w:t>
      </w:r>
    </w:p>
    <w:p w:rsidR="00000000" w:rsidDel="00000000" w:rsidP="00000000" w:rsidRDefault="00000000" w:rsidRPr="00000000" w14:paraId="000012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Psychic Manipulation</w:t>
      </w:r>
    </w:p>
    <w:p w:rsidR="00000000" w:rsidDel="00000000" w:rsidP="00000000" w:rsidRDefault="00000000" w:rsidRPr="00000000" w14:paraId="000012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Occult Knowledge, Leadership, Deception, Persuasion</w:t>
      </w:r>
    </w:p>
    <w:p w:rsidR="00000000" w:rsidDel="00000000" w:rsidP="00000000" w:rsidRDefault="00000000" w:rsidRPr="00000000" w14:paraId="000012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1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Occult Mastery: The Cult Leader has an in-depth understanding of forbidden rituals, and can call upon eldritch powers to summon horrors, curse enemies, or bind others to their will.</w:t>
      </w:r>
    </w:p>
    <w:p w:rsidR="00000000" w:rsidDel="00000000" w:rsidP="00000000" w:rsidRDefault="00000000" w:rsidRPr="00000000" w14:paraId="0000121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Charismatic Influence: Using their powerful presence, the Cult Leader can manipulate and deceive others. Those who come under their sway might perform unnatural tasks or fall under their command.</w:t>
      </w:r>
    </w:p>
    <w:p w:rsidR="00000000" w:rsidDel="00000000" w:rsidP="00000000" w:rsidRDefault="00000000" w:rsidRPr="00000000" w14:paraId="000012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 Rituals: The Cult Leader can conduct dark rituals, often involving blood sacrifice or summoning spells that invoke cosmic horrors or lesser entities. These rituals can either grant power or invite madness.</w:t>
      </w:r>
    </w:p>
    <w:p w:rsidR="00000000" w:rsidDel="00000000" w:rsidP="00000000" w:rsidRDefault="00000000" w:rsidRPr="00000000" w14:paraId="000012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Sacrificial Power: When the Cult Leader sacrifices someone to their dark patrons, they may receive temporary enhancements in health, power, or arcane ability.</w:t>
      </w:r>
    </w:p>
    <w:p w:rsidR="00000000" w:rsidDel="00000000" w:rsidP="00000000" w:rsidRDefault="00000000" w:rsidRPr="00000000" w14:paraId="000012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Mind-Bending Commands: The Cult Leader can use hypnotic speech to force others to obey. Those who fail a Willpower Check may suffer psychic control for a short period, carrying out the Leader’s commands unwillingly.</w:t>
      </w:r>
    </w:p>
    <w:p w:rsidR="00000000" w:rsidDel="00000000" w:rsidP="00000000" w:rsidRDefault="00000000" w:rsidRPr="00000000" w14:paraId="000012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a ritual or hearing the whispers of the elder gods or outside entities. Severe exposure to their power can cause up to 4d10 Sanity loss depending on the encounter’s intensity.</w:t>
      </w:r>
    </w:p>
    <w:p w:rsidR="00000000" w:rsidDel="00000000" w:rsidP="00000000" w:rsidRDefault="00000000" w:rsidRPr="00000000" w14:paraId="000012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Cult Leader Example in Lore</w:t>
      </w:r>
    </w:p>
    <w:p w:rsidR="00000000" w:rsidDel="00000000" w:rsidP="00000000" w:rsidRDefault="00000000" w:rsidRPr="00000000" w14:paraId="000012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Lovecraft’s works, the Cult Leader is often a manipulative figure who seeks to gain power through worship of forbidden gods or cosmic beings. A good example is Robert Blake from The Case of Charles Dexter Ward or Wilbur Whateley from The Dunwich Horror. These figures use charisma and occult knowledge to control others, often leading to horrific and world-altering outcomes.</w:t>
      </w:r>
    </w:p>
    <w:p w:rsidR="00000000" w:rsidDel="00000000" w:rsidP="00000000" w:rsidRDefault="00000000" w:rsidRPr="00000000" w14:paraId="000012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Innkeeper (Human NPC)</w:t>
      </w:r>
    </w:p>
    <w:p w:rsidR="00000000" w:rsidDel="00000000" w:rsidP="00000000" w:rsidRDefault="00000000" w:rsidRPr="00000000" w14:paraId="000012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45</w:t>
      </w:r>
    </w:p>
    <w:p w:rsidR="00000000" w:rsidDel="00000000" w:rsidP="00000000" w:rsidRDefault="00000000" w:rsidRPr="00000000" w14:paraId="000012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12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Club (1d6)</w:t>
      </w:r>
    </w:p>
    <w:p w:rsidR="00000000" w:rsidDel="00000000" w:rsidP="00000000" w:rsidRDefault="00000000" w:rsidRPr="00000000" w14:paraId="000012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w:t>
      </w:r>
    </w:p>
    <w:p w:rsidR="00000000" w:rsidDel="00000000" w:rsidP="00000000" w:rsidRDefault="00000000" w:rsidRPr="00000000" w14:paraId="000012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Persuasion, Survival, Hospitality</w:t>
      </w:r>
    </w:p>
    <w:p w:rsidR="00000000" w:rsidDel="00000000" w:rsidP="00000000" w:rsidRDefault="00000000" w:rsidRPr="00000000" w14:paraId="000012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Local Knowledge: The Innkeeper has deep knowledge of the local area, rumors, and travelers, making them an excellent source of information for those who ask the right questions.</w:t>
      </w:r>
    </w:p>
    <w:p w:rsidR="00000000" w:rsidDel="00000000" w:rsidP="00000000" w:rsidRDefault="00000000" w:rsidRPr="00000000" w14:paraId="000012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Calm Presence: The Innkeeper can calm nervous or anxious travelers, granting them a +10% bonus to all social interactions.</w:t>
      </w:r>
    </w:p>
    <w:p w:rsidR="00000000" w:rsidDel="00000000" w:rsidP="00000000" w:rsidRDefault="00000000" w:rsidRPr="00000000" w14:paraId="000012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None, unless involved in cosmic horrors.</w:t>
      </w:r>
    </w:p>
    <w:p w:rsidR="00000000" w:rsidDel="00000000" w:rsidP="00000000" w:rsidRDefault="00000000" w:rsidRPr="00000000" w14:paraId="000012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Farmer (Human NPC)</w:t>
      </w:r>
    </w:p>
    <w:p w:rsidR="00000000" w:rsidDel="00000000" w:rsidP="00000000" w:rsidRDefault="00000000" w:rsidRPr="00000000" w14:paraId="000012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w:t>
      </w:r>
    </w:p>
    <w:p w:rsidR="00000000" w:rsidDel="00000000" w:rsidP="00000000" w:rsidRDefault="00000000" w:rsidRPr="00000000" w14:paraId="000012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2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Pitchfork (2d6)</w:t>
      </w:r>
    </w:p>
    <w:p w:rsidR="00000000" w:rsidDel="00000000" w:rsidP="00000000" w:rsidRDefault="00000000" w:rsidRPr="00000000" w14:paraId="000012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w:t>
      </w:r>
    </w:p>
    <w:p w:rsidR="00000000" w:rsidDel="00000000" w:rsidP="00000000" w:rsidRDefault="00000000" w:rsidRPr="00000000" w14:paraId="000012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Animal Handling, Survival, Agriculture</w:t>
      </w:r>
    </w:p>
    <w:p w:rsidR="00000000" w:rsidDel="00000000" w:rsidP="00000000" w:rsidRDefault="00000000" w:rsidRPr="00000000" w14:paraId="000012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Local Connections: The Farmer has deep connections with other locals, providing valuable insight into village happenings or information about strange events.</w:t>
      </w:r>
    </w:p>
    <w:p w:rsidR="00000000" w:rsidDel="00000000" w:rsidP="00000000" w:rsidRDefault="00000000" w:rsidRPr="00000000" w14:paraId="000012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Toughened: Years of working the land have made the Farmer tough, granting a +5% bonus to Physical Resistance and endurance checks.</w:t>
      </w:r>
    </w:p>
    <w:p w:rsidR="00000000" w:rsidDel="00000000" w:rsidP="00000000" w:rsidRDefault="00000000" w:rsidRPr="00000000" w14:paraId="000012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None, unless confronted by unnatural creatures or cosmic phenomena.</w:t>
      </w:r>
    </w:p>
    <w:p w:rsidR="00000000" w:rsidDel="00000000" w:rsidP="00000000" w:rsidRDefault="00000000" w:rsidRPr="00000000" w14:paraId="000012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Mysterious Stranger (Human NPC)</w:t>
      </w:r>
    </w:p>
    <w:p w:rsidR="00000000" w:rsidDel="00000000" w:rsidP="00000000" w:rsidRDefault="00000000" w:rsidRPr="00000000" w14:paraId="000012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45</w:t>
      </w:r>
    </w:p>
    <w:p w:rsidR="00000000" w:rsidDel="00000000" w:rsidP="00000000" w:rsidRDefault="00000000" w:rsidRPr="00000000" w14:paraId="000012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2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Hidden Blade (2d6)</w:t>
      </w:r>
    </w:p>
    <w:p w:rsidR="00000000" w:rsidDel="00000000" w:rsidP="00000000" w:rsidRDefault="00000000" w:rsidRPr="00000000" w14:paraId="000012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Stealth Strike</w:t>
      </w:r>
    </w:p>
    <w:p w:rsidR="00000000" w:rsidDel="00000000" w:rsidP="00000000" w:rsidRDefault="00000000" w:rsidRPr="00000000" w14:paraId="000012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Stealth, Deception, Streetwise</w:t>
      </w:r>
    </w:p>
    <w:p w:rsidR="00000000" w:rsidDel="00000000" w:rsidP="00000000" w:rsidRDefault="00000000" w:rsidRPr="00000000" w14:paraId="000012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Unpredictable: The Mysterious Stranger’s motives are unclear, but they are an agent of chaos who may either aid or obstruct the players.</w:t>
      </w:r>
    </w:p>
    <w:p w:rsidR="00000000" w:rsidDel="00000000" w:rsidP="00000000" w:rsidRDefault="00000000" w:rsidRPr="00000000" w14:paraId="000012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Shifting Identity: The Stranger can use disguises and altered appearances to evade recognition, making them difficult to track.</w:t>
      </w:r>
    </w:p>
    <w:p w:rsidR="00000000" w:rsidDel="00000000" w:rsidP="00000000" w:rsidRDefault="00000000" w:rsidRPr="00000000" w14:paraId="000012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encountering the enigmatic nature of this person and the dark aura they radiate.</w:t>
      </w:r>
    </w:p>
    <w:p w:rsidR="00000000" w:rsidDel="00000000" w:rsidP="00000000" w:rsidRDefault="00000000" w:rsidRPr="00000000" w14:paraId="000012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Wounded Soldier (Human NPC)</w:t>
      </w:r>
    </w:p>
    <w:p w:rsidR="00000000" w:rsidDel="00000000" w:rsidP="00000000" w:rsidRDefault="00000000" w:rsidRPr="00000000" w14:paraId="000012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w:t>
      </w:r>
    </w:p>
    <w:p w:rsidR="00000000" w:rsidDel="00000000" w:rsidP="00000000" w:rsidRDefault="00000000" w:rsidRPr="00000000" w14:paraId="000012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12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Bayonet (3d6)</w:t>
      </w:r>
    </w:p>
    <w:p w:rsidR="00000000" w:rsidDel="00000000" w:rsidP="00000000" w:rsidRDefault="00000000" w:rsidRPr="00000000" w14:paraId="000012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Ranged Combat</w:t>
      </w:r>
    </w:p>
    <w:p w:rsidR="00000000" w:rsidDel="00000000" w:rsidP="00000000" w:rsidRDefault="00000000" w:rsidRPr="00000000" w14:paraId="000012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Combat Training, First Aid, Intimidation</w:t>
      </w:r>
    </w:p>
    <w:p w:rsidR="00000000" w:rsidDel="00000000" w:rsidP="00000000" w:rsidRDefault="00000000" w:rsidRPr="00000000" w14:paraId="000012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Battle-Worn: The Soldier is hardened by war, providing tactical advice and combat awareness, granting a +5% bonus to combat-related rolls.</w:t>
      </w:r>
    </w:p>
    <w:p w:rsidR="00000000" w:rsidDel="00000000" w:rsidP="00000000" w:rsidRDefault="00000000" w:rsidRPr="00000000" w14:paraId="000012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Survival Instinct: Despite the wounds, the Soldier can stay alive in dire situations, granting them the ability to recover from severe injuries faster.</w:t>
      </w:r>
    </w:p>
    <w:p w:rsidR="00000000" w:rsidDel="00000000" w:rsidP="00000000" w:rsidRDefault="00000000" w:rsidRPr="00000000" w14:paraId="000012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encountering the psychological trauma of war and violence.</w:t>
      </w:r>
    </w:p>
    <w:p w:rsidR="00000000" w:rsidDel="00000000" w:rsidP="00000000" w:rsidRDefault="00000000" w:rsidRPr="00000000" w14:paraId="000012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Occultist (Human NPC)</w:t>
      </w:r>
    </w:p>
    <w:p w:rsidR="00000000" w:rsidDel="00000000" w:rsidP="00000000" w:rsidRDefault="00000000" w:rsidRPr="00000000" w14:paraId="000012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55</w:t>
      </w:r>
    </w:p>
    <w:p w:rsidR="00000000" w:rsidDel="00000000" w:rsidP="00000000" w:rsidRDefault="00000000" w:rsidRPr="00000000" w14:paraId="000012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2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Ritual Dagger (2d8)</w:t>
      </w:r>
    </w:p>
    <w:p w:rsidR="00000000" w:rsidDel="00000000" w:rsidP="00000000" w:rsidRDefault="00000000" w:rsidRPr="00000000" w14:paraId="000012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Occult Powers, Melee Combat</w:t>
      </w:r>
    </w:p>
    <w:p w:rsidR="00000000" w:rsidDel="00000000" w:rsidP="00000000" w:rsidRDefault="00000000" w:rsidRPr="00000000" w14:paraId="000012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Occult Knowledge, Rituals, Arcane Lore</w:t>
      </w:r>
    </w:p>
    <w:p w:rsidR="00000000" w:rsidDel="00000000" w:rsidP="00000000" w:rsidRDefault="00000000" w:rsidRPr="00000000" w14:paraId="000012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Ritual Mastery: The Occultist can perform dark rituals to summon or communicate with otherworldly entities.</w:t>
      </w:r>
    </w:p>
    <w:p w:rsidR="00000000" w:rsidDel="00000000" w:rsidP="00000000" w:rsidRDefault="00000000" w:rsidRPr="00000000" w14:paraId="000012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Forbidden Knowledge: Has access to dark and dangerous knowledge, which can be shared with players—at the cost of their Sanity.</w:t>
      </w:r>
    </w:p>
    <w:p w:rsidR="00000000" w:rsidDel="00000000" w:rsidP="00000000" w:rsidRDefault="00000000" w:rsidRPr="00000000" w14:paraId="000012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learning forbidden secrets and confronting evil forces.</w:t>
      </w:r>
    </w:p>
    <w:p w:rsidR="00000000" w:rsidDel="00000000" w:rsidP="00000000" w:rsidRDefault="00000000" w:rsidRPr="00000000" w14:paraId="000012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Crazy Hermit (Human NPC)</w:t>
      </w:r>
    </w:p>
    <w:p w:rsidR="00000000" w:rsidDel="00000000" w:rsidP="00000000" w:rsidRDefault="00000000" w:rsidRPr="00000000" w14:paraId="000012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40</w:t>
      </w:r>
    </w:p>
    <w:p w:rsidR="00000000" w:rsidDel="00000000" w:rsidP="00000000" w:rsidRDefault="00000000" w:rsidRPr="00000000" w14:paraId="000012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2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Rusty Knife (1d6)</w:t>
      </w:r>
    </w:p>
    <w:p w:rsidR="00000000" w:rsidDel="00000000" w:rsidP="00000000" w:rsidRDefault="00000000" w:rsidRPr="00000000" w14:paraId="000012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Psychic Disturbance</w:t>
      </w:r>
    </w:p>
    <w:p w:rsidR="00000000" w:rsidDel="00000000" w:rsidP="00000000" w:rsidRDefault="00000000" w:rsidRPr="00000000" w14:paraId="000012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Survival, Insight, Strange Lore</w:t>
      </w:r>
    </w:p>
    <w:p w:rsidR="00000000" w:rsidDel="00000000" w:rsidP="00000000" w:rsidRDefault="00000000" w:rsidRPr="00000000" w14:paraId="000012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Unhinged Mind: The Crazy Hermit’s fractured mind may provide hints to the players, but they are often cryptic and disjointed, making their value questionable.</w:t>
      </w:r>
    </w:p>
    <w:p w:rsidR="00000000" w:rsidDel="00000000" w:rsidP="00000000" w:rsidRDefault="00000000" w:rsidRPr="00000000" w14:paraId="000012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Unpredictable Behavior: The Hermit may suddenly lash out or offer unexpected assistance, keeping players on edge.</w:t>
      </w:r>
    </w:p>
    <w:p w:rsidR="00000000" w:rsidDel="00000000" w:rsidP="00000000" w:rsidRDefault="00000000" w:rsidRPr="00000000" w14:paraId="000012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dealing with the unpredictable madness of the hermit.</w:t>
      </w:r>
    </w:p>
    <w:p w:rsidR="00000000" w:rsidDel="00000000" w:rsidP="00000000" w:rsidRDefault="00000000" w:rsidRPr="00000000" w14:paraId="000012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Murderous Thug (Human NPC)</w:t>
      </w:r>
    </w:p>
    <w:p w:rsidR="00000000" w:rsidDel="00000000" w:rsidP="00000000" w:rsidRDefault="00000000" w:rsidRPr="00000000" w14:paraId="000012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70</w:t>
      </w:r>
    </w:p>
    <w:p w:rsidR="00000000" w:rsidDel="00000000" w:rsidP="00000000" w:rsidRDefault="00000000" w:rsidRPr="00000000" w14:paraId="000012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2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Pistol (3d6), Knife (2d6)</w:t>
      </w:r>
    </w:p>
    <w:p w:rsidR="00000000" w:rsidDel="00000000" w:rsidP="00000000" w:rsidRDefault="00000000" w:rsidRPr="00000000" w14:paraId="000012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Ranged Combat, Melee Combat</w:t>
      </w:r>
    </w:p>
    <w:p w:rsidR="00000000" w:rsidDel="00000000" w:rsidP="00000000" w:rsidRDefault="00000000" w:rsidRPr="00000000" w14:paraId="000012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Brawling, Intimidation, Firearms</w:t>
      </w:r>
    </w:p>
    <w:p w:rsidR="00000000" w:rsidDel="00000000" w:rsidP="00000000" w:rsidRDefault="00000000" w:rsidRPr="00000000" w14:paraId="000012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Street Fighting: The Thug has experience in brutal combat, granting them the ability to make extra attacks during combat.</w:t>
      </w:r>
    </w:p>
    <w:p w:rsidR="00000000" w:rsidDel="00000000" w:rsidP="00000000" w:rsidRDefault="00000000" w:rsidRPr="00000000" w14:paraId="000012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 Inducement: The Thug can intimidate weaker-willed characters, forcing them to make a Willpower Check or be paralyzed with fear for 1d6 rounds.</w:t>
      </w:r>
    </w:p>
    <w:p w:rsidR="00000000" w:rsidDel="00000000" w:rsidP="00000000" w:rsidRDefault="00000000" w:rsidRPr="00000000" w14:paraId="000012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confronting the pure violence and savagery of this individual.</w:t>
      </w:r>
    </w:p>
    <w:p w:rsidR="00000000" w:rsidDel="00000000" w:rsidP="00000000" w:rsidRDefault="00000000" w:rsidRPr="00000000" w14:paraId="000012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Hired Gun (Human NPC)</w:t>
      </w:r>
    </w:p>
    <w:p w:rsidR="00000000" w:rsidDel="00000000" w:rsidP="00000000" w:rsidRDefault="00000000" w:rsidRPr="00000000" w14:paraId="000012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w:t>
      </w:r>
    </w:p>
    <w:p w:rsidR="00000000" w:rsidDel="00000000" w:rsidP="00000000" w:rsidRDefault="00000000" w:rsidRPr="00000000" w14:paraId="000012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12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Assault Rifle (4d8), Combat Knife (3d6)</w:t>
      </w:r>
    </w:p>
    <w:p w:rsidR="00000000" w:rsidDel="00000000" w:rsidP="00000000" w:rsidRDefault="00000000" w:rsidRPr="00000000" w14:paraId="000012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Ranged Combat, Melee Combat</w:t>
      </w:r>
    </w:p>
    <w:p w:rsidR="00000000" w:rsidDel="00000000" w:rsidP="00000000" w:rsidRDefault="00000000" w:rsidRPr="00000000" w14:paraId="000012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Firearms, Stealth, Combat Tactics</w:t>
      </w:r>
    </w:p>
    <w:p w:rsidR="00000000" w:rsidDel="00000000" w:rsidP="00000000" w:rsidRDefault="00000000" w:rsidRPr="00000000" w14:paraId="000012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Tactical Shooter: The Hired Gun is highly skilled with firearms, giving them a +10% bonus on all ranged combat checks.</w:t>
      </w:r>
    </w:p>
    <w:p w:rsidR="00000000" w:rsidDel="00000000" w:rsidP="00000000" w:rsidRDefault="00000000" w:rsidRPr="00000000" w14:paraId="000012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Quick Draw: They can quickly ready and fire a weapon in combat, gaining initiative advantage in the first round.</w:t>
      </w:r>
    </w:p>
    <w:p w:rsidR="00000000" w:rsidDel="00000000" w:rsidP="00000000" w:rsidRDefault="00000000" w:rsidRPr="00000000" w14:paraId="000012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being in the presence of deadly violence and the cold-hearted nature of the mercenary.</w:t>
      </w:r>
    </w:p>
    <w:p w:rsidR="00000000" w:rsidDel="00000000" w:rsidP="00000000" w:rsidRDefault="00000000" w:rsidRPr="00000000" w14:paraId="000012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Corrupted Priest (Human NPC)</w:t>
      </w:r>
    </w:p>
    <w:p w:rsidR="00000000" w:rsidDel="00000000" w:rsidP="00000000" w:rsidRDefault="00000000" w:rsidRPr="00000000" w14:paraId="000012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65</w:t>
      </w:r>
    </w:p>
    <w:p w:rsidR="00000000" w:rsidDel="00000000" w:rsidP="00000000" w:rsidRDefault="00000000" w:rsidRPr="00000000" w14:paraId="000012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2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Holy Smite (3d6), Cursed Word (2d6)</w:t>
      </w:r>
    </w:p>
    <w:p w:rsidR="00000000" w:rsidDel="00000000" w:rsidP="00000000" w:rsidRDefault="00000000" w:rsidRPr="00000000" w14:paraId="000012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Divine Power, Curses</w:t>
      </w:r>
    </w:p>
    <w:p w:rsidR="00000000" w:rsidDel="00000000" w:rsidP="00000000" w:rsidRDefault="00000000" w:rsidRPr="00000000" w14:paraId="000012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Religion, Occult Knowledge, Intimidation</w:t>
      </w:r>
    </w:p>
    <w:p w:rsidR="00000000" w:rsidDel="00000000" w:rsidP="00000000" w:rsidRDefault="00000000" w:rsidRPr="00000000" w14:paraId="000012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Holy Smite: The Priest can channel divine energy into a weapon strike, dealing 3d6 damage and causing wounds that do not heal.</w:t>
      </w:r>
    </w:p>
    <w:p w:rsidR="00000000" w:rsidDel="00000000" w:rsidP="00000000" w:rsidRDefault="00000000" w:rsidRPr="00000000" w14:paraId="000012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Cursed Word: The Corrupted Priest can utter blasphemous words that curse their enemies, forcing a Willpower Check to resist. Failure results in negative effects for 1d6 rounds.</w:t>
      </w:r>
    </w:p>
    <w:p w:rsidR="00000000" w:rsidDel="00000000" w:rsidP="00000000" w:rsidRDefault="00000000" w:rsidRPr="00000000" w14:paraId="000012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realizing the unholy nature of this figure and the corruption they embody.</w:t>
      </w:r>
    </w:p>
    <w:p w:rsidR="00000000" w:rsidDel="00000000" w:rsidP="00000000" w:rsidRDefault="00000000" w:rsidRPr="00000000" w14:paraId="000012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Rogue Scholar (Human NPC)</w:t>
      </w:r>
    </w:p>
    <w:p w:rsidR="00000000" w:rsidDel="00000000" w:rsidP="00000000" w:rsidRDefault="00000000" w:rsidRPr="00000000" w14:paraId="000012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w:t>
      </w:r>
    </w:p>
    <w:p w:rsidR="00000000" w:rsidDel="00000000" w:rsidP="00000000" w:rsidRDefault="00000000" w:rsidRPr="00000000" w14:paraId="000012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2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Poisoned Dagger (2d6), Book of Secrets (1d6)</w:t>
      </w:r>
    </w:p>
    <w:p w:rsidR="00000000" w:rsidDel="00000000" w:rsidP="00000000" w:rsidRDefault="00000000" w:rsidRPr="00000000" w14:paraId="000012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Combat, Mental Influence</w:t>
      </w:r>
    </w:p>
    <w:p w:rsidR="00000000" w:rsidDel="00000000" w:rsidP="00000000" w:rsidRDefault="00000000" w:rsidRPr="00000000" w14:paraId="000012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Occult Knowledge, History, Deception</w:t>
      </w:r>
    </w:p>
    <w:p w:rsidR="00000000" w:rsidDel="00000000" w:rsidP="00000000" w:rsidRDefault="00000000" w:rsidRPr="00000000" w14:paraId="000012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2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Forbidden Knowledge: The Rogue Scholar has access to ancient texts, revealing arcane secrets or dark rituals.</w:t>
      </w:r>
    </w:p>
    <w:p w:rsidR="00000000" w:rsidDel="00000000" w:rsidP="00000000" w:rsidRDefault="00000000" w:rsidRPr="00000000" w14:paraId="000012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Games: The Scholar is adept at manipulating others, gaining a +5% bonus on all social skill checks.</w:t>
      </w:r>
    </w:p>
    <w:p w:rsidR="00000000" w:rsidDel="00000000" w:rsidP="00000000" w:rsidRDefault="00000000" w:rsidRPr="00000000" w14:paraId="000012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learning forbidden knowledge and</w:t>
      </w:r>
    </w:p>
    <w:p w:rsidR="00000000" w:rsidDel="00000000" w:rsidP="00000000" w:rsidRDefault="00000000" w:rsidRPr="00000000" w14:paraId="000012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NPC Creation (Humans)</w:t>
      </w:r>
    </w:p>
    <w:p w:rsidR="00000000" w:rsidDel="00000000" w:rsidP="00000000" w:rsidRDefault="00000000" w:rsidRPr="00000000" w14:paraId="000012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Creating human npcs in The Harrowing Truth involves considering their role in the plot, motivations, and how their actions can influence the players. Here’s a basic formula to create an NPC:</w:t>
      </w:r>
    </w:p>
    <w:p w:rsidR="00000000" w:rsidDel="00000000" w:rsidP="00000000" w:rsidRDefault="00000000" w:rsidRPr="00000000" w14:paraId="000012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Define Role and Function</w:t>
      </w:r>
    </w:p>
    <w:p w:rsidR="00000000" w:rsidDel="00000000" w:rsidP="00000000" w:rsidRDefault="00000000" w:rsidRPr="00000000" w14:paraId="000012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What is the role of the NPC in the story? Are they an ally, enemy, neutral party, or victim?</w:t>
      </w:r>
    </w:p>
    <w:p w:rsidR="00000000" w:rsidDel="00000000" w:rsidP="00000000" w:rsidRDefault="00000000" w:rsidRPr="00000000" w14:paraId="000012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What do they want? What are they afraid of? What secrets do they hold?</w:t>
      </w:r>
    </w:p>
    <w:p w:rsidR="00000000" w:rsidDel="00000000" w:rsidP="00000000" w:rsidRDefault="00000000" w:rsidRPr="00000000" w14:paraId="000012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Define Personality and Flaws</w:t>
      </w:r>
    </w:p>
    <w:p w:rsidR="00000000" w:rsidDel="00000000" w:rsidP="00000000" w:rsidRDefault="00000000" w:rsidRPr="00000000" w14:paraId="000012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Every NPC should have a unique personality—are they paranoid, charming, stoic, or arrogant?</w:t>
      </w:r>
    </w:p>
    <w:p w:rsidR="00000000" w:rsidDel="00000000" w:rsidP="00000000" w:rsidRDefault="00000000" w:rsidRPr="00000000" w14:paraId="000012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Flaws: Do they have any deep flaws that the players can exploit? Do they succumb to addictions, guilt, or greed?</w:t>
      </w:r>
    </w:p>
    <w:p w:rsidR="00000000" w:rsidDel="00000000" w:rsidP="00000000" w:rsidRDefault="00000000" w:rsidRPr="00000000" w14:paraId="000012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Physical Description</w:t>
      </w:r>
    </w:p>
    <w:p w:rsidR="00000000" w:rsidDel="00000000" w:rsidP="00000000" w:rsidRDefault="00000000" w:rsidRPr="00000000" w14:paraId="000012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Give each NPC a distinctive appearance that helps players remember them. Are they tall, short, scarred, well-dressed, or disheveled?</w:t>
      </w:r>
    </w:p>
    <w:p w:rsidR="00000000" w:rsidDel="00000000" w:rsidP="00000000" w:rsidRDefault="00000000" w:rsidRPr="00000000" w14:paraId="000012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Skills and Abilities</w:t>
      </w:r>
    </w:p>
    <w:p w:rsidR="00000000" w:rsidDel="00000000" w:rsidP="00000000" w:rsidRDefault="00000000" w:rsidRPr="00000000" w14:paraId="000012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Based on their background, what skills or abilities does the NPC possess? Do they know the occult? Are they an expert in chemistry or medicine?</w:t>
      </w:r>
    </w:p>
    <w:p w:rsidR="00000000" w:rsidDel="00000000" w:rsidP="00000000" w:rsidRDefault="00000000" w:rsidRPr="00000000" w14:paraId="000012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Are they useful in a combat situation, or do they help with investigation or clue-gathering?</w:t>
      </w:r>
    </w:p>
    <w:p w:rsidR="00000000" w:rsidDel="00000000" w:rsidP="00000000" w:rsidRDefault="00000000" w:rsidRPr="00000000" w14:paraId="000012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Motivation and Secrets</w:t>
      </w:r>
    </w:p>
    <w:p w:rsidR="00000000" w:rsidDel="00000000" w:rsidP="00000000" w:rsidRDefault="00000000" w:rsidRPr="00000000" w14:paraId="000012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What do they want the players to do?</w:t>
      </w:r>
    </w:p>
    <w:p w:rsidR="00000000" w:rsidDel="00000000" w:rsidP="00000000" w:rsidRDefault="00000000" w:rsidRPr="00000000" w14:paraId="000012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 they have an agenda that may not align with the players’ goals?</w:t>
      </w:r>
    </w:p>
    <w:p w:rsidR="00000000" w:rsidDel="00000000" w:rsidP="00000000" w:rsidRDefault="00000000" w:rsidRPr="00000000" w14:paraId="000012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Morbid Summation:</w:t>
      </w:r>
    </w:p>
    <w:p w:rsidR="00000000" w:rsidDel="00000000" w:rsidP="00000000" w:rsidRDefault="00000000" w:rsidRPr="00000000" w14:paraId="000012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 live on the edge of a universe teeming with horrors too vast for the mind to grasp. The very laws we hold dear are fragile constructs, ready to crumble beneath the weight of ancient truths.” — H.P. Lovecraft, The Call of Cthulhu</w:t>
      </w:r>
    </w:p>
    <w:p w:rsidR="00000000" w:rsidDel="00000000" w:rsidP="00000000" w:rsidRDefault="00000000" w:rsidRPr="00000000" w14:paraId="000012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“There are doors to other worlds, dark and forgotten, behind which the nameless, the ageless, and the undying wait. Our folly is thinking we can control what is beyond our understanding.” — Robert W. Chambers, The King in Yellow</w:t>
      </w:r>
    </w:p>
    <w:p w:rsidR="00000000" w:rsidDel="00000000" w:rsidP="00000000" w:rsidRDefault="00000000" w:rsidRPr="00000000" w14:paraId="000012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sun never rises in the land of the Old Ones, nor does it set. For they are eternal, and our lives are but fleeting moments in their cosmic theater, puppets pulling at the strings of time and madness.” — August Derleth, The Lurker at the Threshold</w:t>
      </w:r>
    </w:p>
    <w:p w:rsidR="00000000" w:rsidDel="00000000" w:rsidP="00000000" w:rsidRDefault="00000000" w:rsidRPr="00000000" w14:paraId="000012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Transition to the Second Half:</w:t>
      </w:r>
    </w:p>
    <w:p w:rsidR="00000000" w:rsidDel="00000000" w:rsidP="00000000" w:rsidRDefault="00000000" w:rsidRPr="00000000" w14:paraId="000012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rsidR="00000000" w:rsidDel="00000000" w:rsidP="00000000" w:rsidRDefault="00000000" w:rsidRPr="00000000" w14:paraId="000012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origins of the beings that defy our understanding. The more you uncover, the more you will wish you hadn’t.</w:t>
      </w:r>
    </w:p>
    <w:p w:rsidR="00000000" w:rsidDel="00000000" w:rsidP="00000000" w:rsidRDefault="00000000" w:rsidRPr="00000000" w14:paraId="000012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2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0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 **Ability Checks**</w:t>
      </w:r>
    </w:p>
    <w:p w:rsidR="00000000" w:rsidDel="00000000" w:rsidP="00000000" w:rsidRDefault="00000000" w:rsidRPr="00000000" w14:paraId="000013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Ability checks are used when a character attempts an action that directly relates to one of their primary attributes (e.g., Strength, Dexterity, Intelligence).</w:t>
      </w:r>
    </w:p>
    <w:p w:rsidR="00000000" w:rsidDel="00000000" w:rsidP="00000000" w:rsidRDefault="00000000" w:rsidRPr="00000000" w14:paraId="000013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**Procedure:**</w:t>
      </w:r>
    </w:p>
    <w:p w:rsidR="00000000" w:rsidDel="00000000" w:rsidP="00000000" w:rsidRDefault="00000000" w:rsidRPr="00000000" w14:paraId="000013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**Roll D100**: The player rolls D100.</w:t>
      </w:r>
    </w:p>
    <w:p w:rsidR="00000000" w:rsidDel="00000000" w:rsidP="00000000" w:rsidRDefault="00000000" w:rsidRPr="00000000" w14:paraId="000013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**Compare to Attribute**: The result is compared to the relevant attribute (e.g., STR, DEX, INT, etc.).</w:t>
      </w:r>
    </w:p>
    <w:p w:rsidR="00000000" w:rsidDel="00000000" w:rsidP="00000000" w:rsidRDefault="00000000" w:rsidRPr="00000000" w14:paraId="000013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**Success**: If the roll is equal to or less than the attribute, the check is successful.</w:t>
      </w:r>
    </w:p>
    <w:p w:rsidR="00000000" w:rsidDel="00000000" w:rsidP="00000000" w:rsidRDefault="00000000" w:rsidRPr="00000000" w14:paraId="000013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**Failure**: If the roll is higher than the attribute, the check fails.</w:t>
      </w:r>
    </w:p>
    <w:p w:rsidR="00000000" w:rsidDel="00000000" w:rsidP="00000000" w:rsidRDefault="00000000" w:rsidRPr="00000000" w14:paraId="000013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**Modifiers:**</w:t>
      </w:r>
    </w:p>
    <w:p w:rsidR="00000000" w:rsidDel="00000000" w:rsidP="00000000" w:rsidRDefault="00000000" w:rsidRPr="00000000" w14:paraId="000013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**Difficulty Modifiers**: The GM may apply modifiers based on the action’s difficulty. For example:</w:t>
      </w:r>
    </w:p>
    <w:p w:rsidR="00000000" w:rsidDel="00000000" w:rsidP="00000000" w:rsidRDefault="00000000" w:rsidRPr="00000000" w14:paraId="000013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**Easy**: +20 to the attribute (e.g., a STR 60 becomes 80 for this roll).</w:t>
      </w:r>
    </w:p>
    <w:p w:rsidR="00000000" w:rsidDel="00000000" w:rsidP="00000000" w:rsidRDefault="00000000" w:rsidRPr="00000000" w14:paraId="000013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**Normal**: No modifier.</w:t>
      </w:r>
    </w:p>
    <w:p w:rsidR="00000000" w:rsidDel="00000000" w:rsidP="00000000" w:rsidRDefault="00000000" w:rsidRPr="00000000" w14:paraId="000013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**Hard**: -20 to the attribute (e.g., a STR 60 becomes 40 for this roll).</w:t>
      </w:r>
    </w:p>
    <w:p w:rsidR="00000000" w:rsidDel="00000000" w:rsidP="00000000" w:rsidRDefault="00000000" w:rsidRPr="00000000" w14:paraId="000013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**Extreme**: -40 to the attribute (e.g., a STR 60 becomes 20 for this roll).</w:t>
      </w:r>
    </w:p>
    <w:p w:rsidR="00000000" w:rsidDel="00000000" w:rsidP="00000000" w:rsidRDefault="00000000" w:rsidRPr="00000000" w14:paraId="0000131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 **Skill Checks**</w:t>
      </w:r>
    </w:p>
    <w:p w:rsidR="00000000" w:rsidDel="00000000" w:rsidP="00000000" w:rsidRDefault="00000000" w:rsidRPr="00000000" w14:paraId="000013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 checks are used when a character attempts an action related to a specific skill (e.g., Investigation, Firearms, Occult Knowledge).</w:t>
      </w:r>
    </w:p>
    <w:p w:rsidR="00000000" w:rsidDel="00000000" w:rsidP="00000000" w:rsidRDefault="00000000" w:rsidRPr="00000000" w14:paraId="000013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**Procedure:**</w:t>
      </w:r>
    </w:p>
    <w:p w:rsidR="00000000" w:rsidDel="00000000" w:rsidP="00000000" w:rsidRDefault="00000000" w:rsidRPr="00000000" w14:paraId="000013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**Roll D100**: The player rolls D100.</w:t>
      </w:r>
    </w:p>
    <w:p w:rsidR="00000000" w:rsidDel="00000000" w:rsidP="00000000" w:rsidRDefault="00000000" w:rsidRPr="00000000" w14:paraId="000013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**Compare to Skill**: The result is compared to the relevant skill percentage.</w:t>
      </w:r>
    </w:p>
    <w:p w:rsidR="00000000" w:rsidDel="00000000" w:rsidP="00000000" w:rsidRDefault="00000000" w:rsidRPr="00000000" w14:paraId="000013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**Success**: If the roll is equal to or less than the skill percentage, the check is successful.</w:t>
      </w:r>
    </w:p>
    <w:p w:rsidR="00000000" w:rsidDel="00000000" w:rsidP="00000000" w:rsidRDefault="00000000" w:rsidRPr="00000000" w14:paraId="000013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**Failure**: If the roll is higher than the skill percentage, the check fails.</w:t>
      </w:r>
    </w:p>
    <w:p w:rsidR="00000000" w:rsidDel="00000000" w:rsidP="00000000" w:rsidRDefault="00000000" w:rsidRPr="00000000" w14:paraId="000013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**Modifiers:**</w:t>
      </w:r>
    </w:p>
    <w:p w:rsidR="00000000" w:rsidDel="00000000" w:rsidP="00000000" w:rsidRDefault="00000000" w:rsidRPr="00000000" w14:paraId="000013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**Situational Modifiers**: The GM may apply situational modifiers based on environmental factors, the complexity of the task, or available resources.</w:t>
      </w:r>
    </w:p>
    <w:p w:rsidR="00000000" w:rsidDel="00000000" w:rsidP="00000000" w:rsidRDefault="00000000" w:rsidRPr="00000000" w14:paraId="000013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**Advantageous**: +20 to the skill percentage.</w:t>
      </w:r>
    </w:p>
    <w:p w:rsidR="00000000" w:rsidDel="00000000" w:rsidP="00000000" w:rsidRDefault="00000000" w:rsidRPr="00000000" w14:paraId="000013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**Neutral**: No modifier.</w:t>
      </w:r>
    </w:p>
    <w:p w:rsidR="00000000" w:rsidDel="00000000" w:rsidP="00000000" w:rsidRDefault="00000000" w:rsidRPr="00000000" w14:paraId="000013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**Challenging**: -20 to the skill percentage.</w:t>
      </w:r>
    </w:p>
    <w:p w:rsidR="00000000" w:rsidDel="00000000" w:rsidP="00000000" w:rsidRDefault="00000000" w:rsidRPr="00000000" w14:paraId="000013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**Nearly Impossible**: -40 to the skill percentage.</w:t>
      </w:r>
    </w:p>
    <w:p w:rsidR="00000000" w:rsidDel="00000000" w:rsidP="00000000" w:rsidRDefault="00000000" w:rsidRPr="00000000" w14:paraId="000013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 **Opposed Checks**</w:t>
      </w:r>
    </w:p>
    <w:p w:rsidR="00000000" w:rsidDel="00000000" w:rsidP="00000000" w:rsidRDefault="00000000" w:rsidRPr="00000000" w14:paraId="000013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Opposed checks are used when two characters or a character and an NPC/creature are in direct competition (e.g., grappling, persuasion vs. Deception, stealth vs. Perception).</w:t>
      </w:r>
    </w:p>
    <w:p w:rsidR="00000000" w:rsidDel="00000000" w:rsidP="00000000" w:rsidRDefault="00000000" w:rsidRPr="00000000" w14:paraId="000013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**Procedure:**</w:t>
      </w:r>
    </w:p>
    <w:p w:rsidR="00000000" w:rsidDel="00000000" w:rsidP="00000000" w:rsidRDefault="00000000" w:rsidRPr="00000000" w14:paraId="000013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**Both Parties Roll D100**: Each party involved in the opposed check rolls D100.</w:t>
      </w:r>
    </w:p>
    <w:p w:rsidR="00000000" w:rsidDel="00000000" w:rsidP="00000000" w:rsidRDefault="00000000" w:rsidRPr="00000000" w14:paraId="000013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**Compare to Respective Attributes or Skills**: Each party compares their roll to the relevant attribute or skill.</w:t>
      </w:r>
    </w:p>
    <w:p w:rsidR="00000000" w:rsidDel="00000000" w:rsidP="00000000" w:rsidRDefault="00000000" w:rsidRPr="00000000" w14:paraId="000013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**Determine Success**:</w:t>
      </w:r>
    </w:p>
    <w:p w:rsidR="00000000" w:rsidDel="00000000" w:rsidP="00000000" w:rsidRDefault="00000000" w:rsidRPr="00000000" w14:paraId="000013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**If Both Succeed**: The party with the higher success margin (i.e., the greater difference between the attribute/skill and the roll) wins.</w:t>
      </w:r>
    </w:p>
    <w:p w:rsidR="00000000" w:rsidDel="00000000" w:rsidP="00000000" w:rsidRDefault="00000000" w:rsidRPr="00000000" w14:paraId="000013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**If Only One Succeeds**: The successful party wins the check.</w:t>
      </w:r>
    </w:p>
    <w:p w:rsidR="00000000" w:rsidDel="00000000" w:rsidP="00000000" w:rsidRDefault="00000000" w:rsidRPr="00000000" w14:paraId="000013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**If Both Fail**: The action is inconclusive, and the situation remains unresolved or enters a stalemate, depending on GM discretion.</w:t>
      </w:r>
    </w:p>
    <w:p w:rsidR="00000000" w:rsidDel="00000000" w:rsidP="00000000" w:rsidRDefault="00000000" w:rsidRPr="00000000" w14:paraId="000013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**Tie-Breakers:**</w:t>
      </w:r>
    </w:p>
    <w:p w:rsidR="00000000" w:rsidDel="00000000" w:rsidP="00000000" w:rsidRDefault="00000000" w:rsidRPr="00000000" w14:paraId="000013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If the success margins are identical, or if both parties fail equally, reroll or the GM may declare a tie, requiring another attempt or introducing a new complication.</w:t>
      </w:r>
    </w:p>
    <w:p w:rsidR="00000000" w:rsidDel="00000000" w:rsidP="00000000" w:rsidRDefault="00000000" w:rsidRPr="00000000" w14:paraId="000013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4. **Degrees of Success**</w:t>
      </w:r>
    </w:p>
    <w:p w:rsidR="00000000" w:rsidDel="00000000" w:rsidP="00000000" w:rsidRDefault="00000000" w:rsidRPr="00000000" w14:paraId="000013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For actions where the degree of success matters (e.g., hacking a complex system, deciphering ancient runes), the GM may implement degrees of success:</w:t>
      </w:r>
    </w:p>
    <w:p w:rsidR="00000000" w:rsidDel="00000000" w:rsidP="00000000" w:rsidRDefault="00000000" w:rsidRPr="00000000" w14:paraId="000013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**Critical Success**: Rolling 01-05 or succeeding by a margin of 50 or more (e.g., rolling 25 on a skill of 75) results in an exceptionally favorable outcome.</w:t>
      </w:r>
    </w:p>
    <w:p w:rsidR="00000000" w:rsidDel="00000000" w:rsidP="00000000" w:rsidRDefault="00000000" w:rsidRPr="00000000" w14:paraId="000013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**Standard Success**: Succeeding by a margin of 1-49 results in a typical success.</w:t>
      </w:r>
    </w:p>
    <w:p w:rsidR="00000000" w:rsidDel="00000000" w:rsidP="00000000" w:rsidRDefault="00000000" w:rsidRPr="00000000" w14:paraId="000013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**Partial Success**: Rolling within 10 points above the attribute/skill (e.g., rolling 55 on a skill of 50) may result in a partial success with complications.</w:t>
      </w:r>
    </w:p>
    <w:p w:rsidR="00000000" w:rsidDel="00000000" w:rsidP="00000000" w:rsidRDefault="00000000" w:rsidRPr="00000000" w14:paraId="000013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**Critical Failure**: Rolling 96-100 or failing by a margin of 50 or more (e.g., rolling 85 on a skill of 30) results in a catastrophic failure.</w:t>
      </w:r>
    </w:p>
    <w:p w:rsidR="00000000" w:rsidDel="00000000" w:rsidP="00000000" w:rsidRDefault="00000000" w:rsidRPr="00000000" w14:paraId="000013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 **Assistance and Group Checks**</w:t>
      </w:r>
    </w:p>
    <w:p w:rsidR="00000000" w:rsidDel="00000000" w:rsidP="00000000" w:rsidRDefault="00000000" w:rsidRPr="00000000" w14:paraId="000013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multiple characters work together on a task, the GM may allow a group check:</w:t>
      </w:r>
    </w:p>
    <w:p w:rsidR="00000000" w:rsidDel="00000000" w:rsidP="00000000" w:rsidRDefault="00000000" w:rsidRPr="00000000" w14:paraId="000013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**Primary Actor**: One character rolls the main check.</w:t>
      </w:r>
    </w:p>
    <w:p w:rsidR="00000000" w:rsidDel="00000000" w:rsidP="00000000" w:rsidRDefault="00000000" w:rsidRPr="00000000" w14:paraId="000013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**Assist Rolls**: Other characters roll D100 for the relevant skill or attribute. If they succeed, they grant a +10 bonus to the primary actor’s roll, up to a maximum of +30.</w:t>
      </w:r>
    </w:p>
    <w:p w:rsidR="00000000" w:rsidDel="00000000" w:rsidP="00000000" w:rsidRDefault="00000000" w:rsidRPr="00000000" w14:paraId="000013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Summary</w:t>
      </w:r>
    </w:p>
    <w:p w:rsidR="00000000" w:rsidDel="00000000" w:rsidP="00000000" w:rsidRDefault="00000000" w:rsidRPr="00000000" w14:paraId="000013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action check system is designed to be flexible, allowing for straightforward resolution of actions while providing room for narrative flavor and degrees of success. By relying on the D100 system, it integrates seamlessly with the existing mechanics of **Harrowing Truth**, ensuring consistency and ease of use in gameplay.</w:t>
      </w:r>
    </w:p>
    <w:p w:rsidR="00000000" w:rsidDel="00000000" w:rsidP="00000000" w:rsidRDefault="00000000" w:rsidRPr="00000000" w14:paraId="000013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Movement and Action Resolution</w:t>
      </w:r>
    </w:p>
    <w:p w:rsidR="00000000" w:rsidDel="00000000" w:rsidP="00000000" w:rsidRDefault="00000000" w:rsidRPr="00000000" w14:paraId="000013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Movement in combat follows the grid-based system. Players can move across a battlefield based on their initiative roll, and each character has a movement range determined by their attributes and the type of action they’re performing.</w:t>
      </w:r>
    </w:p>
    <w:p w:rsidR="00000000" w:rsidDel="00000000" w:rsidP="00000000" w:rsidRDefault="00000000" w:rsidRPr="00000000" w14:paraId="000013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Standard Movement: 1 square (1 inch = 5 feet)</w:t>
      </w:r>
    </w:p>
    <w:p w:rsidR="00000000" w:rsidDel="00000000" w:rsidP="00000000" w:rsidRDefault="00000000" w:rsidRPr="00000000" w14:paraId="000013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Running: Movement doubles, but character suffers penalty to defensive rolls.</w:t>
      </w:r>
    </w:p>
    <w:p w:rsidR="00000000" w:rsidDel="00000000" w:rsidP="00000000" w:rsidRDefault="00000000" w:rsidRPr="00000000" w14:paraId="000013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Jumping/Climbing: Special rolls to determine success. Difficult terrain adds penalties.</w:t>
      </w:r>
    </w:p>
    <w:p w:rsidR="00000000" w:rsidDel="00000000" w:rsidP="00000000" w:rsidRDefault="00000000" w:rsidRPr="00000000" w14:paraId="0000134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Damage Types and Effects</w:t>
      </w:r>
    </w:p>
    <w:p w:rsidR="00000000" w:rsidDel="00000000" w:rsidP="00000000" w:rsidRDefault="00000000" w:rsidRPr="00000000" w14:paraId="000013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Physical Damage: The basic types of damage (Piercing, Slashing, Bludgeoning) affect health and stamina. Players should track damage in each category.</w:t>
      </w:r>
    </w:p>
    <w:p w:rsidR="00000000" w:rsidDel="00000000" w:rsidP="00000000" w:rsidRDefault="00000000" w:rsidRPr="00000000" w14:paraId="000013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Piercing: Sharp, focused damage, typically from firearms, arrows, or pointed weapons.</w:t>
      </w:r>
    </w:p>
    <w:p w:rsidR="00000000" w:rsidDel="00000000" w:rsidP="00000000" w:rsidRDefault="00000000" w:rsidRPr="00000000" w14:paraId="000013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Slashing: Cutting damage, typically from blades and axes.</w:t>
      </w:r>
    </w:p>
    <w:p w:rsidR="00000000" w:rsidDel="00000000" w:rsidP="00000000" w:rsidRDefault="00000000" w:rsidRPr="00000000" w14:paraId="000013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Bludgeoning: Impact damage, typically from blunt weapons, clubs, and maces.</w:t>
      </w:r>
    </w:p>
    <w:p w:rsidR="00000000" w:rsidDel="00000000" w:rsidP="00000000" w:rsidRDefault="00000000" w:rsidRPr="00000000" w14:paraId="000013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Magical Damage: Magical damage may come in the form of elemental, eldritch, or psychic damage.</w:t>
      </w:r>
    </w:p>
    <w:p w:rsidR="00000000" w:rsidDel="00000000" w:rsidP="00000000" w:rsidRDefault="00000000" w:rsidRPr="00000000" w14:paraId="000013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Fire, Cold, Electricity: Standard elemental damage types.</w:t>
      </w:r>
    </w:p>
    <w:p w:rsidR="00000000" w:rsidDel="00000000" w:rsidP="00000000" w:rsidRDefault="00000000" w:rsidRPr="00000000" w14:paraId="000013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Eldritch: Psychic and reality-warping damage that may cause sanity loss in addition to physical harm.</w:t>
      </w:r>
    </w:p>
    <w:p w:rsidR="00000000" w:rsidDel="00000000" w:rsidP="00000000" w:rsidRDefault="00000000" w:rsidRPr="00000000" w14:paraId="000013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Necrotic: Damage that depletes vitality, sapping health over time.</w:t>
      </w:r>
    </w:p>
    <w:p w:rsidR="00000000" w:rsidDel="00000000" w:rsidP="00000000" w:rsidRDefault="00000000" w:rsidRPr="00000000" w14:paraId="000013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w:t>
      </w:r>
    </w:p>
    <w:p w:rsidR="00000000" w:rsidDel="00000000" w:rsidP="00000000" w:rsidRDefault="00000000" w:rsidRPr="00000000" w14:paraId="000013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Exploring the Environment</w:t>
      </w:r>
    </w:p>
    <w:p w:rsidR="00000000" w:rsidDel="00000000" w:rsidP="00000000" w:rsidRDefault="00000000" w:rsidRPr="00000000" w14:paraId="000013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Interactions</w:t>
      </w:r>
    </w:p>
    <w:p w:rsidR="00000000" w:rsidDel="00000000" w:rsidP="00000000" w:rsidRDefault="00000000" w:rsidRPr="00000000" w14:paraId="000013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environment is as much a character as the player characters themselves. The world can shift, change, and interact with the players based on their actions, the time period they’re in, and the cosmic forces at play. Characters may need to adapt quickly to their surroundings, whether it’s a crumbling ruin, a laboratory filled with toxic gas, or a cursed forest.</w:t>
      </w:r>
    </w:p>
    <w:p w:rsidR="00000000" w:rsidDel="00000000" w:rsidP="00000000" w:rsidRDefault="00000000" w:rsidRPr="00000000" w14:paraId="000013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Terrain:</w:t>
      </w:r>
    </w:p>
    <w:p w:rsidR="00000000" w:rsidDel="00000000" w:rsidP="00000000" w:rsidRDefault="00000000" w:rsidRPr="00000000" w14:paraId="000013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Urban Terrain: Cities and towns offer opportunities for social interaction, resource gathering, and puzzle-solving but also present challenges like crowds, infrastructure, and hidden threats.</w:t>
      </w:r>
    </w:p>
    <w:p w:rsidR="00000000" w:rsidDel="00000000" w:rsidP="00000000" w:rsidRDefault="00000000" w:rsidRPr="00000000" w14:paraId="000013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Street Combat: Fights take place among buildings, alleys, and marketplaces. Structures provide cover but may collapse under heavy fire or during magical phenomena.</w:t>
      </w:r>
    </w:p>
    <w:p w:rsidR="00000000" w:rsidDel="00000000" w:rsidP="00000000" w:rsidRDefault="00000000" w:rsidRPr="00000000" w14:paraId="000013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Underground: Sewer systems, tunnels, and old crypts are common underground settings. Visibility is limited, and hostile creatures often lurk in these areas.</w:t>
      </w:r>
    </w:p>
    <w:p w:rsidR="00000000" w:rsidDel="00000000" w:rsidP="00000000" w:rsidRDefault="00000000" w:rsidRPr="00000000" w14:paraId="000013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Natural Terrain: Forests, caves, mountains, and deserts provide ample exploration opportunities but can be treacherous. These environments may offer limited resources but provide unique threats.</w:t>
      </w:r>
    </w:p>
    <w:p w:rsidR="00000000" w:rsidDel="00000000" w:rsidP="00000000" w:rsidRDefault="00000000" w:rsidRPr="00000000" w14:paraId="000013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Dense Forests: Difficult to navigate and easy to get lost. Wild animals, plant life, and ancient evils can make traversing these areas deadly.</w:t>
      </w:r>
    </w:p>
    <w:p w:rsidR="00000000" w:rsidDel="00000000" w:rsidP="00000000" w:rsidRDefault="00000000" w:rsidRPr="00000000" w14:paraId="000013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Cavernous Systems: Underneath the earth, labyrinths and cave systems can hold both valuable resources and unspeakable horrors.</w:t>
      </w:r>
    </w:p>
    <w:p w:rsidR="00000000" w:rsidDel="00000000" w:rsidP="00000000" w:rsidRDefault="00000000" w:rsidRPr="00000000" w14:paraId="000013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Supernatural Terrain: Cosmic anomalies, such as portals to other dimensions, forgotten places between worlds, and ancient ruins filled with eldritch energy, provide an atmosphere that warps reality.</w:t>
      </w:r>
    </w:p>
    <w:p w:rsidR="00000000" w:rsidDel="00000000" w:rsidP="00000000" w:rsidRDefault="00000000" w:rsidRPr="00000000" w14:paraId="000013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Anomalies: Time, space, and reality itself may distort in these areas. Environments may not obey normal laws of physics, adding an extra layer of danger.</w:t>
      </w:r>
    </w:p>
    <w:p w:rsidR="00000000" w:rsidDel="00000000" w:rsidP="00000000" w:rsidRDefault="00000000" w:rsidRPr="00000000" w14:paraId="000013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Haunted Locations: Places with deep connections to the paranormal or supernatural may present threats such as ghosts, curses, and strange phenomena.</w:t>
      </w:r>
    </w:p>
    <w:p w:rsidR="00000000" w:rsidDel="00000000" w:rsidP="00000000" w:rsidRDefault="00000000" w:rsidRPr="00000000" w14:paraId="000013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Travel and Movement</w:t>
      </w:r>
    </w:p>
    <w:p w:rsidR="00000000" w:rsidDel="00000000" w:rsidP="00000000" w:rsidRDefault="00000000" w:rsidRPr="00000000" w14:paraId="000013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Basic Movement Mechanics</w:t>
      </w:r>
    </w:p>
    <w:p w:rsidR="00000000" w:rsidDel="00000000" w:rsidP="00000000" w:rsidRDefault="00000000" w:rsidRPr="00000000" w14:paraId="000013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Movement in the game is tied to both the environment and the individual character’s abilities. Characters can travel across the map using different methods, including walking, running, driving, or flying, depending on their equipment and resources.</w:t>
      </w:r>
    </w:p>
    <w:p w:rsidR="00000000" w:rsidDel="00000000" w:rsidP="00000000" w:rsidRDefault="00000000" w:rsidRPr="00000000" w14:paraId="000013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Standard Movement: Based on the character’s Speed attribute and any modifiers.</w:t>
      </w:r>
    </w:p>
    <w:p w:rsidR="00000000" w:rsidDel="00000000" w:rsidP="00000000" w:rsidRDefault="00000000" w:rsidRPr="00000000" w14:paraId="000013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1 square = 1 inch = 5 feet (on the grid)</w:t>
      </w:r>
    </w:p>
    <w:p w:rsidR="00000000" w:rsidDel="00000000" w:rsidP="00000000" w:rsidRDefault="00000000" w:rsidRPr="00000000" w14:paraId="000013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can move up to their movement allowance per round. Movement is reduced when encumbered or under physical duress.</w:t>
      </w:r>
    </w:p>
    <w:p w:rsidR="00000000" w:rsidDel="00000000" w:rsidP="00000000" w:rsidRDefault="00000000" w:rsidRPr="00000000" w14:paraId="000013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Movement:</w:t>
      </w:r>
    </w:p>
    <w:p w:rsidR="00000000" w:rsidDel="00000000" w:rsidP="00000000" w:rsidRDefault="00000000" w:rsidRPr="00000000" w14:paraId="000013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Climbing: Requires a check to determine success. Falling from height causes damage based on the height.</w:t>
      </w:r>
    </w:p>
    <w:p w:rsidR="00000000" w:rsidDel="00000000" w:rsidP="00000000" w:rsidRDefault="00000000" w:rsidRPr="00000000" w14:paraId="000013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Swimming: A more taxing form of movement. Characters must be able to swim or have a specific skill to attempt this.</w:t>
      </w:r>
    </w:p>
    <w:p w:rsidR="00000000" w:rsidDel="00000000" w:rsidP="00000000" w:rsidRDefault="00000000" w:rsidRPr="00000000" w14:paraId="000013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Riding: Movement across vehicles, animals, or machines.</w:t>
      </w:r>
    </w:p>
    <w:p w:rsidR="00000000" w:rsidDel="00000000" w:rsidP="00000000" w:rsidRDefault="00000000" w:rsidRPr="00000000" w14:paraId="000013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Encumbrance</w:t>
      </w:r>
    </w:p>
    <w:p w:rsidR="00000000" w:rsidDel="00000000" w:rsidP="00000000" w:rsidRDefault="00000000" w:rsidRPr="00000000" w14:paraId="000013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Encumbrance determines how much gear a character can carry and still function effectively. Players must manage their gear carefully. Too much weight can slow the character’s movement, lower their ability to escape, and affect combat performance.</w:t>
      </w:r>
    </w:p>
    <w:p w:rsidR="00000000" w:rsidDel="00000000" w:rsidP="00000000" w:rsidRDefault="00000000" w:rsidRPr="00000000" w14:paraId="000013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Light Load: No penalties to movement.</w:t>
      </w:r>
    </w:p>
    <w:p w:rsidR="00000000" w:rsidDel="00000000" w:rsidP="00000000" w:rsidRDefault="00000000" w:rsidRPr="00000000" w14:paraId="000013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Medium Load: -1 to movement and -10% to most skill checks.</w:t>
      </w:r>
    </w:p>
    <w:p w:rsidR="00000000" w:rsidDel="00000000" w:rsidP="00000000" w:rsidRDefault="00000000" w:rsidRPr="00000000" w14:paraId="000013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Heavy Load: -2 to movement and -20% to most skill checks. Additionally, heavy loads cause fatigue and reduce stamina.</w:t>
      </w:r>
    </w:p>
    <w:p w:rsidR="00000000" w:rsidDel="00000000" w:rsidP="00000000" w:rsidRDefault="00000000" w:rsidRPr="00000000" w14:paraId="000013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 Adaptations for Cosmic Horror</w:t>
      </w:r>
    </w:p>
    <w:p w:rsidR="00000000" w:rsidDel="00000000" w:rsidP="00000000" w:rsidRDefault="00000000" w:rsidRPr="00000000" w14:paraId="000013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 mechanics have been adapted to suit the thematic needs of The Harrowing Truth. Unlike traditional dungeon crawls, which emphasize exploration and loot, these mechanics focus on survival, psychological stress, and the oppressive atmosphere of cosmic horror.</w:t>
      </w:r>
    </w:p>
    <w:p w:rsidR="00000000" w:rsidDel="00000000" w:rsidP="00000000" w:rsidRDefault="00000000" w:rsidRPr="00000000" w14:paraId="000013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Core Elements of Cosmic Dungeon Crawls</w:t>
      </w:r>
    </w:p>
    <w:p w:rsidR="00000000" w:rsidDel="00000000" w:rsidP="00000000" w:rsidRDefault="00000000" w:rsidRPr="00000000" w14:paraId="000013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Atmospheric Design:</w:t>
      </w:r>
    </w:p>
    <w:p w:rsidR="00000000" w:rsidDel="00000000" w:rsidP="00000000" w:rsidRDefault="00000000" w:rsidRPr="00000000" w14:paraId="000013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Darkness and Isolation: Corridors that seem endless, rooms cloaked in darkness, and spaces that evoke claustrophobia.</w:t>
      </w:r>
    </w:p>
    <w:p w:rsidR="00000000" w:rsidDel="00000000" w:rsidP="00000000" w:rsidRDefault="00000000" w:rsidRPr="00000000" w14:paraId="000013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Hostility: Shifting walls, unstable floors, toxic atmospheres, and surreal landscapes designed to disorient players.</w:t>
      </w:r>
    </w:p>
    <w:p w:rsidR="00000000" w:rsidDel="00000000" w:rsidP="00000000" w:rsidRDefault="00000000" w:rsidRPr="00000000" w14:paraId="000013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Resource Management:</w:t>
      </w:r>
    </w:p>
    <w:p w:rsidR="00000000" w:rsidDel="00000000" w:rsidP="00000000" w:rsidRDefault="00000000" w:rsidRPr="00000000" w14:paraId="000013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must carefully manage supplies such as food, water, medical kits, and ammunition.</w:t>
      </w:r>
    </w:p>
    <w:p w:rsidR="00000000" w:rsidDel="00000000" w:rsidP="00000000" w:rsidRDefault="00000000" w:rsidRPr="00000000" w14:paraId="000013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Rare and expendable items, like flares or spells, should force hard choices between immediate use or saving for later.</w:t>
      </w:r>
    </w:p>
    <w:p w:rsidR="00000000" w:rsidDel="00000000" w:rsidP="00000000" w:rsidRDefault="00000000" w:rsidRPr="00000000" w14:paraId="000013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Dynamic Threats:</w:t>
      </w:r>
    </w:p>
    <w:p w:rsidR="00000000" w:rsidDel="00000000" w:rsidP="00000000" w:rsidRDefault="00000000" w:rsidRPr="00000000" w14:paraId="000013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Monsters and enemies adapt or evolve based on player behavior.</w:t>
      </w:r>
    </w:p>
    <w:p w:rsidR="00000000" w:rsidDel="00000000" w:rsidP="00000000" w:rsidRDefault="00000000" w:rsidRPr="00000000" w14:paraId="000013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Traps and environmental hazards reset or shift over time, creating unpredictability.</w:t>
      </w:r>
    </w:p>
    <w:p w:rsidR="00000000" w:rsidDel="00000000" w:rsidP="00000000" w:rsidRDefault="00000000" w:rsidRPr="00000000" w14:paraId="000013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Features</w:t>
      </w:r>
    </w:p>
    <w:p w:rsidR="00000000" w:rsidDel="00000000" w:rsidP="00000000" w:rsidRDefault="00000000" w:rsidRPr="00000000" w14:paraId="0000139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Procedural Layouts:</w:t>
      </w:r>
    </w:p>
    <w:p w:rsidR="00000000" w:rsidDel="00000000" w:rsidP="00000000" w:rsidRDefault="00000000" w:rsidRPr="00000000" w14:paraId="000013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Use shifting maps where rooms and hallways rearrange themselves based on the players’ actions. Include roll charts for randomizing layouts if desired.</w:t>
      </w:r>
    </w:p>
    <w:p w:rsidR="00000000" w:rsidDel="00000000" w:rsidP="00000000" w:rsidRDefault="00000000" w:rsidRPr="00000000" w14:paraId="000013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w:t>
      </w:r>
    </w:p>
    <w:p w:rsidR="00000000" w:rsidDel="00000000" w:rsidP="00000000" w:rsidRDefault="00000000" w:rsidRPr="00000000" w14:paraId="000013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labyrinth of impossible geometry.</w:t>
      </w:r>
    </w:p>
    <w:p w:rsidR="00000000" w:rsidDel="00000000" w:rsidP="00000000" w:rsidRDefault="00000000" w:rsidRPr="00000000" w14:paraId="000013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ruined temple where every door leads to an unexpected location.</w:t>
      </w:r>
    </w:p>
    <w:p w:rsidR="00000000" w:rsidDel="00000000" w:rsidP="00000000" w:rsidRDefault="00000000" w:rsidRPr="00000000" w14:paraId="000013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Encounter Triggers:</w:t>
      </w:r>
    </w:p>
    <w:p w:rsidR="00000000" w:rsidDel="00000000" w:rsidP="00000000" w:rsidRDefault="00000000" w:rsidRPr="00000000" w14:paraId="000013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Implement sanity checks when encountering certain areas (e.g., a mural depicting forbidden knowledge).</w:t>
      </w:r>
    </w:p>
    <w:p w:rsidR="00000000" w:rsidDel="00000000" w:rsidP="00000000" w:rsidRDefault="00000000" w:rsidRPr="00000000" w14:paraId="000013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Use randomized events such as collapsing floors, sudden enemy ambushes, or vision distortions.</w:t>
      </w:r>
    </w:p>
    <w:p w:rsidR="00000000" w:rsidDel="00000000" w:rsidP="00000000" w:rsidRDefault="00000000" w:rsidRPr="00000000" w14:paraId="000013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Puzzle Mechanics:</w:t>
      </w:r>
    </w:p>
    <w:p w:rsidR="00000000" w:rsidDel="00000000" w:rsidP="00000000" w:rsidRDefault="00000000" w:rsidRPr="00000000" w14:paraId="000013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Logical puzzles and riddles based on lore and symbolism.</w:t>
      </w:r>
    </w:p>
    <w:p w:rsidR="00000000" w:rsidDel="00000000" w:rsidP="00000000" w:rsidRDefault="00000000" w:rsidRPr="00000000" w14:paraId="000013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Physical challenges, such as navigating platforms over an abyss while hallucinating.</w:t>
      </w:r>
    </w:p>
    <w:p w:rsidR="00000000" w:rsidDel="00000000" w:rsidP="00000000" w:rsidRDefault="00000000" w:rsidRPr="00000000" w14:paraId="000013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Light and Shadow:</w:t>
      </w:r>
    </w:p>
    <w:p w:rsidR="00000000" w:rsidDel="00000000" w:rsidP="00000000" w:rsidRDefault="00000000" w:rsidRPr="00000000" w14:paraId="000013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Light sources are limited and crucial. Torches, flashlights, and lanterns act as survival tools but can attract attention from entities sensitive to light.</w:t>
      </w:r>
    </w:p>
    <w:p w:rsidR="00000000" w:rsidDel="00000000" w:rsidP="00000000" w:rsidRDefault="00000000" w:rsidRPr="00000000" w14:paraId="000013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Unique Challenges</w:t>
      </w:r>
    </w:p>
    <w:p w:rsidR="00000000" w:rsidDel="00000000" w:rsidP="00000000" w:rsidRDefault="00000000" w:rsidRPr="00000000" w14:paraId="000013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Psychological Stress:</w:t>
      </w:r>
    </w:p>
    <w:p w:rsidR="00000000" w:rsidDel="00000000" w:rsidP="00000000" w:rsidRDefault="00000000" w:rsidRPr="00000000" w14:paraId="000013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accumulate sanity penalties as they explore deeper levels, encountering increasingly disturbing sights.</w:t>
      </w:r>
    </w:p>
    <w:p w:rsidR="00000000" w:rsidDel="00000000" w:rsidP="00000000" w:rsidRDefault="00000000" w:rsidRPr="00000000" w14:paraId="000013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Use descriptions that blur the line between hallucination and reality (e.g., “The walls pulse as if alive. Are they moving, or is it your mind breaking?”).</w:t>
      </w:r>
    </w:p>
    <w:p w:rsidR="00000000" w:rsidDel="00000000" w:rsidP="00000000" w:rsidRDefault="00000000" w:rsidRPr="00000000" w14:paraId="000013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Time Pressure:</w:t>
      </w:r>
    </w:p>
    <w:p w:rsidR="00000000" w:rsidDel="00000000" w:rsidP="00000000" w:rsidRDefault="00000000" w:rsidRPr="00000000" w14:paraId="000013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Events occur on a timer, such as the imminent awakening of an elder god or the collapse of a structure. Players must balance exploration with urgency.</w:t>
      </w:r>
    </w:p>
    <w:p w:rsidR="00000000" w:rsidDel="00000000" w:rsidP="00000000" w:rsidRDefault="00000000" w:rsidRPr="00000000" w14:paraId="000013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Unreliable Maps:</w:t>
      </w:r>
    </w:p>
    <w:p w:rsidR="00000000" w:rsidDel="00000000" w:rsidP="00000000" w:rsidRDefault="00000000" w:rsidRPr="00000000" w14:paraId="000013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Maps may be incomplete, outdated, or deliberately misleading. Add mechanics where players can draw their maps but must navigate inaccuracies.</w:t>
      </w:r>
    </w:p>
    <w:p w:rsidR="00000000" w:rsidDel="00000000" w:rsidP="00000000" w:rsidRDefault="00000000" w:rsidRPr="00000000" w14:paraId="000013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Rewards and Outcomes</w:t>
      </w:r>
    </w:p>
    <w:p w:rsidR="00000000" w:rsidDel="00000000" w:rsidP="00000000" w:rsidRDefault="00000000" w:rsidRPr="00000000" w14:paraId="000013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Artifacts and Lore:</w:t>
      </w:r>
    </w:p>
    <w:p w:rsidR="00000000" w:rsidDel="00000000" w:rsidP="00000000" w:rsidRDefault="00000000" w:rsidRPr="00000000" w14:paraId="000013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Reward exploration with rare items or pieces of forbidden knowledge that come with risks.</w:t>
      </w:r>
    </w:p>
    <w:p w:rsidR="00000000" w:rsidDel="00000000" w:rsidP="00000000" w:rsidRDefault="00000000" w:rsidRPr="00000000" w14:paraId="000013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tome that grants a powerful spell but drains sanity with each use.</w:t>
      </w:r>
    </w:p>
    <w:p w:rsidR="00000000" w:rsidDel="00000000" w:rsidP="00000000" w:rsidRDefault="00000000" w:rsidRPr="00000000" w14:paraId="000013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Survival Above All:</w:t>
      </w:r>
    </w:p>
    <w:p w:rsidR="00000000" w:rsidDel="00000000" w:rsidP="00000000" w:rsidRDefault="00000000" w:rsidRPr="00000000" w14:paraId="000013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Successful completion should hinge on survival, not treasure. Escaping alive with some semblance of sanity is the ultimate reward.</w:t>
      </w:r>
    </w:p>
    <w:p w:rsidR="00000000" w:rsidDel="00000000" w:rsidP="00000000" w:rsidRDefault="00000000" w:rsidRPr="00000000" w14:paraId="000013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 Themes</w:t>
      </w:r>
    </w:p>
    <w:p w:rsidR="00000000" w:rsidDel="00000000" w:rsidP="00000000" w:rsidRDefault="00000000" w:rsidRPr="00000000" w14:paraId="000013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Interdimensional Ruins:</w:t>
      </w:r>
    </w:p>
    <w:p w:rsidR="00000000" w:rsidDel="00000000" w:rsidP="00000000" w:rsidRDefault="00000000" w:rsidRPr="00000000" w14:paraId="000013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Explore a crumbling fortress in a pocket dimension, filled with twisted geometry and time anomalies.</w:t>
      </w:r>
    </w:p>
    <w:p w:rsidR="00000000" w:rsidDel="00000000" w:rsidP="00000000" w:rsidRDefault="00000000" w:rsidRPr="00000000" w14:paraId="000013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Subterranean Labs:</w:t>
      </w:r>
    </w:p>
    <w:p w:rsidR="00000000" w:rsidDel="00000000" w:rsidP="00000000" w:rsidRDefault="00000000" w:rsidRPr="00000000" w14:paraId="000013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Navigate abandoned research facilities where experiments with cosmic energies have gone terribly wrong.</w:t>
      </w:r>
    </w:p>
    <w:p w:rsidR="00000000" w:rsidDel="00000000" w:rsidP="00000000" w:rsidRDefault="00000000" w:rsidRPr="00000000" w14:paraId="000013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Otherworldly Landscapes:</w:t>
      </w:r>
    </w:p>
    <w:p w:rsidR="00000000" w:rsidDel="00000000" w:rsidP="00000000" w:rsidRDefault="00000000" w:rsidRPr="00000000" w14:paraId="000013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Journey through alien environments, like forests where the trees whisper and the ground shifts underfoot.</w:t>
      </w:r>
    </w:p>
    <w:p w:rsidR="00000000" w:rsidDel="00000000" w:rsidP="00000000" w:rsidRDefault="00000000" w:rsidRPr="00000000" w14:paraId="000013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Mechanics and Encounters</w:t>
      </w:r>
    </w:p>
    <w:p w:rsidR="00000000" w:rsidDel="00000000" w:rsidP="00000000" w:rsidRDefault="00000000" w:rsidRPr="00000000" w14:paraId="000013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is a critical aspect of survival, requiring careful planning, quick thinking, and a solid understanding of the rules. Encounters are designed to challenge the players, emphasizing strategy over brute force.</w:t>
      </w:r>
    </w:p>
    <w:p w:rsidR="00000000" w:rsidDel="00000000" w:rsidP="00000000" w:rsidRDefault="00000000" w:rsidRPr="00000000" w14:paraId="000013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Initiative</w:t>
      </w:r>
    </w:p>
    <w:p w:rsidR="00000000" w:rsidDel="00000000" w:rsidP="00000000" w:rsidRDefault="00000000" w:rsidRPr="00000000" w14:paraId="000013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Initiative determines the order of actions during combat. At the beginning of each encounter:</w:t>
      </w:r>
    </w:p>
    <w:p w:rsidR="00000000" w:rsidDel="00000000" w:rsidP="00000000" w:rsidRDefault="00000000" w:rsidRPr="00000000" w14:paraId="000013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Players and npcs roll a D100 and add their Dexterity (DEX) modifier.</w:t>
      </w:r>
    </w:p>
    <w:p w:rsidR="00000000" w:rsidDel="00000000" w:rsidP="00000000" w:rsidRDefault="00000000" w:rsidRPr="00000000" w14:paraId="000013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Initiative ties are resolved by comparing Perception (PER) scores, with higher values acting first.</w:t>
      </w:r>
    </w:p>
    <w:p w:rsidR="00000000" w:rsidDel="00000000" w:rsidP="00000000" w:rsidRDefault="00000000" w:rsidRPr="00000000" w14:paraId="000013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Turns proceed from highest to lowest initiative.</w:t>
      </w:r>
    </w:p>
    <w:p w:rsidR="00000000" w:rsidDel="00000000" w:rsidP="00000000" w:rsidRDefault="00000000" w:rsidRPr="00000000" w14:paraId="000013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Actions</w:t>
      </w:r>
    </w:p>
    <w:p w:rsidR="00000000" w:rsidDel="00000000" w:rsidP="00000000" w:rsidRDefault="00000000" w:rsidRPr="00000000" w14:paraId="000013D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character has a set number of actions per turn, determined by their Dexterity:</w:t>
      </w:r>
    </w:p>
    <w:p w:rsidR="00000000" w:rsidDel="00000000" w:rsidP="00000000" w:rsidRDefault="00000000" w:rsidRPr="00000000" w14:paraId="000013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Standard Action: Used for attacking, casting spells, or taking significant actions.</w:t>
      </w:r>
    </w:p>
    <w:p w:rsidR="00000000" w:rsidDel="00000000" w:rsidP="00000000" w:rsidRDefault="00000000" w:rsidRPr="00000000" w14:paraId="000013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Movement: Characters may move up to their speed in feet (calculated as [DEX ÷ 2]).</w:t>
      </w:r>
    </w:p>
    <w:p w:rsidR="00000000" w:rsidDel="00000000" w:rsidP="00000000" w:rsidRDefault="00000000" w:rsidRPr="00000000" w14:paraId="000013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Bonus Action: Minor actions, such as drawing a weapon or using an item, can be performed.</w:t>
      </w:r>
    </w:p>
    <w:p w:rsidR="00000000" w:rsidDel="00000000" w:rsidP="00000000" w:rsidRDefault="00000000" w:rsidRPr="00000000" w14:paraId="000013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Reactions: Certain abilities or conditions may trigger reactions outside a character’s turn.</w:t>
      </w:r>
    </w:p>
    <w:p w:rsidR="00000000" w:rsidDel="00000000" w:rsidP="00000000" w:rsidRDefault="00000000" w:rsidRPr="00000000" w14:paraId="000013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Flow</w:t>
      </w:r>
    </w:p>
    <w:p w:rsidR="00000000" w:rsidDel="00000000" w:rsidP="00000000" w:rsidRDefault="00000000" w:rsidRPr="00000000" w14:paraId="000013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operates in structured rounds, each lasting approximately six seconds in-game. A typical round includes:</w:t>
      </w:r>
    </w:p>
    <w:p w:rsidR="00000000" w:rsidDel="00000000" w:rsidP="00000000" w:rsidRDefault="00000000" w:rsidRPr="00000000" w14:paraId="000013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Declare Actions: Players declare their intended actions.</w:t>
      </w:r>
    </w:p>
    <w:p w:rsidR="00000000" w:rsidDel="00000000" w:rsidP="00000000" w:rsidRDefault="00000000" w:rsidRPr="00000000" w14:paraId="000013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Resolve Actions: Actions are resolved in initiative order, with rolls determining success or failure.</w:t>
      </w:r>
    </w:p>
    <w:p w:rsidR="00000000" w:rsidDel="00000000" w:rsidP="00000000" w:rsidRDefault="00000000" w:rsidRPr="00000000" w14:paraId="000013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End of Round: Environmental effects, ongoing conditions, and statuses are updated.</w:t>
      </w:r>
    </w:p>
    <w:p w:rsidR="00000000" w:rsidDel="00000000" w:rsidP="00000000" w:rsidRDefault="00000000" w:rsidRPr="00000000" w14:paraId="000013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Attack Rolls</w:t>
      </w:r>
    </w:p>
    <w:p w:rsidR="00000000" w:rsidDel="00000000" w:rsidP="00000000" w:rsidRDefault="00000000" w:rsidRPr="00000000" w14:paraId="000013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 make an attack:</w:t>
      </w:r>
    </w:p>
    <w:p w:rsidR="00000000" w:rsidDel="00000000" w:rsidP="00000000" w:rsidRDefault="00000000" w:rsidRPr="00000000" w14:paraId="000013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Roll a D100.</w:t>
      </w:r>
    </w:p>
    <w:p w:rsidR="00000000" w:rsidDel="00000000" w:rsidP="00000000" w:rsidRDefault="00000000" w:rsidRPr="00000000" w14:paraId="000013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Compare the result to the attacker’s relevant skill (e.g., Melee Combat or Ranged Combat).</w:t>
      </w:r>
    </w:p>
    <w:p w:rsidR="00000000" w:rsidDel="00000000" w:rsidP="00000000" w:rsidRDefault="00000000" w:rsidRPr="00000000" w14:paraId="000013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If the roll is equal to or below the skill value, the attack succeeds.</w:t>
      </w:r>
    </w:p>
    <w:p w:rsidR="00000000" w:rsidDel="00000000" w:rsidP="00000000" w:rsidRDefault="00000000" w:rsidRPr="00000000" w14:paraId="000013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Modifiers:</w:t>
      </w:r>
    </w:p>
    <w:p w:rsidR="00000000" w:rsidDel="00000000" w:rsidP="00000000" w:rsidRDefault="00000000" w:rsidRPr="00000000" w14:paraId="000013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Target Defense: Subtract the target’s defense rating from the attacker’s roll threshold.</w:t>
      </w:r>
    </w:p>
    <w:p w:rsidR="00000000" w:rsidDel="00000000" w:rsidP="00000000" w:rsidRDefault="00000000" w:rsidRPr="00000000" w14:paraId="000013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Factors: Lighting, weather, and terrain may impose penalties or bonuses.</w:t>
      </w:r>
    </w:p>
    <w:p w:rsidR="00000000" w:rsidDel="00000000" w:rsidP="00000000" w:rsidRDefault="00000000" w:rsidRPr="00000000" w14:paraId="000013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Damage and Health</w:t>
      </w:r>
    </w:p>
    <w:p w:rsidR="00000000" w:rsidDel="00000000" w:rsidP="00000000" w:rsidRDefault="00000000" w:rsidRPr="00000000" w14:paraId="000013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Damage is determined by the weapon or ability used, with modifiers from Strength (STR) for melee or Dexterity (DEX) for ranged attacks. The target’s armor reduces incoming damage:</w:t>
      </w:r>
    </w:p>
    <w:p w:rsidR="00000000" w:rsidDel="00000000" w:rsidP="00000000" w:rsidRDefault="00000000" w:rsidRPr="00000000" w14:paraId="000013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Calculation: Weapon Damage + Attribute Modifiers - Armor Reduction.</w:t>
      </w:r>
    </w:p>
    <w:p w:rsidR="00000000" w:rsidDel="00000000" w:rsidP="00000000" w:rsidRDefault="00000000" w:rsidRPr="00000000" w14:paraId="000013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Health Points (HP): Tracks a character’s vitality. Falling to 0 HP results in unconsciousness or death.</w:t>
      </w:r>
    </w:p>
    <w:p w:rsidR="00000000" w:rsidDel="00000000" w:rsidP="00000000" w:rsidRDefault="00000000" w:rsidRPr="00000000" w14:paraId="000013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3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Critical Hits and Fumbles:</w:t>
      </w:r>
    </w:p>
    <w:p w:rsidR="00000000" w:rsidDel="00000000" w:rsidP="00000000" w:rsidRDefault="00000000" w:rsidRPr="00000000" w14:paraId="000013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Hit: Rolling within 5% of the skill threshold deals double damage.</w:t>
      </w:r>
    </w:p>
    <w:p w:rsidR="00000000" w:rsidDel="00000000" w:rsidP="00000000" w:rsidRDefault="00000000" w:rsidRPr="00000000" w14:paraId="000013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Fumble: Rolling a 100 may result in weapon malfunction, self-inflicted harm, or other narrative consequences.</w:t>
      </w:r>
    </w:p>
    <w:p w:rsidR="00000000" w:rsidDel="00000000" w:rsidP="00000000" w:rsidRDefault="00000000" w:rsidRPr="00000000" w14:paraId="000014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Special Combat Situations</w:t>
      </w:r>
    </w:p>
    <w:p w:rsidR="00000000" w:rsidDel="00000000" w:rsidP="00000000" w:rsidRDefault="00000000" w:rsidRPr="00000000" w14:paraId="000014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encounters often involve unique challenges that require creative thinking:</w:t>
      </w:r>
    </w:p>
    <w:p w:rsidR="00000000" w:rsidDel="00000000" w:rsidP="00000000" w:rsidRDefault="00000000" w:rsidRPr="00000000" w14:paraId="000014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Environmental Hazards: Traps, collapsing structures, or dangerous terrain add complexity.</w:t>
      </w:r>
    </w:p>
    <w:p w:rsidR="00000000" w:rsidDel="00000000" w:rsidP="00000000" w:rsidRDefault="00000000" w:rsidRPr="00000000" w14:paraId="000014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Multi-Tiered Engagements: Aerial or vehicular combat may introduce additional movement and targeting mechanics.</w:t>
      </w:r>
    </w:p>
    <w:p w:rsidR="00000000" w:rsidDel="00000000" w:rsidP="00000000" w:rsidRDefault="00000000" w:rsidRPr="00000000" w14:paraId="000014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Boss Fights: Larger-than-life enemies have unique abilities, requiring teamwork and strategy to overcome.</w:t>
      </w:r>
    </w:p>
    <w:p w:rsidR="00000000" w:rsidDel="00000000" w:rsidP="00000000" w:rsidRDefault="00000000" w:rsidRPr="00000000" w14:paraId="000014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Combat Encounters</w:t>
      </w:r>
    </w:p>
    <w:p w:rsidR="00000000" w:rsidDel="00000000" w:rsidP="00000000" w:rsidRDefault="00000000" w:rsidRPr="00000000" w14:paraId="000014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Survival Scenarios: Players are outnumbered or outmatched, focusing on escape or resourcefulness.</w:t>
      </w:r>
    </w:p>
    <w:p w:rsidR="00000000" w:rsidDel="00000000" w:rsidP="00000000" w:rsidRDefault="00000000" w:rsidRPr="00000000" w14:paraId="000014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Puzzles with Combat: Encounters that require solving environmental puzzles while fending off enemies.</w:t>
      </w:r>
    </w:p>
    <w:p w:rsidR="00000000" w:rsidDel="00000000" w:rsidP="00000000" w:rsidRDefault="00000000" w:rsidRPr="00000000" w14:paraId="000014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Thematic Climaxes: High-stakes battles tied to narrative turning points, such as stopping a ritual or confronting a cosmic horror.</w:t>
      </w:r>
    </w:p>
    <w:p w:rsidR="00000000" w:rsidDel="00000000" w:rsidP="00000000" w:rsidRDefault="00000000" w:rsidRPr="00000000" w14:paraId="000014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 Adaptations for Cosmic Horror</w:t>
      </w:r>
    </w:p>
    <w:p w:rsidR="00000000" w:rsidDel="00000000" w:rsidP="00000000" w:rsidRDefault="00000000" w:rsidRPr="00000000" w14:paraId="000014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 adapt traditional dungeon crawls into a cosmic horror framework:</w:t>
      </w:r>
    </w:p>
    <w:p w:rsidR="00000000" w:rsidDel="00000000" w:rsidP="00000000" w:rsidRDefault="00000000" w:rsidRPr="00000000" w14:paraId="000014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Narrative Focus: Every room and encounter should contribute to the creeping dread and overarching story.</w:t>
      </w:r>
    </w:p>
    <w:p w:rsidR="00000000" w:rsidDel="00000000" w:rsidP="00000000" w:rsidRDefault="00000000" w:rsidRPr="00000000" w14:paraId="000014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Psychological Tension: Incorporate sanity checks and hallucinatory elements to disorient players.</w:t>
      </w:r>
    </w:p>
    <w:p w:rsidR="00000000" w:rsidDel="00000000" w:rsidP="00000000" w:rsidRDefault="00000000" w:rsidRPr="00000000" w14:paraId="000014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Unpredictable Outcomes: Use random tables for room effects, monster behavior, and environmental hazards to keep players on edge.</w:t>
      </w:r>
    </w:p>
    <w:p w:rsidR="00000000" w:rsidDel="00000000" w:rsidP="00000000" w:rsidRDefault="00000000" w:rsidRPr="00000000" w14:paraId="0000141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Movement and Positioning</w:t>
      </w:r>
    </w:p>
    <w:p w:rsidR="00000000" w:rsidDel="00000000" w:rsidP="00000000" w:rsidRDefault="00000000" w:rsidRPr="00000000" w14:paraId="0000141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Movement is tracked on a grid, with 1 inch representing 5 feet.</w:t>
      </w:r>
    </w:p>
    <w:p w:rsidR="00000000" w:rsidDel="00000000" w:rsidP="00000000" w:rsidRDefault="00000000" w:rsidRPr="00000000" w14:paraId="000014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Characters can take advantage of cover, high ground, and tactical positioning to gain combat bonuses.</w:t>
      </w:r>
    </w:p>
    <w:p w:rsidR="00000000" w:rsidDel="00000000" w:rsidP="00000000" w:rsidRDefault="00000000" w:rsidRPr="00000000" w14:paraId="000014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Cosmic Horror Mechanics</w:t>
      </w:r>
    </w:p>
    <w:p w:rsidR="00000000" w:rsidDel="00000000" w:rsidP="00000000" w:rsidRDefault="00000000" w:rsidRPr="00000000" w14:paraId="000014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a genre heavily influenced by the works of H.P. Lovecraft, is defined by its exploration of humanity’s insignificance in the vast, indifferent universe. This is reflected in the mechanics of The Harrowing Truth.</w:t>
      </w:r>
    </w:p>
    <w:p w:rsidR="00000000" w:rsidDel="00000000" w:rsidP="00000000" w:rsidRDefault="00000000" w:rsidRPr="00000000" w14:paraId="000014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The Concept of the Unknowable</w:t>
      </w:r>
    </w:p>
    <w:p w:rsidR="00000000" w:rsidDel="00000000" w:rsidP="00000000" w:rsidRDefault="00000000" w:rsidRPr="00000000" w14:paraId="000014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Encounters with entities and forces beyond human comprehension often require players to make Sanity checks or confront the very limits of their understanding.</w:t>
      </w:r>
    </w:p>
    <w:p w:rsidR="00000000" w:rsidDel="00000000" w:rsidP="00000000" w:rsidRDefault="00000000" w:rsidRPr="00000000" w14:paraId="000014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knowledge of certain truths may alter the player’s perception of reality itself.</w:t>
      </w:r>
    </w:p>
    <w:p w:rsidR="00000000" w:rsidDel="00000000" w:rsidP="00000000" w:rsidRDefault="00000000" w:rsidRPr="00000000" w14:paraId="000014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Forbidden Lore</w:t>
      </w:r>
    </w:p>
    <w:p w:rsidR="00000000" w:rsidDel="00000000" w:rsidP="00000000" w:rsidRDefault="00000000" w:rsidRPr="00000000" w14:paraId="000014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Characters may uncover forbidden knowledge or encounter alien entities that force them to confront the absolute unknown. This results in a Sanity Loss mechanic.</w:t>
      </w:r>
    </w:p>
    <w:p w:rsidR="00000000" w:rsidDel="00000000" w:rsidP="00000000" w:rsidRDefault="00000000" w:rsidRPr="00000000" w14:paraId="000014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read the ancient manuscript, its symbols twisting in impossible patterns. A feeling of dread overtakes you as your mind struggles to comprehend the text. Roll Sanity.”</w:t>
      </w:r>
    </w:p>
    <w:p w:rsidR="00000000" w:rsidDel="00000000" w:rsidP="00000000" w:rsidRDefault="00000000" w:rsidRPr="00000000" w14:paraId="000014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Reality Distortion</w:t>
      </w:r>
    </w:p>
    <w:p w:rsidR="00000000" w:rsidDel="00000000" w:rsidP="00000000" w:rsidRDefault="00000000" w:rsidRPr="00000000" w14:paraId="000014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very fabric of reality itself may warp and bend under the influence of cosmic forces.</w:t>
      </w:r>
    </w:p>
    <w:p w:rsidR="00000000" w:rsidDel="00000000" w:rsidP="00000000" w:rsidRDefault="00000000" w:rsidRPr="00000000" w14:paraId="000014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Use Dimensional Travel or Astral Projection to explore realms beyond the material plane, but at a cost.</w:t>
      </w:r>
    </w:p>
    <w:p w:rsidR="00000000" w:rsidDel="00000000" w:rsidP="00000000" w:rsidRDefault="00000000" w:rsidRPr="00000000" w14:paraId="000014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Reality Collapse</w:t>
      </w:r>
    </w:p>
    <w:p w:rsidR="00000000" w:rsidDel="00000000" w:rsidP="00000000" w:rsidRDefault="00000000" w:rsidRPr="00000000" w14:paraId="000014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Areas influenced by cosmic entities may behave erratically. Gravity could shift, time may speed up or slow down, and physical laws may be bent to the will of incomprehensible beings.</w:t>
      </w:r>
    </w:p>
    <w:p w:rsidR="00000000" w:rsidDel="00000000" w:rsidP="00000000" w:rsidRDefault="00000000" w:rsidRPr="00000000" w14:paraId="000014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walls bend inward, as if the very space around you is alive. Time itself seems to stretch and contract unpredictably. Make a Temporal Manipulation check.”</w:t>
      </w:r>
    </w:p>
    <w:p w:rsidR="00000000" w:rsidDel="00000000" w:rsidP="00000000" w:rsidRDefault="00000000" w:rsidRPr="00000000" w14:paraId="000014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The Weight of Knowledge</w:t>
      </w:r>
    </w:p>
    <w:p w:rsidR="00000000" w:rsidDel="00000000" w:rsidP="00000000" w:rsidRDefault="00000000" w:rsidRPr="00000000" w14:paraId="000014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Understanding the vastness and horror of the universe comes at a cost. The more characters learn, the more they may lose touch with their own humanity.</w:t>
      </w:r>
    </w:p>
    <w:p w:rsidR="00000000" w:rsidDel="00000000" w:rsidP="00000000" w:rsidRDefault="00000000" w:rsidRPr="00000000" w14:paraId="000014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Sanity Erosion</w:t>
      </w:r>
    </w:p>
    <w:p w:rsidR="00000000" w:rsidDel="00000000" w:rsidP="00000000" w:rsidRDefault="00000000" w:rsidRPr="00000000" w14:paraId="000014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Characters who delve too deeply into forbidden knowledge risk permanently losing their grip on reality. Long-term exposure to cosmic truths causes persistent paranoia, hallucinations, or even madness.</w:t>
      </w:r>
    </w:p>
    <w:p w:rsidR="00000000" w:rsidDel="00000000" w:rsidP="00000000" w:rsidRDefault="00000000" w:rsidRPr="00000000" w14:paraId="000014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visions grow worse. You see things that aren’t there, hear whispers from the void. Roll Sanity.”</w:t>
      </w:r>
    </w:p>
    <w:p w:rsidR="00000000" w:rsidDel="00000000" w:rsidP="00000000" w:rsidRDefault="00000000" w:rsidRPr="00000000" w14:paraId="000014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Survival Horror Mechanics</w:t>
      </w:r>
    </w:p>
    <w:p w:rsidR="00000000" w:rsidDel="00000000" w:rsidP="00000000" w:rsidRDefault="00000000" w:rsidRPr="00000000" w14:paraId="000014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horror focuses on tension, scarcity, and the constant struggle for survival in hostile environments. It’s a genre defined by its ability to keep players on edge, where every decision can mean life or death.</w:t>
      </w:r>
    </w:p>
    <w:p w:rsidR="00000000" w:rsidDel="00000000" w:rsidP="00000000" w:rsidRDefault="00000000" w:rsidRPr="00000000" w14:paraId="000014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Scarcity of Resources</w:t>
      </w:r>
    </w:p>
    <w:p w:rsidR="00000000" w:rsidDel="00000000" w:rsidP="00000000" w:rsidRDefault="00000000" w:rsidRPr="00000000" w14:paraId="000014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 survival horror, resources like food, water, ammunition, and medical supplies are scarce. Characters must scavenge and make the most of what they have.</w:t>
      </w:r>
    </w:p>
    <w:p w:rsidR="00000000" w:rsidDel="00000000" w:rsidP="00000000" w:rsidRDefault="00000000" w:rsidRPr="00000000" w14:paraId="000014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Resource Management</w:t>
      </w:r>
    </w:p>
    <w:p w:rsidR="00000000" w:rsidDel="00000000" w:rsidP="00000000" w:rsidRDefault="00000000" w:rsidRPr="00000000" w14:paraId="000014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Each item has a limited quantity. The game may introduce mechanics for rationing food, managing ammunition, or maintaining equipment.</w:t>
      </w:r>
    </w:p>
    <w:p w:rsidR="00000000" w:rsidDel="00000000" w:rsidP="00000000" w:rsidRDefault="00000000" w:rsidRPr="00000000" w14:paraId="000014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have two days’ worth of food left. The trip ahead will take at least three days. How will you ration your supplies?”</w:t>
      </w:r>
    </w:p>
    <w:p w:rsidR="00000000" w:rsidDel="00000000" w:rsidP="00000000" w:rsidRDefault="00000000" w:rsidRPr="00000000" w14:paraId="000014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2.2. The Danger of the Unknown</w:t>
      </w:r>
    </w:p>
    <w:p w:rsidR="00000000" w:rsidDel="00000000" w:rsidP="00000000" w:rsidRDefault="00000000" w:rsidRPr="00000000" w14:paraId="000014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Often, survival horror is about managing risk. The unknown threats lurking in the dark are just as dangerous, if not more so, than the known.</w:t>
      </w:r>
    </w:p>
    <w:p w:rsidR="00000000" w:rsidDel="00000000" w:rsidP="00000000" w:rsidRDefault="00000000" w:rsidRPr="00000000" w14:paraId="000014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Encounter Surprise</w:t>
      </w:r>
    </w:p>
    <w:p w:rsidR="00000000" w:rsidDel="00000000" w:rsidP="00000000" w:rsidRDefault="00000000" w:rsidRPr="00000000" w14:paraId="000014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encounters can arise unpredictably. Random encounters are more likely in unfamiliar or dangerous environments.</w:t>
      </w:r>
    </w:p>
    <w:p w:rsidR="00000000" w:rsidDel="00000000" w:rsidP="00000000" w:rsidRDefault="00000000" w:rsidRPr="00000000" w14:paraId="000014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“As you enter the abandoned warehouse, you hear a faint scratching noise from behind a stack of crates. Roll Perception.”</w:t>
      </w:r>
    </w:p>
    <w:p w:rsidR="00000000" w:rsidDel="00000000" w:rsidP="00000000" w:rsidRDefault="00000000" w:rsidRPr="00000000" w14:paraId="000014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2.3. Health and Injury</w:t>
      </w:r>
    </w:p>
    <w:p w:rsidR="00000000" w:rsidDel="00000000" w:rsidP="00000000" w:rsidRDefault="00000000" w:rsidRPr="00000000" w14:paraId="000014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Injury and trauma aren’t just physical—mental and emotional wounds play a huge role in survival horror.</w:t>
      </w:r>
    </w:p>
    <w:p w:rsidR="00000000" w:rsidDel="00000000" w:rsidP="00000000" w:rsidRDefault="00000000" w:rsidRPr="00000000" w14:paraId="000014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Wounds and Trauma</w:t>
      </w:r>
    </w:p>
    <w:p w:rsidR="00000000" w:rsidDel="00000000" w:rsidP="00000000" w:rsidRDefault="00000000" w:rsidRPr="00000000" w14:paraId="000014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Injuries have long-term effects, reducing the character’s ability to act effectively. Wounds require specific treatments, and psychological trauma can worsen with each encounter.</w:t>
      </w:r>
    </w:p>
    <w:p w:rsidR="00000000" w:rsidDel="00000000" w:rsidP="00000000" w:rsidRDefault="00000000" w:rsidRPr="00000000" w14:paraId="000014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bullet wound in your leg slows you down. You lose 10% movement speed until treated.”</w:t>
      </w:r>
    </w:p>
    <w:p w:rsidR="00000000" w:rsidDel="00000000" w:rsidP="00000000" w:rsidRDefault="00000000" w:rsidRPr="00000000" w14:paraId="000014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Integrating Cosmic and Survival Horror</w:t>
      </w:r>
    </w:p>
    <w:p w:rsidR="00000000" w:rsidDel="00000000" w:rsidP="00000000" w:rsidRDefault="00000000" w:rsidRPr="00000000" w14:paraId="000014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The Harrowing Truth leans heavily into cosmic horror, the game borrows from survival horror to ensure that every action carries weight. Characters are trapped in an inescapable nightmare, constantly balancing the existential dread of the cosmic unknown with the immediate threats to their survival.</w:t>
      </w:r>
    </w:p>
    <w:p w:rsidR="00000000" w:rsidDel="00000000" w:rsidP="00000000" w:rsidRDefault="00000000" w:rsidRPr="00000000" w14:paraId="000014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3.1. The Emotional Toll</w:t>
      </w:r>
    </w:p>
    <w:p w:rsidR="00000000" w:rsidDel="00000000" w:rsidP="00000000" w:rsidRDefault="00000000" w:rsidRPr="00000000" w14:paraId="000014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Characters who encounter cosmic horror will often be faced with a choice: cling to their sanity or succumb to the psychological weight of their experiences.</w:t>
      </w:r>
    </w:p>
    <w:p w:rsidR="00000000" w:rsidDel="00000000" w:rsidP="00000000" w:rsidRDefault="00000000" w:rsidRPr="00000000" w14:paraId="000014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Sanity vs. Survival</w:t>
      </w:r>
    </w:p>
    <w:p w:rsidR="00000000" w:rsidDel="00000000" w:rsidP="00000000" w:rsidRDefault="00000000" w:rsidRPr="00000000" w14:paraId="000014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When characters encounter cosmic horrors or face significant existential threats, they must choose how much of their sanity they are willing to risk. Excessive risk may lead to irreversible consequences.</w:t>
      </w:r>
    </w:p>
    <w:p w:rsidR="00000000" w:rsidDel="00000000" w:rsidP="00000000" w:rsidRDefault="00000000" w:rsidRPr="00000000" w14:paraId="000014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see an unearthly creature emerging from the fog. The sight alone is enough to send most people mad. Will you push forward despite the terror?”</w:t>
      </w:r>
    </w:p>
    <w:p w:rsidR="00000000" w:rsidDel="00000000" w:rsidP="00000000" w:rsidRDefault="00000000" w:rsidRPr="00000000" w14:paraId="000014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3.2. The Struggle for Control</w:t>
      </w:r>
    </w:p>
    <w:p w:rsidR="00000000" w:rsidDel="00000000" w:rsidP="00000000" w:rsidRDefault="00000000" w:rsidRPr="00000000" w14:paraId="000014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 players confront ancient beings and otherworldly threats, they may lose control over their environment, their minds, and their actions. Survival becomes a matter of grappling with these uncontrollable forces.</w:t>
      </w:r>
    </w:p>
    <w:p w:rsidR="00000000" w:rsidDel="00000000" w:rsidP="00000000" w:rsidRDefault="00000000" w:rsidRPr="00000000" w14:paraId="000014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Dread and Panic</w:t>
      </w:r>
    </w:p>
    <w:p w:rsidR="00000000" w:rsidDel="00000000" w:rsidP="00000000" w:rsidRDefault="00000000" w:rsidRPr="00000000" w14:paraId="000014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Encounters with cosmic entities often lead to panic or paralysis. Players may need to roll a check to maintain control over their actions during high-stress moments.</w:t>
      </w:r>
    </w:p>
    <w:p w:rsidR="00000000" w:rsidDel="00000000" w:rsidP="00000000" w:rsidRDefault="00000000" w:rsidRPr="00000000" w14:paraId="000014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ground shakes as an otherworldly being approaches. Roll Wisdom to maintain your composure, or you may freeze in fear.”</w:t>
      </w:r>
    </w:p>
    <w:p w:rsidR="00000000" w:rsidDel="00000000" w:rsidP="00000000" w:rsidRDefault="00000000" w:rsidRPr="00000000" w14:paraId="000014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Conclusion: Combining Horror and Survival</w:t>
      </w:r>
    </w:p>
    <w:p w:rsidR="00000000" w:rsidDel="00000000" w:rsidP="00000000" w:rsidRDefault="00000000" w:rsidRPr="00000000" w14:paraId="000014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By blending elements of cosmic horror and survival horror, The Harrowing Truth presents a rich and terrifying world where the boundary between the mind, reality, and the unknown is constantly shifting. Characters must face unspeakable horrors, survive in an unforgiving world, and make decisions that could alter the very fabric of their reality.</w:t>
      </w:r>
    </w:p>
    <w:p w:rsidR="00000000" w:rsidDel="00000000" w:rsidP="00000000" w:rsidRDefault="00000000" w:rsidRPr="00000000" w14:paraId="000014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Combat Mechanics: Tension and Consequence</w:t>
      </w:r>
    </w:p>
    <w:p w:rsidR="00000000" w:rsidDel="00000000" w:rsidP="00000000" w:rsidRDefault="00000000" w:rsidRPr="00000000" w14:paraId="000014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isn’t just about defeating enemies—it’s about managing fear, resources, and consequences. The game leans into the unpredictability and danger inherent in both survival horror and cosmic horror.</w:t>
      </w:r>
    </w:p>
    <w:p w:rsidR="00000000" w:rsidDel="00000000" w:rsidP="00000000" w:rsidRDefault="00000000" w:rsidRPr="00000000" w14:paraId="000014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5.1. Combat Flow</w:t>
      </w:r>
    </w:p>
    <w:p w:rsidR="00000000" w:rsidDel="00000000" w:rsidP="00000000" w:rsidRDefault="00000000" w:rsidRPr="00000000" w14:paraId="000014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is designed to be tense and strategic, where each decision impacts the survival of the character. Players must consider their options carefully, as every action comes with risks.</w:t>
      </w:r>
    </w:p>
    <w:p w:rsidR="00000000" w:rsidDel="00000000" w:rsidP="00000000" w:rsidRDefault="00000000" w:rsidRPr="00000000" w14:paraId="000014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Action Economy</w:t>
      </w:r>
    </w:p>
    <w:p w:rsidR="00000000" w:rsidDel="00000000" w:rsidP="00000000" w:rsidRDefault="00000000" w:rsidRPr="00000000" w14:paraId="000014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Each player can take one action and one movement per round. Actions can include attacking, using an item, or engaging in a non-combat skill. Movement is limited by terrain and the character’s current physical state (injured characters may move slower).</w:t>
      </w:r>
    </w:p>
    <w:p w:rsidR="00000000" w:rsidDel="00000000" w:rsidP="00000000" w:rsidRDefault="00000000" w:rsidRPr="00000000" w14:paraId="000014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see the monster lumbering toward you. You can either shoot it or try to take cover. What will you do?”</w:t>
      </w:r>
    </w:p>
    <w:p w:rsidR="00000000" w:rsidDel="00000000" w:rsidP="00000000" w:rsidRDefault="00000000" w:rsidRPr="00000000" w14:paraId="000014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5.2. Weapon and Armor Effectiveness</w:t>
      </w:r>
    </w:p>
    <w:p w:rsidR="00000000" w:rsidDel="00000000" w:rsidP="00000000" w:rsidRDefault="00000000" w:rsidRPr="00000000" w14:paraId="000014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in The Harrowing Truth aren’t just defined by their raw damage output. Their effectiveness depends on the target, environmental factors, and even the psychological state of the player character.</w:t>
      </w:r>
    </w:p>
    <w:p w:rsidR="00000000" w:rsidDel="00000000" w:rsidP="00000000" w:rsidRDefault="00000000" w:rsidRPr="00000000" w14:paraId="000014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Armor and Weapon Durability</w:t>
      </w:r>
    </w:p>
    <w:p w:rsidR="00000000" w:rsidDel="00000000" w:rsidP="00000000" w:rsidRDefault="00000000" w:rsidRPr="00000000" w14:paraId="000014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and armor degrade over time with use. Players must maintain their equipment, and if they fail to do so, they may suffer penalties.</w:t>
      </w:r>
    </w:p>
    <w:p w:rsidR="00000000" w:rsidDel="00000000" w:rsidP="00000000" w:rsidRDefault="00000000" w:rsidRPr="00000000" w14:paraId="000014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“Your shotgun jams after the last shot. Roll to repair it before you can use it again.”</w:t>
      </w:r>
    </w:p>
    <w:p w:rsidR="00000000" w:rsidDel="00000000" w:rsidP="00000000" w:rsidRDefault="00000000" w:rsidRPr="00000000" w14:paraId="000014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5.3. Critical Success and Failure</w:t>
      </w:r>
    </w:p>
    <w:p w:rsidR="00000000" w:rsidDel="00000000" w:rsidP="00000000" w:rsidRDefault="00000000" w:rsidRPr="00000000" w14:paraId="000014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game uses a d100 system for checks, and the results can vary widely. A successful attack might not always guarantee the desired outcome, and a failure could have devastating consequences.</w:t>
      </w:r>
    </w:p>
    <w:p w:rsidR="00000000" w:rsidDel="00000000" w:rsidP="00000000" w:rsidRDefault="00000000" w:rsidRPr="00000000" w14:paraId="000014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Critical Failure</w:t>
      </w:r>
    </w:p>
    <w:p w:rsidR="00000000" w:rsidDel="00000000" w:rsidP="00000000" w:rsidRDefault="00000000" w:rsidRPr="00000000" w14:paraId="000014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roll of 01-05 on the d100 indicates a critical failure, which may result in serious injury to the character, loss of ammunition, or even the destruction of an important piece of equipment.</w:t>
      </w:r>
    </w:p>
    <w:p w:rsidR="00000000" w:rsidDel="00000000" w:rsidP="00000000" w:rsidRDefault="00000000" w:rsidRPr="00000000" w14:paraId="000014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aim your rifle at the monster, but the weapon malfunctions, causing the barrel to explode in your hands. Roll for damage.”</w:t>
      </w:r>
    </w:p>
    <w:p w:rsidR="00000000" w:rsidDel="00000000" w:rsidP="00000000" w:rsidRDefault="00000000" w:rsidRPr="00000000" w14:paraId="000014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5.4. Damage Types and Effects</w:t>
      </w:r>
    </w:p>
    <w:p w:rsidR="00000000" w:rsidDel="00000000" w:rsidP="00000000" w:rsidRDefault="00000000" w:rsidRPr="00000000" w14:paraId="000014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deal damage that can be classified into various types, each having specific effects on characters and enemies.</w:t>
      </w:r>
    </w:p>
    <w:p w:rsidR="00000000" w:rsidDel="00000000" w:rsidP="00000000" w:rsidRDefault="00000000" w:rsidRPr="00000000" w14:paraId="000014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Physical Damage: The most common type, affecting both armor and the body.</w:t>
      </w:r>
    </w:p>
    <w:p w:rsidR="00000000" w:rsidDel="00000000" w:rsidP="00000000" w:rsidRDefault="00000000" w:rsidRPr="00000000" w14:paraId="000014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Damage: Causes mental trauma, affecting sanity.</w:t>
      </w:r>
    </w:p>
    <w:p w:rsidR="00000000" w:rsidDel="00000000" w:rsidP="00000000" w:rsidRDefault="00000000" w:rsidRPr="00000000" w14:paraId="000014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Magical Damage: Caused by arcane weapons, affects both physical and metaphysical realms.</w:t>
      </w:r>
    </w:p>
    <w:p w:rsidR="00000000" w:rsidDel="00000000" w:rsidP="00000000" w:rsidRDefault="00000000" w:rsidRPr="00000000" w14:paraId="000014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Elemental Damage: Includes fire, ice, lightning, etc., with various environmental effects.</w:t>
      </w:r>
    </w:p>
    <w:p w:rsidR="00000000" w:rsidDel="00000000" w:rsidP="00000000" w:rsidRDefault="00000000" w:rsidRPr="00000000" w14:paraId="000014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Eldritch Damage: The most horrific and unpredictable, causing permanent damage to both the body and mind.</w:t>
      </w:r>
    </w:p>
    <w:p w:rsidR="00000000" w:rsidDel="00000000" w:rsidP="00000000" w:rsidRDefault="00000000" w:rsidRPr="00000000" w14:paraId="000014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Damage Mitigation</w:t>
      </w:r>
    </w:p>
    <w:p w:rsidR="00000000" w:rsidDel="00000000" w:rsidP="00000000" w:rsidRDefault="00000000" w:rsidRPr="00000000" w14:paraId="000014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Armor and shields can mitigate damage, but their effectiveness is based on the material and the type of damage being dealt. For example, fireproof armor will reduce fire damage but may do little against physical or psychic damage.</w:t>
      </w:r>
    </w:p>
    <w:p w:rsidR="00000000" w:rsidDel="00000000" w:rsidP="00000000" w:rsidRDefault="00000000" w:rsidRPr="00000000" w14:paraId="000014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5.5. Fear and Panic in Combat</w:t>
      </w:r>
    </w:p>
    <w:p w:rsidR="00000000" w:rsidDel="00000000" w:rsidP="00000000" w:rsidRDefault="00000000" w:rsidRPr="00000000" w14:paraId="000014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in The Harrowing Truth is not just a physical battle; it’s an emotional and psychological one. Players face horrors that threaten their sanity, and the stress of combat can lead to panic, irrational behavior, or even paralysis.</w:t>
      </w:r>
    </w:p>
    <w:p w:rsidR="00000000" w:rsidDel="00000000" w:rsidP="00000000" w:rsidRDefault="00000000" w:rsidRPr="00000000" w14:paraId="000014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Fear Check</w:t>
      </w:r>
    </w:p>
    <w:p w:rsidR="00000000" w:rsidDel="00000000" w:rsidP="00000000" w:rsidRDefault="00000000" w:rsidRPr="00000000" w14:paraId="000014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When a particularly terrifying enemy or situation arises, players must roll a Fear check. Failure results in a temporary or permanent panic effect (such as fleeing, freezing, or attacking allies).</w:t>
      </w:r>
    </w:p>
    <w:p w:rsidR="00000000" w:rsidDel="00000000" w:rsidP="00000000" w:rsidRDefault="00000000" w:rsidRPr="00000000" w14:paraId="000014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hulking monstrosity charges at you, and your heart races. Roll for Fear to maintain control.”</w:t>
      </w:r>
    </w:p>
    <w:p w:rsidR="00000000" w:rsidDel="00000000" w:rsidP="00000000" w:rsidRDefault="00000000" w:rsidRPr="00000000" w14:paraId="000014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5.6. Strategy and Teamwork</w:t>
      </w:r>
    </w:p>
    <w:p w:rsidR="00000000" w:rsidDel="00000000" w:rsidP="00000000" w:rsidRDefault="00000000" w:rsidRPr="00000000" w14:paraId="000014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Success in combat often depends on teamwork and strategy, as players must collaborate to overcome overwhelming threats.</w:t>
      </w:r>
    </w:p>
    <w:p w:rsidR="00000000" w:rsidDel="00000000" w:rsidP="00000000" w:rsidRDefault="00000000" w:rsidRPr="00000000" w14:paraId="000014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Combat Tactics</w:t>
      </w:r>
    </w:p>
    <w:p w:rsidR="00000000" w:rsidDel="00000000" w:rsidP="00000000" w:rsidRDefault="00000000" w:rsidRPr="00000000" w14:paraId="000014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can strategize during combat, choosing to flank enemies, cover each other, or set traps. These tactics can improve the chances of success, reduce the risk of injury, and maximize damage output.</w:t>
      </w:r>
    </w:p>
    <w:p w:rsidR="00000000" w:rsidDel="00000000" w:rsidP="00000000" w:rsidRDefault="00000000" w:rsidRPr="00000000" w14:paraId="000014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and your ally position yourselves to flank the creature, catching it off guard. Both of you gain +20% to attack rolls.”</w:t>
      </w:r>
    </w:p>
    <w:p w:rsidR="00000000" w:rsidDel="00000000" w:rsidP="00000000" w:rsidRDefault="00000000" w:rsidRPr="00000000" w14:paraId="000014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Combat Variants: Environmental and Special Conditions</w:t>
      </w:r>
    </w:p>
    <w:p w:rsidR="00000000" w:rsidDel="00000000" w:rsidP="00000000" w:rsidRDefault="00000000" w:rsidRPr="00000000" w14:paraId="000014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6.1. Environmental Hazards</w:t>
      </w:r>
    </w:p>
    <w:p w:rsidR="00000000" w:rsidDel="00000000" w:rsidP="00000000" w:rsidRDefault="00000000" w:rsidRPr="00000000" w14:paraId="000014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environment plays a major role in The Harrowing Truth’s combat system. Toxic gases, shifting terrain, and other hazards can alter the flow of battle.</w:t>
      </w:r>
    </w:p>
    <w:p w:rsidR="00000000" w:rsidDel="00000000" w:rsidP="00000000" w:rsidRDefault="00000000" w:rsidRPr="00000000" w14:paraId="000014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Environmental Interaction</w:t>
      </w:r>
    </w:p>
    <w:p w:rsidR="00000000" w:rsidDel="00000000" w:rsidP="00000000" w:rsidRDefault="00000000" w:rsidRPr="00000000" w14:paraId="000014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must consider the terrain and environmental conditions during combat. Slippery floors, crumbling walls, or pitch-black rooms can all create new challenges.</w:t>
      </w:r>
    </w:p>
    <w:p w:rsidR="00000000" w:rsidDel="00000000" w:rsidP="00000000" w:rsidRDefault="00000000" w:rsidRPr="00000000" w14:paraId="000014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floor beneath you is slick with oil. Make a Dexterity check or risk falling.”</w:t>
      </w:r>
    </w:p>
    <w:p w:rsidR="00000000" w:rsidDel="00000000" w:rsidP="00000000" w:rsidRDefault="00000000" w:rsidRPr="00000000" w14:paraId="000014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6.2. Special Conditions:</w:t>
      </w:r>
    </w:p>
    <w:p w:rsidR="00000000" w:rsidDel="00000000" w:rsidP="00000000" w:rsidRDefault="00000000" w:rsidRPr="00000000" w14:paraId="000014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Invisibility: Some creatures or players can become invisible, requiring a Perception check to detect them.</w:t>
      </w:r>
    </w:p>
    <w:p w:rsidR="00000000" w:rsidDel="00000000" w:rsidP="00000000" w:rsidRDefault="00000000" w:rsidRPr="00000000" w14:paraId="000014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Certain enemies can control the minds of players, forcing them to take actions against their will. Mind-controlled players can be freed through a successful Willpower check or the use of specific magic or items.</w:t>
      </w:r>
    </w:p>
    <w:p w:rsidR="00000000" w:rsidDel="00000000" w:rsidP="00000000" w:rsidRDefault="00000000" w:rsidRPr="00000000" w14:paraId="000014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Ritual Interruption: During magical rituals, players can attempt to interrupt the process, but doing so may invite the wrath of dark entities.</w:t>
      </w:r>
    </w:p>
    <w:p w:rsidR="00000000" w:rsidDel="00000000" w:rsidP="00000000" w:rsidRDefault="00000000" w:rsidRPr="00000000" w14:paraId="000014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cultists complete the final chant. You must roll to interrupt the ritual before the entity breaks through!”</w:t>
      </w:r>
    </w:p>
    <w:p w:rsidR="00000000" w:rsidDel="00000000" w:rsidP="00000000" w:rsidRDefault="00000000" w:rsidRPr="00000000" w14:paraId="000014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Dynamic Combat Systems for Varying Environments</w:t>
      </w:r>
    </w:p>
    <w:p w:rsidR="00000000" w:rsidDel="00000000" w:rsidP="00000000" w:rsidRDefault="00000000" w:rsidRPr="00000000" w14:paraId="000014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will not be static in The Harrowing Truth; the mechanics must adapt to varying environments such as urban warfare, space, or even bizarre otherworldly landscapes.</w:t>
      </w:r>
    </w:p>
    <w:p w:rsidR="00000000" w:rsidDel="00000000" w:rsidP="00000000" w:rsidRDefault="00000000" w:rsidRPr="00000000" w14:paraId="000014A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7.1. Urban Combat</w:t>
      </w:r>
    </w:p>
    <w:p w:rsidR="00000000" w:rsidDel="00000000" w:rsidP="00000000" w:rsidRDefault="00000000" w:rsidRPr="00000000" w14:paraId="000014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Urban combat emphasizes cover, verticality, and limited visibility. Buildings, alleyways, and rooftops provide opportunities for cover and ambush, but also limit mobility and increase the risk of getting trapped.</w:t>
      </w:r>
    </w:p>
    <w:p w:rsidR="00000000" w:rsidDel="00000000" w:rsidP="00000000" w:rsidRDefault="00000000" w:rsidRPr="00000000" w14:paraId="000014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Cover and Concealment</w:t>
      </w:r>
    </w:p>
    <w:p w:rsidR="00000000" w:rsidDel="00000000" w:rsidP="00000000" w:rsidRDefault="00000000" w:rsidRPr="00000000" w14:paraId="000014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can use buildings, cars, and other structures for cover. Movement is slower in these areas, and ranged attacks are more challenging, but the risks of open ground are much greater.</w:t>
      </w:r>
    </w:p>
    <w:p w:rsidR="00000000" w:rsidDel="00000000" w:rsidP="00000000" w:rsidRDefault="00000000" w:rsidRPr="00000000" w14:paraId="000014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dive behind a concrete pillar, providing cover from enemy fire. You gain +20% to Defense while behind it.”</w:t>
      </w:r>
    </w:p>
    <w:p w:rsidR="00000000" w:rsidDel="00000000" w:rsidP="00000000" w:rsidRDefault="00000000" w:rsidRPr="00000000" w14:paraId="000014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7.2. Space Combat</w:t>
      </w:r>
    </w:p>
    <w:p w:rsidR="00000000" w:rsidDel="00000000" w:rsidP="00000000" w:rsidRDefault="00000000" w:rsidRPr="00000000" w14:paraId="000014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in space is unique because it incorporates zero gravity, environmental hazards, and the complexity of dealing with complex technology and enemy ships.</w:t>
      </w:r>
    </w:p>
    <w:p w:rsidR="00000000" w:rsidDel="00000000" w:rsidP="00000000" w:rsidRDefault="00000000" w:rsidRPr="00000000" w14:paraId="000014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Spacecraft Maneuvering</w:t>
      </w:r>
    </w:p>
    <w:p w:rsidR="00000000" w:rsidDel="00000000" w:rsidP="00000000" w:rsidRDefault="00000000" w:rsidRPr="00000000" w14:paraId="000014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Space combat involves calculating angles, managing energy for shields and weapons, and dealing with the unpredictable nature of zero-gravity environments.</w:t>
      </w:r>
    </w:p>
    <w:p w:rsidR="00000000" w:rsidDel="00000000" w:rsidP="00000000" w:rsidRDefault="00000000" w:rsidRPr="00000000" w14:paraId="000014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“Your ship drifts into an asteroid field. Roll for maneuvering to avoid collisions. A failure results in damage to your ship.”</w:t>
      </w:r>
    </w:p>
    <w:p w:rsidR="00000000" w:rsidDel="00000000" w:rsidP="00000000" w:rsidRDefault="00000000" w:rsidRPr="00000000" w14:paraId="000014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Combat Conclusion: Victory and Consequences</w:t>
      </w:r>
    </w:p>
    <w:p w:rsidR="00000000" w:rsidDel="00000000" w:rsidP="00000000" w:rsidRDefault="00000000" w:rsidRPr="00000000" w14:paraId="000014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Once the battle is concluded, players must deal with the consequences of their actions. Whether they’ve survived, won, or lost, the impact of combat is always felt in the world of The Harrowing Truth.</w:t>
      </w:r>
    </w:p>
    <w:p w:rsidR="00000000" w:rsidDel="00000000" w:rsidP="00000000" w:rsidRDefault="00000000" w:rsidRPr="00000000" w14:paraId="000014B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8.1. Post-Combat Resolution</w:t>
      </w:r>
    </w:p>
    <w:p w:rsidR="00000000" w:rsidDel="00000000" w:rsidP="00000000" w:rsidRDefault="00000000" w:rsidRPr="00000000" w14:paraId="000014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After combat, characters may need to tend to wounds, recover sanity, and deal with any environmental consequences caused by the battle.</w:t>
      </w:r>
    </w:p>
    <w:p w:rsidR="00000000" w:rsidDel="00000000" w:rsidP="00000000" w:rsidRDefault="00000000" w:rsidRPr="00000000" w14:paraId="000014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Healing and Recovery</w:t>
      </w:r>
    </w:p>
    <w:p w:rsidR="00000000" w:rsidDel="00000000" w:rsidP="00000000" w:rsidRDefault="00000000" w:rsidRPr="00000000" w14:paraId="000014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Healing items, medical kits, or magical remedies can be used to treat injuries. However, these remedies often come with a cost, whether in terms of resources or risk.</w:t>
      </w:r>
    </w:p>
    <w:p w:rsidR="00000000" w:rsidDel="00000000" w:rsidP="00000000" w:rsidRDefault="00000000" w:rsidRPr="00000000" w14:paraId="000014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bandages are tight around your wound, but you feel weak. Roll for healing over time.”</w:t>
      </w:r>
    </w:p>
    <w:p w:rsidR="00000000" w:rsidDel="00000000" w:rsidP="00000000" w:rsidRDefault="00000000" w:rsidRPr="00000000" w14:paraId="000014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8.2. Consequences of Actions</w:t>
      </w:r>
    </w:p>
    <w:p w:rsidR="00000000" w:rsidDel="00000000" w:rsidP="00000000" w:rsidRDefault="00000000" w:rsidRPr="00000000" w14:paraId="000014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often leads to unforeseen consequences. Players may have accidentally triggered a trap, killed an innocent bystander, or made enemies with powerful factions.</w:t>
      </w:r>
    </w:p>
    <w:p w:rsidR="00000000" w:rsidDel="00000000" w:rsidP="00000000" w:rsidRDefault="00000000" w:rsidRPr="00000000" w14:paraId="000014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 Reputation and Influence</w:t>
      </w:r>
    </w:p>
    <w:p w:rsidR="00000000" w:rsidDel="00000000" w:rsidP="00000000" w:rsidRDefault="00000000" w:rsidRPr="00000000" w14:paraId="000014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actions during combat may affect their reputation in the world, causing factions to either ally with or oppose them based on their behavior.</w:t>
      </w:r>
    </w:p>
    <w:p w:rsidR="00000000" w:rsidDel="00000000" w:rsidP="00000000" w:rsidRDefault="00000000" w:rsidRPr="00000000" w14:paraId="000014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Combat Styles: Melee vs. Ranged Combat</w:t>
      </w:r>
    </w:p>
    <w:p w:rsidR="00000000" w:rsidDel="00000000" w:rsidP="00000000" w:rsidRDefault="00000000" w:rsidRPr="00000000" w14:paraId="000014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offers diverse options between melee and ranged combat. Each style has its advantages and challenges, often influenced by the environment, the enemy, and the player’s available resources.</w:t>
      </w:r>
    </w:p>
    <w:p w:rsidR="00000000" w:rsidDel="00000000" w:rsidP="00000000" w:rsidRDefault="00000000" w:rsidRPr="00000000" w14:paraId="000014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9.1. Melee Combat</w:t>
      </w:r>
    </w:p>
    <w:p w:rsidR="00000000" w:rsidDel="00000000" w:rsidP="00000000" w:rsidRDefault="00000000" w:rsidRPr="00000000" w14:paraId="000014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Melee combat is intense and personal. In The Harrowing Truth, fighting up close involves a high risk and high reward dynamic. Melee combat is often used in confined spaces or when the player has limited ranged weaponry.</w:t>
      </w:r>
    </w:p>
    <w:p w:rsidR="00000000" w:rsidDel="00000000" w:rsidP="00000000" w:rsidRDefault="00000000" w:rsidRPr="00000000" w14:paraId="000014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Advantages of Melee Combat:</w:t>
      </w:r>
    </w:p>
    <w:p w:rsidR="00000000" w:rsidDel="00000000" w:rsidP="00000000" w:rsidRDefault="00000000" w:rsidRPr="00000000" w14:paraId="000014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Higher Damage Potential: Melee weapons can often deal more damage than ranged weapons in close quarters.</w:t>
      </w:r>
    </w:p>
    <w:p w:rsidR="00000000" w:rsidDel="00000000" w:rsidP="00000000" w:rsidRDefault="00000000" w:rsidRPr="00000000" w14:paraId="000014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No Ammunition Needed: Melee weapons don’t require ammunition, making them ideal in situations where supplies are scarce.</w:t>
      </w:r>
    </w:p>
    <w:p w:rsidR="00000000" w:rsidDel="00000000" w:rsidP="00000000" w:rsidRDefault="00000000" w:rsidRPr="00000000" w14:paraId="000014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Defensive Advantage: In certain situations, players can use melee weapons to block or parry incoming attacks, making it more flexible defensively than ranged combat.</w:t>
      </w:r>
    </w:p>
    <w:p w:rsidR="00000000" w:rsidDel="00000000" w:rsidP="00000000" w:rsidRDefault="00000000" w:rsidRPr="00000000" w14:paraId="000014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Disadvantages of Melee Combat:</w:t>
      </w:r>
    </w:p>
    <w:p w:rsidR="00000000" w:rsidDel="00000000" w:rsidP="00000000" w:rsidRDefault="00000000" w:rsidRPr="00000000" w14:paraId="000014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High Risk of Injury: Engaging in close-quarters means being vulnerable to attacks from the enemy. Players are at the mercy of their enemies’ actions, and a poorly timed maneuver can lead to devastating consequences.</w:t>
      </w:r>
    </w:p>
    <w:p w:rsidR="00000000" w:rsidDel="00000000" w:rsidP="00000000" w:rsidRDefault="00000000" w:rsidRPr="00000000" w14:paraId="000014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Limited Range: Melee combat requires the player to be in close proximity to their enemies, which can be a significant disadvantage when facing ranged or magical threats.</w:t>
      </w:r>
    </w:p>
    <w:p w:rsidR="00000000" w:rsidDel="00000000" w:rsidP="00000000" w:rsidRDefault="00000000" w:rsidRPr="00000000" w14:paraId="000014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Vulnerability to Special Attacks: Many enemies in The Harrowing Truth can use special attacks that can only be avoided by keeping distance.</w:t>
      </w:r>
    </w:p>
    <w:p w:rsidR="00000000" w:rsidDel="00000000" w:rsidP="00000000" w:rsidRDefault="00000000" w:rsidRPr="00000000" w14:paraId="000014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Mechanic: Melee Combat Attacks</w:t>
      </w:r>
    </w:p>
    <w:p w:rsidR="00000000" w:rsidDel="00000000" w:rsidP="00000000" w:rsidRDefault="00000000" w:rsidRPr="00000000" w14:paraId="000014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Melee attacks are resolved by a d100 roll. The player must roll under their respective melee skill or attribute to succeed. Modifiers can be applied depending on weapon, combat environment, or specific abilities.</w:t>
      </w:r>
    </w:p>
    <w:p w:rsidR="00000000" w:rsidDel="00000000" w:rsidP="00000000" w:rsidRDefault="00000000" w:rsidRPr="00000000" w14:paraId="000014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swing your axe at the creature in front of you. Roll under your Melee skill (50) to hit.”</w:t>
      </w:r>
    </w:p>
    <w:p w:rsidR="00000000" w:rsidDel="00000000" w:rsidP="00000000" w:rsidRDefault="00000000" w:rsidRPr="00000000" w14:paraId="000014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9.2. Ranged Combat</w:t>
      </w:r>
    </w:p>
    <w:p w:rsidR="00000000" w:rsidDel="00000000" w:rsidP="00000000" w:rsidRDefault="00000000" w:rsidRPr="00000000" w14:paraId="000014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Ranged combat offers the ability to engage enemies from a distance, providing a tactical advantage. Whether using firearms, bows, or other projectile weapons, ranged combat offers versatility and safety.</w:t>
      </w:r>
    </w:p>
    <w:p w:rsidR="00000000" w:rsidDel="00000000" w:rsidP="00000000" w:rsidRDefault="00000000" w:rsidRPr="00000000" w14:paraId="000014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Advantages of Ranged Combat:</w:t>
      </w:r>
    </w:p>
    <w:p w:rsidR="00000000" w:rsidDel="00000000" w:rsidP="00000000" w:rsidRDefault="00000000" w:rsidRPr="00000000" w14:paraId="000014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 and Safety: Ranged combat allows players to stay out of immediate harm’s way, striking enemies from a distance.</w:t>
      </w:r>
    </w:p>
    <w:p w:rsidR="00000000" w:rsidDel="00000000" w:rsidP="00000000" w:rsidRDefault="00000000" w:rsidRPr="00000000" w14:paraId="000014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Tactical Control: Ranged weapons allow players to control the flow of combat more strategically, especially when using cover and terrain.</w:t>
      </w:r>
    </w:p>
    <w:p w:rsidR="00000000" w:rsidDel="00000000" w:rsidP="00000000" w:rsidRDefault="00000000" w:rsidRPr="00000000" w14:paraId="000014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Greater Versatility: From guns to magical projectiles, ranged combat can cover a wide range of weaponry types, allowing for varied attacks and strategies.</w:t>
      </w:r>
    </w:p>
    <w:p w:rsidR="00000000" w:rsidDel="00000000" w:rsidP="00000000" w:rsidRDefault="00000000" w:rsidRPr="00000000" w14:paraId="000014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Disadvantages of Ranged Combat:</w:t>
      </w:r>
    </w:p>
    <w:p w:rsidR="00000000" w:rsidDel="00000000" w:rsidP="00000000" w:rsidRDefault="00000000" w:rsidRPr="00000000" w14:paraId="000014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Ammunition Limitation: Ammunition can be scarce, especially in resource-depleted environments. Players must conserve their ammo and think tactically.</w:t>
      </w:r>
    </w:p>
    <w:p w:rsidR="00000000" w:rsidDel="00000000" w:rsidP="00000000" w:rsidRDefault="00000000" w:rsidRPr="00000000" w14:paraId="000014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Longer Reload Times: Some ranged weapons, especially older firearms or crossbows, have a slow rate of fire and require reloading after each shot.</w:t>
      </w:r>
    </w:p>
    <w:p w:rsidR="00000000" w:rsidDel="00000000" w:rsidP="00000000" w:rsidRDefault="00000000" w:rsidRPr="00000000" w14:paraId="000014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Increased Vulnerability to Certain Attacks: While players are safer at a distance, they may still be vulnerable to magical or psychic attacks that ignore physical distance.</w:t>
      </w:r>
    </w:p>
    <w:p w:rsidR="00000000" w:rsidDel="00000000" w:rsidP="00000000" w:rsidRDefault="00000000" w:rsidRPr="00000000" w14:paraId="000014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Mechanic: Ranged Combat Attacks</w:t>
      </w:r>
    </w:p>
    <w:p w:rsidR="00000000" w:rsidDel="00000000" w:rsidP="00000000" w:rsidRDefault="00000000" w:rsidRPr="00000000" w14:paraId="000014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Ranged attacks are resolved by a d100 roll. The player must roll under their ranged skill or attribute, with modifiers based on range, target movement, and weapon type.</w:t>
      </w:r>
    </w:p>
    <w:p w:rsidR="00000000" w:rsidDel="00000000" w:rsidP="00000000" w:rsidRDefault="00000000" w:rsidRPr="00000000" w14:paraId="000014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take a shot at the moving creature from 30 feet away. Roll under your Firearms skill (45) to hit.”</w:t>
      </w:r>
    </w:p>
    <w:p w:rsidR="00000000" w:rsidDel="00000000" w:rsidP="00000000" w:rsidRDefault="00000000" w:rsidRPr="00000000" w14:paraId="000014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9.3. Combat Strategy: Combining Melee and Ranged</w:t>
      </w:r>
    </w:p>
    <w:p w:rsidR="00000000" w:rsidDel="00000000" w:rsidP="00000000" w:rsidRDefault="00000000" w:rsidRPr="00000000" w14:paraId="000014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becomes even more engaging when players utilize both melee and ranged combat in tandem. A mixed combat approach can provide numerous advantages, such as covering weaknesses or adapting to an evolving battlefield.</w:t>
      </w:r>
    </w:p>
    <w:p w:rsidR="00000000" w:rsidDel="00000000" w:rsidP="00000000" w:rsidRDefault="00000000" w:rsidRPr="00000000" w14:paraId="000014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Mechanic: Combat Synergy</w:t>
      </w:r>
    </w:p>
    <w:p w:rsidR="00000000" w:rsidDel="00000000" w:rsidP="00000000" w:rsidRDefault="00000000" w:rsidRPr="00000000" w14:paraId="000014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Switching Between Ranged and Melee: Players can switch between ranged and melee combat mid-turn, but this requires a successful Dexterity or agility check to represent the smoothness of the transition. This maneuver can be risky and may expose players to attacks.</w:t>
      </w:r>
    </w:p>
    <w:p w:rsidR="00000000" w:rsidDel="00000000" w:rsidP="00000000" w:rsidRDefault="00000000" w:rsidRPr="00000000" w14:paraId="000014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miss your first shot with the rifle. You quickly switch to your sword. Roll for a successful weapon switch.”</w:t>
      </w:r>
    </w:p>
    <w:p w:rsidR="00000000" w:rsidDel="00000000" w:rsidP="00000000" w:rsidRDefault="00000000" w:rsidRPr="00000000" w14:paraId="000014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Special Combat Types: Combat in Various Environments</w:t>
      </w:r>
    </w:p>
    <w:p w:rsidR="00000000" w:rsidDel="00000000" w:rsidP="00000000" w:rsidRDefault="00000000" w:rsidRPr="00000000" w14:paraId="000014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isn’t always going to happen in a typical battlefield. Whether it’s navigating through dark, twisting streets, fighting in an abandoned factory, or battling an alien beast in a desolate wasteland, combat must adapt to the environment.</w:t>
      </w:r>
    </w:p>
    <w:p w:rsidR="00000000" w:rsidDel="00000000" w:rsidP="00000000" w:rsidRDefault="00000000" w:rsidRPr="00000000" w14:paraId="000014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10.1. Urban Combat</w:t>
      </w:r>
    </w:p>
    <w:p w:rsidR="00000000" w:rsidDel="00000000" w:rsidP="00000000" w:rsidRDefault="00000000" w:rsidRPr="00000000" w14:paraId="000014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Urban combat focuses on using buildings, streets, and urban features like barricades and alleyways for tactical advantage.</w:t>
      </w:r>
    </w:p>
    <w:p w:rsidR="00000000" w:rsidDel="00000000" w:rsidP="00000000" w:rsidRDefault="00000000" w:rsidRPr="00000000" w14:paraId="000014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Modifiers:</w:t>
      </w:r>
    </w:p>
    <w:p w:rsidR="00000000" w:rsidDel="00000000" w:rsidP="00000000" w:rsidRDefault="00000000" w:rsidRPr="00000000" w14:paraId="000014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Cover and Concealment: Players can use buildings, vehicles, and other structures for cover, adding bonuses to defense.</w:t>
      </w:r>
    </w:p>
    <w:p w:rsidR="00000000" w:rsidDel="00000000" w:rsidP="00000000" w:rsidRDefault="00000000" w:rsidRPr="00000000" w14:paraId="000014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duck behind an overturned car, gaining +20% to your defense roll.”</w:t>
      </w:r>
    </w:p>
    <w:p w:rsidR="00000000" w:rsidDel="00000000" w:rsidP="00000000" w:rsidRDefault="00000000" w:rsidRPr="00000000" w14:paraId="000014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Verticality: Urban areas often provide multi-story buildings, roofs, and ledges to traverse. Players can move up or down, gaining advantages in attacking from higher ground.</w:t>
      </w:r>
    </w:p>
    <w:p w:rsidR="00000000" w:rsidDel="00000000" w:rsidP="00000000" w:rsidRDefault="00000000" w:rsidRPr="00000000" w14:paraId="000014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climb onto a roof to get a better shot at the enemy. Roll for successful climbing.”</w:t>
      </w:r>
    </w:p>
    <w:p w:rsidR="00000000" w:rsidDel="00000000" w:rsidP="00000000" w:rsidRDefault="00000000" w:rsidRPr="00000000" w14:paraId="000014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10.2. Wilderness Combat</w:t>
      </w:r>
    </w:p>
    <w:p w:rsidR="00000000" w:rsidDel="00000000" w:rsidP="00000000" w:rsidRDefault="00000000" w:rsidRPr="00000000" w14:paraId="000014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4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Wilderness combat, including forests, caves, and open fields, introduces different challenges than urban combat. Visibility is often reduced, and environmental hazards like dangerous terrain or wildlife may come into play.</w:t>
      </w:r>
    </w:p>
    <w:p w:rsidR="00000000" w:rsidDel="00000000" w:rsidP="00000000" w:rsidRDefault="00000000" w:rsidRPr="00000000" w14:paraId="000014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Modifiers:</w:t>
      </w:r>
    </w:p>
    <w:p w:rsidR="00000000" w:rsidDel="00000000" w:rsidP="00000000" w:rsidRDefault="00000000" w:rsidRPr="00000000" w14:paraId="000015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Low Visibility: Natural cover like trees, rocks, or other obstructions might block the line of sight, making ranged attacks more difficult or unreliable.</w:t>
      </w:r>
    </w:p>
    <w:p w:rsidR="00000000" w:rsidDel="00000000" w:rsidP="00000000" w:rsidRDefault="00000000" w:rsidRPr="00000000" w14:paraId="000015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thick underbrush reduces your visibility by 50%. You must roll to spot the enemy in the dense trees.”</w:t>
      </w:r>
    </w:p>
    <w:p w:rsidR="00000000" w:rsidDel="00000000" w:rsidP="00000000" w:rsidRDefault="00000000" w:rsidRPr="00000000" w14:paraId="000015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Hazards: Dangerous terrain like quicksand, venomous creatures, or other obstacles can impede movement and introduce risks.</w:t>
      </w:r>
    </w:p>
    <w:p w:rsidR="00000000" w:rsidDel="00000000" w:rsidP="00000000" w:rsidRDefault="00000000" w:rsidRPr="00000000" w14:paraId="000015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step into a trap. Roll to avoid quicksand.”</w:t>
      </w:r>
    </w:p>
    <w:p w:rsidR="00000000" w:rsidDel="00000000" w:rsidP="00000000" w:rsidRDefault="00000000" w:rsidRPr="00000000" w14:paraId="000015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10.3. Zero-Gravity Combat</w:t>
      </w:r>
    </w:p>
    <w:p w:rsidR="00000000" w:rsidDel="00000000" w:rsidP="00000000" w:rsidRDefault="00000000" w:rsidRPr="00000000" w14:paraId="000015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space or similar environments, zero-gravity combat becomes an entirely new challenge. Characters must adapt to weightlessness, affecting their movement, aim, and tactics.</w:t>
      </w:r>
    </w:p>
    <w:p w:rsidR="00000000" w:rsidDel="00000000" w:rsidP="00000000" w:rsidRDefault="00000000" w:rsidRPr="00000000" w14:paraId="000015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Modifiers:</w:t>
      </w:r>
    </w:p>
    <w:p w:rsidR="00000000" w:rsidDel="00000000" w:rsidP="00000000" w:rsidRDefault="00000000" w:rsidRPr="00000000" w14:paraId="000015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Movement in Zero-Gravity: In zero gravity, movement becomes more difficult as characters must push off surfaces and deal with the inertia of their movements.</w:t>
      </w:r>
    </w:p>
    <w:p w:rsidR="00000000" w:rsidDel="00000000" w:rsidP="00000000" w:rsidRDefault="00000000" w:rsidRPr="00000000" w14:paraId="000015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 drift toward the enemy and must roll to avoid collision.”</w:t>
      </w:r>
    </w:p>
    <w:p w:rsidR="00000000" w:rsidDel="00000000" w:rsidP="00000000" w:rsidRDefault="00000000" w:rsidRPr="00000000" w14:paraId="000015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Projectile Trajectory: Weapons that rely on trajectories, such as firearms, may have altered firing paths due to zero-gravity. It takes more calculation to hit targets at a distance.</w:t>
      </w:r>
    </w:p>
    <w:p w:rsidR="00000000" w:rsidDel="00000000" w:rsidP="00000000" w:rsidRDefault="00000000" w:rsidRPr="00000000" w14:paraId="000015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“Your shot veers off course due to the lack of gravity. Roll to recalculate.”</w:t>
      </w:r>
    </w:p>
    <w:p w:rsidR="00000000" w:rsidDel="00000000" w:rsidP="00000000" w:rsidRDefault="00000000" w:rsidRPr="00000000" w14:paraId="000015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10.4. Otherworldly Combat</w:t>
      </w:r>
    </w:p>
    <w:p w:rsidR="00000000" w:rsidDel="00000000" w:rsidP="00000000" w:rsidRDefault="00000000" w:rsidRPr="00000000" w14:paraId="000015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players engage in combat in other dimensions or realms, such as alien planets or eldritch voids, combat takes on strange and dangerous rules. Unknown laws of physics may govern these environments, leading to unpredictable combat situations.</w:t>
      </w:r>
    </w:p>
    <w:p w:rsidR="00000000" w:rsidDel="00000000" w:rsidP="00000000" w:rsidRDefault="00000000" w:rsidRPr="00000000" w14:paraId="000015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Modifiers:</w:t>
      </w:r>
    </w:p>
    <w:p w:rsidR="00000000" w:rsidDel="00000000" w:rsidP="00000000" w:rsidRDefault="00000000" w:rsidRPr="00000000" w14:paraId="000015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Unpredictable Forces: Gravity, time, and space might function in entirely different ways, affecting both the players’ abilities and the enemies’ capabilities.</w:t>
      </w:r>
    </w:p>
    <w:p w:rsidR="00000000" w:rsidDel="00000000" w:rsidP="00000000" w:rsidRDefault="00000000" w:rsidRPr="00000000" w14:paraId="000015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“Time distorts in this realm. Every round is only 10 seconds, but feels like hours to the player.”</w:t>
      </w:r>
    </w:p>
    <w:p w:rsidR="00000000" w:rsidDel="00000000" w:rsidP="00000000" w:rsidRDefault="00000000" w:rsidRPr="00000000" w14:paraId="000015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Magical Interference: In otherworldly environments, magic may behave differently, with some spells becoming more powerful or unstable.</w:t>
      </w:r>
    </w:p>
    <w:p w:rsidR="00000000" w:rsidDel="00000000" w:rsidP="00000000" w:rsidRDefault="00000000" w:rsidRPr="00000000" w14:paraId="000015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atmosphere pulses with dark energy. Your spell has doubled in power, but the risk of catastrophic failure has increased.”</w:t>
      </w:r>
    </w:p>
    <w:p w:rsidR="00000000" w:rsidDel="00000000" w:rsidP="00000000" w:rsidRDefault="00000000" w:rsidRPr="00000000" w14:paraId="000015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Combat Encounters: Types and Strategies</w:t>
      </w:r>
    </w:p>
    <w:p w:rsidR="00000000" w:rsidDel="00000000" w:rsidP="00000000" w:rsidRDefault="00000000" w:rsidRPr="00000000" w14:paraId="000015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11.1. Combat Encounters Overview</w:t>
      </w:r>
    </w:p>
    <w:p w:rsidR="00000000" w:rsidDel="00000000" w:rsidP="00000000" w:rsidRDefault="00000000" w:rsidRPr="00000000" w14:paraId="000015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combat is not just about rolling dice and tracking damage. It’s a dynamic system that challenges players to think creatively, adapt to changing circumstances, and make meaningful choices. Combat encounters range from simple skirmishes to epic battles against overwhelming odds, all while incorporating the game’s signature cosmic and survival horror elements.</w:t>
      </w:r>
    </w:p>
    <w:p w:rsidR="00000000" w:rsidDel="00000000" w:rsidP="00000000" w:rsidRDefault="00000000" w:rsidRPr="00000000" w14:paraId="000015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Combat Encounters:</w:t>
      </w:r>
    </w:p>
    <w:p w:rsidR="00000000" w:rsidDel="00000000" w:rsidP="00000000" w:rsidRDefault="00000000" w:rsidRPr="00000000" w14:paraId="000015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Skirmishes: These are small-scale engagements, typically involving only a few enemies. The focus is often on tactics and quick decision-making. Skirmishes can happen unexpectedly, such as an ambush or a surprise attack.</w:t>
      </w:r>
    </w:p>
    <w:p w:rsidR="00000000" w:rsidDel="00000000" w:rsidP="00000000" w:rsidRDefault="00000000" w:rsidRPr="00000000" w14:paraId="000015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group of cultists attacks the characters in an abandoned warehouse, forcing a quick battle in a confined space.</w:t>
      </w:r>
    </w:p>
    <w:p w:rsidR="00000000" w:rsidDel="00000000" w:rsidP="00000000" w:rsidRDefault="00000000" w:rsidRPr="00000000" w14:paraId="000015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Battles: Battles involve larger numbers of combatants, whether they are enemies or allies. These encounters usually have more variables, such as multiple fronts or environmental factors, and require a more tactical approach.</w:t>
      </w:r>
    </w:p>
    <w:p w:rsidR="00000000" w:rsidDel="00000000" w:rsidP="00000000" w:rsidRDefault="00000000" w:rsidRPr="00000000" w14:paraId="000015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faction of the Yellow Sign cult launches an assault on a hidden base, requiring the players to defend the location while contending with both supernatural threats and human enemies.</w:t>
      </w:r>
    </w:p>
    <w:p w:rsidR="00000000" w:rsidDel="00000000" w:rsidP="00000000" w:rsidRDefault="00000000" w:rsidRPr="00000000" w14:paraId="000015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Siege/Defensive Combat: When the players are forced to defend a location, such as a base or a town, the encounter becomes about managing resources and protecting vital points. Defenders must think strategically about where to place defenses, how to utilize their environment, and how to repel waves of enemies.</w:t>
      </w:r>
    </w:p>
    <w:p w:rsidR="00000000" w:rsidDel="00000000" w:rsidP="00000000" w:rsidRDefault="00000000" w:rsidRPr="00000000" w14:paraId="000015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must protect a secret library from an attack by eldritch horrors and cultists trying to seize its forbidden knowledge.</w:t>
      </w:r>
    </w:p>
    <w:p w:rsidR="00000000" w:rsidDel="00000000" w:rsidP="00000000" w:rsidRDefault="00000000" w:rsidRPr="00000000" w14:paraId="000015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Boss Fights: Boss fights are pivotal moments in The Harrowing Truth. These encounters often feature a single, powerful enemy or a small group of formidable enemies with unique abilities. Boss fights are often tied to the larger narrative and require more than brute strength to win—players must utilize everything they have learned throughout the game, whether that be lore, strategy, or environmental factors.</w:t>
      </w:r>
    </w:p>
    <w:p w:rsidR="00000000" w:rsidDel="00000000" w:rsidP="00000000" w:rsidRDefault="00000000" w:rsidRPr="00000000" w14:paraId="000015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face off against a powerful eldritch abomination that threatens to tear open a rift to another dimension.</w:t>
      </w:r>
    </w:p>
    <w:p w:rsidR="00000000" w:rsidDel="00000000" w:rsidP="00000000" w:rsidRDefault="00000000" w:rsidRPr="00000000" w14:paraId="000015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Escape Encounters: Sometimes combat is not about fighting but about surviving or escaping. Escape encounters happen when the characters are overwhelmed by enemies or environmental hazards, and their only option is to flee. This requires quick thinking, making use of the environment, and the players’ ability to cooperate in the face of overwhelming odds.</w:t>
      </w:r>
    </w:p>
    <w:p w:rsidR="00000000" w:rsidDel="00000000" w:rsidP="00000000" w:rsidRDefault="00000000" w:rsidRPr="00000000" w14:paraId="000015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are forced to flee a collapsing dimension as it destabilizes, dodging both monstrous creatures and falling debris.</w:t>
      </w:r>
    </w:p>
    <w:p w:rsidR="00000000" w:rsidDel="00000000" w:rsidP="00000000" w:rsidRDefault="00000000" w:rsidRPr="00000000" w14:paraId="000015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11.2. Encounter Structure</w:t>
      </w:r>
    </w:p>
    <w:p w:rsidR="00000000" w:rsidDel="00000000" w:rsidP="00000000" w:rsidRDefault="00000000" w:rsidRPr="00000000" w14:paraId="000015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encounter in The Harrowing Truth follows a similar structure, but players should be prepared for the unexpected. Encounter outcomes can be influenced by the players’ creativity, decisions, and preparedness, as well as the environment they are fighting in.</w:t>
      </w:r>
    </w:p>
    <w:p w:rsidR="00000000" w:rsidDel="00000000" w:rsidP="00000000" w:rsidRDefault="00000000" w:rsidRPr="00000000" w14:paraId="000015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Preparation Phase: Before an encounter, players may have time to gather information, plan, and choose their weapons and strategies. This phase sets the stage for the encounter but should also leave room for improvisation.</w:t>
      </w:r>
    </w:p>
    <w:p w:rsidR="00000000" w:rsidDel="00000000" w:rsidP="00000000" w:rsidRDefault="00000000" w:rsidRPr="00000000" w14:paraId="000015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Players use a previous investigation roll to discover the layout of a building before deciding on their combat strategy.</w:t>
      </w:r>
    </w:p>
    <w:p w:rsidR="00000000" w:rsidDel="00000000" w:rsidP="00000000" w:rsidRDefault="00000000" w:rsidRPr="00000000" w14:paraId="000015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Phase: The actual engagement phase, where players and enemies take turns acting, rolling for attacks, defenses, and other actions. This phase focuses on the players’ ability to adapt, choose tactics, and manage their resources.</w:t>
      </w:r>
    </w:p>
    <w:p w:rsidR="00000000" w:rsidDel="00000000" w:rsidP="00000000" w:rsidRDefault="00000000" w:rsidRPr="00000000" w14:paraId="000015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may choose to engage an enemy with a melee weapon, while another player uses ranged combat to cover their partner.</w:t>
      </w:r>
    </w:p>
    <w:p w:rsidR="00000000" w:rsidDel="00000000" w:rsidP="00000000" w:rsidRDefault="00000000" w:rsidRPr="00000000" w14:paraId="000015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Resolution Phase: After the encounter ends, the players must deal with the consequences of the battle. This phase includes determining injuries, collecting loot or resources, and navigating the aftermath of the encounter.</w:t>
      </w:r>
    </w:p>
    <w:p w:rsidR="00000000" w:rsidDel="00000000" w:rsidP="00000000" w:rsidRDefault="00000000" w:rsidRPr="00000000" w14:paraId="000015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After a battle, the players must tend to their wounds, search the bodies of their enemies for clues, and decide what to do with any captured survivors.</w:t>
      </w:r>
    </w:p>
    <w:p w:rsidR="00000000" w:rsidDel="00000000" w:rsidP="00000000" w:rsidRDefault="00000000" w:rsidRPr="00000000" w14:paraId="000015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11.3. Strategies for Combat</w:t>
      </w:r>
    </w:p>
    <w:p w:rsidR="00000000" w:rsidDel="00000000" w:rsidP="00000000" w:rsidRDefault="00000000" w:rsidRPr="00000000" w14:paraId="000015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 be successful in combat, players must learn to leverage the advantages of their characters, weapons, and environment. Different strategies can be employed depending on the situation, and players are encouraged to think outside the box.</w:t>
      </w:r>
    </w:p>
    <w:p w:rsidR="00000000" w:rsidDel="00000000" w:rsidP="00000000" w:rsidRDefault="00000000" w:rsidRPr="00000000" w14:paraId="000015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Utilization: In any given encounter, the environment plays a critical role. Players should look for opportunities to use the terrain to their advantage, such as using cover in urban settings, luring enemies into traps, or finding higher ground for a better vantage point.</w:t>
      </w:r>
    </w:p>
    <w:p w:rsidR="00000000" w:rsidDel="00000000" w:rsidP="00000000" w:rsidRDefault="00000000" w:rsidRPr="00000000" w14:paraId="000015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might push a bookshelf over to block an enemy’s line of sight, gaining a moment of respite.</w:t>
      </w:r>
    </w:p>
    <w:p w:rsidR="00000000" w:rsidDel="00000000" w:rsidP="00000000" w:rsidRDefault="00000000" w:rsidRPr="00000000" w14:paraId="000015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Team Coordination: In group combat scenarios, team coordination is essential. The players must decide how to best utilize their unique abilities and weapons to support each other and maximize damage output while covering weaknesses.</w:t>
      </w:r>
    </w:p>
    <w:p w:rsidR="00000000" w:rsidDel="00000000" w:rsidP="00000000" w:rsidRDefault="00000000" w:rsidRPr="00000000" w14:paraId="000015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One player might use a healing spell while another uses a control ability to disable enemies, all while a third player focuses on offensive damage.</w:t>
      </w:r>
    </w:p>
    <w:p w:rsidR="00000000" w:rsidDel="00000000" w:rsidP="00000000" w:rsidRDefault="00000000" w:rsidRPr="00000000" w14:paraId="000015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Tactical Retreat: Sometimes, the best option is to retreat strategically. This could involve disengaging from a fight and re-positioning for better ground, retreating to a safe location, or using environmental features to block enemies’ pursuit.</w:t>
      </w:r>
    </w:p>
    <w:p w:rsidR="00000000" w:rsidDel="00000000" w:rsidP="00000000" w:rsidRDefault="00000000" w:rsidRPr="00000000" w14:paraId="000015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may lead a group of enemies into an alley, where they can be surrounded and cut off, then use an escape route to evade further confrontation.</w:t>
      </w:r>
    </w:p>
    <w:p w:rsidR="00000000" w:rsidDel="00000000" w:rsidP="00000000" w:rsidRDefault="00000000" w:rsidRPr="00000000" w14:paraId="000015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Focus Fire: When facing powerful enemies, it’s often best to focus the party’s efforts on taking down one target at a time. This minimizes the number of threats and reduces the likelihood of being overwhelmed.</w:t>
      </w:r>
    </w:p>
    <w:p w:rsidR="00000000" w:rsidDel="00000000" w:rsidP="00000000" w:rsidRDefault="00000000" w:rsidRPr="00000000" w14:paraId="000015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focus all their attacks on the cult leader, hoping to neutralize their ability to summon reinforcements before the rest of the cult can act.</w:t>
      </w:r>
    </w:p>
    <w:p w:rsidR="00000000" w:rsidDel="00000000" w:rsidP="00000000" w:rsidRDefault="00000000" w:rsidRPr="00000000" w14:paraId="000015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Resource Management: Combat in The Harrowing Truth often requires careful management of limited resources like ammunition, healing supplies, and magical energy. Players should plan accordingly and consider conserving resources for future encounters.</w:t>
      </w:r>
    </w:p>
    <w:p w:rsidR="00000000" w:rsidDel="00000000" w:rsidP="00000000" w:rsidRDefault="00000000" w:rsidRPr="00000000" w14:paraId="000015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Players may decide to use melee weapons when ammunition is running low, saving their ranged weapons for more dangerous enemies.</w:t>
      </w:r>
    </w:p>
    <w:p w:rsidR="00000000" w:rsidDel="00000000" w:rsidP="00000000" w:rsidRDefault="00000000" w:rsidRPr="00000000" w14:paraId="000015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11.4. Special Combat Rules for Unique Enemies</w:t>
      </w:r>
    </w:p>
    <w:p w:rsidR="00000000" w:rsidDel="00000000" w:rsidP="00000000" w:rsidRDefault="00000000" w:rsidRPr="00000000" w14:paraId="000015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Harrowing Truth includes a variety of unique enemies that require different combat strategies. These creatures may possess abilities that are difficult to counter with traditional combat techniques. Players should be aware of the following special rules for dealing with specific types of enemies:</w:t>
      </w:r>
    </w:p>
    <w:p w:rsidR="00000000" w:rsidDel="00000000" w:rsidP="00000000" w:rsidRDefault="00000000" w:rsidRPr="00000000" w14:paraId="000015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Beasts: Cosmic horrors often have abilities that defy conventional logic, such as teleportation, invulnerability to physical damage, or reality-warping powers. These creatures require players to adapt their tactics and find their weaknesses, often with the help of magical or scientific knowledge.</w:t>
      </w:r>
    </w:p>
    <w:p w:rsidR="00000000" w:rsidDel="00000000" w:rsidP="00000000" w:rsidRDefault="00000000" w:rsidRPr="00000000" w14:paraId="000015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cosmic horror that can warp space-time may require players to use enchanted artifacts or perform an arcane ritual to contain it.</w:t>
      </w:r>
    </w:p>
    <w:p w:rsidR="00000000" w:rsidDel="00000000" w:rsidP="00000000" w:rsidRDefault="00000000" w:rsidRPr="00000000" w14:paraId="000015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Entities: Enemies with psychic abilities can manipulate the players’ minds, causing them to experience fear, confusion, or even paralysis. Players should rely on their mental fortitude and abilities like psychic defense or mind shields to resist these attacks.</w:t>
      </w:r>
    </w:p>
    <w:p w:rsidR="00000000" w:rsidDel="00000000" w:rsidP="00000000" w:rsidRDefault="00000000" w:rsidRPr="00000000" w14:paraId="000015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psychic entity may try to dominate a player’s mind, forcing them to attack their own allies. A successful defense roll can negate the effect.</w:t>
      </w:r>
    </w:p>
    <w:p w:rsidR="00000000" w:rsidDel="00000000" w:rsidP="00000000" w:rsidRDefault="00000000" w:rsidRPr="00000000" w14:paraId="000015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Undead and Necromantic Forces: Undead creatures are often resistant to normal damage, requiring special tactics to defeat. Players may need to use specific types of damage, like fire or magical energy, to incapacitate or destroy them.</w:t>
      </w:r>
    </w:p>
    <w:p w:rsidR="00000000" w:rsidDel="00000000" w:rsidP="00000000" w:rsidRDefault="00000000" w:rsidRPr="00000000" w14:paraId="000015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group of zombies is resistant to regular melee attacks, but a fire spell is effective in burning them down.</w:t>
      </w:r>
    </w:p>
    <w:p w:rsidR="00000000" w:rsidDel="00000000" w:rsidP="00000000" w:rsidRDefault="00000000" w:rsidRPr="00000000" w14:paraId="000015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Combat Strategy in the Void of Space</w:t>
      </w:r>
    </w:p>
    <w:p w:rsidR="00000000" w:rsidDel="00000000" w:rsidP="00000000" w:rsidRDefault="00000000" w:rsidRPr="00000000" w14:paraId="000015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cold, oppressive vacuum of space is different from anything players will experience on Earth or within familiar terrestrial environments. The lack of atmosphere, gravity, and conventional physics creates a unique and deadly battlefield. The rules and strategies for space combat reflect these differences, making every encounter a challenging and perilous test of ingenuity and adaptability.</w:t>
      </w:r>
    </w:p>
    <w:p w:rsidR="00000000" w:rsidDel="00000000" w:rsidP="00000000" w:rsidRDefault="00000000" w:rsidRPr="00000000" w14:paraId="000015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12.1. The Environment of Space</w:t>
      </w:r>
    </w:p>
    <w:p w:rsidR="00000000" w:rsidDel="00000000" w:rsidP="00000000" w:rsidRDefault="00000000" w:rsidRPr="00000000" w14:paraId="000015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space, the environment itself becomes an enemy. The absence of gravity, the need for oxygen, and the unrelenting cold of the vacuum all present serious challenges to survival and combat effectiveness. Here’s a breakdown of the key environmental factors in space combat:</w:t>
      </w:r>
    </w:p>
    <w:p w:rsidR="00000000" w:rsidDel="00000000" w:rsidP="00000000" w:rsidRDefault="00000000" w:rsidRPr="00000000" w14:paraId="000015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Vacuum and Lack of Atmosphere: Without the buffering effects of atmosphere, every action in space is a matter of inertia. Projectiles and energy beams will travel in a straight line until they hit something, and there’s no air resistance. This means that both ranged combat and maneuvering must take into account infinite space.</w:t>
      </w:r>
    </w:p>
    <w:p w:rsidR="00000000" w:rsidDel="00000000" w:rsidP="00000000" w:rsidRDefault="00000000" w:rsidRPr="00000000" w14:paraId="000015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laser blast may cut through the vacuum of space indefinitely until it hits a target, but it might take a longer time to hit if the target is far away or moving.</w:t>
      </w:r>
    </w:p>
    <w:p w:rsidR="00000000" w:rsidDel="00000000" w:rsidP="00000000" w:rsidRDefault="00000000" w:rsidRPr="00000000" w14:paraId="000015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Gravity: Space itself is devoid of natural gravity. Players will need to rely on their suits and artificial gravity devices, whether it’s the pull of a space station, ship, or planetary body. In zero gravity, movement becomes erratic and requires careful control.</w:t>
      </w:r>
    </w:p>
    <w:p w:rsidR="00000000" w:rsidDel="00000000" w:rsidP="00000000" w:rsidRDefault="00000000" w:rsidRPr="00000000" w14:paraId="000015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floating in zero-gravity can only make minor movements unless they push off from an object to propel themselves. Combat is slower but more unpredictable.</w:t>
      </w:r>
    </w:p>
    <w:p w:rsidR="00000000" w:rsidDel="00000000" w:rsidP="00000000" w:rsidRDefault="00000000" w:rsidRPr="00000000" w14:paraId="000015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Temperature Extremes: The vacuum of space exposes characters to extreme temperatures. In certain zones, characters might need to combat both intense heat from nearby stars and freezing cold if they drift too far from a heat source.</w:t>
      </w:r>
    </w:p>
    <w:p w:rsidR="00000000" w:rsidDel="00000000" w:rsidP="00000000" w:rsidRDefault="00000000" w:rsidRPr="00000000" w14:paraId="000015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on an unprotected spacewalk can suffer extreme frostbite or heatstroke depending on the conditions, which can affect their combat performance or lead to death.</w:t>
      </w:r>
    </w:p>
    <w:p w:rsidR="00000000" w:rsidDel="00000000" w:rsidP="00000000" w:rsidRDefault="00000000" w:rsidRPr="00000000" w14:paraId="000015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12.2. Space Combat Tactics</w:t>
      </w:r>
    </w:p>
    <w:p w:rsidR="00000000" w:rsidDel="00000000" w:rsidP="00000000" w:rsidRDefault="00000000" w:rsidRPr="00000000" w14:paraId="000015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Space combat demands a different set of tactics than traditional land-based combat. It requires both knowledge of how to use the environment to one’s advantage and the technical skill to operate specialized equipment.</w:t>
      </w:r>
    </w:p>
    <w:p w:rsidR="00000000" w:rsidDel="00000000" w:rsidP="00000000" w:rsidRDefault="00000000" w:rsidRPr="00000000" w14:paraId="000015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Maneuvering and Positioning: In space, positioning becomes critical. Since there is no air resistance, spacecraft and individuals in zero gravity can keep moving in the same direction indefinitely unless they use thrust to change their trajectory. Players must keep track of their movements and consider both forward and backward velocity when making strategic decisions.</w:t>
      </w:r>
    </w:p>
    <w:p w:rsidR="00000000" w:rsidDel="00000000" w:rsidP="00000000" w:rsidRDefault="00000000" w:rsidRPr="00000000" w14:paraId="000015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spaceship attempting to engage in dogfights around an asteroid field needs to consider the asteroid trajectories, while a character floating outside a ship may need to adjust their position relative to enemy fire.</w:t>
      </w:r>
    </w:p>
    <w:p w:rsidR="00000000" w:rsidDel="00000000" w:rsidP="00000000" w:rsidRDefault="00000000" w:rsidRPr="00000000" w14:paraId="000015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Use: Space combat is often fought in asteroids, space stations, or amidst derelict ships. Players can use the environment for cover, blocking line-of-sight or positioning their enemy in a vulnerable spot.</w:t>
      </w:r>
    </w:p>
    <w:p w:rsidR="00000000" w:rsidDel="00000000" w:rsidP="00000000" w:rsidRDefault="00000000" w:rsidRPr="00000000" w14:paraId="000015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Hiding behind a large asteroid can provide cover for the character’s ship from enemy fire while the ship recharges its shields.</w:t>
      </w:r>
    </w:p>
    <w:p w:rsidR="00000000" w:rsidDel="00000000" w:rsidP="00000000" w:rsidRDefault="00000000" w:rsidRPr="00000000" w14:paraId="000015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Resource Management: Weapons, shields, and other technological resources in space combat often have limited energy supplies. Players will need to manage these resources carefully to avoid running out of power or ammunition at a critical moment. Additionally, space suits and equipment may have limited oxygen or power, requiring the players to complete their mission quickly or face dire consequences.</w:t>
      </w:r>
    </w:p>
    <w:p w:rsidR="00000000" w:rsidDel="00000000" w:rsidP="00000000" w:rsidRDefault="00000000" w:rsidRPr="00000000" w14:paraId="000015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player’s space suit may have only a few hours of oxygen left, which requires them to either complete the objective quickly or risk suffocation. Likewise, using the ship’s energy weapons too often may leave them defenseless if the power supply is drained.</w:t>
      </w:r>
    </w:p>
    <w:p w:rsidR="00000000" w:rsidDel="00000000" w:rsidP="00000000" w:rsidRDefault="00000000" w:rsidRPr="00000000" w14:paraId="000015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12.3. Combat Roles in Space</w:t>
      </w:r>
    </w:p>
    <w:p w:rsidR="00000000" w:rsidDel="00000000" w:rsidP="00000000" w:rsidRDefault="00000000" w:rsidRPr="00000000" w14:paraId="000015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space combat, different roles may be required to effectively overcome the challenges of the environment. These roles often include pilots, gunners, and engineers, all of whom contribute unique skills and resources to ensure success in combat.</w:t>
      </w:r>
    </w:p>
    <w:p w:rsidR="00000000" w:rsidDel="00000000" w:rsidP="00000000" w:rsidRDefault="00000000" w:rsidRPr="00000000" w14:paraId="000015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Pilot: The pilot’s job is to navigate the spaceship, avoiding obstacles, dodging enemy fire, and positioning the ship for optimal attack. The pilot also has to be skilled at operating the ship’s various systems, including propulsion and shields.</w:t>
      </w:r>
    </w:p>
    <w:p w:rsidR="00000000" w:rsidDel="00000000" w:rsidP="00000000" w:rsidRDefault="00000000" w:rsidRPr="00000000" w14:paraId="000015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pilot might need to roll against their piloting skill to perform evasive maneuvers, like barrel rolls or sharp turns, to dodge incoming fire.</w:t>
      </w:r>
    </w:p>
    <w:p w:rsidR="00000000" w:rsidDel="00000000" w:rsidP="00000000" w:rsidRDefault="00000000" w:rsidRPr="00000000" w14:paraId="000015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Gunner: The gunner operates the ship’s weapons, whether that be energy cannons, missiles, or other advanced weaponry. They are responsible for the ship’s offensive capabilities, ensuring that enemy craft are disabled or destroyed.</w:t>
      </w:r>
    </w:p>
    <w:p w:rsidR="00000000" w:rsidDel="00000000" w:rsidP="00000000" w:rsidRDefault="00000000" w:rsidRPr="00000000" w14:paraId="000015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gunner rolls against their combat skills to fire weapons accurately, adjusting the weapon’s targeting system for different kinds of attacks.</w:t>
      </w:r>
    </w:p>
    <w:p w:rsidR="00000000" w:rsidDel="00000000" w:rsidP="00000000" w:rsidRDefault="00000000" w:rsidRPr="00000000" w14:paraId="000015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Engineer: Engineers are crucial in keeping the ship operational during combat. They maintain the ship’s shields, weapons systems, and engines. When things go wrong, the engineer is the first line of defense against system failures, damage, or power shortages.</w:t>
      </w:r>
    </w:p>
    <w:p w:rsidR="00000000" w:rsidDel="00000000" w:rsidP="00000000" w:rsidRDefault="00000000" w:rsidRPr="00000000" w14:paraId="000015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An engineer might need to repair damaged ship systems in the middle of a firefight, using their technical knowledge to get the engines or weapons back online.</w:t>
      </w:r>
    </w:p>
    <w:p w:rsidR="00000000" w:rsidDel="00000000" w:rsidP="00000000" w:rsidRDefault="00000000" w:rsidRPr="00000000" w14:paraId="000015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12.4. Space Combat Mechanisms</w:t>
      </w:r>
    </w:p>
    <w:p w:rsidR="00000000" w:rsidDel="00000000" w:rsidP="00000000" w:rsidRDefault="00000000" w:rsidRPr="00000000" w14:paraId="000015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space utilizes a unique set of mechanics. The speed and range of space combat often render traditional land-based systems impractical. Here are the key mechanics for space combat:</w:t>
      </w:r>
    </w:p>
    <w:p w:rsidR="00000000" w:rsidDel="00000000" w:rsidP="00000000" w:rsidRDefault="00000000" w:rsidRPr="00000000" w14:paraId="000015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Initiative in Space Combat: Combat in space operates on a system where each character or entity involved rolls for initiative at the beginning of each round. Initiative determines the order in which actions will take place, with faster-moving ships often able to act first. The faster a ship or character is moving, the more difficult it is to hit them, but also the more difficult it is to land a precise attack.</w:t>
      </w:r>
    </w:p>
    <w:p w:rsidR="00000000" w:rsidDel="00000000" w:rsidP="00000000" w:rsidRDefault="00000000" w:rsidRPr="00000000" w14:paraId="000015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ship’s movement speed will affect how difficult it is to hit or avoid a hit during combat. If a ship is moving at full speed away from an enemy, they may gain a bonus to evade attacks.</w:t>
      </w:r>
    </w:p>
    <w:p w:rsidR="00000000" w:rsidDel="00000000" w:rsidP="00000000" w:rsidRDefault="00000000" w:rsidRPr="00000000" w14:paraId="000015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 and Accuracy: Weapons in space combat have a set range, but the accuracy of weapons may vary depending on the environment, whether it’s zero gravity or close proximity to the enemy. The longer the range, the more difficult it becomes to hit targets, especially when those targets are moving.</w:t>
      </w:r>
    </w:p>
    <w:p w:rsidR="00000000" w:rsidDel="00000000" w:rsidP="00000000" w:rsidRDefault="00000000" w:rsidRPr="00000000" w14:paraId="000015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long-range plasma cannon may have reduced accuracy unless used at short-range combat, whereas a close-range shotgun may be more reliable but not useful in long-range combat.</w:t>
      </w:r>
    </w:p>
    <w:p w:rsidR="00000000" w:rsidDel="00000000" w:rsidP="00000000" w:rsidRDefault="00000000" w:rsidRPr="00000000" w14:paraId="000015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Hull and Shields: Space ships and suits typically have two primary forms of protection: hull integrity and shields. Hull integrity represents the physical durability of the vessel or suit, while shields provide an energy-based barrier that absorbs some of the incoming damage. Both are crucial in ensuring that the vessel or character survives a combat encounter.</w:t>
      </w:r>
    </w:p>
    <w:p w:rsidR="00000000" w:rsidDel="00000000" w:rsidP="00000000" w:rsidRDefault="00000000" w:rsidRPr="00000000" w14:paraId="000015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If a ship’s shields are down, any damage done to the hull is permanent, which can lead to catastrophic failure if too much damage is sustained.</w:t>
      </w:r>
    </w:p>
    <w:p w:rsidR="00000000" w:rsidDel="00000000" w:rsidP="00000000" w:rsidRDefault="00000000" w:rsidRPr="00000000" w14:paraId="000015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12.5. Example Space Combat Scenario</w:t>
      </w:r>
    </w:p>
    <w:p w:rsidR="00000000" w:rsidDel="00000000" w:rsidP="00000000" w:rsidRDefault="00000000" w:rsidRPr="00000000" w14:paraId="0000157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this example, a group of players must defend a space station from an attack by enemy ships.</w:t>
      </w:r>
    </w:p>
    <w:p w:rsidR="00000000" w:rsidDel="00000000" w:rsidP="00000000" w:rsidRDefault="00000000" w:rsidRPr="00000000" w14:paraId="000015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Phase 1 - Initial Engagement: The players, as part of the station’s defense crew, must engage the incoming ships. The pilot rolls for initiative, moving the station’s defense vessels into strategic positions to intercept the enemy. The gunner locks onto the enemy ships and prepares to fire.</w:t>
      </w:r>
    </w:p>
    <w:p w:rsidR="00000000" w:rsidDel="00000000" w:rsidP="00000000" w:rsidRDefault="00000000" w:rsidRPr="00000000" w14:paraId="000015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Phase 2 - Evasion and Defense: The pilot uses evasive maneuvers to avoid enemy fire, rolling to dodge incoming missiles. Meanwhile, the engineer works to restore the station’s shields, rolling to repair any damage from previous strikes.</w:t>
      </w:r>
    </w:p>
    <w:p w:rsidR="00000000" w:rsidDel="00000000" w:rsidP="00000000" w:rsidRDefault="00000000" w:rsidRPr="00000000" w14:paraId="000015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Phase 3 - Counterattack: The gunner finally locks on to an enemy ship’s vulnerable spot and fires, rolling to hit. The other players work together to maintain the ship’s systems and ensure the enemy ship is destroyed before it can launch another attack.</w:t>
      </w:r>
    </w:p>
    <w:p w:rsidR="00000000" w:rsidDel="00000000" w:rsidP="00000000" w:rsidRDefault="00000000" w:rsidRPr="00000000" w14:paraId="000015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Urban Combat Mechanics</w:t>
      </w:r>
    </w:p>
    <w:p w:rsidR="00000000" w:rsidDel="00000000" w:rsidP="00000000" w:rsidRDefault="00000000" w:rsidRPr="00000000" w14:paraId="000015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Urban combat presents unique challenges compared to traditional warfare due to the confined and complex environment. Buildings, alleys, and narrow streets provide a variety of advantages and dangers for combatants. Players must be prepared to adapt to these environments, taking advantage of the terrain and structures around them, while also keeping in mind the potential risks of ambushes and traps.</w:t>
      </w:r>
    </w:p>
    <w:p w:rsidR="00000000" w:rsidDel="00000000" w:rsidP="00000000" w:rsidRDefault="00000000" w:rsidRPr="00000000" w14:paraId="000015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13.1. Environmental Factors in Urban Combat</w:t>
      </w:r>
    </w:p>
    <w:p w:rsidR="00000000" w:rsidDel="00000000" w:rsidP="00000000" w:rsidRDefault="00000000" w:rsidRPr="00000000" w14:paraId="000015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Urban environments are full of both opportunities and obstacles. Here are some factors to consider when engaging in combat within a city or similar constructed area:</w:t>
      </w:r>
    </w:p>
    <w:p w:rsidR="00000000" w:rsidDel="00000000" w:rsidP="00000000" w:rsidRDefault="00000000" w:rsidRPr="00000000" w14:paraId="000015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Cover and Concealment: Buildings, walls, vehicles, and other urban structures can provide cover from enemy fire. However, cover is not always permanent, and explosions or sustained fire can damage or destroy it. The effectiveness of cover depends on the materials (wood, concrete, metal) and the type of weaponry being used.</w:t>
      </w:r>
    </w:p>
    <w:p w:rsidR="00000000" w:rsidDel="00000000" w:rsidP="00000000" w:rsidRDefault="00000000" w:rsidRPr="00000000" w14:paraId="000015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concrete pillar might offer more protection than a car, but the car might still provide enough cover to shield a character from small-arms fire.</w:t>
      </w:r>
    </w:p>
    <w:p w:rsidR="00000000" w:rsidDel="00000000" w:rsidP="00000000" w:rsidRDefault="00000000" w:rsidRPr="00000000" w14:paraId="000015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High Ground and Verticality: Urban environments often offer vertical opportunities, such as rooftops, windows, and multi-story buildings. Occupying high ground can give an advantage in both ranged combat and visibility.</w:t>
      </w:r>
    </w:p>
    <w:p w:rsidR="00000000" w:rsidDel="00000000" w:rsidP="00000000" w:rsidRDefault="00000000" w:rsidRPr="00000000" w14:paraId="000015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Characters on rooftops can gain a tactical advantage, but they are also vulnerable to attacks from higher structures or snipers.</w:t>
      </w:r>
    </w:p>
    <w:p w:rsidR="00000000" w:rsidDel="00000000" w:rsidP="00000000" w:rsidRDefault="00000000" w:rsidRPr="00000000" w14:paraId="000015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Movement and Obstacles: Moving through urban environments is often slower due to narrow streets, alleyways, and rubble. Characters must navigate obstacles and sometimes need to break through doors, windows, or walls.</w:t>
      </w:r>
    </w:p>
    <w:p w:rsidR="00000000" w:rsidDel="00000000" w:rsidP="00000000" w:rsidRDefault="00000000" w:rsidRPr="00000000" w14:paraId="000015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Characters may have to roll against their physical skills to navigate through tight spaces or climb buildings to gain an advantage.</w:t>
      </w:r>
    </w:p>
    <w:p w:rsidR="00000000" w:rsidDel="00000000" w:rsidP="00000000" w:rsidRDefault="00000000" w:rsidRPr="00000000" w14:paraId="000015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13.2. Close-Quarters Combat (CQC) in Urban Settings</w:t>
      </w:r>
    </w:p>
    <w:p w:rsidR="00000000" w:rsidDel="00000000" w:rsidP="00000000" w:rsidRDefault="00000000" w:rsidRPr="00000000" w14:paraId="000015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Close-quarters combat in urban environments requires a different approach. The confined spaces and various obstacles can limit movement and range, making close-quarters weapons more effective. Additionally, players need to adapt to unpredictable encounters.</w:t>
      </w:r>
    </w:p>
    <w:p w:rsidR="00000000" w:rsidDel="00000000" w:rsidP="00000000" w:rsidRDefault="00000000" w:rsidRPr="00000000" w14:paraId="000015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in CQC: Short-range weapons like knives, pistols, and shotguns are often more effective in urban combat due to the proximity of combatants. Melee weapons, such as crowbars and machetes, can also be useful for breaking barriers or engaging enemies in tight spaces.</w:t>
      </w:r>
    </w:p>
    <w:p w:rsidR="00000000" w:rsidDel="00000000" w:rsidP="00000000" w:rsidRDefault="00000000" w:rsidRPr="00000000" w14:paraId="000015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shotgun is perfect for breaching a door or engaging enemies in a confined space but is less effective at long range. A character armed with a crowbar can break through a barricade or use it as a weapon in hand-to-hand combat.</w:t>
      </w:r>
    </w:p>
    <w:p w:rsidR="00000000" w:rsidDel="00000000" w:rsidP="00000000" w:rsidRDefault="00000000" w:rsidRPr="00000000" w14:paraId="000015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Ambush and Stealth Tactics: Urban environments are rife with opportunities for stealth, ambushes, and surprise attacks. Narrow alleyways, dimly lit areas, and abandoned buildings offer hiding spots for those who prefer to strike from the shadows.</w:t>
      </w:r>
    </w:p>
    <w:p w:rsidR="00000000" w:rsidDel="00000000" w:rsidP="00000000" w:rsidRDefault="00000000" w:rsidRPr="00000000" w14:paraId="000015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group of players may use an abandoned building to set up an ambush on an enemy convoy passing through the city. They can roll against their stealth skills to ensure they remain undetected until the right moment.</w:t>
      </w:r>
    </w:p>
    <w:p w:rsidR="00000000" w:rsidDel="00000000" w:rsidP="00000000" w:rsidRDefault="00000000" w:rsidRPr="00000000" w14:paraId="000015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13.3. Urban Combat Encounter Examples</w:t>
      </w:r>
    </w:p>
    <w:p w:rsidR="00000000" w:rsidDel="00000000" w:rsidP="00000000" w:rsidRDefault="00000000" w:rsidRPr="00000000" w14:paraId="000015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Encounter 1 – Street Fight: The players find themselves in the middle of a street with enemy forces approaching from both ends. The environment is full of civilian cars, shops, and narrow alleyways. The players must choose whether to stand their ground or take cover.</w:t>
      </w:r>
    </w:p>
    <w:p w:rsidR="00000000" w:rsidDel="00000000" w:rsidP="00000000" w:rsidRDefault="00000000" w:rsidRPr="00000000" w14:paraId="000015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Tactics: Characters can move between cars for cover, use nearby alleyways for flanking, or scale a nearby building to gain a better vantage point. The threat of explosions and gunfire is constant, so players must act quickly.</w:t>
      </w:r>
    </w:p>
    <w:p w:rsidR="00000000" w:rsidDel="00000000" w:rsidP="00000000" w:rsidRDefault="00000000" w:rsidRPr="00000000" w14:paraId="000015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Encounter 2 – Building Breach: The players need to breach a fortified building held by enemy forces. The building has multiple entry points, including a front door, a side window, and a roof hatch.</w:t>
      </w:r>
    </w:p>
    <w:p w:rsidR="00000000" w:rsidDel="00000000" w:rsidP="00000000" w:rsidRDefault="00000000" w:rsidRPr="00000000" w14:paraId="000015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Tactics: The players must choose their approach—will they use explosive charges to breach the door, sneak through a side window, or create a diversion to enter from the roof? The choices made will affect how the combat unfolds and which resources will be spent.</w:t>
      </w:r>
    </w:p>
    <w:p w:rsidR="00000000" w:rsidDel="00000000" w:rsidP="00000000" w:rsidRDefault="00000000" w:rsidRPr="00000000" w14:paraId="000015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13.4. Combat Roles in Urban Settings</w:t>
      </w:r>
    </w:p>
    <w:p w:rsidR="00000000" w:rsidDel="00000000" w:rsidP="00000000" w:rsidRDefault="00000000" w:rsidRPr="00000000" w14:paraId="000015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Urban combat often requires specific roles and expertise, as the environment poses its own set of challenges. Here are the key roles in urban combat:</w:t>
      </w:r>
    </w:p>
    <w:p w:rsidR="00000000" w:rsidDel="00000000" w:rsidP="00000000" w:rsidRDefault="00000000" w:rsidRPr="00000000" w14:paraId="000015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Infantry: The standard role for most combatants, infantry are adept at moving through the environment, clearing buildings, and engaging in close-quarters combat. They may also carry heavier weapons for suppressive fire or defense against armored opponents.</w:t>
      </w:r>
    </w:p>
    <w:p w:rsidR="00000000" w:rsidDel="00000000" w:rsidP="00000000" w:rsidRDefault="00000000" w:rsidRPr="00000000" w14:paraId="000015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infantry moves into a building, clearing rooms and securing exits while engaging in hand-to-hand or ranged combat as necessary.</w:t>
      </w:r>
    </w:p>
    <w:p w:rsidR="00000000" w:rsidDel="00000000" w:rsidP="00000000" w:rsidRDefault="00000000" w:rsidRPr="00000000" w14:paraId="000015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Snipers: Snipers are best positioned in high buildings or long-distance locations. Their role is to take out key targets or provide overwatch for the rest of the team. Snipers must be skilled in camouflage and patience, waiting for the perfect shot.</w:t>
      </w:r>
    </w:p>
    <w:p w:rsidR="00000000" w:rsidDel="00000000" w:rsidP="00000000" w:rsidRDefault="00000000" w:rsidRPr="00000000" w14:paraId="000015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sniper can provide cover for the infantry, picking off enemies at long range before they enter a building or move into a more vulnerable position.</w:t>
      </w:r>
    </w:p>
    <w:p w:rsidR="00000000" w:rsidDel="00000000" w:rsidP="00000000" w:rsidRDefault="00000000" w:rsidRPr="00000000" w14:paraId="000015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Demolitionist: The demolitionist specializes in explosive weapons, breaching tools, and creating openings in structures. They are essential when taking down barricades or creating new paths in a building.</w:t>
      </w:r>
    </w:p>
    <w:p w:rsidR="00000000" w:rsidDel="00000000" w:rsidP="00000000" w:rsidRDefault="00000000" w:rsidRPr="00000000" w14:paraId="000015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demolitionist uses explosives to breach a door or clear debris blocking a critical path, allowing the team to move through the environment more quickly.</w:t>
      </w:r>
    </w:p>
    <w:p w:rsidR="00000000" w:rsidDel="00000000" w:rsidP="00000000" w:rsidRDefault="00000000" w:rsidRPr="00000000" w14:paraId="000015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Engineer: Engineers repair equipment, fortify positions, and manage various technological resources in an urban setting. They are particularly useful when repairing vehicles, operating turrets, or fortifying defensive locations.</w:t>
      </w:r>
    </w:p>
    <w:p w:rsidR="00000000" w:rsidDel="00000000" w:rsidP="00000000" w:rsidRDefault="00000000" w:rsidRPr="00000000" w14:paraId="000015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An engineer might be tasked with restoring power to a building’s lights, opening locked doors, or preparing defensive positions for the team.</w:t>
      </w:r>
    </w:p>
    <w:p w:rsidR="00000000" w:rsidDel="00000000" w:rsidP="00000000" w:rsidRDefault="00000000" w:rsidRPr="00000000" w14:paraId="000015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Urban Survival Tactics</w:t>
      </w:r>
    </w:p>
    <w:p w:rsidR="00000000" w:rsidDel="00000000" w:rsidP="00000000" w:rsidRDefault="00000000" w:rsidRPr="00000000" w14:paraId="000015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Surviving in an urban environment during combat or a crisis requires more than just brute force; it demands resourcefulness, strategic thinking, and the ability to use the environment to your advantage. Urban survival also includes knowledge of the dangers posed by both the environment and potential enemies, as well as an understanding of how to find shelter, food, and medical supplies when needed.</w:t>
      </w:r>
    </w:p>
    <w:p w:rsidR="00000000" w:rsidDel="00000000" w:rsidP="00000000" w:rsidRDefault="00000000" w:rsidRPr="00000000" w14:paraId="000015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14.1. Shelter and Safehouses</w:t>
      </w:r>
    </w:p>
    <w:p w:rsidR="00000000" w:rsidDel="00000000" w:rsidP="00000000" w:rsidRDefault="00000000" w:rsidRPr="00000000" w14:paraId="000015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an urban conflict, safehouses provide temporary shelter from the chaos. These are often abandoned buildings, basements, or hidden rooms within structures that offer protection from both environmental hazards and enemies.</w:t>
      </w:r>
    </w:p>
    <w:p w:rsidR="00000000" w:rsidDel="00000000" w:rsidP="00000000" w:rsidRDefault="00000000" w:rsidRPr="00000000" w14:paraId="000015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Choosing Shelter: The key to finding a safehouse is stealth and discretion. Players should consider location, visibility, and proximity to enemy forces when seeking shelter. A building in a secluded area or an underground facility may offer more security, but it also risks being cut off from the outside world.</w:t>
      </w:r>
    </w:p>
    <w:p w:rsidR="00000000" w:rsidDel="00000000" w:rsidP="00000000" w:rsidRDefault="00000000" w:rsidRPr="00000000" w14:paraId="000015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may choose to take refuge in an old warehouse, but the players must roll for perception to determine if the place is truly safe, as enemy scouts might be in the area.</w:t>
      </w:r>
    </w:p>
    <w:p w:rsidR="00000000" w:rsidDel="00000000" w:rsidP="00000000" w:rsidRDefault="00000000" w:rsidRPr="00000000" w14:paraId="000015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Barricading and Defending Safehouses: Once shelter is found, players must fortify their position by blocking windows, doors, and entrances. This may involve using furniture, rubble, or other materials in the environment. Defending a safehouse can involve setting traps or using noise to mislead enemies.</w:t>
      </w:r>
    </w:p>
    <w:p w:rsidR="00000000" w:rsidDel="00000000" w:rsidP="00000000" w:rsidRDefault="00000000" w:rsidRPr="00000000" w14:paraId="000015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group barricades the doors to an old storefront, setting up tripwires and preparing weapons in case of an attack. This provides a temporary safe place to rest and regroup before continuing their mission.</w:t>
      </w:r>
    </w:p>
    <w:p w:rsidR="00000000" w:rsidDel="00000000" w:rsidP="00000000" w:rsidRDefault="00000000" w:rsidRPr="00000000" w14:paraId="000015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14.2. Resource Management</w:t>
      </w:r>
    </w:p>
    <w:p w:rsidR="00000000" w:rsidDel="00000000" w:rsidP="00000000" w:rsidRDefault="00000000" w:rsidRPr="00000000" w14:paraId="000015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Surviving in an urban setting requires players to be resourceful, as they may be cut off from resupply or face limited access to food, water, and ammunition.</w:t>
      </w:r>
    </w:p>
    <w:p w:rsidR="00000000" w:rsidDel="00000000" w:rsidP="00000000" w:rsidRDefault="00000000" w:rsidRPr="00000000" w14:paraId="000015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Food and Water: While it’s not always critical in short-term engagements, having access to food and water can keep characters functioning at their best, especially during prolonged urban survival. The players may need to search local stores, homes, or abandoned vehicles to find these essential supplies.</w:t>
      </w:r>
    </w:p>
    <w:p w:rsidR="00000000" w:rsidDel="00000000" w:rsidP="00000000" w:rsidRDefault="00000000" w:rsidRPr="00000000" w14:paraId="000015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Players scavenge an abandoned supermarket for canned goods and bottled water. However, they must be cautious, as the supermarket may be occupied by hostile survivors or infected individuals.</w:t>
      </w:r>
    </w:p>
    <w:p w:rsidR="00000000" w:rsidDel="00000000" w:rsidP="00000000" w:rsidRDefault="00000000" w:rsidRPr="00000000" w14:paraId="000015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Ammunition and Equipment: Ammunition is a finite resource in urban combat, and players must carefully manage their supplies. Gun stores, police stations, and military bunkers are the ideal places to find weapons and ammunition, but these places are likely to be heavily guarded or looted.</w:t>
      </w:r>
    </w:p>
    <w:p w:rsidR="00000000" w:rsidDel="00000000" w:rsidP="00000000" w:rsidRDefault="00000000" w:rsidRPr="00000000" w14:paraId="000015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visit a police station to raid its armory but find that the building has been overrun by enemy combatants, forcing the players to clear the area before they can access the resources.</w:t>
      </w:r>
    </w:p>
    <w:p w:rsidR="00000000" w:rsidDel="00000000" w:rsidP="00000000" w:rsidRDefault="00000000" w:rsidRPr="00000000" w14:paraId="000015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Medical Supplies: Urban areas may still have remnants of medical equipment in hospitals, clinics, or pharmacies. Players should focus on gathering basic supplies, such as bandages, antiseptics, and painkillers, to manage injuries in the field.</w:t>
      </w:r>
    </w:p>
    <w:p w:rsidR="00000000" w:rsidDel="00000000" w:rsidP="00000000" w:rsidRDefault="00000000" w:rsidRPr="00000000" w14:paraId="000015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After a firefight, a player is wounded, and the group must locate the nearest medical facility to treat the injury. They may also have to scavenge to ensure they have the necessary supplies to treat a gunshot wound or broken bones.</w:t>
      </w:r>
    </w:p>
    <w:p w:rsidR="00000000" w:rsidDel="00000000" w:rsidP="00000000" w:rsidRDefault="00000000" w:rsidRPr="00000000" w14:paraId="000015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14.3. Combat in Deteriorating Environments</w:t>
      </w:r>
    </w:p>
    <w:p w:rsidR="00000000" w:rsidDel="00000000" w:rsidP="00000000" w:rsidRDefault="00000000" w:rsidRPr="00000000" w14:paraId="000015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Urban environments, particularly those in conflict zones, can be filled with environmental hazards such as collapsed buildings, fires, toxic gas leaks, and radiation. Understanding how to navigate these dangers is essential for survival.</w:t>
      </w:r>
    </w:p>
    <w:p w:rsidR="00000000" w:rsidDel="00000000" w:rsidP="00000000" w:rsidRDefault="00000000" w:rsidRPr="00000000" w14:paraId="000015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Navigating Ruins: Collapsing buildings, falling debris, and unstable infrastructure are a constant threat in an urban combat zone. Players should always be aware of their surroundings and avoid structures that appear structurally unsound.</w:t>
      </w:r>
    </w:p>
    <w:p w:rsidR="00000000" w:rsidDel="00000000" w:rsidP="00000000" w:rsidRDefault="00000000" w:rsidRPr="00000000" w14:paraId="000015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must navigate a crumbling building to rescue a civilian trapped on the upper floor. They must carefully cross unstable floors and avoid falling debris while engaging enemy forces on the ground level.</w:t>
      </w:r>
    </w:p>
    <w:p w:rsidR="00000000" w:rsidDel="00000000" w:rsidP="00000000" w:rsidRDefault="00000000" w:rsidRPr="00000000" w14:paraId="000015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Hazards: Beyond structural dangers, urban environments may contain toxic air, chemical spills, or even radiation. Players need to be aware of these hazards, carry protective gear if available, and look for signs of contamination.</w:t>
      </w:r>
    </w:p>
    <w:p w:rsidR="00000000" w:rsidDel="00000000" w:rsidP="00000000" w:rsidRDefault="00000000" w:rsidRPr="00000000" w14:paraId="000015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large industrial area is filled with hazardous chemicals that could poison the characters. The players must either find gas masks or protective suits to enter, or they could attempt to bypass the area using a different route.</w:t>
      </w:r>
    </w:p>
    <w:p w:rsidR="00000000" w:rsidDel="00000000" w:rsidP="00000000" w:rsidRDefault="00000000" w:rsidRPr="00000000" w14:paraId="000015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Dealing with Fire and Explosions: Urban combat zones are often filled with fires, explosions, and debris caused by bombings or artillery strikes. These hazards can cause both physical injury and psychological stress. Players need to think on their feet and adapt to the constantly changing environment.</w:t>
      </w:r>
    </w:p>
    <w:p w:rsidR="00000000" w:rsidDel="00000000" w:rsidP="00000000" w:rsidRDefault="00000000" w:rsidRPr="00000000" w14:paraId="000015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During an assault on a building, a player might be forced to navigate through a section where a fire has broken out, dodging flames while trying to stay on course.</w:t>
      </w:r>
    </w:p>
    <w:p w:rsidR="00000000" w:rsidDel="00000000" w:rsidP="00000000" w:rsidRDefault="00000000" w:rsidRPr="00000000" w14:paraId="000015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14.4. Psychological Resilience in Urban Combat</w:t>
      </w:r>
    </w:p>
    <w:p w:rsidR="00000000" w:rsidDel="00000000" w:rsidP="00000000" w:rsidRDefault="00000000" w:rsidRPr="00000000" w14:paraId="000015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Urban combat is mentally taxing. The constant threat of violence, the need to navigate dangerous environments, and the emotional strain of seeing the destruction of civilian areas can wear on a character’s mind. In these high-stress situations, players need to consider their characters’ psychological well-being.</w:t>
      </w:r>
    </w:p>
    <w:p w:rsidR="00000000" w:rsidDel="00000000" w:rsidP="00000000" w:rsidRDefault="00000000" w:rsidRPr="00000000" w14:paraId="000015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Fatigue: Prolonged exposure to combat can lead to exhaustion and mental breakdowns. Characters who experience long periods of firefights or constant movement might suffer from combat fatigue, which can affect their decision-making and physical performance.</w:t>
      </w:r>
    </w:p>
    <w:p w:rsidR="00000000" w:rsidDel="00000000" w:rsidP="00000000" w:rsidRDefault="00000000" w:rsidRPr="00000000" w14:paraId="000015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may have to make a sanity roll after a brutal urban battle, especially if they witness civilians being caught in the crossfire or if the combat is particularly gruesome.</w:t>
      </w:r>
    </w:p>
    <w:p w:rsidR="00000000" w:rsidDel="00000000" w:rsidP="00000000" w:rsidRDefault="00000000" w:rsidRPr="00000000" w14:paraId="000015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Civilians and Morality: In a city under siege or during an urban conflict, players may come across civilians or refugees. They will need to make moral decisions about how to treat them, whether they should help them, or if they need to be abandoned in order to survive.</w:t>
      </w:r>
    </w:p>
    <w:p w:rsidR="00000000" w:rsidDel="00000000" w:rsidP="00000000" w:rsidRDefault="00000000" w:rsidRPr="00000000" w14:paraId="000015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come across a family trying to escape the violence. They must decide whether to risk helping them, knowing that their actions may alert enemy forces to their position.</w:t>
      </w:r>
    </w:p>
    <w:p w:rsidR="00000000" w:rsidDel="00000000" w:rsidP="00000000" w:rsidRDefault="00000000" w:rsidRPr="00000000" w14:paraId="000015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 Exploration and Investigation in Urban Environments</w:t>
      </w:r>
    </w:p>
    <w:p w:rsidR="00000000" w:rsidDel="00000000" w:rsidP="00000000" w:rsidRDefault="00000000" w:rsidRPr="00000000" w14:paraId="000015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urban settings, exploration and investigation are key elements for uncovering secrets, gathering intelligence, and advancing the storyline. The chaotic nature of the environment, coupled with its inherent dangers, provides an opportunity for players to engage in careful planning and problem-solving. Whether players are navigating through empty streets, dark alleys, or abandoned buildings, every decision impacts their progress and safety.</w:t>
      </w:r>
    </w:p>
    <w:p w:rsidR="00000000" w:rsidDel="00000000" w:rsidP="00000000" w:rsidRDefault="00000000" w:rsidRPr="00000000" w14:paraId="000015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15.1. The Urban Landscape</w:t>
      </w:r>
    </w:p>
    <w:p w:rsidR="00000000" w:rsidDel="00000000" w:rsidP="00000000" w:rsidRDefault="00000000" w:rsidRPr="00000000" w14:paraId="000015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Cities, towns, or metropolises in a state of decay are often rich with hidden opportunities and dangers. Exploration involves scouring the area for clues, supplies, or shelter while being constantly aware of threats that could be lurking around any corner.</w:t>
      </w:r>
    </w:p>
    <w:p w:rsidR="00000000" w:rsidDel="00000000" w:rsidP="00000000" w:rsidRDefault="00000000" w:rsidRPr="00000000" w14:paraId="000015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Awareness: As players traverse the cityscape, they must remain aware of their surroundings, taking note of any unusual markings, altered structures, or areas that seem out of place. Abandoned places may be littered with signs of prior occupants, but also could hide dangers that the players need to uncover.</w:t>
      </w:r>
    </w:p>
    <w:p w:rsidR="00000000" w:rsidDel="00000000" w:rsidP="00000000" w:rsidRDefault="00000000" w:rsidRPr="00000000" w14:paraId="000015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Players may investigate a building once used by a government agency, now abandoned, looking for maps, blueprints, or documents that explain the sudden evacuation. While doing so, they encounter a small, organized resistance group hiding out in the building.</w:t>
      </w:r>
    </w:p>
    <w:p w:rsidR="00000000" w:rsidDel="00000000" w:rsidP="00000000" w:rsidRDefault="00000000" w:rsidRPr="00000000" w14:paraId="000015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Accessing Restricted Areas: In many urban scenarios, there will be restricted or locked areas that players need to access. This could involve bypassing security systems, cracking locks, or finding alternative entrances like secret tunnels or ventilation shafts. The use of tools and skills such as hacking or lockpicking will often come into play.</w:t>
      </w:r>
    </w:p>
    <w:p w:rsidR="00000000" w:rsidDel="00000000" w:rsidP="00000000" w:rsidRDefault="00000000" w:rsidRPr="00000000" w14:paraId="000015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player’s use of a tech skill to disable a security system allows the team to enter a building that contains critical information about an enemy organization.</w:t>
      </w:r>
    </w:p>
    <w:p w:rsidR="00000000" w:rsidDel="00000000" w:rsidP="00000000" w:rsidRDefault="00000000" w:rsidRPr="00000000" w14:paraId="000015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Dangerous Exploration: Urban exploration can lead to hazardous environments that require players to be quick-thinking and resourceful. This could mean navigating through collapsed buildings, avoiding dangerous chemicals, or protecting themselves from exposure to biological or technological threats.</w:t>
      </w:r>
    </w:p>
    <w:p w:rsidR="00000000" w:rsidDel="00000000" w:rsidP="00000000" w:rsidRDefault="00000000" w:rsidRPr="00000000" w14:paraId="000015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building is on the verge of collapse due to an explosion. Players must roll to carefully navigate their way through a collapsing structure while searching for survivors, artifacts, or clues.</w:t>
      </w:r>
    </w:p>
    <w:p w:rsidR="00000000" w:rsidDel="00000000" w:rsidP="00000000" w:rsidRDefault="00000000" w:rsidRPr="00000000" w14:paraId="000015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15.2. Investigation in the Urban Wilderness</w:t>
      </w:r>
    </w:p>
    <w:p w:rsidR="00000000" w:rsidDel="00000000" w:rsidP="00000000" w:rsidRDefault="00000000" w:rsidRPr="00000000" w14:paraId="000015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in a city during a time of chaos presents unique challenges. While exploring a city can be rewarding, it is just as important to investigate and piece together clues about events that have transpired or are ongoing.</w:t>
      </w:r>
    </w:p>
    <w:p w:rsidR="00000000" w:rsidDel="00000000" w:rsidP="00000000" w:rsidRDefault="00000000" w:rsidRPr="00000000" w14:paraId="000015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Following Leads: Players may find themselves tracking down various leads and pieces of information from different sources. In an urban setting, this could involve talking to locals, collecting documents, or tracking suspicious activity.</w:t>
      </w:r>
    </w:p>
    <w:p w:rsidR="00000000" w:rsidDel="00000000" w:rsidP="00000000" w:rsidRDefault="00000000" w:rsidRPr="00000000" w14:paraId="000015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Players track down a former member of a secretive organization in a rundown district. The NPC may provide vital clues or even a key to accessing restricted areas in the city.</w:t>
      </w:r>
    </w:p>
    <w:p w:rsidR="00000000" w:rsidDel="00000000" w:rsidP="00000000" w:rsidRDefault="00000000" w:rsidRPr="00000000" w14:paraId="000015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Interrogating Locals: Talking to locals in any urban area, whether they are survivors, thieves, or informants, can help players learn more about the situation. Depending on the NPC’s allegiances or fears, the players may need to use persuasion, intimidation, or bribes to extract information.</w:t>
      </w:r>
    </w:p>
    <w:p w:rsidR="00000000" w:rsidDel="00000000" w:rsidP="00000000" w:rsidRDefault="00000000" w:rsidRPr="00000000" w14:paraId="000015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try to convince a local bartender to give them information about the city’s criminal activities. They use charisma or threats to either get the information they need or risk making an enemy.</w:t>
      </w:r>
    </w:p>
    <w:p w:rsidR="00000000" w:rsidDel="00000000" w:rsidP="00000000" w:rsidRDefault="00000000" w:rsidRPr="00000000" w14:paraId="000015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Deciphering Ancient Knowledge: In a world filled with arcane and forbidden knowledge, players may come across ancient texts, journals, or other arcane items that help unlock the mystery of their situation. Some of this knowledge might be encoded, requiring players to decipher it using their skills or external assistance.</w:t>
      </w:r>
    </w:p>
    <w:p w:rsidR="00000000" w:rsidDel="00000000" w:rsidP="00000000" w:rsidRDefault="00000000" w:rsidRPr="00000000" w14:paraId="000015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journal from a previous investigator reveals cryptic symbols and locations. The players must investigate these symbols, perhaps leading to a significant discovery or danger.</w:t>
      </w:r>
    </w:p>
    <w:p w:rsidR="00000000" w:rsidDel="00000000" w:rsidP="00000000" w:rsidRDefault="00000000" w:rsidRPr="00000000" w14:paraId="000015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15.3. Urban Hazards and Anomalies</w:t>
      </w:r>
    </w:p>
    <w:p w:rsidR="00000000" w:rsidDel="00000000" w:rsidP="00000000" w:rsidRDefault="00000000" w:rsidRPr="00000000" w14:paraId="000015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Urban environments may hold secrets, but they are also rife with danger, from hostile npcs to environmental hazards that can severely impact the players’ progress. Awareness of these hazards and using investigative skills to mitigate or avoid them can be a matter of life and death.</w:t>
      </w:r>
    </w:p>
    <w:p w:rsidR="00000000" w:rsidDel="00000000" w:rsidP="00000000" w:rsidRDefault="00000000" w:rsidRPr="00000000" w14:paraId="000015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Toxic Environments: As players delve deeper into a city under siege, they may find themselves in areas where toxins, chemicals, or dangerous biohazards are present. This could be the result of an industrial accident, warfare, or deliberate sabotage.</w:t>
      </w:r>
    </w:p>
    <w:p w:rsidR="00000000" w:rsidDel="00000000" w:rsidP="00000000" w:rsidRDefault="00000000" w:rsidRPr="00000000" w14:paraId="000015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group needs to enter an industrial district where a toxic spill has occurred. Players must use protective equipment or find a safe way to navigate the area, making perception rolls to avoid exposure to toxic fumes.</w:t>
      </w:r>
    </w:p>
    <w:p w:rsidR="00000000" w:rsidDel="00000000" w:rsidP="00000000" w:rsidRDefault="00000000" w:rsidRPr="00000000" w14:paraId="000015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Hidden Threats: In a decaying city, some threats may not be immediately visible. Booby traps, hidden enemies, and environmental dangers can strike when least expected. Awareness and tactics play a significant role in how players handle these hidden threats.</w:t>
      </w:r>
    </w:p>
    <w:p w:rsidR="00000000" w:rsidDel="00000000" w:rsidP="00000000" w:rsidRDefault="00000000" w:rsidRPr="00000000" w14:paraId="000015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While walking through an abandoned subway station, the players trigger a hidden trap, forcing them to fight for survival against creatures that have claimed the area as their own.</w:t>
      </w:r>
    </w:p>
    <w:p w:rsidR="00000000" w:rsidDel="00000000" w:rsidP="00000000" w:rsidRDefault="00000000" w:rsidRPr="00000000" w14:paraId="000015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Time-sensitive Investigations: Certain pieces of information may be time-sensitive. Players may need to quickly investigate, find clues, or stop dangerous events before they spiral out of control. The risk of failure adds tension and urgency to the investigation.</w:t>
      </w:r>
    </w:p>
    <w:p w:rsidR="00000000" w:rsidDel="00000000" w:rsidP="00000000" w:rsidRDefault="00000000" w:rsidRPr="00000000" w14:paraId="000015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find a map showing the locations of several active traps placed throughout the city. They have limited time to disable them before a countdown reaches zero and causes widespread destruction.</w:t>
      </w:r>
    </w:p>
    <w:p w:rsidR="00000000" w:rsidDel="00000000" w:rsidP="00000000" w:rsidRDefault="00000000" w:rsidRPr="00000000" w14:paraId="000015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15.4. The Role of Urban Allies and Factions</w:t>
      </w:r>
    </w:p>
    <w:p w:rsidR="00000000" w:rsidDel="00000000" w:rsidP="00000000" w:rsidRDefault="00000000" w:rsidRPr="00000000" w14:paraId="000015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an urban survival setting, allies and factions play a crucial role. Factions may either help or hinder the players based on their motivations. Understanding these dynamics and aligning with the right group can provide significant advantages during urban exploration and investigation.</w:t>
      </w:r>
    </w:p>
    <w:p w:rsidR="00000000" w:rsidDel="00000000" w:rsidP="00000000" w:rsidRDefault="00000000" w:rsidRPr="00000000" w14:paraId="000015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Factions and Rivalries: Many urban areas are divided among competing factions, each with its own goals. Players need to identify which factions are worth allying with and which may prove dangerous.</w:t>
      </w:r>
    </w:p>
    <w:p w:rsidR="00000000" w:rsidDel="00000000" w:rsidP="00000000" w:rsidRDefault="00000000" w:rsidRPr="00000000" w14:paraId="000015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learn that two rival factions—one seeking to rebuild society and the other hoping to harness dark powers—are in a constant conflict. The players must decide where they stand, knowing that their choice will significantly impact their journey.</w:t>
      </w:r>
    </w:p>
    <w:p w:rsidR="00000000" w:rsidDel="00000000" w:rsidP="00000000" w:rsidRDefault="00000000" w:rsidRPr="00000000" w14:paraId="000015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Ally npcs: As players progress through the urban landscape, they may encounter npcs who can become allies or sources of critical information. Some npcs may offer side quests or even become valuable companions on their mission.</w:t>
      </w:r>
    </w:p>
    <w:sdt>
      <w:sdtPr>
        <w:id w:val="192828947"/>
        <w:tag w:val="goog_rdk_4"/>
      </w:sdtPr>
      <w:sdtContent>
        <w:p w:rsidR="00000000" w:rsidDel="00000000" w:rsidP="00000000" w:rsidRDefault="00000000" w:rsidRPr="00000000" w14:paraId="000015FC">
          <w:pPr>
            <w:spacing w:line="276" w:lineRule="auto"/>
            <w:rPr>
              <w:ins w:author="Brian Stewart" w:id="0" w:date="2025-08-05T09:22:17Z"/>
              <w:rFonts w:ascii="Oswald SemiBold" w:cs="Oswald SemiBold" w:eastAsia="Oswald SemiBold" w:hAnsi="Oswald SemiBold"/>
              <w:sz w:val="24"/>
              <w:szCs w:val="24"/>
              <w:rPrChange w:author="Brian Stewart" w:id="1" w:date="2025-08-05T09:22:17Z">
                <w:rPr>
                  <w:rFonts w:ascii="Oswald SemiBold" w:cs="Oswald SemiBold" w:eastAsia="Oswald SemiBold" w:hAnsi="Oswald SemiBold"/>
                  <w:color w:val="000000"/>
                  <w:sz w:val="24"/>
                  <w:szCs w:val="24"/>
                </w:rPr>
              </w:rPrChange>
            </w:rPr>
          </w:pPr>
          <w:sdt>
            <w:sdtPr>
              <w:id w:val="595845321"/>
              <w:tag w:val="goog_rdk_2"/>
            </w:sdtPr>
            <w:sdtContent>
              <w:ins w:author="Brian Stewart" w:id="0" w:date="2025-08-05T09:22:17Z"/>
              <w:sdt>
                <w:sdtPr>
                  <w:id w:val="1184311686"/>
                  <w:tag w:val="goog_rdk_3"/>
                </w:sdtPr>
                <w:sdtContent>
                  <w:ins w:author="Brian Stewart" w:id="0" w:date="2025-08-05T09:22:17Z">
                    <w:r w:rsidDel="00000000" w:rsidR="00000000" w:rsidRPr="00000000">
                      <w:rPr>
                        <w:rtl w:val="0"/>
                      </w:rPr>
                    </w:r>
                  </w:ins>
                </w:sdtContent>
              </w:sdt>
              <w:ins w:author="Brian Stewart" w:id="0" w:date="2025-08-05T09:22:17Z"/>
            </w:sdtContent>
          </w:sdt>
        </w:p>
      </w:sdtContent>
    </w:sdt>
    <w:p w:rsidR="00000000" w:rsidDel="00000000" w:rsidP="00000000" w:rsidRDefault="00000000" w:rsidRPr="00000000" w14:paraId="000015FD">
      <w:pPr>
        <w:spacing w:line="276" w:lineRule="auto"/>
        <w:rPr>
          <w:rFonts w:ascii="Oswald SemiBold" w:cs="Oswald SemiBold" w:eastAsia="Oswald SemiBold" w:hAnsi="Oswald SemiBold"/>
          <w:color w:val="000000"/>
          <w:sz w:val="24"/>
          <w:szCs w:val="24"/>
        </w:rPr>
      </w:pPr>
      <w:sdt>
        <w:sdtPr>
          <w:id w:val="1964559390"/>
          <w:tag w:val="goog_rdk_6"/>
        </w:sdtPr>
        <w:sdtContent>
          <w:del w:author="Brian Stewart" w:id="0" w:date="2025-08-05T09:22:17Z"/>
          <w:sdt>
            <w:sdtPr>
              <w:id w:val="1296088897"/>
              <w:tag w:val="goog_rdk_7"/>
            </w:sdtPr>
            <w:sdtContent>
              <w:del w:author="Brian Stewart" w:id="0" w:date="2025-08-05T09:22:17Z">
                <w:r w:rsidDel="00000000" w:rsidR="00000000" w:rsidRPr="00000000">
                  <w:rPr>
                    <w:rFonts w:ascii="Oswald SemiBold" w:cs="Oswald SemiBold" w:eastAsia="Oswald SemiBold" w:hAnsi="Oswald SemiBold"/>
                    <w:sz w:val="24"/>
                    <w:szCs w:val="24"/>
                    <w:rtl w:val="0"/>
                    <w:rPrChange w:author="Brian Stewart" w:id="1" w:date="2025-08-05T09:22:17Z">
                      <w:rPr>
                        <w:rFonts w:ascii="Oswald SemiBold" w:cs="Oswald SemiBold" w:eastAsia="Oswald SemiBold" w:hAnsi="Oswald SemiBold"/>
                        <w:color w:val="000000"/>
                        <w:sz w:val="24"/>
                        <w:szCs w:val="24"/>
                      </w:rPr>
                    </w:rPrChange>
                  </w:rPr>
                  <w:delText xml:space="preserve">•</w:delText>
                </w:r>
              </w:del>
            </w:sdtContent>
          </w:sdt>
          <w:del w:author="Brian Stewart" w:id="0" w:date="2025-08-05T09:22:17Z"/>
        </w:sdtContent>
      </w:sdt>
      <w:r w:rsidDel="00000000" w:rsidR="00000000" w:rsidRPr="00000000">
        <w:rPr>
          <w:rFonts w:ascii="Oswald SemiBold" w:cs="Oswald SemiBold" w:eastAsia="Oswald SemiBold" w:hAnsi="Oswald SemiBold"/>
          <w:color w:val="000000"/>
          <w:sz w:val="24"/>
          <w:szCs w:val="24"/>
          <w:rtl w:val="0"/>
        </w:rPr>
        <w:tab/>
        <w:t xml:space="preserve">Example: A scientist has vital information about the source of a plague, but they need protection as they try to escape the city. The players must decide whether to help them and risk confrontation with hostile forces.</w:t>
      </w:r>
    </w:p>
    <w:p w:rsidR="00000000" w:rsidDel="00000000" w:rsidP="00000000" w:rsidRDefault="00000000" w:rsidRPr="00000000" w14:paraId="000015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5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16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Cosmic Horror as a Gameplay Element</w:t>
      </w:r>
    </w:p>
    <w:p w:rsidR="00000000" w:rsidDel="00000000" w:rsidP="00000000" w:rsidRDefault="00000000" w:rsidRPr="00000000" w14:paraId="000016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21.1. The Nature of Cosmic Horror</w:t>
      </w:r>
    </w:p>
    <w:p w:rsidR="00000000" w:rsidDel="00000000" w:rsidP="00000000" w:rsidRDefault="00000000" w:rsidRPr="00000000" w14:paraId="000016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its core, The Harrowing Truth is designed to immerse players in the terrifying unknown, where the cosmos is vast, indifferent, and full of dangers far beyond human comprehension. Cosmic horror is characterized by its themes of existential dread, the insignificance of humanity, and the inevitable madness that comes with encountering the incomprehensible.</w:t>
      </w:r>
    </w:p>
    <w:p w:rsidR="00000000" w:rsidDel="00000000" w:rsidP="00000000" w:rsidRDefault="00000000" w:rsidRPr="00000000" w14:paraId="000016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Unlike traditional horror, where the protagonist can often fight or escape the threat, cosmic horror emphasizes the futility of resistance. In the face of eldritch entities and forbidden knowledge, the characters are more often helpless observers, mere pawns in a game far too complex for them to understand.</w:t>
      </w:r>
    </w:p>
    <w:p w:rsidR="00000000" w:rsidDel="00000000" w:rsidP="00000000" w:rsidRDefault="00000000" w:rsidRPr="00000000" w14:paraId="000016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21.2. The Incomprehensibility of the Universe</w:t>
      </w:r>
    </w:p>
    <w:p w:rsidR="00000000" w:rsidDel="00000000" w:rsidP="00000000" w:rsidRDefault="00000000" w:rsidRPr="00000000" w14:paraId="000016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One of the fundamental tenets of cosmic horror is that the universe operates on a scale and in a manner that is entirely beyond human understanding. The forces at play are alien, vast, and mind-bending. They do not follow the rules of time, space, or logic that humans are accustomed to. This overwhelming scale of existence is a central part of the horror, as it renders human existence utterly insignificant.</w:t>
      </w:r>
    </w:p>
    <w:p w:rsidR="00000000" w:rsidDel="00000000" w:rsidP="00000000" w:rsidRDefault="00000000" w:rsidRPr="00000000" w14:paraId="000016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Existential Dread: The discovery of the true nature of the universe is one of the key horrors in cosmic fiction. Characters who are exposed to this knowledge may experience existential dread as they come to understand their own powerlessness in the face of these vast, unknowable forces.</w:t>
      </w:r>
    </w:p>
    <w:p w:rsidR="00000000" w:rsidDel="00000000" w:rsidP="00000000" w:rsidRDefault="00000000" w:rsidRPr="00000000" w14:paraId="000016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Futility of Resistance: No matter how hard the characters struggle, the cosmic forces are indifferent. They may gain some small victories or uncover a fraction of the truth, but they will never fully understand or control the eldritch powers at work.</w:t>
      </w:r>
    </w:p>
    <w:p w:rsidR="00000000" w:rsidDel="00000000" w:rsidP="00000000" w:rsidRDefault="00000000" w:rsidRPr="00000000" w14:paraId="000016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21.3. The Invasion of the Mind</w:t>
      </w:r>
    </w:p>
    <w:p w:rsidR="00000000" w:rsidDel="00000000" w:rsidP="00000000" w:rsidRDefault="00000000" w:rsidRPr="00000000" w14:paraId="0000161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mind plays a critical role in how players interact with the cosmic horrors around them. The terrifying nature of the universe is designed to invade the players’ characters’ minds, shattering their mental states and warping their perceptions of reality.</w:t>
      </w:r>
    </w:p>
    <w:p w:rsidR="00000000" w:rsidDel="00000000" w:rsidP="00000000" w:rsidRDefault="00000000" w:rsidRPr="00000000" w14:paraId="000016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Psychological Horror: The mental strain caused by exposure to the eldritch forces is often just as terrifying as the physical danger. Players may encounter disturbing visions, fragmented memories, or nightmares that bleed into the waking world. These mental disruptions are central to the game’s tone and atmosphere, creating a constant sense of unease and paranoia.</w:t>
      </w:r>
    </w:p>
    <w:p w:rsidR="00000000" w:rsidDel="00000000" w:rsidP="00000000" w:rsidRDefault="00000000" w:rsidRPr="00000000" w14:paraId="000016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Mind-altering Knowledge: The more players uncover about the nature of the universe, the more their minds are stretched beyond their limits. This knowledge can manifest as forbidden books, strange symbols, or encounters with cosmic entities. As players gain insight, their sanity will be further tested, potentially causing hallucinations, madness, or worse.</w:t>
      </w:r>
    </w:p>
    <w:p w:rsidR="00000000" w:rsidDel="00000000" w:rsidP="00000000" w:rsidRDefault="00000000" w:rsidRPr="00000000" w14:paraId="0000161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21.4. Madness and Corruption</w:t>
      </w:r>
    </w:p>
    <w:p w:rsidR="00000000" w:rsidDel="00000000" w:rsidP="00000000" w:rsidRDefault="00000000" w:rsidRPr="00000000" w14:paraId="0000161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One of the most significant aspects of The Harrowing Truth is the inevitable decline of characters as they encounter the horrific forces at play. As the players delve deeper into the mysteries of the universe, they will begin to lose their grip on reality, succumbing to madness and corruption. This descent is not simply a mechanical loss of points, but a key part of the narrative itself.</w:t>
      </w:r>
    </w:p>
    <w:p w:rsidR="00000000" w:rsidDel="00000000" w:rsidP="00000000" w:rsidRDefault="00000000" w:rsidRPr="00000000" w14:paraId="000016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Slow Corruption: The effects of madness and corruption are gradual, often taking root over a period of time. The players may find themselves slipping into paranoia, depression, or mania as they come to terms with the realities they have uncovered. The transformation is slow and insidious, and it may not be immediately apparent.</w:t>
      </w:r>
    </w:p>
    <w:p w:rsidR="00000000" w:rsidDel="00000000" w:rsidP="00000000" w:rsidRDefault="00000000" w:rsidRPr="00000000" w14:paraId="000016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Eldritch Influence: The presence of eldritch entities or supernatural forces can further corrupt the players’ minds. As characters interact with these forces, they may become more susceptible to manipulation or mental control. The entities may use their power to subtly guide or bend the players to their will, exacerbating their mental breakdown.</w:t>
      </w:r>
    </w:p>
    <w:p w:rsidR="00000000" w:rsidDel="00000000" w:rsidP="00000000" w:rsidRDefault="00000000" w:rsidRPr="00000000" w14:paraId="000016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Warping: As the characters lose their sanity, their perceptions of reality may begin to warp. The boundaries between the real world and the nightmare realms may blur, and the players may struggle to differentiate between hallucinations, dreams, and waking life. This gradual distortion of reality is a hallmark of the genre, and it creates an ongoing sense of dread and unease.</w:t>
      </w:r>
    </w:p>
    <w:p w:rsidR="00000000" w:rsidDel="00000000" w:rsidP="00000000" w:rsidRDefault="00000000" w:rsidRPr="00000000" w14:paraId="000016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21.5. The Influence of Cosmic Entities</w:t>
      </w:r>
    </w:p>
    <w:p w:rsidR="00000000" w:rsidDel="00000000" w:rsidP="00000000" w:rsidRDefault="00000000" w:rsidRPr="00000000" w14:paraId="000016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heart of cosmic horror is the entities that exist beyond human comprehension. These beings are ancient, powerful, and utterly indifferent to humanity’s existence. They may communicate through cryptic messages, visions, or dreams, often manipulating events from behind the scenes. Their motives and desires are often unknowable, adding to the terror of their presence.</w:t>
      </w:r>
    </w:p>
    <w:p w:rsidR="00000000" w:rsidDel="00000000" w:rsidP="00000000" w:rsidRDefault="00000000" w:rsidRPr="00000000" w14:paraId="000016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Gods: The true horror of the universe is embodied in the cosmic entities, the gods, and the creatures that lurk in the void. These entities have powers that defy understanding, and their influence on the material world is often subtle but devastating. They are beyond good and evil, existing outside the realm of human morality.</w:t>
      </w:r>
    </w:p>
    <w:p w:rsidR="00000000" w:rsidDel="00000000" w:rsidP="00000000" w:rsidRDefault="00000000" w:rsidRPr="00000000" w14:paraId="000016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Unknowable: These entities are unknowable not only in their nature but in their very existence. Their motives and goals are beyond the scope of human understanding, and their actions often have no logical or comprehensible reason behind them. Their mere presence can drive a person to madness, as their very existence challenges the fundamental principles of reality.</w:t>
      </w:r>
    </w:p>
    <w:p w:rsidR="00000000" w:rsidDel="00000000" w:rsidP="00000000" w:rsidRDefault="00000000" w:rsidRPr="00000000" w14:paraId="000016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21.6. The Corrupting Knowledge</w:t>
      </w:r>
    </w:p>
    <w:p w:rsidR="00000000" w:rsidDel="00000000" w:rsidP="00000000" w:rsidRDefault="00000000" w:rsidRPr="00000000" w14:paraId="000016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common theme in cosmic horror is the search for forbidden knowledge. In The Harrowing Truth, players will be driven to uncover the secrets of the universe—ancient texts, eldritch symbols, and hidden truths. However, the more they discover, the greater the cost to their sanity and well-being.</w:t>
      </w:r>
    </w:p>
    <w:p w:rsidR="00000000" w:rsidDel="00000000" w:rsidP="00000000" w:rsidRDefault="00000000" w:rsidRPr="00000000" w14:paraId="000016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Forbidden Books and Artifacts: Characters may come across forbidden tomes or artifacts containing knowledge that humanity was never meant to know. These items are often cursed, and reading or using them can cause physical and mental harm. The pursuit of such knowledge is a dangerous path, but one that the characters will often feel compelled to follow.</w:t>
      </w:r>
    </w:p>
    <w:p w:rsidR="00000000" w:rsidDel="00000000" w:rsidP="00000000" w:rsidRDefault="00000000" w:rsidRPr="00000000" w14:paraId="000016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Unraveling of the Mind: The more knowledge the players gain, the more they risk losing their minds. Cosmic entities, forbidden books, and eldritch symbols all have a way of burrowing into the characters’ psyches, eroding their grip on reality. Over time, the pursuit of knowledge can become an obsession, one that drives characters to madness, despair, or destruction.</w:t>
      </w:r>
    </w:p>
    <w:p w:rsidR="00000000" w:rsidDel="00000000" w:rsidP="00000000" w:rsidRDefault="00000000" w:rsidRPr="00000000" w14:paraId="000016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Sanity Effects and Psychological Breakdown</w:t>
      </w:r>
    </w:p>
    <w:p w:rsidR="00000000" w:rsidDel="00000000" w:rsidP="00000000" w:rsidRDefault="00000000" w:rsidRPr="00000000" w14:paraId="000016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the game progresses, the psychological toll on the characters will begin to manifest more clearly. The following details expand on the consequences and mental deterioration caused by cosmic horror and the effects of interacting with the unknowable.</w:t>
      </w:r>
    </w:p>
    <w:p w:rsidR="00000000" w:rsidDel="00000000" w:rsidP="00000000" w:rsidRDefault="00000000" w:rsidRPr="00000000" w14:paraId="000016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21.1. Delusions and Hallucinations</w:t>
      </w:r>
    </w:p>
    <w:p w:rsidR="00000000" w:rsidDel="00000000" w:rsidP="00000000" w:rsidRDefault="00000000" w:rsidRPr="00000000" w14:paraId="000016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more a character’s sanity erodes, the more likely they are to experience delusions and hallucinations. These can take many forms, from simple auditory distortions to full-on visual and tactile illusions. As the line between reality and the supernatural blurs, characters may begin to question their perceptions of the world around them.</w:t>
      </w:r>
    </w:p>
    <w:p w:rsidR="00000000" w:rsidDel="00000000" w:rsidP="00000000" w:rsidRDefault="00000000" w:rsidRPr="00000000" w14:paraId="000016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Auditory Hallucinations: These can range from whispers calling the character’s name to more complex and sinister sounds, like chanting or ominous voices.</w:t>
      </w:r>
    </w:p>
    <w:p w:rsidR="00000000" w:rsidDel="00000000" w:rsidP="00000000" w:rsidRDefault="00000000" w:rsidRPr="00000000" w14:paraId="000016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hear the sound of footsteps following them in a dark hallway, only to turn around and find nothing there.</w:t>
      </w:r>
    </w:p>
    <w:p w:rsidR="00000000" w:rsidDel="00000000" w:rsidP="00000000" w:rsidRDefault="00000000" w:rsidRPr="00000000" w14:paraId="000016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Visual Hallucinations: These are often the most terrifying, as the character might see things that are not present or perceive the world in distorted ways.</w:t>
      </w:r>
    </w:p>
    <w:p w:rsidR="00000000" w:rsidDel="00000000" w:rsidP="00000000" w:rsidRDefault="00000000" w:rsidRPr="00000000" w14:paraId="000016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character might see an ally suddenly transform into a horrific, otherworldly creature, or they might perceive the walls closing in on them.</w:t>
      </w:r>
    </w:p>
    <w:p w:rsidR="00000000" w:rsidDel="00000000" w:rsidP="00000000" w:rsidRDefault="00000000" w:rsidRPr="00000000" w14:paraId="000016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Tactile Hallucinations: The feeling of being touched, held, or restrained by something unseen can lead to intense fear and a sense of vulnerability.</w:t>
      </w:r>
    </w:p>
    <w:p w:rsidR="00000000" w:rsidDel="00000000" w:rsidP="00000000" w:rsidRDefault="00000000" w:rsidRPr="00000000" w14:paraId="000016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may feel invisible hands gripping their limbs or a cold breath on the back of their neck.</w:t>
      </w:r>
    </w:p>
    <w:p w:rsidR="00000000" w:rsidDel="00000000" w:rsidP="00000000" w:rsidRDefault="00000000" w:rsidRPr="00000000" w14:paraId="000016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21.2. Paranoia and Trust Issues</w:t>
      </w:r>
    </w:p>
    <w:p w:rsidR="00000000" w:rsidDel="00000000" w:rsidP="00000000" w:rsidRDefault="00000000" w:rsidRPr="00000000" w14:paraId="000016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Paranoia becomes a major theme as sanity continues to decline. The character’s ability to trust others will become increasingly compromised, leading to erratic and sometimes dangerous behavior. Characters may believe that their allies are secretly plotting against them or that they are being watched by unseen forces. This paranoia can strain relationships between party members and lead to poor decision-making, especially in high-stress situations.</w:t>
      </w:r>
    </w:p>
    <w:p w:rsidR="00000000" w:rsidDel="00000000" w:rsidP="00000000" w:rsidRDefault="00000000" w:rsidRPr="00000000" w14:paraId="000016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Distrust of Allies: The character may start to believe that their companions are working for the forces of cosmic horror or that they are being manipulated by them.</w:t>
      </w:r>
    </w:p>
    <w:p w:rsidR="00000000" w:rsidDel="00000000" w:rsidP="00000000" w:rsidRDefault="00000000" w:rsidRPr="00000000" w14:paraId="000016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accuse a fellow player of secretly being possessed by an eldritch entity and try to act against them.</w:t>
      </w:r>
    </w:p>
    <w:p w:rsidR="00000000" w:rsidDel="00000000" w:rsidP="00000000" w:rsidRDefault="00000000" w:rsidRPr="00000000" w14:paraId="000016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 of Being Watched: Characters who are deep in paranoia may believe they are constantly being observed by higher powers, making it difficult for them to take any action without fear of repercussion.</w:t>
      </w:r>
    </w:p>
    <w:p w:rsidR="00000000" w:rsidDel="00000000" w:rsidP="00000000" w:rsidRDefault="00000000" w:rsidRPr="00000000" w14:paraId="000016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refuse to enter a room because they feel like something is watching them from within, even though nothing is there.</w:t>
      </w:r>
    </w:p>
    <w:p w:rsidR="00000000" w:rsidDel="00000000" w:rsidP="00000000" w:rsidRDefault="00000000" w:rsidRPr="00000000" w14:paraId="000016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21.3. The Loss of Personality and Identity</w:t>
      </w:r>
    </w:p>
    <w:p w:rsidR="00000000" w:rsidDel="00000000" w:rsidP="00000000" w:rsidRDefault="00000000" w:rsidRPr="00000000" w14:paraId="000016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a character loses more of their sanity, they may begin to experience changes in their behavior and personality. These changes can lead to a complete loss of identity as the character is no longer able to relate to who they were before the horrors they encountered. This can be one of the most devastating effects, as the player’s connection to the character may start to feel fractured.</w:t>
      </w:r>
    </w:p>
    <w:p w:rsidR="00000000" w:rsidDel="00000000" w:rsidP="00000000" w:rsidRDefault="00000000" w:rsidRPr="00000000" w14:paraId="000016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Disassociation: Characters might begin to feel detached from themselves or as though they are watching their own actions from a distance. They may struggle to recall personal memories or begin to question their motivations and desires.</w:t>
      </w:r>
    </w:p>
    <w:p w:rsidR="00000000" w:rsidDel="00000000" w:rsidP="00000000" w:rsidRDefault="00000000" w:rsidRPr="00000000" w14:paraId="000016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may suddenly forget who they are, becoming convinced that they are someone else entirely.</w:t>
      </w:r>
    </w:p>
    <w:p w:rsidR="00000000" w:rsidDel="00000000" w:rsidP="00000000" w:rsidRDefault="00000000" w:rsidRPr="00000000" w14:paraId="000016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Personality Shifts: The stress of the horrors faced can cause sudden and dramatic changes in personality. A calm and rational character may become rage-filled and violent, or a kind-hearted individual may become cruel and callous.</w:t>
      </w:r>
    </w:p>
    <w:p w:rsidR="00000000" w:rsidDel="00000000" w:rsidP="00000000" w:rsidRDefault="00000000" w:rsidRPr="00000000" w14:paraId="000016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once-loving character might suddenly lash out at their allies, abandoning their sense of compassion in favor of cold pragmatism.</w:t>
      </w:r>
    </w:p>
    <w:p w:rsidR="00000000" w:rsidDel="00000000" w:rsidP="00000000" w:rsidRDefault="00000000" w:rsidRPr="00000000" w14:paraId="000016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Loss of Empathy: The ability to care for others or even oneself may fade completely. A character who is close to breaking may become indifferent to the suffering of their friends or the consequences of their actions.</w:t>
      </w:r>
    </w:p>
    <w:p w:rsidR="00000000" w:rsidDel="00000000" w:rsidP="00000000" w:rsidRDefault="00000000" w:rsidRPr="00000000" w14:paraId="000016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abandon a comrade in danger, convinced that there is no hope for them and that only they themselves can survive.</w:t>
      </w:r>
    </w:p>
    <w:p w:rsidR="00000000" w:rsidDel="00000000" w:rsidP="00000000" w:rsidRDefault="00000000" w:rsidRPr="00000000" w14:paraId="000016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21.4. Obsession and Compulsion</w:t>
      </w:r>
    </w:p>
    <w:p w:rsidR="00000000" w:rsidDel="00000000" w:rsidP="00000000" w:rsidRDefault="00000000" w:rsidRPr="00000000" w14:paraId="000016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Obsession and compulsions often develop when a character becomes fixated on something they encounter in the course of the story. Whether it is an object, a person, or an event, these obsessions may drive the character to irrational lengths, and they may abandon their primary goal in order to pursue their fixation.</w:t>
      </w:r>
    </w:p>
    <w:p w:rsidR="00000000" w:rsidDel="00000000" w:rsidP="00000000" w:rsidRDefault="00000000" w:rsidRPr="00000000" w14:paraId="000016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Object of Obsession: This could be a strange artifact, a forbidden text, or a fragment of knowledge that the character is convinced holds the key to understanding the universe.</w:t>
      </w:r>
    </w:p>
    <w:p w:rsidR="00000000" w:rsidDel="00000000" w:rsidP="00000000" w:rsidRDefault="00000000" w:rsidRPr="00000000" w14:paraId="000016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may become obsessed with an ancient tome and spend countless hours trying to decipher its text, ignoring the danger posed by the cultists trying to steal it.</w:t>
      </w:r>
    </w:p>
    <w:p w:rsidR="00000000" w:rsidDel="00000000" w:rsidP="00000000" w:rsidRDefault="00000000" w:rsidRPr="00000000" w14:paraId="000016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Path of the Obsession: Obsessions often pull characters off course, leading them to make choices that alienate them from their companions and compromise their safety.</w:t>
      </w:r>
    </w:p>
    <w:p w:rsidR="00000000" w:rsidDel="00000000" w:rsidP="00000000" w:rsidRDefault="00000000" w:rsidRPr="00000000" w14:paraId="000016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abandon the mission to stop the cult and instead pursue a ritual they believe will grant them ultimate power, despite the warnings of their friends.</w:t>
      </w:r>
    </w:p>
    <w:p w:rsidR="00000000" w:rsidDel="00000000" w:rsidP="00000000" w:rsidRDefault="00000000" w:rsidRPr="00000000" w14:paraId="000016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21.5. The Final Step: Complete Madness</w:t>
      </w:r>
    </w:p>
    <w:p w:rsidR="00000000" w:rsidDel="00000000" w:rsidP="00000000" w:rsidRDefault="00000000" w:rsidRPr="00000000" w14:paraId="000016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a character’s sanity reaches rock bottom, the final stage is complete madness. At this point, the character has lost their grip on reality entirely and is subject to delusions, hallucinations, and extreme behavior. The character may not even be recognizable as the person they once were.</w:t>
      </w:r>
    </w:p>
    <w:p w:rsidR="00000000" w:rsidDel="00000000" w:rsidP="00000000" w:rsidRDefault="00000000" w:rsidRPr="00000000" w14:paraId="000016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Irreversible Madness: Once the character has fallen into madness, they may no longer be able to contribute meaningfully to the party or carry out the actions required to continue the campaign. Their fate may be sealed, either through death, possession, or eternal madness.</w:t>
      </w:r>
    </w:p>
    <w:p w:rsidR="00000000" w:rsidDel="00000000" w:rsidP="00000000" w:rsidRDefault="00000000" w:rsidRPr="00000000" w14:paraId="000016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character might become an NPC under the GM’s control, a shell of the person they once were, serving as a source of horror for the other players.</w:t>
      </w:r>
    </w:p>
    <w:p w:rsidR="00000000" w:rsidDel="00000000" w:rsidP="00000000" w:rsidRDefault="00000000" w:rsidRPr="00000000" w14:paraId="000016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The Cosmic Influence and the Veil Between Worlds</w:t>
      </w:r>
    </w:p>
    <w:p w:rsidR="00000000" w:rsidDel="00000000" w:rsidP="00000000" w:rsidRDefault="00000000" w:rsidRPr="00000000" w14:paraId="000016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21.5. The Weight of Knowledge</w:t>
      </w:r>
    </w:p>
    <w:p w:rsidR="00000000" w:rsidDel="00000000" w:rsidP="00000000" w:rsidRDefault="00000000" w:rsidRPr="00000000" w14:paraId="000016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pursuit of forbidden knowledge is a double-edged sword in The Harrowing Truth. Characters who seek out the truth behind the universe’s mysteries may find themselves uncovering information that leads them deeper into madness. The knowledge of the cosmos is not meant for mortal minds, and the price for seeking it can be steep.</w:t>
      </w:r>
    </w:p>
    <w:p w:rsidR="00000000" w:rsidDel="00000000" w:rsidP="00000000" w:rsidRDefault="00000000" w:rsidRPr="00000000" w14:paraId="000016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Burden of Knowledge: Knowledge is power, but it is also a curse. Characters who uncover the truths of the universe may find themselves haunted by visions, plagued by paranoia, or driven to madness. The more they learn, the more they risk losing their grip on reality.</w:t>
      </w:r>
    </w:p>
    <w:p w:rsidR="00000000" w:rsidDel="00000000" w:rsidP="00000000" w:rsidRDefault="00000000" w:rsidRPr="00000000" w14:paraId="000016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Unknowable Truths: Some truths are beyond human comprehension. Characters who learn about the cosmic entities, the true nature of reality, or the fate of the universe may suffer permanent psychological damage. This knowledge may manifest as compulsive behaviors, obsessive thoughts, or a complete breakdown of the character’s mental state.</w:t>
      </w:r>
    </w:p>
    <w:p w:rsidR="00000000" w:rsidDel="00000000" w:rsidP="00000000" w:rsidRDefault="00000000" w:rsidRPr="00000000" w14:paraId="000016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Call of the Void: The search for truth may draw the characters closer to the void—the space between dimensions. This place is where the forces of chaos and entropy reside, and those who seek it may find themselves lured into its depths. Some characters may even become obsessed with the void, seeking to pierce its darkness and uncover the ultimate truth, regardless of the cost.</w:t>
      </w:r>
    </w:p>
    <w:p w:rsidR="00000000" w:rsidDel="00000000" w:rsidP="00000000" w:rsidRDefault="00000000" w:rsidRPr="00000000" w14:paraId="000016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22. The Forces of Chaos and Order</w:t>
      </w:r>
    </w:p>
    <w:p w:rsidR="00000000" w:rsidDel="00000000" w:rsidP="00000000" w:rsidRDefault="00000000" w:rsidRPr="00000000" w14:paraId="000016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universe is governed by two opposing forces: Chaos and Order. These forces shape the very fabric of existence, influencing the lives of all who inhabit the cosmos. While they are fundamentally opposed, they are also interconnected, with one constantly vying for dominance over the other.</w:t>
      </w:r>
    </w:p>
    <w:p w:rsidR="00000000" w:rsidDel="00000000" w:rsidP="00000000" w:rsidRDefault="00000000" w:rsidRPr="00000000" w14:paraId="000016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Chaos: Chaos is the force of entropy, destruction, and unpredictability. It seeks to unravel the structures of reality and introduce disorder into the world. Those who align with Chaos may revel in madness, destruction, and the breakdown of all that is known.</w:t>
      </w:r>
    </w:p>
    <w:p w:rsidR="00000000" w:rsidDel="00000000" w:rsidP="00000000" w:rsidRDefault="00000000" w:rsidRPr="00000000" w14:paraId="000016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be drawn to chaotic entities, becoming an agent of entropy. They may seek to sow discord, destroy institutions, and spread madness in an effort to free themselves from the constraints of reality.</w:t>
      </w:r>
    </w:p>
    <w:p w:rsidR="00000000" w:rsidDel="00000000" w:rsidP="00000000" w:rsidRDefault="00000000" w:rsidRPr="00000000" w14:paraId="000016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Order: Order is the force of stability, structure, and control. It seeks to preserve the established order of the universe and maintain the status quo. Those who align with Order may seek to impose control over the chaos, maintaining their grasp on reality through rigid systems and laws.</w:t>
      </w:r>
    </w:p>
    <w:p w:rsidR="00000000" w:rsidDel="00000000" w:rsidP="00000000" w:rsidRDefault="00000000" w:rsidRPr="00000000" w14:paraId="000016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seek to gain power through the forces of Order, using rules, rituals, and strict discipline to keep the universe in check. They may be drawn to cosmic entities that represent order and stability.</w:t>
      </w:r>
    </w:p>
    <w:p w:rsidR="00000000" w:rsidDel="00000000" w:rsidP="00000000" w:rsidRDefault="00000000" w:rsidRPr="00000000" w14:paraId="000016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Struggle: The struggle between Chaos and Order is constant, and characters may find themselves caught in the middle of this cosmic battle. As they uncover the mysteries of the universe, they may be forced to choose between these opposing forces. The consequences of their choice could be profound, potentially altering the course of the campaign and the fates of the characters involved.</w:t>
      </w:r>
    </w:p>
    <w:p w:rsidR="00000000" w:rsidDel="00000000" w:rsidP="00000000" w:rsidRDefault="00000000" w:rsidRPr="00000000" w14:paraId="000016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23. The Cosmic Entities and Their Influence</w:t>
      </w:r>
    </w:p>
    <w:p w:rsidR="00000000" w:rsidDel="00000000" w:rsidP="00000000" w:rsidRDefault="00000000" w:rsidRPr="00000000" w14:paraId="000016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there are ancient and powerful cosmic entities that exist beyond the comprehension of mortal minds. These beings are not gods in the traditional sense but are instead manifestations of the universe’s fundamental forces, embodying aspects of chaos, order, creation, and destruction. Characters may come into contact with these entities, either knowingly or unknowingly, and their influence can have far-reaching consequences.</w:t>
      </w:r>
    </w:p>
    <w:p w:rsidR="00000000" w:rsidDel="00000000" w:rsidP="00000000" w:rsidRDefault="00000000" w:rsidRPr="00000000" w14:paraId="000016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Great Ones: These entities are ancient beings that exist outside of time and space. They are often indifferent to humanity and may view mortal beings as insignificant or even expendable. The Great Ones are associated with cosmic forces that can alter the fabric of reality itself.</w:t>
      </w:r>
    </w:p>
    <w:p w:rsidR="00000000" w:rsidDel="00000000" w:rsidP="00000000" w:rsidRDefault="00000000" w:rsidRPr="00000000" w14:paraId="000016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characters may discover a cryptic reference to one of these entities in an ancient text, leading them to unknowingly invoke its influence or suffer the consequences of their curiosity.</w:t>
      </w:r>
    </w:p>
    <w:p w:rsidR="00000000" w:rsidDel="00000000" w:rsidP="00000000" w:rsidRDefault="00000000" w:rsidRPr="00000000" w14:paraId="000016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Primordial Entities: These entities are older than the Great Ones and represent the raw, untamed forces of the universe. They may be beings of pure chaos or creation, capable of reshaping reality according to their will. Some may seek to bring about an end to existence, while others may desire to create something entirely new.</w:t>
      </w:r>
    </w:p>
    <w:p w:rsidR="00000000" w:rsidDel="00000000" w:rsidP="00000000" w:rsidRDefault="00000000" w:rsidRPr="00000000" w14:paraId="000016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unknowingly be drawn to the power of a primordial entity, perhaps in their search for forbidden knowledge. This might lead them to attempt a dangerous ritual to harness the entity’s power, only to find themselves facing a force they cannot control.</w:t>
      </w:r>
    </w:p>
    <w:p w:rsidR="00000000" w:rsidDel="00000000" w:rsidP="00000000" w:rsidRDefault="00000000" w:rsidRPr="00000000" w14:paraId="000016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Dark Gods: These entities are malevolent and often seek to corrupt or destroy the mortal world. They may offer promises of power, immortality, or forbidden knowledge, but at a steep price. The Dark Gods represent the dark, destructive forces of the universe, and those who serve them may find themselves consumed by their own desires.</w:t>
      </w:r>
    </w:p>
    <w:p w:rsidR="00000000" w:rsidDel="00000000" w:rsidP="00000000" w:rsidRDefault="00000000" w:rsidRPr="00000000" w14:paraId="000016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make a pact with one of the Dark Gods, believing they can control the power granted in exchange for their soul. However, the entity may have its own agenda, leading to a destructive and ultimately tragic fate for the character.</w:t>
      </w:r>
    </w:p>
    <w:p w:rsidR="00000000" w:rsidDel="00000000" w:rsidP="00000000" w:rsidRDefault="00000000" w:rsidRPr="00000000" w14:paraId="000016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Cosmic Observers: These entities are distant and detached, watching over the mortal realm without interference. They are fascinated by the actions of sentient beings, but they do not intervene directly in the affairs of the world. Instead, they manipulate events from afar, subtly influencing the course of history to suit their unknowable agendas.</w:t>
      </w:r>
    </w:p>
    <w:p w:rsidR="00000000" w:rsidDel="00000000" w:rsidP="00000000" w:rsidRDefault="00000000" w:rsidRPr="00000000" w14:paraId="000016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may encounter a cosmic observer through visions or dreams. This entity may offer cryptic guidance, leading the character to make decisions that ultimately push them further into the realm of madness or chaos.</w:t>
      </w:r>
    </w:p>
    <w:p w:rsidR="00000000" w:rsidDel="00000000" w:rsidP="00000000" w:rsidRDefault="00000000" w:rsidRPr="00000000" w14:paraId="000016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24. The Veil Between Worlds and the Abyss</w:t>
      </w:r>
    </w:p>
    <w:p w:rsidR="00000000" w:rsidDel="00000000" w:rsidP="00000000" w:rsidRDefault="00000000" w:rsidRPr="00000000" w14:paraId="000016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fabric of reality is fragile, and there are places where the veil between worlds grows thin. These rifts in the cosmos allow forces beyond human comprehension to leak into the material world, often resulting in chaos, madness, and destruction. The deeper a character delves into these places, the more they risk encountering the entities, energies, and horrors that dwell beyond the veil.</w:t>
      </w:r>
    </w:p>
    <w:p w:rsidR="00000000" w:rsidDel="00000000" w:rsidP="00000000" w:rsidRDefault="00000000" w:rsidRPr="00000000" w14:paraId="000016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24.1. The Thin Places</w:t>
      </w:r>
    </w:p>
    <w:p w:rsidR="00000000" w:rsidDel="00000000" w:rsidP="00000000" w:rsidRDefault="00000000" w:rsidRPr="00000000" w14:paraId="000016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There are certain locations in the world where the veil between dimensions is thinner than usual, allowing entities and energies from the realms beyond to bleed through. These “thin places” are often associated with madness, loss of time, and strange phenomena. The closer one gets to the thin places, the more reality itself begins to warp and unravel.</w:t>
      </w:r>
    </w:p>
    <w:p w:rsidR="00000000" w:rsidDel="00000000" w:rsidP="00000000" w:rsidRDefault="00000000" w:rsidRPr="00000000" w14:paraId="000016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of Thin Places:</w:t>
      </w:r>
    </w:p>
    <w:p w:rsidR="00000000" w:rsidDel="00000000" w:rsidP="00000000" w:rsidRDefault="00000000" w:rsidRPr="00000000" w14:paraId="000016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Forgotten Ruins: Ancient, crumbling structures that are remnants of civilizations long forgotten. These places are often steeped in eldritch energy, with symbols and rituals etched into the stone that hold the key to unlocking the thinness of the veil.</w:t>
      </w:r>
    </w:p>
    <w:p w:rsidR="00000000" w:rsidDel="00000000" w:rsidP="00000000" w:rsidRDefault="00000000" w:rsidRPr="00000000" w14:paraId="000016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Desolate Landscapes: Remote locations, such as abandoned deserts, cold wastelands, or endless forests, where time seems to stand still. These areas are often the site of strange occurrences, like disappearing people, unexplainable noises, or visions that draw the curious deeper into the unknown.</w:t>
      </w:r>
    </w:p>
    <w:p w:rsidR="00000000" w:rsidDel="00000000" w:rsidP="00000000" w:rsidRDefault="00000000" w:rsidRPr="00000000" w14:paraId="000016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Sacred Sites: Once holy or powerful locations—such as temples, shrines, or natural wonders—where ancient rituals or events have left permanent rifts. These sites are often the epicenter of strange events, where the veil is weakest.</w:t>
      </w:r>
    </w:p>
    <w:p w:rsidR="00000000" w:rsidDel="00000000" w:rsidP="00000000" w:rsidRDefault="00000000" w:rsidRPr="00000000" w14:paraId="000016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9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24.2. The Rift Between Dimensions</w:t>
      </w:r>
    </w:p>
    <w:p w:rsidR="00000000" w:rsidDel="00000000" w:rsidP="00000000" w:rsidRDefault="00000000" w:rsidRPr="00000000" w14:paraId="000016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veil separating the mortal realm from the realms of chaos and otherworldly horrors is not a fixed boundary. Instead, it is a shifting, malleable construct. Those who dare to peer too closely into the abyss may find themselves drawn into it, crossing the rift between dimensions into places where reality itself is unrecognizable.</w:t>
      </w:r>
    </w:p>
    <w:p w:rsidR="00000000" w:rsidDel="00000000" w:rsidP="00000000" w:rsidRDefault="00000000" w:rsidRPr="00000000" w14:paraId="000016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Abyss: The space between dimensions, known as the Abyss, is an ever-changing void where the laws of reality are suspended. Here, time is fluid, gravity is unpredictable, and physical form may not even exist. Entities that dwell in the Abyss exist beyond human understanding, and their motives and intentions are inscrutable.</w:t>
      </w:r>
    </w:p>
    <w:p w:rsidR="00000000" w:rsidDel="00000000" w:rsidP="00000000" w:rsidRDefault="00000000" w:rsidRPr="00000000" w14:paraId="000016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may be drawn to the Abyss after seeking forbidden knowledge, or they might find themselves slipping into it as the result of a failed ritual or an encounter with an unknowable force. Once they cross into the Abyss, they may encounter visions of alternate realities, twisted reflections of their own world, or even face-to-face with the entities that lurk there.</w:t>
      </w:r>
    </w:p>
    <w:p w:rsidR="00000000" w:rsidDel="00000000" w:rsidP="00000000" w:rsidRDefault="00000000" w:rsidRPr="00000000" w14:paraId="000016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24.3. The Forces that Guard the Veil</w:t>
      </w:r>
    </w:p>
    <w:p w:rsidR="00000000" w:rsidDel="00000000" w:rsidP="00000000" w:rsidRDefault="00000000" w:rsidRPr="00000000" w14:paraId="000016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veil between worlds is not unprotected. Ancient, powerful beings, known as the Guardians of the Veil, exist to maintain the boundary between realms. These entities are often neutral, serving as both protectors and wardens of the cosmic balance. While they may not intervene directly in mortal affairs, they are willing to enforce the separation between worlds when necessary.</w:t>
      </w:r>
    </w:p>
    <w:p w:rsidR="00000000" w:rsidDel="00000000" w:rsidP="00000000" w:rsidRDefault="00000000" w:rsidRPr="00000000" w14:paraId="000016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Guardians: These beings may take the form of cosmic entities, otherworldly creatures, or even abstract forces that cannot be fully comprehended. They are bound to the task of preserving the boundary between realms, often through obscure or cryptic means. Some Guardians may appear as benevolent beings, offering guidance or warnings, while others may seem indifferent to the suffering of mortals.</w:t>
      </w:r>
    </w:p>
    <w:p w:rsidR="00000000" w:rsidDel="00000000" w:rsidP="00000000" w:rsidRDefault="00000000" w:rsidRPr="00000000" w14:paraId="000016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may encounter a Guardian who speaks in riddles, warning them of the dangers of meddling with the veil. The Guardian may give them a choice: to turn back and preserve their sanity, or to risk their soul in pursuit of knowledge beyond the veil. The choice they make may have dire consequences.</w:t>
      </w:r>
    </w:p>
    <w:p w:rsidR="00000000" w:rsidDel="00000000" w:rsidP="00000000" w:rsidRDefault="00000000" w:rsidRPr="00000000" w14:paraId="000016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24.4. The Unraveling of Reality</w:t>
      </w:r>
    </w:p>
    <w:p w:rsidR="00000000" w:rsidDel="00000000" w:rsidP="00000000" w:rsidRDefault="00000000" w:rsidRPr="00000000" w14:paraId="000016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further one ventures into the realm of the unknown, the more reality begins to break down. Those who spend too much time near the veil or in the Abyss may find themselves experiencing a slow and irreversible unraveling of reality. Time may begin to lose its meaning, memories may fade, and even the most basic laws of physics may no longer apply.</w:t>
      </w:r>
    </w:p>
    <w:p w:rsidR="00000000" w:rsidDel="00000000" w:rsidP="00000000" w:rsidRDefault="00000000" w:rsidRPr="00000000" w14:paraId="000016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Psychological Unraveling: The constant exposure to forbidden knowledge and unnatural phenomena may cause a character to slowly lose their grip on reality. They may begin to see things that aren’t there, hear voices from beyond the veil, or experience vivid hallucinations that distort their understanding of the world around them. Eventually, this may lead to complete madness, as the character loses the ability to differentiate between what is real and what is illusion.</w:t>
      </w:r>
    </w:p>
    <w:p w:rsidR="00000000" w:rsidDel="00000000" w:rsidP="00000000" w:rsidRDefault="00000000" w:rsidRPr="00000000" w14:paraId="000016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Physical Unraveling: The body itself may begin to show signs of strain as it is forced to cope with the foreign energies and influences that leak through the veil. A character may experience physical mutations, extreme aging, or even transformations into otherworldly forms as they remain exposed to the void. These changes may be gradual, at first offering subtle hints of the unraveling process, but eventually becoming undeniable.</w:t>
      </w:r>
    </w:p>
    <w:p w:rsidR="00000000" w:rsidDel="00000000" w:rsidP="00000000" w:rsidRDefault="00000000" w:rsidRPr="00000000" w14:paraId="000016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25. The Descent into Madness and the Collapse of Self</w:t>
      </w:r>
    </w:p>
    <w:p w:rsidR="00000000" w:rsidDel="00000000" w:rsidP="00000000" w:rsidRDefault="00000000" w:rsidRPr="00000000" w14:paraId="000016B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pursuit of forbidden knowledge, the crossing of dimensional boundaries, and the constant exposure to the unknown take a terrible toll on the human psyche. Characters who press too far into the mysteries of the universe or venture into the realms of madness may find themselves slowly disintegrating—mentally, physically, and spiritually.</w:t>
      </w:r>
    </w:p>
    <w:p w:rsidR="00000000" w:rsidDel="00000000" w:rsidP="00000000" w:rsidRDefault="00000000" w:rsidRPr="00000000" w14:paraId="000016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25.1. The Spiral into Madness</w:t>
      </w:r>
    </w:p>
    <w:p w:rsidR="00000000" w:rsidDel="00000000" w:rsidP="00000000" w:rsidRDefault="00000000" w:rsidRPr="00000000" w14:paraId="000016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Once a character has crossed a certain threshold, their sanity may begin to crumble in ways that can neither be predicted nor easily explained. The mind, when faced with the truths of the universe or the overwhelming presence of otherworldly entities, cannot always remain intact. The descent into madness is not a simple process—it is a complex unraveling of thoughts, beliefs, and identity.</w:t>
      </w:r>
    </w:p>
    <w:p w:rsidR="00000000" w:rsidDel="00000000" w:rsidP="00000000" w:rsidRDefault="00000000" w:rsidRPr="00000000" w14:paraId="000016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Stages of Madness:</w:t>
      </w:r>
    </w:p>
    <w:p w:rsidR="00000000" w:rsidDel="00000000" w:rsidP="00000000" w:rsidRDefault="00000000" w:rsidRPr="00000000" w14:paraId="000016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Early Symptoms: Initially, the character may experience subtle signs of disintegration. Unexplained fears, heightened anxiety, and a growing sense of alienation may begin to creep in. They may hear voices, see things out of the corner of their eyes, or experience moments where time seems to stretch or collapse unpredictably.</w:t>
      </w:r>
    </w:p>
    <w:p w:rsidR="00000000" w:rsidDel="00000000" w:rsidP="00000000" w:rsidRDefault="00000000" w:rsidRPr="00000000" w14:paraId="000016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Mid-Stage Madness: As the madness deepens, the character’s behavior becomes more erratic. They may begin to lose their sense of self, forgetting important details about their past, their friends, or their goals. Their thoughts may become disjointed, making it difficult for them to carry out simple tasks or communicate with others coherently. Delusions and hallucinations may become more frequent, and they might start questioning the very nature of reality.</w:t>
      </w:r>
    </w:p>
    <w:p w:rsidR="00000000" w:rsidDel="00000000" w:rsidP="00000000" w:rsidRDefault="00000000" w:rsidRPr="00000000" w14:paraId="000016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Complete Madness: At this stage, the character has fully lost their grip on reality. They may begin to speak in riddles, refer to themselves in the third person, or believe they are an entirely different entity. Their mind may fracture into multiple personalities, or they may completely lose any sense of their identity. They may refuse to interact with others or, conversely, become overly attached to certain people, often to their detriment. The character may be completely unpredictable, with violent mood swings, extreme paranoia, and a disconnect from all prior relationships.</w:t>
      </w:r>
    </w:p>
    <w:p w:rsidR="00000000" w:rsidDel="00000000" w:rsidP="00000000" w:rsidRDefault="00000000" w:rsidRPr="00000000" w14:paraId="000016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25.2. The Collapse of the Self</w:t>
      </w:r>
    </w:p>
    <w:p w:rsidR="00000000" w:rsidDel="00000000" w:rsidP="00000000" w:rsidRDefault="00000000" w:rsidRPr="00000000" w14:paraId="000016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madness that comes from the pursuit of cosmic truths and forbidden knowledge is not just mental—it begins to erode the very foundation of the self. The identity, once solid and defined, begins to crumble, leaving behind a fractured psyche.</w:t>
      </w:r>
    </w:p>
    <w:p w:rsidR="00000000" w:rsidDel="00000000" w:rsidP="00000000" w:rsidRDefault="00000000" w:rsidRPr="00000000" w14:paraId="000016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Dissociation from Identity: As the character’s sanity deteriorates, their understanding of who they are begins to erode. Memories may become unreliable, and they may forget or reject their previous identities. They could take on entirely new personas or be unable to recognize themselves in mirrors. The self that once existed is slowly replaced by a fractured version of the person that might no longer have any connection to the original.</w:t>
      </w:r>
    </w:p>
    <w:p w:rsidR="00000000" w:rsidDel="00000000" w:rsidP="00000000" w:rsidRDefault="00000000" w:rsidRPr="00000000" w14:paraId="000016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once identified strongly with a certain moral code or personal history may begin to reject these beliefs, adopting an entirely new identity that may even oppose their past values. They may embrace chaos, destruction, or nihilism as they shed their previous self.</w:t>
      </w:r>
    </w:p>
    <w:p w:rsidR="00000000" w:rsidDel="00000000" w:rsidP="00000000" w:rsidRDefault="00000000" w:rsidRPr="00000000" w14:paraId="000016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Loss of Purpose: As the character’s mind and identity collapse, so too does their sense of purpose. The motivations that once drove them—whether to protect loved ones, gain knowledge, or achieve personal growth—are now meaningless. The character may exist in a state of perpetual confusion, unable to set goals or make coherent decisions. They may simply wander aimlessly, obsessed with the horrors they have encountered, or they may dedicate themselves entirely to one singular, obsessive goal—whether that be delving further into madness or seeking out ultimate destruction.</w:t>
      </w:r>
    </w:p>
    <w:p w:rsidR="00000000" w:rsidDel="00000000" w:rsidP="00000000" w:rsidRDefault="00000000" w:rsidRPr="00000000" w14:paraId="000016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Complete Transformation: In the most extreme cases, the character may become something entirely new—or entirely alien. Their mind and body may no longer resemble the person they once were, and they may come to serve the forces that once threatened to destroy them. Whether this transformation is physical, psychological, or both, the character is no longer who they once were. They may have become a vessel for some cosmic entity or force, a twisted reflection of what they once represented.</w:t>
      </w:r>
    </w:p>
    <w:p w:rsidR="00000000" w:rsidDel="00000000" w:rsidP="00000000" w:rsidRDefault="00000000" w:rsidRPr="00000000" w14:paraId="000016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25.3. The Final Stage: Surrender to the Void</w:t>
      </w:r>
    </w:p>
    <w:p w:rsidR="00000000" w:rsidDel="00000000" w:rsidP="00000000" w:rsidRDefault="00000000" w:rsidRPr="00000000" w14:paraId="000016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For some, the descent into madness is not simply a loss of self but a surrender to the Void. The Void, a vast, infinite space between the dimensions, represents ultimate entropy and dissolution. It is where everything ultimately ends, where meaning vanishes, and where reality itself unravels. Some characters may willingly seek this end, driven by their obsession with the unknown or their desire to escape the torment of their fractured minds.</w:t>
      </w:r>
    </w:p>
    <w:p w:rsidR="00000000" w:rsidDel="00000000" w:rsidP="00000000" w:rsidRDefault="00000000" w:rsidRPr="00000000" w14:paraId="000016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Obsession with the Void: Characters who become obsessed with the Void may see it as the ultimate truth or a place of liberation. To them, it represents an end to their suffering, the dissolution of their identity, and a return to a primordial state of nothingness. They may seek to open rifts to the Void, risking everything to draw its dark power into the world.</w:t>
      </w:r>
    </w:p>
    <w:p w:rsidR="00000000" w:rsidDel="00000000" w:rsidP="00000000" w:rsidRDefault="00000000" w:rsidRPr="00000000" w14:paraId="000016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has lost everything—family, friends, and their own sense of identity—might decide that their only option is to surrender to the Void, hoping that it will erase their existence entirely. They might undertake a dangerous ritual to open a portal to the Void, bringing about the destruction of their body and mind in the process.</w:t>
      </w:r>
    </w:p>
    <w:p w:rsidR="00000000" w:rsidDel="00000000" w:rsidP="00000000" w:rsidRDefault="00000000" w:rsidRPr="00000000" w14:paraId="000016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Falling into the Abyss: If a character loses all hope or becomes overwhelmed by the horrors of the universe, they may simply fall into the Abyss, an eternal void of madness. Once they enter, they may never return, lost forever in a place where time and space have no meaning. Their essence may dissolve into the fabric of the universe, becoming one with the chaos and entropy they sought to understand.</w:t>
      </w:r>
    </w:p>
    <w:p w:rsidR="00000000" w:rsidDel="00000000" w:rsidP="00000000" w:rsidRDefault="00000000" w:rsidRPr="00000000" w14:paraId="000016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26. The End of Reality: Destruction, Creation, and the Inescapable Void</w:t>
      </w:r>
    </w:p>
    <w:p w:rsidR="00000000" w:rsidDel="00000000" w:rsidP="00000000" w:rsidRDefault="00000000" w:rsidRPr="00000000" w14:paraId="000016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boundary between creation and destruction is tenuous at best. Mortals, driven by curiosity or desperation, may seek to manipulate the forces of the cosmos, but they are often unprepared for the consequences. The very act of delving into the unknown—whether seeking forbidden knowledge, summoning cosmic entities, or disrupting the laws of nature—inevitably brings about a confrontation with the ultimate forces of destruction and creation.</w:t>
      </w:r>
    </w:p>
    <w:p w:rsidR="00000000" w:rsidDel="00000000" w:rsidP="00000000" w:rsidRDefault="00000000" w:rsidRPr="00000000" w14:paraId="000016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26.1. The Collapse of Reality</w:t>
      </w:r>
    </w:p>
    <w:p w:rsidR="00000000" w:rsidDel="00000000" w:rsidP="00000000" w:rsidRDefault="00000000" w:rsidRPr="00000000" w14:paraId="000016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the forces of madness and chaos push further into the mortal realm, reality itself begins to distort and crumble. The laws of physics, time, and space no longer hold, and those who venture too far may find themselves caught in a world where the impossible becomes common and the tangible turns intangible.</w:t>
      </w:r>
    </w:p>
    <w:p w:rsidR="00000000" w:rsidDel="00000000" w:rsidP="00000000" w:rsidRDefault="00000000" w:rsidRPr="00000000" w14:paraId="000016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Breaking of the Laws of Nature: The characters may witness physical laws breaking down before their eyes. Gravity may stop working, light may bend in unnatural ways, and even the passage of time may collapse upon itself. As reality breaks down, the characters must fight to maintain their sanity and survival. The very environment around them may start to act in ways that defy all understanding, making it difficult to even know what is real and what is not.</w:t>
      </w:r>
    </w:p>
    <w:p w:rsidR="00000000" w:rsidDel="00000000" w:rsidP="00000000" w:rsidRDefault="00000000" w:rsidRPr="00000000" w14:paraId="000016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group of adventurers, having uncovered a forbidden artifact or invoked a cosmic being, may find themselves in a location where time does not exist, and their own memories distort and fade. Days may turn into hours, or entire weeks may be wiped from their recollection. The fabric of reality itself may warp around them, and they may struggle to escape a place that is literally falling apart.</w:t>
      </w:r>
    </w:p>
    <w:p w:rsidR="00000000" w:rsidDel="00000000" w:rsidP="00000000" w:rsidRDefault="00000000" w:rsidRPr="00000000" w14:paraId="000016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as a Nonlinear Construct: As reality collapses, time itself may cease to be linear. Characters may experience moments where the past, present, and future blend together, leaving them unsure of where they are in the flow of time. They may witness events from their past happening in reverse, see glimpses of their potential future, or even relive horrific moments of their own demise.</w:t>
      </w:r>
    </w:p>
    <w:p w:rsidR="00000000" w:rsidDel="00000000" w:rsidP="00000000" w:rsidRDefault="00000000" w:rsidRPr="00000000" w14:paraId="000016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One character might find themselves confronting their own death over and over, reliving the moment in different forms, or witnessing how they may die under different circumstances. Another might see visions of the universe’s end, where entire civilizations are swallowed by the void, all while trapped in a loop of never-ending time.</w:t>
      </w:r>
    </w:p>
    <w:p w:rsidR="00000000" w:rsidDel="00000000" w:rsidP="00000000" w:rsidRDefault="00000000" w:rsidRPr="00000000" w14:paraId="000016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26.2. The Return of the Void: Annihilation and Rebirth</w:t>
      </w:r>
    </w:p>
    <w:p w:rsidR="00000000" w:rsidDel="00000000" w:rsidP="00000000" w:rsidRDefault="00000000" w:rsidRPr="00000000" w14:paraId="000016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the barriers between worlds break down, the Void—an empty, timeless realm of absolute nothingness—begins to exert its influence over the characters and the world. The Void is a force of entropy and dissolution, a place where all things eventually return to nothingness. Some characters may be drawn to the Void, while others may be consumed by it, their very existence erased.</w:t>
      </w:r>
    </w:p>
    <w:p w:rsidR="00000000" w:rsidDel="00000000" w:rsidP="00000000" w:rsidRDefault="00000000" w:rsidRPr="00000000" w14:paraId="000016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Call of the Void: The Void is a seductive force for those driven to the edge of madness. It promises an escape from the horrors of existence and the burdens of knowledge. To those who hear its call, the Void offers a final, irrevocable choice: to embrace annihilation and surrender to nothingness or to fight against it and risk complete destruction.</w:t>
      </w:r>
    </w:p>
    <w:p w:rsidR="00000000" w:rsidDel="00000000" w:rsidP="00000000" w:rsidRDefault="00000000" w:rsidRPr="00000000" w14:paraId="000016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overwhelmed by the knowledge they have uncovered, may begin hearing whispers from the Void. It offers them an end to their torment, an escape from the broken world around them. As they are drawn deeper into its influence, they must decide whether to embrace it and be consumed or resist and risk losing themselves in the process.</w:t>
      </w:r>
    </w:p>
    <w:p w:rsidR="00000000" w:rsidDel="00000000" w:rsidP="00000000" w:rsidRDefault="00000000" w:rsidRPr="00000000" w14:paraId="000016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Annihilation of the Self: If a character chooses to surrender to the Void, they may cease to exist in any meaningful form. The Void consumes them entirely, erasing their identity, memories, and physical form. In some cases, they may be transformed into something new—an empty shell, a vessel for the Void itself—or they may simply vanish, their existence unremembered by those who once knew them.</w:t>
      </w:r>
    </w:p>
    <w:p w:rsidR="00000000" w:rsidDel="00000000" w:rsidP="00000000" w:rsidRDefault="00000000" w:rsidRPr="00000000" w14:paraId="000016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Rebirth from the Void: While the Void represents the ultimate destruction, it is also a source of potential creation. From the Void, new realities, new universes, and new beings can emerge. Some characters, particularly those who have become obsessed with the Void, may attempt to recreate themselves or even reshape the entire cosmos. This act of creation is dangerous, however, as it requires the character to have a complete understanding of the Void’s nature, which may drive them even further into madness.</w:t>
      </w:r>
    </w:p>
    <w:p w:rsidR="00000000" w:rsidDel="00000000" w:rsidP="00000000" w:rsidRDefault="00000000" w:rsidRPr="00000000" w14:paraId="000016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has been consumed by the Void may attempt to forge a new reality from the chaos, perhaps recreating the universe in their own image or attempting to restore what was lost. However, this act of creation may result in an even darker, more twisted reality, one where the forces of destruction are dominant, and the boundaries between life and death become even more blurred.</w:t>
      </w:r>
    </w:p>
    <w:p w:rsidR="00000000" w:rsidDel="00000000" w:rsidP="00000000" w:rsidRDefault="00000000" w:rsidRPr="00000000" w14:paraId="000016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26.3. The Cosmic Wars: Forces Beyond Mortal Understanding</w:t>
      </w:r>
    </w:p>
    <w:p w:rsidR="00000000" w:rsidDel="00000000" w:rsidP="00000000" w:rsidRDefault="00000000" w:rsidRPr="00000000" w14:paraId="000016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characters struggle with the unraveling of reality and their own descent into madness, they are not alone in their suffering. The universe itself is in a state of perpetual conflict between cosmic forces, each vying for dominance over the material and immaterial realms. These cosmic wars, fought between gods, eldritch entities, and forces of chaos and order, have far-reaching consequences that ripple through the lives of mortals.</w:t>
      </w:r>
    </w:p>
    <w:p w:rsidR="00000000" w:rsidDel="00000000" w:rsidP="00000000" w:rsidRDefault="00000000" w:rsidRPr="00000000" w14:paraId="000016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War Between Chaos and Order: As previously mentioned, Chaos and Order are two opposing forces that constantly clash, each seeking to impose its will on the universe. The battle between these forces shapes the fate of the cosmos and influences the lives of those caught in the crossfire. While mortals may not directly participate in this war, they can be swept up in its consequences.</w:t>
      </w:r>
    </w:p>
    <w:p w:rsidR="00000000" w:rsidDel="00000000" w:rsidP="00000000" w:rsidRDefault="00000000" w:rsidRPr="00000000" w14:paraId="000016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has become a champion of Order might find themselves in direct conflict with a powerful agent of Chaos, each seeking to manipulate the flow of reality to their own ends. The consequences of this battle could be felt by the character, as the very fabric of reality warps around them, threatening to consume everything they once held dear.</w:t>
      </w:r>
    </w:p>
    <w:p w:rsidR="00000000" w:rsidDel="00000000" w:rsidP="00000000" w:rsidRDefault="00000000" w:rsidRPr="00000000" w14:paraId="000016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War of the Gods: In addition to the struggle between Chaos and Order, there are ancient cosmic entities—gods, titans, and otherworldly beings—who are locked in their own wars for dominance. These gods, who exist outside of mortal understanding, are often indifferent to the suffering of humanity, but their actions can drastically alter the course of history.</w:t>
      </w:r>
    </w:p>
    <w:p w:rsidR="00000000" w:rsidDel="00000000" w:rsidP="00000000" w:rsidRDefault="00000000" w:rsidRPr="00000000" w14:paraId="000016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find themselves caught between two warring gods, each offering them power and knowledge in exchange for loyalty. To side with one god could lead to untold power, but it may also bring about the destruction of the world. To resist both gods may lead to a lonely, painful existence, as the character is left without the support of these cosmic beings.</w:t>
      </w:r>
    </w:p>
    <w:p w:rsidR="00000000" w:rsidDel="00000000" w:rsidP="00000000" w:rsidRDefault="00000000" w:rsidRPr="00000000" w14:paraId="000016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End of Creation: The Final Collapse: The cosmic wars, if left unchecked, could lead to the ultimate collapse of all existence. The forces of Chaos and Order may battle for supremacy until all of reality is consumed by their conflict. If the mortal realm is destroyed, it may be rebuilt in the image of whichever force emerges victorious. However, such an event would come at an incredible cost—the death of all things, the end of time itself, and the complete annihilation of the known universe.</w:t>
      </w:r>
    </w:p>
    <w:p w:rsidR="00000000" w:rsidDel="00000000" w:rsidP="00000000" w:rsidRDefault="00000000" w:rsidRPr="00000000" w14:paraId="000016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27. The Eldritch Realms: Places Beyond Mortal Comprehension</w:t>
      </w:r>
    </w:p>
    <w:p w:rsidR="00000000" w:rsidDel="00000000" w:rsidP="00000000" w:rsidRDefault="00000000" w:rsidRPr="00000000" w14:paraId="000016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Beyond the physical world, there exist realms and dimensions that defy mortal understanding. These spaces are not bound by the same rules of reality, and those who venture too far into them may find themselves forever changed—or lost. These otherworldly locations are often inhabited by eldritch entities, ancient beings of vast power and incomprehensible motives.</w:t>
      </w:r>
    </w:p>
    <w:p w:rsidR="00000000" w:rsidDel="00000000" w:rsidP="00000000" w:rsidRDefault="00000000" w:rsidRPr="00000000" w14:paraId="000016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27.1. The Interdimensional Nexus</w:t>
      </w:r>
    </w:p>
    <w:p w:rsidR="00000000" w:rsidDel="00000000" w:rsidP="00000000" w:rsidRDefault="00000000" w:rsidRPr="00000000" w14:paraId="000016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Interdimensional Nexus is a collection of gateways and rifts between realities, where the laws of time, space, and matter no longer apply. It is a place where different dimensions and universes converge, and those who travel through it may encounter infinite versions of themselves, versions of their world, or entire new realities altogether. The Nexus is both a crossroads and a prison, a place where all that exists is in a state of flux.</w:t>
      </w:r>
    </w:p>
    <w:p w:rsidR="00000000" w:rsidDel="00000000" w:rsidP="00000000" w:rsidRDefault="00000000" w:rsidRPr="00000000" w14:paraId="000016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Navigating the Nexus: Traveling through the Nexus is treacherous. The boundaries between dimensions are thin, and the environment shifts unpredictably. One moment, the traveler may find themselves in a seemingly familiar world, only to have it warp and distort into something unrecognizable. Even the passage of time is fluid here—what seems like hours may be days, or even centuries in another dimension.</w:t>
      </w:r>
    </w:p>
    <w:p w:rsidR="00000000" w:rsidDel="00000000" w:rsidP="00000000" w:rsidRDefault="00000000" w:rsidRPr="00000000" w14:paraId="000016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ventures into the Nexus might encounter multiple versions of themselves, each one living a different life, experiencing different fates. They may see what would have happened if they had made different choices, or witness versions of themselves who have failed, been corrupted, or embraced madness.</w:t>
      </w:r>
    </w:p>
    <w:p w:rsidR="00000000" w:rsidDel="00000000" w:rsidP="00000000" w:rsidRDefault="00000000" w:rsidRPr="00000000" w14:paraId="000016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Price of Passage: The Nexus does not allow travelers to pass through unscathed. The very act of moving between dimensions can cause permanent alterations to the traveler’s mind and body. Physical wounds may heal, but the psyche is often irreparably damaged. Those who are not careful may lose their sense of self or become trapped within the Nexus, unable to return to their home dimension.</w:t>
      </w:r>
    </w:p>
    <w:p w:rsidR="00000000" w:rsidDel="00000000" w:rsidP="00000000" w:rsidRDefault="00000000" w:rsidRPr="00000000" w14:paraId="000016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27.2. The City of Lost Dreams</w:t>
      </w:r>
    </w:p>
    <w:p w:rsidR="00000000" w:rsidDel="00000000" w:rsidP="00000000" w:rsidRDefault="00000000" w:rsidRPr="00000000" w14:paraId="000016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6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Among the most famous and terrifying of the eldritch realms is the City of Lost Dreams, a place where the dreams and nightmares of the universe converge. The city exists outside of time and space, its architecture shifting and transforming, constantly changing to reflect the desires, fears, and ambitions of those who find themselves trapped within its walls. It is a city built on the thoughts of the universe—thoughts that can manifest in physical form.</w:t>
      </w:r>
    </w:p>
    <w:p w:rsidR="00000000" w:rsidDel="00000000" w:rsidP="00000000" w:rsidRDefault="00000000" w:rsidRPr="00000000" w14:paraId="000016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Nature of the City: The City of Lost Dreams is not merely a place but a reflection of the subconscious mind. It is where dreams are realized, and where nightmares take physical shape. The inhabitants of the city are not flesh and blood but rather manifestations of thoughts, ideas, and emotions. Some are lost souls who have wandered into the city and cannot escape; others are born from the minds of those who visit, twisted versions of their hopes or deepest fears.</w:t>
      </w:r>
    </w:p>
    <w:p w:rsidR="00000000" w:rsidDel="00000000" w:rsidP="00000000" w:rsidRDefault="00000000" w:rsidRPr="00000000" w14:paraId="000016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find themselves in the City of Lost Dreams, surrounded by faceless figures that represent their worst fears or unfulfilled desires. They might encounter versions of people they once knew, but altered in disturbing ways, or even confront their own deepest regrets and darkest impulses.</w:t>
      </w:r>
    </w:p>
    <w:p w:rsidR="00000000" w:rsidDel="00000000" w:rsidP="00000000" w:rsidRDefault="00000000" w:rsidRPr="00000000" w14:paraId="000017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Eternal Cycle: Time within the City is not linear. Days, months, and years may pass in what feels like mere moments. Those who enter may find themselves trapped in an endless cycle of dreams and nightmares, unable to escape or wake. The city shifts to reflect the mental state of the visitor, constantly warping itself in response to their emotions. The longer one stays, the more difficult it becomes to separate reality from the imagined.</w:t>
      </w:r>
    </w:p>
    <w:p w:rsidR="00000000" w:rsidDel="00000000" w:rsidP="00000000" w:rsidRDefault="00000000" w:rsidRPr="00000000" w14:paraId="0000170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27.3. The Hollow Abyss</w:t>
      </w:r>
    </w:p>
    <w:p w:rsidR="00000000" w:rsidDel="00000000" w:rsidP="00000000" w:rsidRDefault="00000000" w:rsidRPr="00000000" w14:paraId="000017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One of the darkest and most foreboding of the eldritch realms is the Hollow Abyss, a place of pure nothingness. The Abyss is a vast, infinite expanse of emptiness, where light, sound, and even time do not exist. It is a realm of absolute void, a place where everything that once existed is consumed and forgotten.</w:t>
      </w:r>
    </w:p>
    <w:p w:rsidR="00000000" w:rsidDel="00000000" w:rsidP="00000000" w:rsidRDefault="00000000" w:rsidRPr="00000000" w14:paraId="000017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Existence in the Abyss: In the Hollow Abyss, there is no substance—no physical matter to touch, no air to breathe. The very essence of being is absent. It is a place that erases the identities of those who enter, reducing them to nothing more than fleeting thoughts or distorted memories. The mind struggles to comprehend a place where there is no reality, and those who venture here often lose their sense of self completely.</w:t>
      </w:r>
    </w:p>
    <w:p w:rsidR="00000000" w:rsidDel="00000000" w:rsidP="00000000" w:rsidRDefault="00000000" w:rsidRPr="00000000" w14:paraId="000017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finds themselves in the Hollow Abyss might experience the feeling of being entirely alone, with no sense of time or space. They may have fleeting memories of their past life, but these memories grow more distant, as if they were never truly real. They may encounter strange, twisted versions of themselves, or hear whispers that speak in languages they do not understand.</w:t>
      </w:r>
    </w:p>
    <w:p w:rsidR="00000000" w:rsidDel="00000000" w:rsidP="00000000" w:rsidRDefault="00000000" w:rsidRPr="00000000" w14:paraId="000017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Threat of Total Erasure: Those who remain in the Abyss for too long risk being completely erased from existence. The Abyss does not simply consume their body—it consumes their essence, their very soul. To be erased is to cease to exist entirely, with no trace left behind. There is no afterlife, no rebirth, just an infinite emptiness.</w:t>
      </w:r>
    </w:p>
    <w:p w:rsidR="00000000" w:rsidDel="00000000" w:rsidP="00000000" w:rsidRDefault="00000000" w:rsidRPr="00000000" w14:paraId="000017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27.4. The Realm of the Unspeakable</w:t>
      </w:r>
    </w:p>
    <w:p w:rsidR="00000000" w:rsidDel="00000000" w:rsidP="00000000" w:rsidRDefault="00000000" w:rsidRPr="00000000" w14:paraId="000017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Realm of the Unspeakable is a place of horrific and unfathomable entities, where ancient gods and eldritch creatures reside. These beings are beyond mortal understanding, existing in forms that defy both logic and comprehension. To encounter one of these entities is to come face-to-face with the true nature of the universe—an existence so alien and incomprehensible that it may drive the observer to madness.</w:t>
      </w:r>
    </w:p>
    <w:p w:rsidR="00000000" w:rsidDel="00000000" w:rsidP="00000000" w:rsidRDefault="00000000" w:rsidRPr="00000000" w14:paraId="000017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Entities Within: The creatures of the Realm are not merely monstrous—they are entities that exist outside of the known dimensions of space and time. Their motives are beyond human comprehension, and their very existence is an affront to reality itself. Some of these beings may communicate with mortals, offering them forbidden knowledge or the promise of power, while others may simply observe, content to let the universe fall apart in their wake.</w:t>
      </w:r>
    </w:p>
    <w:p w:rsidR="00000000" w:rsidDel="00000000" w:rsidP="00000000" w:rsidRDefault="00000000" w:rsidRPr="00000000" w14:paraId="000017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encounter a being from the Realm of the Unspeakable, an ancient entity with a form that cannot be described in mortal terms. It may communicate with the character through cryptic visions or whispering voices, offering them unimaginable power in exchange for their soul or their loyalty.</w:t>
      </w:r>
    </w:p>
    <w:p w:rsidR="00000000" w:rsidDel="00000000" w:rsidP="00000000" w:rsidRDefault="00000000" w:rsidRPr="00000000" w14:paraId="000017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Cost of Knowledge: The Realm of the Unspeakable offers knowledge, but this knowledge comes at a steep cost. To learn the truth of the cosmos or the dark secrets hidden within the folds of the universe is to risk losing one’s mind. The truth is not meant for mortal minds, and the revelation of such forbidden knowledge may push the character toward madness or irrevocable self-destruction.</w:t>
      </w:r>
    </w:p>
    <w:p w:rsidR="00000000" w:rsidDel="00000000" w:rsidP="00000000" w:rsidRDefault="00000000" w:rsidRPr="00000000" w14:paraId="000017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28. The Cosmic Entities: Beings Beyond Time and Space</w:t>
      </w:r>
    </w:p>
    <w:p w:rsidR="00000000" w:rsidDel="00000000" w:rsidP="00000000" w:rsidRDefault="00000000" w:rsidRPr="00000000" w14:paraId="000017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there exist ancient cosmic entities—beings that exist beyond the realms of human understanding, with motives and powers that defy all logic. These entities are not gods in the traditional sense, but forces of existence itself, embodying aspects of creation, destruction, and chaos. They are not bound by time, space, or even the laws of reality, and their very presence warps the universe in ways mortals can barely comprehend.</w:t>
      </w:r>
    </w:p>
    <w:p w:rsidR="00000000" w:rsidDel="00000000" w:rsidP="00000000" w:rsidRDefault="00000000" w:rsidRPr="00000000" w14:paraId="000017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28.1. The Lords of Chaos</w:t>
      </w:r>
    </w:p>
    <w:p w:rsidR="00000000" w:rsidDel="00000000" w:rsidP="00000000" w:rsidRDefault="00000000" w:rsidRPr="00000000" w14:paraId="000017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Lords of Chaos are beings of pure entropy, embodying the forces of destruction and disorder. They are not malevolent in the traditional sense, for they do not seek to harm or benefit mortals—they simply exist to undo what has been created, to shatter the stability of the universe and return all things to nothingness. Chaos is their nature, and they are drawn to worlds and dimensions where order has taken root.</w:t>
      </w:r>
    </w:p>
    <w:p w:rsidR="00000000" w:rsidDel="00000000" w:rsidP="00000000" w:rsidRDefault="00000000" w:rsidRPr="00000000" w14:paraId="000017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Nature of Chaos: These entities are not bound by the laws of time or space. Their forms may shift and change constantly, appearing as swirling masses of energy, incomprehensible shapes, or entire realities folded into themselves. Their motivations are beyond human understanding, but they are driven by an insatiable desire to create disorder.</w:t>
      </w:r>
    </w:p>
    <w:p w:rsidR="00000000" w:rsidDel="00000000" w:rsidP="00000000" w:rsidRDefault="00000000" w:rsidRPr="00000000" w14:paraId="000017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encounter one of the Lords of Chaos in their travels, a swirling vortex of energy and madness that warps the reality around it. The air becomes thick with a sense of impending destruction, and the character may feel their sanity slipping away as they confront the mind-bending force.</w:t>
      </w:r>
    </w:p>
    <w:p w:rsidR="00000000" w:rsidDel="00000000" w:rsidP="00000000" w:rsidRDefault="00000000" w:rsidRPr="00000000" w14:paraId="000017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Lords’ Influence: The Lords of Chaos do not necessarily act directly. Instead, they influence events from afar, pushing the universe toward disorder. Their presence can be felt in the destruction of civilizations, the breakdown of natural laws, or the spread of madness. Mortals who encounter them often find themselves drawn into acts of violence, betrayal, and insanity, unable to resist the pull of chaos.</w:t>
      </w:r>
    </w:p>
    <w:p w:rsidR="00000000" w:rsidDel="00000000" w:rsidP="00000000" w:rsidRDefault="00000000" w:rsidRPr="00000000" w14:paraId="000017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witness the collapse of an entire city, its inhabitants driven to madness by an unseen force. As they delve deeper into the mystery, they realize that the destruction is the work of one of the Lords of Chaos, whose influence has subtly guided the events to their conclusion.</w:t>
      </w:r>
    </w:p>
    <w:p w:rsidR="00000000" w:rsidDel="00000000" w:rsidP="00000000" w:rsidRDefault="00000000" w:rsidRPr="00000000" w14:paraId="000017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28.2. The Watchers Beyond Time</w:t>
      </w:r>
    </w:p>
    <w:p w:rsidR="00000000" w:rsidDel="00000000" w:rsidP="00000000" w:rsidRDefault="00000000" w:rsidRPr="00000000" w14:paraId="000017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Watchers Beyond Time are ancient, god-like beings who exist outside of time and space. They do not interact with the mortal realm directly, but instead observe it from afar, witnessing the rise and fall of civilizations, the birth and death of stars, and the unfolding of the cosmic drama. These entities are distant and indifferent, but their mere presence can have a profound impact on the course of history.</w:t>
      </w:r>
    </w:p>
    <w:p w:rsidR="00000000" w:rsidDel="00000000" w:rsidP="00000000" w:rsidRDefault="00000000" w:rsidRPr="00000000" w14:paraId="000017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Nature of the Watchers: The Watchers exist in a state of timelessness, detached from the events they observe. They are not concerned with the fate of mortals, nor do they interfere with the natural order. They exist simply to watch, their eyes fixed on the unfolding drama of the universe. They are not malicious but cold and distant, indifferent to the suffering they witness.</w:t>
      </w:r>
    </w:p>
    <w:p w:rsidR="00000000" w:rsidDel="00000000" w:rsidP="00000000" w:rsidRDefault="00000000" w:rsidRPr="00000000" w14:paraId="000017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find themselves caught in a strange series of events, unable to understand why certain things are happening. They may discover that they are being manipulated by the Watchers, whose observations of their actions have subtly influenced the course of events. The Watchers are not directly involved, but their distant gaze shapes the reality around them.</w:t>
      </w:r>
    </w:p>
    <w:p w:rsidR="00000000" w:rsidDel="00000000" w:rsidP="00000000" w:rsidRDefault="00000000" w:rsidRPr="00000000" w14:paraId="000017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Cost of Knowledge: To encounter the Watchers is to confront the absolute emptiness of existence. These entities offer no guidance, no answers, and no comfort. The knowledge they possess is infinite, but it is of no use to mortals. For those who seek their counsel, the Watchers provide only silence, an overwhelming sense of isolation, and the understanding that they are mere pawns in a game played by forces beyond their comprehension.</w:t>
      </w:r>
    </w:p>
    <w:p w:rsidR="00000000" w:rsidDel="00000000" w:rsidP="00000000" w:rsidRDefault="00000000" w:rsidRPr="00000000" w14:paraId="000017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seek the wisdom of the Watchers, only to be shown a vision of their insignificance in the vastness of the universe. The Watchers offer no answers to the character’s questions, only the cold realization that they are but one fleeting moment in the eternal tapestry of time.</w:t>
      </w:r>
    </w:p>
    <w:p w:rsidR="00000000" w:rsidDel="00000000" w:rsidP="00000000" w:rsidRDefault="00000000" w:rsidRPr="00000000" w14:paraId="000017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28.3. The Ancient Gods</w:t>
      </w:r>
    </w:p>
    <w:p w:rsidR="00000000" w:rsidDel="00000000" w:rsidP="00000000" w:rsidRDefault="00000000" w:rsidRPr="00000000" w14:paraId="000017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Ancient Gods are the original deities that created and shaped the universe. Unlike the more familiar gods of mortal religions, these beings are not concerned with human worship or devotion. They exist on a level far above mortals, their motives unfathomable and their powers unimaginable. They are the creators and destroyers of worlds, beings who exist to shape and reshape reality itself.</w:t>
      </w:r>
    </w:p>
    <w:p w:rsidR="00000000" w:rsidDel="00000000" w:rsidP="00000000" w:rsidRDefault="00000000" w:rsidRPr="00000000" w14:paraId="000017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Nature of the Ancient Gods: These gods are beyond the realm of human understanding. Their forms are often described in terms that are incomprehensible—immense, alien, and utterly alien to anything mortal minds can conceive. They are not benevolent or malevolent but simply exist to fulfill their own cosmic purpose, which may involve creation, destruction, or a combination of both.</w:t>
      </w:r>
    </w:p>
    <w:p w:rsidR="00000000" w:rsidDel="00000000" w:rsidP="00000000" w:rsidRDefault="00000000" w:rsidRPr="00000000" w14:paraId="000017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come across a forgotten temple dedicated to the Ancient Gods, only to discover that it is not a place of worship but a place of profound power. The gods’ influence still lingers in the air, a palpable force that can warp reality itself. The character may witness the gods’ creations—vast, alien landscapes or bizarre creatures—and struggle to comprehend the magnitude of their power.</w:t>
      </w:r>
    </w:p>
    <w:p w:rsidR="00000000" w:rsidDel="00000000" w:rsidP="00000000" w:rsidRDefault="00000000" w:rsidRPr="00000000" w14:paraId="000017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Intervention of the Gods: While the Ancient Gods are not typically concerned with mortal affairs, their actions can have far-reaching consequences. Occasionally, they may choose to intervene in the mortal realm, either by creating new beings, altering the fabric of reality, or even destroying entire civilizations. Such interventions are rarely benevolent and often come with terrible costs for those involved.</w:t>
      </w:r>
    </w:p>
    <w:p w:rsidR="00000000" w:rsidDel="00000000" w:rsidP="00000000" w:rsidRDefault="00000000" w:rsidRPr="00000000" w14:paraId="000017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be chosen by one of the Ancient Gods to serve as their agent in the mortal world. This could come with immense power but also the constant threat of losing their identity, as the god’s influence begins to override their will. The character may struggle to retain their humanity, torn between the god’s will and their own desires.</w:t>
      </w:r>
    </w:p>
    <w:p w:rsidR="00000000" w:rsidDel="00000000" w:rsidP="00000000" w:rsidRDefault="00000000" w:rsidRPr="00000000" w14:paraId="000017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28.4. The Great Void: The End of All Things</w:t>
      </w:r>
    </w:p>
    <w:p w:rsidR="00000000" w:rsidDel="00000000" w:rsidP="00000000" w:rsidRDefault="00000000" w:rsidRPr="00000000" w14:paraId="000017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Great Void is the ultimate cosmic force—the place where everything ends. It is the end of existence, a realm where all that has ever been is drawn into nothingness. The Void is not simply a place but a force of absolute destruction, erasing all things from existence. It is the end of the cycle of life, death, and rebirth, a place where even time and space no longer hold meaning.</w:t>
      </w:r>
    </w:p>
    <w:p w:rsidR="00000000" w:rsidDel="00000000" w:rsidP="00000000" w:rsidRDefault="00000000" w:rsidRPr="00000000" w14:paraId="000017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Nature of the Void: The Great Void is a vast, infinite emptiness, where no matter, energy, or life can exist. It is the force of absolute entropy, a place where all things are slowly drawn to be consumed. The Void is not a malevolent entity, but it is a force of pure destruction. Everything, eventually, will be swallowed by it, from the smallest atom to the largest galaxy.</w:t>
      </w:r>
    </w:p>
    <w:p w:rsidR="00000000" w:rsidDel="00000000" w:rsidP="00000000" w:rsidRDefault="00000000" w:rsidRPr="00000000" w14:paraId="000017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ventures too far into the Void may begin to feel their sense of self unraveling. They may witness the disintegration of entire civilizations, the death of stars, and the disappearance of all things they once knew. As they fall further into the Void, they may lose the ability to distinguish between life and death, between themselves and the nothingness surrounding them.</w:t>
      </w:r>
    </w:p>
    <w:p w:rsidR="00000000" w:rsidDel="00000000" w:rsidP="00000000" w:rsidRDefault="00000000" w:rsidRPr="00000000" w14:paraId="000017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Draw of the Void: The Void calls to those who are lost or broken. It is the ultimate escape—a place where nothing matters, where no pain or suffering exists. Some characters, driven by despair or madness, may be drawn toward the Void, seeking an end to their existence. Others may be forced into it by the machinations of the cosmic entities, their fates sealed as they are drawn into the nothingness.</w:t>
      </w:r>
    </w:p>
    <w:p w:rsidR="00000000" w:rsidDel="00000000" w:rsidP="00000000" w:rsidRDefault="00000000" w:rsidRPr="00000000" w14:paraId="000017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29. The Unseen Forces: Powers Lurking Behind the Veil</w:t>
      </w:r>
    </w:p>
    <w:p w:rsidR="00000000" w:rsidDel="00000000" w:rsidP="00000000" w:rsidRDefault="00000000" w:rsidRPr="00000000" w14:paraId="000017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There are forces within the universe that exist outside the realm of direct perception. These unseen powers influence the fabric of reality, acting in subtle ways to steer the course of events, often without mortal awareness. These forces are not bound by the physical laws of existence, but instead operate on higher planes, where their presence can be felt but not fully understood.</w:t>
      </w:r>
    </w:p>
    <w:p w:rsidR="00000000" w:rsidDel="00000000" w:rsidP="00000000" w:rsidRDefault="00000000" w:rsidRPr="00000000" w14:paraId="000017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29.1. The Tides of Fate</w:t>
      </w:r>
    </w:p>
    <w:p w:rsidR="00000000" w:rsidDel="00000000" w:rsidP="00000000" w:rsidRDefault="00000000" w:rsidRPr="00000000" w14:paraId="000017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Tides of Fate are a force that governs the unfolding of events in the universe. They are the currents that guide the destinies of all beings, from the smallest insect to the greatest of gods. These tides are not predictable and cannot be controlled, yet they shape the lives of all who live. Some mortals may glimpse the Tides of Fate in their dreams or visions, while others may feel their influence in the course of their lives.</w:t>
      </w:r>
    </w:p>
    <w:p w:rsidR="00000000" w:rsidDel="00000000" w:rsidP="00000000" w:rsidRDefault="00000000" w:rsidRPr="00000000" w14:paraId="000017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Nature of Fate: Fate is a powerful but intangible force that connects all living things. It is the force that determines the course of events, shaping the future in ways that often elude understanding. The Tides of Fate do not necessarily favor good or evil, but instead guide all events toward their inevitable conclusion, regardless of the desires or actions of those involved.</w:t>
      </w:r>
    </w:p>
    <w:p w:rsidR="00000000" w:rsidDel="00000000" w:rsidP="00000000" w:rsidRDefault="00000000" w:rsidRPr="00000000" w14:paraId="000017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may experience a moment in which they feel as if their life is no longer entirely under their control. They may sense that they are being driven toward a particular path, whether they wish to walk it or not. Despite their attempts to defy or change their course, the Tides of Fate seem to pull them back onto their predetermined path.</w:t>
      </w:r>
    </w:p>
    <w:p w:rsidR="00000000" w:rsidDel="00000000" w:rsidP="00000000" w:rsidRDefault="00000000" w:rsidRPr="00000000" w14:paraId="000017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Cost of Knowing Fate: For those who try to understand the Tides of Fate or see beyond the veil, there is a terrible price to pay. The more one attempts to peer into the future, the more they risk becoming consumed by it. Characters who attempt to manipulate fate may find themselves trapped in a web of their own making, unable to escape the consequences of their actions.</w:t>
      </w:r>
    </w:p>
    <w:p w:rsidR="00000000" w:rsidDel="00000000" w:rsidP="00000000" w:rsidRDefault="00000000" w:rsidRPr="00000000" w14:paraId="000017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seeks to alter their fate may end up causing the very disaster they sought to prevent, their interference only accelerating the events that were meant to unfold. The deeper they go, the harder it becomes to escape the relentless pull of the Tides.</w:t>
      </w:r>
    </w:p>
    <w:p w:rsidR="00000000" w:rsidDel="00000000" w:rsidP="00000000" w:rsidRDefault="00000000" w:rsidRPr="00000000" w14:paraId="000017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29.2. The Veil of the Unknown</w:t>
      </w:r>
    </w:p>
    <w:p w:rsidR="00000000" w:rsidDel="00000000" w:rsidP="00000000" w:rsidRDefault="00000000" w:rsidRPr="00000000" w14:paraId="000017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Veil of the Unknown is a barrier that separates the mortal world from the greater cosmic truths that lie beyond it. It is a force that obscures knowledge, preventing mortals from perceiving the full extent of the universe’s workings. Those who seek to pierce the Veil may uncover terrifying truths, but such knowledge comes with dire consequences.</w:t>
      </w:r>
    </w:p>
    <w:p w:rsidR="00000000" w:rsidDel="00000000" w:rsidP="00000000" w:rsidRDefault="00000000" w:rsidRPr="00000000" w14:paraId="000017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Nature of the Veil: The Veil is a psychological and metaphysical barrier that exists to protect the minds of mortals from the horrors of the universe. It hides the true nature of reality, ensuring that humanity remains ignorant of the vast and incomprehensible forces that govern the cosmos. However, the Veil is not impenetrable, and those who push against it may glimpse things they were never meant to see.</w:t>
      </w:r>
    </w:p>
    <w:p w:rsidR="00000000" w:rsidDel="00000000" w:rsidP="00000000" w:rsidRDefault="00000000" w:rsidRPr="00000000" w14:paraId="000017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encounter a mysterious artifact or location that seems to have an otherworldly aura. When they attempt to interact with it, they may receive flashes of insight—visions of the cosmos, of other dimensions, or of ancient beings that exist beyond time. The knowledge gained may be incomplete, but it is enough to begin unravelling the fragile wall that separates mortal minds from madness.</w:t>
      </w:r>
    </w:p>
    <w:p w:rsidR="00000000" w:rsidDel="00000000" w:rsidP="00000000" w:rsidRDefault="00000000" w:rsidRPr="00000000" w14:paraId="000017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Consequences of Peering Beyond: Those who attempt to pierce the Veil often find themselves changed forever. The knowledge they gain may grant them temporary power or insight, but it will invariably come at a cost. Mortals who understand too much may lose their sanity, becoming obsessed with the knowledge they have gained, or they may be drawn into the deeper mysteries of the universe, never to return.</w:t>
      </w:r>
    </w:p>
    <w:p w:rsidR="00000000" w:rsidDel="00000000" w:rsidP="00000000" w:rsidRDefault="00000000" w:rsidRPr="00000000" w14:paraId="000017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delves too deeply into forbidden knowledge may begin to suffer from strange hallucinations, hearing voices that speak in languages they cannot comprehend. As they become more obsessed, they may lose touch with reality, seeing the world around them as an illusion, a veil hiding the truth of existence.</w:t>
      </w:r>
    </w:p>
    <w:p w:rsidR="00000000" w:rsidDel="00000000" w:rsidP="00000000" w:rsidRDefault="00000000" w:rsidRPr="00000000" w14:paraId="000017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29.3. The Watchers in the Shadows</w:t>
      </w:r>
    </w:p>
    <w:p w:rsidR="00000000" w:rsidDel="00000000" w:rsidP="00000000" w:rsidRDefault="00000000" w:rsidRPr="00000000" w14:paraId="000017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Watchers in the Shadows are enigmatic beings that operate behind the scenes of the universe, observing and subtly influencing the course of events. They are often mistaken for gods or other powerful entities, but their true nature is far more elusive. The Watchers exist to observe and record the events of the universe, but their interest goes beyond mere documentation—they are the silent architects of reality itself.</w:t>
      </w:r>
    </w:p>
    <w:p w:rsidR="00000000" w:rsidDel="00000000" w:rsidP="00000000" w:rsidRDefault="00000000" w:rsidRPr="00000000" w14:paraId="000017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Nature of the Watchers: The Watchers are beings of immense power, but they are not gods in the traditional sense. They do not interfere directly with mortal affairs, but instead work through intermediaries—prophecies, omens, or events that seem to occur by chance. The Watchers’ motives are unclear, and their true purpose remains a mystery.</w:t>
      </w:r>
    </w:p>
    <w:p w:rsidR="00000000" w:rsidDel="00000000" w:rsidP="00000000" w:rsidRDefault="00000000" w:rsidRPr="00000000" w14:paraId="000017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may experience strange coincidences in their life, as if the universe is guiding them toward a specific goal. They may encounter people or situations that seem to exist purely to lead them toward an unknown end. At times, it may feel as though they are being watched, their every move anticipated by unseen forces.</w:t>
      </w:r>
    </w:p>
    <w:p w:rsidR="00000000" w:rsidDel="00000000" w:rsidP="00000000" w:rsidRDefault="00000000" w:rsidRPr="00000000" w14:paraId="000017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Influence of the Watchers: The Watchers have a subtle but profound effect on the lives of those they observe. Their influence can shape the decisions of mortals, guiding them toward certain outcomes without them ever being aware of it. Those who become aware of the Watchers may find themselves caught in a web of fate, struggling to understand whether their actions are truly their own.</w:t>
      </w:r>
    </w:p>
    <w:p w:rsidR="00000000" w:rsidDel="00000000" w:rsidP="00000000" w:rsidRDefault="00000000" w:rsidRPr="00000000" w14:paraId="000017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discover that their entire life has been subtly shaped by the Watchers, their every decision influenced by an unseen hand. The character may feel as if they are being manipulated, their freedom of choice an illusion. As they delve deeper into the mystery, they may find themselves facing an impossible choice, torn between their own desires and the unseen forces guiding them.</w:t>
      </w:r>
    </w:p>
    <w:p w:rsidR="00000000" w:rsidDel="00000000" w:rsidP="00000000" w:rsidRDefault="00000000" w:rsidRPr="00000000" w14:paraId="000017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29.4. The Sentinels of the End</w:t>
      </w:r>
    </w:p>
    <w:p w:rsidR="00000000" w:rsidDel="00000000" w:rsidP="00000000" w:rsidRDefault="00000000" w:rsidRPr="00000000" w14:paraId="000017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Sentinels of the End are a class of beings dedicated to the preservation of the universe’s ultimate balance. They are charged with ensuring that the cosmic order is maintained, preventing the forces of chaos from overrunning the universe. These entities are not inherently good or evil, but instead operate according to a strict code that prioritizes balance above all else.</w:t>
      </w:r>
    </w:p>
    <w:p w:rsidR="00000000" w:rsidDel="00000000" w:rsidP="00000000" w:rsidRDefault="00000000" w:rsidRPr="00000000" w14:paraId="000017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Nature of the Sentinels: The Sentinels are powerful beings of immense knowledge and strength. They exist outside of mortal perception, watching over the universe as a whole. They do not interfere unless absolutely necessary, but when they do act, their actions are decisive and often catastrophic. The Sentinels are driven by a single purpose: to ensure that the balance of the universe is never disturbed.</w:t>
      </w:r>
    </w:p>
    <w:p w:rsidR="00000000" w:rsidDel="00000000" w:rsidP="00000000" w:rsidRDefault="00000000" w:rsidRPr="00000000" w14:paraId="000017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encounter one of the Sentinels in their travels, a being of immense power who claims to have been sent to preserve the cosmic order. The Sentinel may offer assistance or knowledge, but at a price. The character may be asked to perform tasks that threaten their own safety or morality, all in the name of maintaining balance.</w:t>
      </w:r>
    </w:p>
    <w:p w:rsidR="00000000" w:rsidDel="00000000" w:rsidP="00000000" w:rsidRDefault="00000000" w:rsidRPr="00000000" w14:paraId="000017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Price of Balance: The Sentinels operate with a cold, unyielding sense of justice. They do not care for the well-being of mortals, only for the greater good of the universe. Those who align themselves with the Sentinels may find themselves caught in the web of cosmic order, forced to make impossible choices to ensure that balance is maintained.</w:t>
      </w:r>
    </w:p>
    <w:p w:rsidR="00000000" w:rsidDel="00000000" w:rsidP="00000000" w:rsidRDefault="00000000" w:rsidRPr="00000000" w14:paraId="000017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be forced to choose between saving a loved one or allowing a greater cosmic event to unfold, knowing that the balance of the universe depends on their decision. The Sentinels offer no comfort or guidance in these moments—only the weight of an eternal responsibility that may drive the character to madness.</w:t>
      </w:r>
    </w:p>
    <w:p w:rsidR="00000000" w:rsidDel="00000000" w:rsidP="00000000" w:rsidRDefault="00000000" w:rsidRPr="00000000" w14:paraId="000017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30. The Abyss and the Infinite Darkness</w:t>
      </w:r>
    </w:p>
    <w:p w:rsidR="00000000" w:rsidDel="00000000" w:rsidP="00000000" w:rsidRDefault="00000000" w:rsidRPr="00000000" w14:paraId="000017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Abyss is a vast and terrifying chasm that exists beyond the known universe, a place where the laws of reality break down and the forces of chaos reign supreme. It is a realm of endless darkness, where no light, no warmth, no hope can penetrate. The Abyss is a void that consumes all who enter it, a place where the very essence of existence is obliterated.</w:t>
      </w:r>
    </w:p>
    <w:p w:rsidR="00000000" w:rsidDel="00000000" w:rsidP="00000000" w:rsidRDefault="00000000" w:rsidRPr="00000000" w14:paraId="000017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30.1. The Nature of the Abyss</w:t>
      </w:r>
    </w:p>
    <w:p w:rsidR="00000000" w:rsidDel="00000000" w:rsidP="00000000" w:rsidRDefault="00000000" w:rsidRPr="00000000" w14:paraId="000017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Abyss is not merely a location—it is a force, a manifestation of cosmic entropy and destruction. It represents the ultimate negation of everything, a place where time, space, and matter cease to exist as they do in the mortal realm. The Abyss is not a void in the traditional sense, but a living, breathing entity that devours all things, both material and spiritual. It is the great unknown, the ultimate end of all things.</w:t>
      </w:r>
    </w:p>
    <w:p w:rsidR="00000000" w:rsidDel="00000000" w:rsidP="00000000" w:rsidRDefault="00000000" w:rsidRPr="00000000" w14:paraId="000017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Hunger of the Abyss: The Abyss is driven by an insatiable hunger for everything that exists. It seeks to devour reality itself, consuming the very fabric of existence. All things that enter the Abyss are destroyed, their essence torn apart and absorbed into the eternal darkness. Even the most powerful beings in the universe are powerless against the Abyss—it is the end that awaits all things, whether they wish to face it or not.</w:t>
      </w:r>
    </w:p>
    <w:p w:rsidR="00000000" w:rsidDel="00000000" w:rsidP="00000000" w:rsidRDefault="00000000" w:rsidRPr="00000000" w14:paraId="000017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find themselves drawn toward the Abyss through strange visions or whispers, sensing its dark call. As they approach the edge of the void, they may experience feelings of dread and hopelessness, as if their very soul is being drawn into its endless depths. No matter how hard they fight, the pull of the Abyss is overwhelming.</w:t>
      </w:r>
    </w:p>
    <w:p w:rsidR="00000000" w:rsidDel="00000000" w:rsidP="00000000" w:rsidRDefault="00000000" w:rsidRPr="00000000" w14:paraId="000017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Essence of Nothingness: Those who enter the Abyss are stripped of their identity, their memories, and their very being. The Abyss does not simply consume their bodies—it erases them from existence, leaving nothing behind but a hollow void. Even the strongest minds and wills cannot withstand the pull of the Abyss. It is the ultimate erasure, the final death that all things must face.</w:t>
      </w:r>
    </w:p>
    <w:p w:rsidR="00000000" w:rsidDel="00000000" w:rsidP="00000000" w:rsidRDefault="00000000" w:rsidRPr="00000000" w14:paraId="000017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enters the Abyss may find themselves losing their sense of self, their thoughts becoming jumbled and disjointed. They may begin to forget their name, their purpose, and even their very existence. As they descend deeper into the Abyss, they may lose all sense of time, space, and reality, becoming nothing more than an echo in the dark.</w:t>
      </w:r>
    </w:p>
    <w:p w:rsidR="00000000" w:rsidDel="00000000" w:rsidP="00000000" w:rsidRDefault="00000000" w:rsidRPr="00000000" w14:paraId="000017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30.2. The Creatures of the Abyss</w:t>
      </w:r>
    </w:p>
    <w:p w:rsidR="00000000" w:rsidDel="00000000" w:rsidP="00000000" w:rsidRDefault="00000000" w:rsidRPr="00000000" w14:paraId="000017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Abyss is home to a wide variety of horrific and unfathomable creatures, beings that exist outside the realm of mortal understanding. These entities are not bound by the rules of reality, and their appearance and behavior defy all logic and reason. They are the true children of the Abyss, born from its endless darkness and chaos.</w:t>
      </w:r>
    </w:p>
    <w:p w:rsidR="00000000" w:rsidDel="00000000" w:rsidP="00000000" w:rsidRDefault="00000000" w:rsidRPr="00000000" w14:paraId="000017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Abominations: The creatures of the Abyss are often grotesque and nightmarish, their forms twisted and malformed by the energies that permeate the void. These abominations are not just physical entities, but reflections of the madness and destruction that the Abyss represents. Some of them may appear as giant, writhing masses of tentacles and eyes, while others may take on more abstract forms, shifting and changing as if they exist outside the constraints of space and time.</w:t>
      </w:r>
    </w:p>
    <w:p w:rsidR="00000000" w:rsidDel="00000000" w:rsidP="00000000" w:rsidRDefault="00000000" w:rsidRPr="00000000" w14:paraId="000017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might encounter one of these creatures in their journey through the Abyss. The creature may appear as a swirling mass of shadows, its form constantly shifting, its eyes glowing with an eerie light. It may attack the character, using its ability to warp reality itself to disorient and overpower them.</w:t>
      </w:r>
    </w:p>
    <w:p w:rsidR="00000000" w:rsidDel="00000000" w:rsidP="00000000" w:rsidRDefault="00000000" w:rsidRPr="00000000" w14:paraId="000017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Eldritch Gods: At the heart of the Abyss lie the Eldritch Gods—ancient, incomprehensible beings that exist beyond the boundaries of time and space. These gods are not gods in the traditional sense, but are manifestations of the deepest, darkest aspects of existence. They are the ultimate expression of chaos and entropy, existing solely to bring about the destruction of the universe.</w:t>
      </w:r>
    </w:p>
    <w:p w:rsidR="00000000" w:rsidDel="00000000" w:rsidP="00000000" w:rsidRDefault="00000000" w:rsidRPr="00000000" w14:paraId="000017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ventures too far into the Abyss may encounter an Eldritch God, an entity that is so vast and powerful that its very presence warps reality. The character may experience a sense of dread so intense that it drives them to the brink of madness, unable to comprehend the true nature of the being before them. The Eldritch God may speak in strange, otherworldly languages, its words incomprehensible yet resonating deep within the character’s soul.</w:t>
      </w:r>
    </w:p>
    <w:p w:rsidR="00000000" w:rsidDel="00000000" w:rsidP="00000000" w:rsidRDefault="00000000" w:rsidRPr="00000000" w14:paraId="000017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30.3. The Call of the Abyss</w:t>
      </w:r>
    </w:p>
    <w:p w:rsidR="00000000" w:rsidDel="00000000" w:rsidP="00000000" w:rsidRDefault="00000000" w:rsidRPr="00000000" w14:paraId="0000176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Abyss is not just a place—it is a force that calls to those who are lost or broken, beckoning them toward its depths. The Call of the Abyss is a seductive and insidious whisper that lures individuals toward the void, promising an end to their suffering and the ultimate release from the horrors of existence. To hear the call is to be forever marked, as the Abyss seeks to claim those who are vulnerable to its darkness.</w:t>
      </w:r>
    </w:p>
    <w:p w:rsidR="00000000" w:rsidDel="00000000" w:rsidP="00000000" w:rsidRDefault="00000000" w:rsidRPr="00000000" w14:paraId="000017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Siren Song: The Call of the Abyss is often described as a siren song, a seductive melody that lures individuals toward their own destruction. Those who hear the call may find themselves compelled to seek out the Abyss, drawn by an irresistible urge to embrace the void. The Call is different for each person—it may take the form of a whisper in the night, a vision of the void, or even a sense of overwhelming despair.</w:t>
      </w:r>
    </w:p>
    <w:p w:rsidR="00000000" w:rsidDel="00000000" w:rsidP="00000000" w:rsidRDefault="00000000" w:rsidRPr="00000000" w14:paraId="000017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hears the Call of the Abyss may begin to experience strange dreams or hallucinations, as if the Abyss is reaching out to them. These dreams may be filled with visions of endless darkness, of figures beckoning them to step into the void. Despite their fear and resistance, the character may feel an overwhelming pull toward the Abyss, as if they are unable to escape its grasp.</w:t>
      </w:r>
    </w:p>
    <w:p w:rsidR="00000000" w:rsidDel="00000000" w:rsidP="00000000" w:rsidRDefault="00000000" w:rsidRPr="00000000" w14:paraId="000017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Price of the Call: Those who answer the Call of the Abyss are never the same. The Abyss takes its toll on those who enter it, leaving them forever changed. Some may become obsessed with the void, seeking it out again and again. Others may become vessels for the darkness itself, their minds and bodies twisted by the forces they encountered within the Abyss. The price of the Call is steep, and those who fall prey to it may never fully return from the depths.</w:t>
      </w:r>
    </w:p>
    <w:p w:rsidR="00000000" w:rsidDel="00000000" w:rsidP="00000000" w:rsidRDefault="00000000" w:rsidRPr="00000000" w14:paraId="000017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answers the Call of the Abyss may return from their journey forever scarred, their mind broken by the horrors they encountered. They may become obsessed with the void, unable to think about anything else. The character may find themselves drawn to dark rituals, seeking to open a gateway to the Abyss once again, even at the cost of their own sanity and the safety of those around them.</w:t>
      </w:r>
    </w:p>
    <w:p w:rsidR="00000000" w:rsidDel="00000000" w:rsidP="00000000" w:rsidRDefault="00000000" w:rsidRPr="00000000" w14:paraId="000017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30.4. Escaping the Abyss</w:t>
      </w:r>
    </w:p>
    <w:p w:rsidR="00000000" w:rsidDel="00000000" w:rsidP="00000000" w:rsidRDefault="00000000" w:rsidRPr="00000000" w14:paraId="000017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Escaping the Abyss is a nearly impossible task. The Abyss is a realm of such overwhelming power and darkness that those who enter it are often doomed to remain within its depths forever. However, there are rare instances in which individuals have managed to escape, though they have often paid a heavy price for their survival.</w:t>
      </w:r>
    </w:p>
    <w:p w:rsidR="00000000" w:rsidDel="00000000" w:rsidP="00000000" w:rsidRDefault="00000000" w:rsidRPr="00000000" w14:paraId="000017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Shattered Soul: The most common consequence of escaping the Abyss is the fragmentation of the soul. Those who manage to break free from its grasp may find themselves forever haunted by the memories of their time within the void. They may experience moments of intense despair, as if they are still trapped within the Abyss, unable to escape its influence.</w:t>
      </w:r>
    </w:p>
    <w:p w:rsidR="00000000" w:rsidDel="00000000" w:rsidP="00000000" w:rsidRDefault="00000000" w:rsidRPr="00000000" w14:paraId="000017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escapes the Abyss may begin to experience flashbacks to their time in the void, hearing the call of the Abyss even in the waking world. They may find it impossible to focus on anything else, as the darkness of the Abyss continues to gnaw at their soul. Despite their efforts to live a normal life, they may find themselves drawn back into the void, unable to resist its call.</w:t>
      </w:r>
    </w:p>
    <w:p w:rsidR="00000000" w:rsidDel="00000000" w:rsidP="00000000" w:rsidRDefault="00000000" w:rsidRPr="00000000" w14:paraId="000017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Return to Madness: Even those who manage to escape the Abyss may not be able to fully recover. The psychological and emotional toll of the Abyss is immense, and many individuals who escape its grasp are left broken and unable to function in the normal world. The Abyss leaves a permanent mark on those who encounter it, and the price for escaping is often madness.</w:t>
      </w:r>
    </w:p>
    <w:p w:rsidR="00000000" w:rsidDel="00000000" w:rsidP="00000000" w:rsidRDefault="00000000" w:rsidRPr="00000000" w14:paraId="000017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escapes the Abyss may find themselves unable to relate to others, feeling as though they no longer belong in the world. They may become reclusive, withdrawn, or even violent, driven by the knowledge of the Abyss and the darkness that still clings to them.</w:t>
      </w:r>
    </w:p>
    <w:p w:rsidR="00000000" w:rsidDel="00000000" w:rsidP="00000000" w:rsidRDefault="00000000" w:rsidRPr="00000000" w14:paraId="000017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7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7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is the end of the first draft</w:t>
      </w:r>
    </w:p>
    <w:p w:rsidR="00000000" w:rsidDel="00000000" w:rsidP="00000000" w:rsidRDefault="00000000" w:rsidRPr="00000000" w14:paraId="000017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is the second of the attempts at refining the document as follows</w:t>
      </w:r>
    </w:p>
    <w:p w:rsidR="00000000" w:rsidDel="00000000" w:rsidP="00000000" w:rsidRDefault="00000000" w:rsidRPr="00000000" w14:paraId="000017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Core Mechanics Overview</w:t>
      </w:r>
    </w:p>
    <w:p w:rsidR="00000000" w:rsidDel="00000000" w:rsidP="00000000" w:rsidRDefault="00000000" w:rsidRPr="00000000" w14:paraId="000017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Harrowing Truth uses a percentile-based d100 system to provide a seamless blend of structure and flexibility. This system emphasizes character individuality, player creativity, and the unpredictable nature of cosmic and survival horror. Below is a detailed breakdown of the core mechanics that drive the game.</w:t>
      </w:r>
    </w:p>
    <w:p w:rsidR="00000000" w:rsidDel="00000000" w:rsidP="00000000" w:rsidRDefault="00000000" w:rsidRPr="00000000" w14:paraId="000017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Attributes</w:t>
      </w:r>
    </w:p>
    <w:p w:rsidR="00000000" w:rsidDel="00000000" w:rsidP="00000000" w:rsidRDefault="00000000" w:rsidRPr="00000000" w14:paraId="000017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Characters in The Harrowing Truth are defined by a set of core attributes, each represented as a percentage value (1–100). These attributes form the foundation for all skill checks and interactions within the game world:</w:t>
      </w:r>
    </w:p>
    <w:p w:rsidR="00000000" w:rsidDel="00000000" w:rsidP="00000000" w:rsidRDefault="00000000" w:rsidRPr="00000000" w14:paraId="000017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Strength (STR): Physical power and the ability to lift, push, or strike with force.</w:t>
      </w:r>
    </w:p>
    <w:p w:rsidR="00000000" w:rsidDel="00000000" w:rsidP="00000000" w:rsidRDefault="00000000" w:rsidRPr="00000000" w14:paraId="000017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Dexterity (DEX): Agility, balance, and coordination, crucial for tasks requiring finesse or quick reflexes.</w:t>
      </w:r>
    </w:p>
    <w:p w:rsidR="00000000" w:rsidDel="00000000" w:rsidP="00000000" w:rsidRDefault="00000000" w:rsidRPr="00000000" w14:paraId="000017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Constitution (CON): Physical endurance and resilience, including resistance to injuries and illnesses.</w:t>
      </w:r>
    </w:p>
    <w:p w:rsidR="00000000" w:rsidDel="00000000" w:rsidP="00000000" w:rsidRDefault="00000000" w:rsidRPr="00000000" w14:paraId="000017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Intelligence (INT): Logical thinking, problem-solving, and memory.</w:t>
      </w:r>
    </w:p>
    <w:p w:rsidR="00000000" w:rsidDel="00000000" w:rsidP="00000000" w:rsidRDefault="00000000" w:rsidRPr="00000000" w14:paraId="000017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Charisma (CHA): Social influence, charm, and the ability to persuade or manipulate others.</w:t>
      </w:r>
    </w:p>
    <w:p w:rsidR="00000000" w:rsidDel="00000000" w:rsidP="00000000" w:rsidRDefault="00000000" w:rsidRPr="00000000" w14:paraId="000017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(SAN): Mental stability and resistance to the horrors of the unknown. A critical attribute in this game.</w:t>
      </w:r>
    </w:p>
    <w:p w:rsidR="00000000" w:rsidDel="00000000" w:rsidP="00000000" w:rsidRDefault="00000000" w:rsidRPr="00000000" w14:paraId="000017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w:t>
      </w:r>
    </w:p>
    <w:p w:rsidR="00000000" w:rsidDel="00000000" w:rsidP="00000000" w:rsidRDefault="00000000" w:rsidRPr="00000000" w14:paraId="000017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represent specific areas of expertise or capability, with each skill linked to a relevant attribute. Players use skills to perform actions or overcome challenges, rolling against their skill percentage to determine success. For example:</w:t>
      </w:r>
    </w:p>
    <w:p w:rsidR="00000000" w:rsidDel="00000000" w:rsidP="00000000" w:rsidRDefault="00000000" w:rsidRPr="00000000" w14:paraId="000017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Lockpicking (linked to DEX): Used to open locks without a key.</w:t>
      </w:r>
    </w:p>
    <w:p w:rsidR="00000000" w:rsidDel="00000000" w:rsidP="00000000" w:rsidRDefault="00000000" w:rsidRPr="00000000" w14:paraId="000017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Occult Knowledge (linked to INT): Represents familiarity with forbidden texts, arcane rituals, and cosmic entities.</w:t>
      </w:r>
    </w:p>
    <w:p w:rsidR="00000000" w:rsidDel="00000000" w:rsidP="00000000" w:rsidRDefault="00000000" w:rsidRPr="00000000" w14:paraId="000017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Insight (linked to CHA): The ability to read emotions and detect deception.</w:t>
      </w:r>
    </w:p>
    <w:p w:rsidR="00000000" w:rsidDel="00000000" w:rsidP="00000000" w:rsidRDefault="00000000" w:rsidRPr="00000000" w14:paraId="000017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 Checks</w:t>
      </w:r>
    </w:p>
    <w:p w:rsidR="00000000" w:rsidDel="00000000" w:rsidP="00000000" w:rsidRDefault="00000000" w:rsidRPr="00000000" w14:paraId="000017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attempting an action, players roll a d100 and compare the result to their skill percentage. The goal is to roll equal to or below the skill value for a success. Degrees of success or failure can also be applied:</w:t>
      </w:r>
    </w:p>
    <w:p w:rsidR="00000000" w:rsidDel="00000000" w:rsidP="00000000" w:rsidRDefault="00000000" w:rsidRPr="00000000" w14:paraId="000017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Success: Rolling a 1–5 typically results in an outstanding success, yielding extra benefits.</w:t>
      </w:r>
    </w:p>
    <w:p w:rsidR="00000000" w:rsidDel="00000000" w:rsidP="00000000" w:rsidRDefault="00000000" w:rsidRPr="00000000" w14:paraId="000017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Failure: Rolling a 96–100 often leads to disastrous consequences.</w:t>
      </w:r>
    </w:p>
    <w:p w:rsidR="00000000" w:rsidDel="00000000" w:rsidP="00000000" w:rsidRDefault="00000000" w:rsidRPr="00000000" w14:paraId="000017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and Madness</w:t>
      </w:r>
    </w:p>
    <w:p w:rsidR="00000000" w:rsidDel="00000000" w:rsidP="00000000" w:rsidRDefault="00000000" w:rsidRPr="00000000" w14:paraId="000017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plays a pivotal role in The Harrowing Truth, reflecting a character’s ability to cope with their experiences. Sanity points (SP) start at a percentage equal to the SAN attribute but may erode over time due to exposure to cosmic horrors or traumatic events.</w:t>
      </w:r>
    </w:p>
    <w:p w:rsidR="00000000" w:rsidDel="00000000" w:rsidP="00000000" w:rsidRDefault="00000000" w:rsidRPr="00000000" w14:paraId="000017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Losing Sanity: Characters lose SP when encountering mind-shattering events. The amount lost depends on the severity of the event, as determined by the Game Master.</w:t>
      </w:r>
    </w:p>
    <w:p w:rsidR="00000000" w:rsidDel="00000000" w:rsidP="00000000" w:rsidRDefault="00000000" w:rsidRPr="00000000" w14:paraId="000017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Regaining Sanity: Regaining SP is exceedingly rare, often requiring significant narrative events, such as overcoming a major threat or discovering a hidden truth.</w:t>
      </w:r>
    </w:p>
    <w:p w:rsidR="00000000" w:rsidDel="00000000" w:rsidP="00000000" w:rsidRDefault="00000000" w:rsidRPr="00000000" w14:paraId="000017A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SP drops below certain thresholds, characters may develop mental afflictions, such as paranoia, hallucinations, or phobias. These conditions add depth to roleplaying and highlight the psychological toll of the game’s challenges.</w:t>
      </w:r>
    </w:p>
    <w:p w:rsidR="00000000" w:rsidDel="00000000" w:rsidP="00000000" w:rsidRDefault="00000000" w:rsidRPr="00000000" w14:paraId="000017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Flow of Gameplay</w:t>
      </w:r>
    </w:p>
    <w:p w:rsidR="00000000" w:rsidDel="00000000" w:rsidP="00000000" w:rsidRDefault="00000000" w:rsidRPr="00000000" w14:paraId="000017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Gameplay in The Harrowing Truth is designed to balance collaborative storytelling, dice-driven unpredictability, and the visceral tension of survival. The Game Master (GM) acts as both narrator and arbiter, presenting the players with challenges, consequences, and opportunities for discovery.</w:t>
      </w:r>
    </w:p>
    <w:p w:rsidR="00000000" w:rsidDel="00000000" w:rsidP="00000000" w:rsidRDefault="00000000" w:rsidRPr="00000000" w14:paraId="000017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Phases of Play</w:t>
      </w:r>
    </w:p>
    <w:p w:rsidR="00000000" w:rsidDel="00000000" w:rsidP="00000000" w:rsidRDefault="00000000" w:rsidRPr="00000000" w14:paraId="000017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Gameplay is typically divided into distinct phases, though these can overlap depending on the narrative:</w:t>
      </w:r>
    </w:p>
    <w:p w:rsidR="00000000" w:rsidDel="00000000" w:rsidP="00000000" w:rsidRDefault="00000000" w:rsidRPr="00000000" w14:paraId="000017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Exploration</w:t>
      </w:r>
    </w:p>
    <w:p w:rsidR="00000000" w:rsidDel="00000000" w:rsidP="00000000" w:rsidRDefault="00000000" w:rsidRPr="00000000" w14:paraId="000017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Players investigate their surroundings, uncovering clues, interacting with npcs, and searching for resources. Skill checks, such as Perception (linked to INT) or Insight (linked to CHA), are frequently used in this phase.</w:t>
      </w:r>
    </w:p>
    <w:p w:rsidR="00000000" w:rsidDel="00000000" w:rsidP="00000000" w:rsidRDefault="00000000" w:rsidRPr="00000000" w14:paraId="000017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Interaction</w:t>
      </w:r>
    </w:p>
    <w:p w:rsidR="00000000" w:rsidDel="00000000" w:rsidP="00000000" w:rsidRDefault="00000000" w:rsidRPr="00000000" w14:paraId="000017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During this phase, players engage in conversations with npcs, negotiate alliances, or attempt to extract vital information. Social skills like Persuasion, Deception, and Intimidation play key roles.</w:t>
      </w:r>
    </w:p>
    <w:p w:rsidR="00000000" w:rsidDel="00000000" w:rsidP="00000000" w:rsidRDefault="00000000" w:rsidRPr="00000000" w14:paraId="000017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Combat and Conflict</w:t>
      </w:r>
    </w:p>
    <w:p w:rsidR="00000000" w:rsidDel="00000000" w:rsidP="00000000" w:rsidRDefault="00000000" w:rsidRPr="00000000" w14:paraId="000017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is fast-paced and deadly, often acting as a last resort. Players and enemies take turns based on an initiative roll (DEX), and actions are resolved using skill checks linked to appropriate attributes. Damage, critical hits, and weapon mechanics all come into play here.</w:t>
      </w:r>
    </w:p>
    <w:p w:rsidR="00000000" w:rsidDel="00000000" w:rsidP="00000000" w:rsidRDefault="00000000" w:rsidRPr="00000000" w14:paraId="000017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Downtime</w:t>
      </w:r>
    </w:p>
    <w:p w:rsidR="00000000" w:rsidDel="00000000" w:rsidP="00000000" w:rsidRDefault="00000000" w:rsidRPr="00000000" w14:paraId="000017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Between major encounters, characters can rest, recover, and plan their next moves. This phase may also include crafting items, studying artifacts, or managing mental and physical wounds.</w:t>
      </w:r>
    </w:p>
    <w:p w:rsidR="00000000" w:rsidDel="00000000" w:rsidP="00000000" w:rsidRDefault="00000000" w:rsidRPr="00000000" w14:paraId="000017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 Resolution</w:t>
      </w:r>
    </w:p>
    <w:p w:rsidR="00000000" w:rsidDel="00000000" w:rsidP="00000000" w:rsidRDefault="00000000" w:rsidRPr="00000000" w14:paraId="000017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success or failure of most actions is determined by skill checks. The GM may apply modifiers to skill checks based on the difficulty of the task or situational factors:</w:t>
      </w:r>
    </w:p>
    <w:p w:rsidR="00000000" w:rsidDel="00000000" w:rsidP="00000000" w:rsidRDefault="00000000" w:rsidRPr="00000000" w14:paraId="000017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Easy Task: +20% to the character’s skill value.</w:t>
      </w:r>
    </w:p>
    <w:p w:rsidR="00000000" w:rsidDel="00000000" w:rsidP="00000000" w:rsidRDefault="00000000" w:rsidRPr="00000000" w14:paraId="000017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Challenging Task: No modifier.</w:t>
      </w:r>
    </w:p>
    <w:p w:rsidR="00000000" w:rsidDel="00000000" w:rsidP="00000000" w:rsidRDefault="00000000" w:rsidRPr="00000000" w14:paraId="000017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Difficult Task: -20% to the character’s skill value.</w:t>
      </w:r>
    </w:p>
    <w:p w:rsidR="00000000" w:rsidDel="00000000" w:rsidP="00000000" w:rsidRDefault="00000000" w:rsidRPr="00000000" w14:paraId="000017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Near Impossible Task: -40% or more.</w:t>
      </w:r>
    </w:p>
    <w:p w:rsidR="00000000" w:rsidDel="00000000" w:rsidP="00000000" w:rsidRDefault="00000000" w:rsidRPr="00000000" w14:paraId="000017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some cases, opposed rolls are required, where two characters roll against their relevant skills, and the higher degree of success wins.</w:t>
      </w:r>
    </w:p>
    <w:p w:rsidR="00000000" w:rsidDel="00000000" w:rsidP="00000000" w:rsidRDefault="00000000" w:rsidRPr="00000000" w14:paraId="000017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Consequences and Choices</w:t>
      </w:r>
    </w:p>
    <w:p w:rsidR="00000000" w:rsidDel="00000000" w:rsidP="00000000" w:rsidRDefault="00000000" w:rsidRPr="00000000" w14:paraId="000017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Every decision in The Harrowing Truth carries weight, and the consequences of player actions can ripple across the narrative. The game thrives on moral ambiguity, forcing players to confront difficult decisions that may blur the line between right and wrong.</w:t>
      </w:r>
    </w:p>
    <w:p w:rsidR="00000000" w:rsidDel="00000000" w:rsidP="00000000" w:rsidRDefault="00000000" w:rsidRPr="00000000" w14:paraId="000017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Moral Dilemmas</w:t>
      </w:r>
    </w:p>
    <w:p w:rsidR="00000000" w:rsidDel="00000000" w:rsidP="00000000" w:rsidRDefault="00000000" w:rsidRPr="00000000" w14:paraId="000017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Players may encounter scenarios where the “right” choice isn’t clear:</w:t>
      </w:r>
    </w:p>
    <w:p w:rsidR="00000000" w:rsidDel="00000000" w:rsidP="00000000" w:rsidRDefault="00000000" w:rsidRPr="00000000" w14:paraId="000017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 they sacrifice an NPC to stop a greater evil?</w:t>
      </w:r>
    </w:p>
    <w:p w:rsidR="00000000" w:rsidDel="00000000" w:rsidP="00000000" w:rsidRDefault="00000000" w:rsidRPr="00000000" w14:paraId="000017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Should they destroy a powerful artifact, even if it means losing valuable knowledge?</w:t>
      </w:r>
    </w:p>
    <w:p w:rsidR="00000000" w:rsidDel="00000000" w:rsidP="00000000" w:rsidRDefault="00000000" w:rsidRPr="00000000" w14:paraId="000017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Cause and Effect</w:t>
      </w:r>
    </w:p>
    <w:p w:rsidR="00000000" w:rsidDel="00000000" w:rsidP="00000000" w:rsidRDefault="00000000" w:rsidRPr="00000000" w14:paraId="000017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GM tracks the outcomes of player actions using the Consequence Tracking System, ensuring that every decision, no matter how small, shapes the unfolding story.</w:t>
      </w:r>
    </w:p>
    <w:p w:rsidR="00000000" w:rsidDel="00000000" w:rsidP="00000000" w:rsidRDefault="00000000" w:rsidRPr="00000000" w14:paraId="000017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Magic and Rituals</w:t>
      </w:r>
    </w:p>
    <w:p w:rsidR="00000000" w:rsidDel="00000000" w:rsidP="00000000" w:rsidRDefault="00000000" w:rsidRPr="00000000" w14:paraId="000017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magic system in The Harrowing Truth reflects the unpredictable and dangerous nature of tampering with forces beyond human comprehension. Magic is divided into five core categories, each with its own themes, mechanics, and risks. Spellcasting is not simply a matter of reciting words; it requires preparation, components, and a willingness to face the consequences.</w:t>
      </w:r>
    </w:p>
    <w:p w:rsidR="00000000" w:rsidDel="00000000" w:rsidP="00000000" w:rsidRDefault="00000000" w:rsidRPr="00000000" w14:paraId="000017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Categories of Magic</w:t>
      </w:r>
    </w:p>
    <w:p w:rsidR="00000000" w:rsidDel="00000000" w:rsidP="00000000" w:rsidRDefault="00000000" w:rsidRPr="00000000" w14:paraId="000017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Eldritch Ritualism</w:t>
      </w:r>
    </w:p>
    <w:p w:rsidR="00000000" w:rsidDel="00000000" w:rsidP="00000000" w:rsidRDefault="00000000" w:rsidRPr="00000000" w14:paraId="000017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involves invoking ancient, otherworldly powers through rituals, symbols, and offerings. Often requiring extensive preparation, these rituals can summon eldritch entities, grant forbidden knowledge, or alter reality itself.</w:t>
      </w:r>
    </w:p>
    <w:p w:rsidR="00000000" w:rsidDel="00000000" w:rsidP="00000000" w:rsidRDefault="00000000" w:rsidRPr="00000000" w14:paraId="000017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Symbolic Representations: Geometric patterns, runic glyphs, and celestial alignments.</w:t>
      </w:r>
    </w:p>
    <w:p w:rsidR="00000000" w:rsidDel="00000000" w:rsidP="00000000" w:rsidRDefault="00000000" w:rsidRPr="00000000" w14:paraId="000017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Risks: High chance of sanity loss or unintended side effects.</w:t>
      </w:r>
    </w:p>
    <w:p w:rsidR="00000000" w:rsidDel="00000000" w:rsidP="00000000" w:rsidRDefault="00000000" w:rsidRPr="00000000" w14:paraId="000017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Necromantic Sorcery</w:t>
      </w:r>
    </w:p>
    <w:p w:rsidR="00000000" w:rsidDel="00000000" w:rsidP="00000000" w:rsidRDefault="00000000" w:rsidRPr="00000000" w14:paraId="000017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Focusing on the manipulation of death and the undead, necromantic sorcery allows practitioners to summon spirits, raise the dead, or drain life from their enemies.</w:t>
      </w:r>
    </w:p>
    <w:p w:rsidR="00000000" w:rsidDel="00000000" w:rsidP="00000000" w:rsidRDefault="00000000" w:rsidRPr="00000000" w14:paraId="000017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Symbolic Representations: Bone symbols, dark mirrors, and funeral rites.</w:t>
      </w:r>
    </w:p>
    <w:p w:rsidR="00000000" w:rsidDel="00000000" w:rsidP="00000000" w:rsidRDefault="00000000" w:rsidRPr="00000000" w14:paraId="000017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Risks: Spiritual corruption and lingering effects from tampering with the dead.</w:t>
      </w:r>
    </w:p>
    <w:p w:rsidR="00000000" w:rsidDel="00000000" w:rsidP="00000000" w:rsidRDefault="00000000" w:rsidRPr="00000000" w14:paraId="000017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Technomancy</w:t>
      </w:r>
    </w:p>
    <w:p w:rsidR="00000000" w:rsidDel="00000000" w:rsidP="00000000" w:rsidRDefault="00000000" w:rsidRPr="00000000" w14:paraId="000017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fusion of arcane magic and advanced technology, technomancy enables the manipulation of devices, data, and energy through mystical means.</w:t>
      </w:r>
    </w:p>
    <w:p w:rsidR="00000000" w:rsidDel="00000000" w:rsidP="00000000" w:rsidRDefault="00000000" w:rsidRPr="00000000" w14:paraId="000017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Symbolic Representations: Circuit-like designs, mechanical runes, and quantum symbols.</w:t>
      </w:r>
    </w:p>
    <w:p w:rsidR="00000000" w:rsidDel="00000000" w:rsidP="00000000" w:rsidRDefault="00000000" w:rsidRPr="00000000" w14:paraId="000017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Risks: Equipment malfunctions or anomalies caused by unstable energy.</w:t>
      </w:r>
    </w:p>
    <w:p w:rsidR="00000000" w:rsidDel="00000000" w:rsidP="00000000" w:rsidRDefault="00000000" w:rsidRPr="00000000" w14:paraId="000017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Shamanic Animism</w:t>
      </w:r>
    </w:p>
    <w:p w:rsidR="00000000" w:rsidDel="00000000" w:rsidP="00000000" w:rsidRDefault="00000000" w:rsidRPr="00000000" w14:paraId="000017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Shamanic animism taps into the spiritual power of nature and animals, allowing practitioners to heal, summon animal spirits, or harness elemental forces.</w:t>
      </w:r>
    </w:p>
    <w:p w:rsidR="00000000" w:rsidDel="00000000" w:rsidP="00000000" w:rsidRDefault="00000000" w:rsidRPr="00000000" w14:paraId="000017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Symbolic Representations: Totems, nature symbols, and seasonal alignments.</w:t>
      </w:r>
    </w:p>
    <w:p w:rsidR="00000000" w:rsidDel="00000000" w:rsidP="00000000" w:rsidRDefault="00000000" w:rsidRPr="00000000" w14:paraId="000017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Risks: Displeasing nature spirits or causing environmental disruptions.</w:t>
      </w:r>
    </w:p>
    <w:p w:rsidR="00000000" w:rsidDel="00000000" w:rsidP="00000000" w:rsidRDefault="00000000" w:rsidRPr="00000000" w14:paraId="000017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Quantum Mysticism</w:t>
      </w:r>
    </w:p>
    <w:p w:rsidR="00000000" w:rsidDel="00000000" w:rsidP="00000000" w:rsidRDefault="00000000" w:rsidRPr="00000000" w14:paraId="000017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esoteric discipline manipulates the fabric of reality at the quantum level, bending time, space, and probability.</w:t>
      </w:r>
    </w:p>
    <w:p w:rsidR="00000000" w:rsidDel="00000000" w:rsidP="00000000" w:rsidRDefault="00000000" w:rsidRPr="00000000" w14:paraId="000017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Symbolic Representations: Fractal patterns, probability charts, and dimensional gates.</w:t>
      </w:r>
    </w:p>
    <w:p w:rsidR="00000000" w:rsidDel="00000000" w:rsidP="00000000" w:rsidRDefault="00000000" w:rsidRPr="00000000" w14:paraId="000017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Risks: Temporal distortions or creating unstable rifts in reality.</w:t>
      </w:r>
    </w:p>
    <w:p w:rsidR="00000000" w:rsidDel="00000000" w:rsidP="00000000" w:rsidRDefault="00000000" w:rsidRPr="00000000" w14:paraId="000017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Spellcasting Process</w:t>
      </w:r>
    </w:p>
    <w:p w:rsidR="00000000" w:rsidDel="00000000" w:rsidP="00000000" w:rsidRDefault="00000000" w:rsidRPr="00000000" w14:paraId="000017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Casting a spell in The Harrowing Truth involves a series of steps that align with the chosen magic category. This process emphasizes preparation, risk management, and creativity.</w:t>
      </w:r>
    </w:p>
    <w:p w:rsidR="00000000" w:rsidDel="00000000" w:rsidP="00000000" w:rsidRDefault="00000000" w:rsidRPr="00000000" w14:paraId="000017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Preparation</w:t>
      </w:r>
    </w:p>
    <w:p w:rsidR="00000000" w:rsidDel="00000000" w:rsidP="00000000" w:rsidRDefault="00000000" w:rsidRPr="00000000" w14:paraId="000017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player selects a spell concept and works with the Game Master to determine the symbolic representations, sympathetic energies, and required components.</w:t>
      </w:r>
    </w:p>
    <w:p w:rsidR="00000000" w:rsidDel="00000000" w:rsidP="00000000" w:rsidRDefault="00000000" w:rsidRPr="00000000" w14:paraId="000017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Components</w:t>
      </w:r>
    </w:p>
    <w:p w:rsidR="00000000" w:rsidDel="00000000" w:rsidP="00000000" w:rsidRDefault="00000000" w:rsidRPr="00000000" w14:paraId="000017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spell requires specific materials, such as artifacts, rare substances, or offerings. The availability and quality of these components influence the spell’s success.</w:t>
      </w:r>
    </w:p>
    <w:p w:rsidR="00000000" w:rsidDel="00000000" w:rsidP="00000000" w:rsidRDefault="00000000" w:rsidRPr="00000000" w14:paraId="000017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Skill Check</w:t>
      </w:r>
    </w:p>
    <w:p w:rsidR="00000000" w:rsidDel="00000000" w:rsidP="00000000" w:rsidRDefault="00000000" w:rsidRPr="00000000" w14:paraId="000017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caster makes a skill check using the relevant skill from the Skills Chart. The difficulty is determined by the spell’s complexity and the environment.</w:t>
      </w:r>
    </w:p>
    <w:p w:rsidR="00000000" w:rsidDel="00000000" w:rsidP="00000000" w:rsidRDefault="00000000" w:rsidRPr="00000000" w14:paraId="000017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Consequences</w:t>
      </w:r>
    </w:p>
    <w:p w:rsidR="00000000" w:rsidDel="00000000" w:rsidP="00000000" w:rsidRDefault="00000000" w:rsidRPr="00000000" w14:paraId="000017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GM uses the Consequence Tracking System to determine the outcomes of the spell, ranging from enhanced benefits to catastrophic failures.</w:t>
      </w:r>
    </w:p>
    <w:p w:rsidR="00000000" w:rsidDel="00000000" w:rsidP="00000000" w:rsidRDefault="00000000" w:rsidRPr="00000000" w14:paraId="000017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and Conflict</w:t>
      </w:r>
    </w:p>
    <w:p w:rsidR="00000000" w:rsidDel="00000000" w:rsidP="00000000" w:rsidRDefault="00000000" w:rsidRPr="00000000" w14:paraId="000017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combat is intense, unpredictable, and often lethal. Encounters with enemies, whether human, eldritch, or otherworldly, should never be taken lightly. The game encourages a balance of strategy, quick thinking, and an understanding that not all threats can be faced head-on. In this section, we’ll explore the basic mechanics of combat, the tools at the players’ disposal, and how to handle the unexpected twists and turns that make every conflict a tense, memorable experience.</w:t>
      </w:r>
    </w:p>
    <w:p w:rsidR="00000000" w:rsidDel="00000000" w:rsidP="00000000" w:rsidRDefault="00000000" w:rsidRPr="00000000" w14:paraId="000017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Overview</w:t>
      </w:r>
    </w:p>
    <w:p w:rsidR="00000000" w:rsidDel="00000000" w:rsidP="00000000" w:rsidRDefault="00000000" w:rsidRPr="00000000" w14:paraId="000017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is designed to be fast-paced yet tactically engaging. The d100 system adds an element of chance, keeping players on edge as they navigate life-threatening situations. Actions are resolved using a combination of attribute checks, skills, and weapon statistics, with success or failure determined by the roll of the dice.</w:t>
      </w:r>
    </w:p>
    <w:p w:rsidR="00000000" w:rsidDel="00000000" w:rsidP="00000000" w:rsidRDefault="00000000" w:rsidRPr="00000000" w14:paraId="000017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7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Phases:</w:t>
      </w:r>
    </w:p>
    <w:p w:rsidR="00000000" w:rsidDel="00000000" w:rsidP="00000000" w:rsidRDefault="00000000" w:rsidRPr="00000000" w14:paraId="000018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Initiative</w:t>
      </w:r>
    </w:p>
    <w:p w:rsidR="00000000" w:rsidDel="00000000" w:rsidP="00000000" w:rsidRDefault="00000000" w:rsidRPr="00000000" w14:paraId="000018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the start of combat, all participants roll for initiative to determine the order of actions. This is done by rolling a d100 and adding the character’s Dexterity (DEX) modifier. The character with the lowest roll goes first, while the highest roll takes the last turn.</w:t>
      </w:r>
    </w:p>
    <w:p w:rsidR="00000000" w:rsidDel="00000000" w:rsidP="00000000" w:rsidRDefault="00000000" w:rsidRPr="00000000" w14:paraId="000018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Actions</w:t>
      </w:r>
    </w:p>
    <w:p w:rsidR="00000000" w:rsidDel="00000000" w:rsidP="00000000" w:rsidRDefault="00000000" w:rsidRPr="00000000" w14:paraId="000018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turn consists of several actions, including movement, attacking, using items, or casting spells. Each player can perform one main action and a minor action per turn, such as:</w:t>
      </w:r>
    </w:p>
    <w:p w:rsidR="00000000" w:rsidDel="00000000" w:rsidP="00000000" w:rsidRDefault="00000000" w:rsidRPr="00000000" w14:paraId="000018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Main Action: Attacking, casting a spell, or performing a significant task.</w:t>
      </w:r>
    </w:p>
    <w:p w:rsidR="00000000" w:rsidDel="00000000" w:rsidP="00000000" w:rsidRDefault="00000000" w:rsidRPr="00000000" w14:paraId="000018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Minor Action: Reloading a weapon, drawing an item, or taking a defensive stance.</w:t>
      </w:r>
    </w:p>
    <w:p w:rsidR="00000000" w:rsidDel="00000000" w:rsidP="00000000" w:rsidRDefault="00000000" w:rsidRPr="00000000" w14:paraId="000018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Attack Rolls</w:t>
      </w:r>
    </w:p>
    <w:p w:rsidR="00000000" w:rsidDel="00000000" w:rsidP="00000000" w:rsidRDefault="00000000" w:rsidRPr="00000000" w14:paraId="000018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 successfully hit an enemy, a player must roll a d100 against their weapon skill (or an appropriate skill, like Technomagical Combat or Astral Combat). The difficulty of the roll is modified based on various factors such as range, cover, and enemy movement. A successful hit is determined by rolling equal to or lower than the character’s skill.</w:t>
      </w:r>
    </w:p>
    <w:p w:rsidR="00000000" w:rsidDel="00000000" w:rsidP="00000000" w:rsidRDefault="00000000" w:rsidRPr="00000000" w14:paraId="000018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Every weapon has its own stats, such as damage output, range, and special properties (e.g., plasma swords, enchanted bows).</w:t>
      </w:r>
    </w:p>
    <w:p w:rsidR="00000000" w:rsidDel="00000000" w:rsidP="00000000" w:rsidRDefault="00000000" w:rsidRPr="00000000" w14:paraId="000018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Defensive Rolls: Defenders can roll against Dexterity (DEX) or use any defensive ability to avoid an attack, depending on the situation.</w:t>
      </w:r>
    </w:p>
    <w:p w:rsidR="00000000" w:rsidDel="00000000" w:rsidP="00000000" w:rsidRDefault="00000000" w:rsidRPr="00000000" w14:paraId="000018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Damage and Effects</w:t>
      </w:r>
    </w:p>
    <w:p w:rsidR="00000000" w:rsidDel="00000000" w:rsidP="00000000" w:rsidRDefault="00000000" w:rsidRPr="00000000" w14:paraId="000018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Once an attack lands, the GM rolls for damage based on the weapon or magical effect being used. Damage is subtracted from the target’s health, but certain abilities may have additional effects, such as causing paralysis, disarming, or inducing insanity.</w:t>
      </w:r>
    </w:p>
    <w:p w:rsidR="00000000" w:rsidDel="00000000" w:rsidP="00000000" w:rsidRDefault="00000000" w:rsidRPr="00000000" w14:paraId="000018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Damage Types:</w:t>
      </w:r>
    </w:p>
    <w:p w:rsidR="00000000" w:rsidDel="00000000" w:rsidP="00000000" w:rsidRDefault="00000000" w:rsidRPr="00000000" w14:paraId="000018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Physical Damage: Inflicted by weapons, fists, or environmental hazards. Can be reduced by armor or defensive skills.</w:t>
      </w:r>
    </w:p>
    <w:p w:rsidR="00000000" w:rsidDel="00000000" w:rsidP="00000000" w:rsidRDefault="00000000" w:rsidRPr="00000000" w14:paraId="000018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Magical Damage: Caused by spells or magical abilities. This can bypass certain physical defenses and target the target’s soul or mind.</w:t>
      </w:r>
    </w:p>
    <w:p w:rsidR="00000000" w:rsidDel="00000000" w:rsidP="00000000" w:rsidRDefault="00000000" w:rsidRPr="00000000" w14:paraId="000018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Damage: Results from mental attacks, like mind control or illusions. Sanity loss is often linked to psychic damage.</w:t>
      </w:r>
    </w:p>
    <w:p w:rsidR="00000000" w:rsidDel="00000000" w:rsidP="00000000" w:rsidRDefault="00000000" w:rsidRPr="00000000" w14:paraId="000018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Armor and Shields</w:t>
      </w:r>
    </w:p>
    <w:p w:rsidR="00000000" w:rsidDel="00000000" w:rsidP="00000000" w:rsidRDefault="00000000" w:rsidRPr="00000000" w14:paraId="000018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and magical shields provide protection against physical and magical damage. The effectiveness of armor is determined by its type (e.g., mundane plate armor, eldritch-infused shielding) and is subtracted from incoming damage.</w:t>
      </w:r>
    </w:p>
    <w:p w:rsidR="00000000" w:rsidDel="00000000" w:rsidP="00000000" w:rsidRDefault="00000000" w:rsidRPr="00000000" w14:paraId="000018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Critical Hits and Failures</w:t>
      </w:r>
    </w:p>
    <w:p w:rsidR="00000000" w:rsidDel="00000000" w:rsidP="00000000" w:rsidRDefault="00000000" w:rsidRPr="00000000" w14:paraId="000018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Success: A roll of 1–5 results in a critical success, which may allow the player to strike a vital area for extra damage, or even instantly incapacitate an enemy, depending on the weapon or ability used.</w:t>
      </w:r>
    </w:p>
    <w:p w:rsidR="00000000" w:rsidDel="00000000" w:rsidP="00000000" w:rsidRDefault="00000000" w:rsidRPr="00000000" w14:paraId="000018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Failure: A roll of 96–100 leads to a catastrophic failure. This could result in the weapon misfiring, an enemy counterattack, or a disastrous slip that leads to an unintended consequence. Some spells or actions have even more dire results, like self-inflicted harm or permanent damage.</w:t>
      </w:r>
    </w:p>
    <w:p w:rsidR="00000000" w:rsidDel="00000000" w:rsidP="00000000" w:rsidRDefault="00000000" w:rsidRPr="00000000" w14:paraId="000018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Factors in Combat</w:t>
      </w:r>
    </w:p>
    <w:p w:rsidR="00000000" w:rsidDel="00000000" w:rsidP="00000000" w:rsidRDefault="00000000" w:rsidRPr="00000000" w14:paraId="000018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environment in which combat takes place can have a significant impact on the outcome. Whether it’s a crumbling building, a dense forest, or a crowded city street, the GM can apply environmental modifiers to combat rolls to reflect the terrain or atmospheric conditions. These factors include:</w:t>
      </w:r>
    </w:p>
    <w:p w:rsidR="00000000" w:rsidDel="00000000" w:rsidP="00000000" w:rsidRDefault="00000000" w:rsidRPr="00000000" w14:paraId="000018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Cover: Objects or structures that protect players from enemy attacks. Players may roll for partial cover, reducing incoming damage.</w:t>
      </w:r>
    </w:p>
    <w:p w:rsidR="00000000" w:rsidDel="00000000" w:rsidP="00000000" w:rsidRDefault="00000000" w:rsidRPr="00000000" w14:paraId="000018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Obstacles: Environmental hazards like broken terrain, fire, or shifting gravity may hinder movement or offer advantages for creative strategies.</w:t>
      </w:r>
    </w:p>
    <w:p w:rsidR="00000000" w:rsidDel="00000000" w:rsidP="00000000" w:rsidRDefault="00000000" w:rsidRPr="00000000" w14:paraId="000018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Visibility: Darkness, smoke, or supernatural fog may impose penalties to perception checks and attacks.</w:t>
      </w:r>
    </w:p>
    <w:p w:rsidR="00000000" w:rsidDel="00000000" w:rsidP="00000000" w:rsidRDefault="00000000" w:rsidRPr="00000000" w14:paraId="000018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Weather: Conditions like heavy rain, snow, or high winds can interfere with ranged combat or spellcasting.</w:t>
      </w:r>
    </w:p>
    <w:p w:rsidR="00000000" w:rsidDel="00000000" w:rsidP="00000000" w:rsidRDefault="00000000" w:rsidRPr="00000000" w14:paraId="000018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and Investigation</w:t>
      </w:r>
    </w:p>
    <w:p w:rsidR="00000000" w:rsidDel="00000000" w:rsidP="00000000" w:rsidRDefault="00000000" w:rsidRPr="00000000" w14:paraId="000018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and investigation are central to The Harrowing Truth, as much of the game revolves around uncovering hidden knowledge, tracking down ancient artifacts, and surviving the supernatural threats lurking in the shadows. The players’ ability to explore, gather information, and piece together clues will directly affect the progression of the story. This section provides rules for investigating environments, interacting with npcs, and uncovering the mysteries that shape the world.</w:t>
      </w:r>
    </w:p>
    <w:p w:rsidR="00000000" w:rsidDel="00000000" w:rsidP="00000000" w:rsidRDefault="00000000" w:rsidRPr="00000000" w14:paraId="000018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Mechanics</w:t>
      </w:r>
    </w:p>
    <w:p w:rsidR="00000000" w:rsidDel="00000000" w:rsidP="00000000" w:rsidRDefault="00000000" w:rsidRPr="00000000" w14:paraId="000018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covers everything from searching for clues in abandoned ruins to navigating through dangerous, unknown landscapes. It requires a balance of perception, critical thinking, and the use of skills such as Perception, Insight, and Investigation.</w:t>
      </w:r>
    </w:p>
    <w:p w:rsidR="00000000" w:rsidDel="00000000" w:rsidP="00000000" w:rsidRDefault="00000000" w:rsidRPr="00000000" w14:paraId="000018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Perception Checks</w:t>
      </w:r>
    </w:p>
    <w:p w:rsidR="00000000" w:rsidDel="00000000" w:rsidP="00000000" w:rsidRDefault="00000000" w:rsidRPr="00000000" w14:paraId="000018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Players make Perception checks to notice hidden objects, creatures, or environmental clues. The difficulty of the check is determined by how well-hidden the object or threat is, and the GM may apply modifiers based on circumstances (e.g., darkness, distractions, or magical concealment).</w:t>
      </w:r>
    </w:p>
    <w:p w:rsidR="00000000" w:rsidDel="00000000" w:rsidP="00000000" w:rsidRDefault="00000000" w:rsidRPr="00000000" w14:paraId="000018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Easy Task: +20% to Perception roll (e.g., searching an area known to have hidden objects).</w:t>
      </w:r>
    </w:p>
    <w:p w:rsidR="00000000" w:rsidDel="00000000" w:rsidP="00000000" w:rsidRDefault="00000000" w:rsidRPr="00000000" w14:paraId="000018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Moderate Task: No modifier (e.g., looking around a room for visible items).</w:t>
      </w:r>
    </w:p>
    <w:p w:rsidR="00000000" w:rsidDel="00000000" w:rsidP="00000000" w:rsidRDefault="00000000" w:rsidRPr="00000000" w14:paraId="000018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Difficult Task: -20% to Perception roll (e.g., spotting an enemy hiding in dense cover).</w:t>
      </w:r>
    </w:p>
    <w:p w:rsidR="00000000" w:rsidDel="00000000" w:rsidP="00000000" w:rsidRDefault="00000000" w:rsidRPr="00000000" w14:paraId="000018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Insight and Investigation</w:t>
      </w:r>
    </w:p>
    <w:p w:rsidR="00000000" w:rsidDel="00000000" w:rsidP="00000000" w:rsidRDefault="00000000" w:rsidRPr="00000000" w14:paraId="000018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Insight is used to read people, detect lies, or gauge emotions. This skill is crucial when interacting with npcs or trying to discern hidden motives. On the other hand, Investigation is the skill used to search through physical evidence, piecing together a puzzle or finding connections between disparate pieces of information.</w:t>
      </w:r>
    </w:p>
    <w:p w:rsidR="00000000" w:rsidDel="00000000" w:rsidP="00000000" w:rsidRDefault="00000000" w:rsidRPr="00000000" w14:paraId="000018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Insight Checks: Used when questioning npcs or determining if someone is being deceptive.</w:t>
      </w:r>
    </w:p>
    <w:p w:rsidR="00000000" w:rsidDel="00000000" w:rsidP="00000000" w:rsidRDefault="00000000" w:rsidRPr="00000000" w14:paraId="000018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Investigation Checks: Used when the players are searching through objects, records, or cryptic symbols.</w:t>
      </w:r>
    </w:p>
    <w:p w:rsidR="00000000" w:rsidDel="00000000" w:rsidP="00000000" w:rsidRDefault="00000000" w:rsidRPr="00000000" w14:paraId="000018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Tools for Investigation</w:t>
      </w:r>
    </w:p>
    <w:p w:rsidR="00000000" w:rsidDel="00000000" w:rsidP="00000000" w:rsidRDefault="00000000" w:rsidRPr="00000000" w14:paraId="000018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Certain tools or items can assist with investigations, and these items come with both mechanical benefits and narrative significance. These tools can be found, crafted, or bought in-game, and may even be linked to specific character backgrounds or magical relics.</w:t>
      </w:r>
    </w:p>
    <w:p w:rsidR="00000000" w:rsidDel="00000000" w:rsidP="00000000" w:rsidRDefault="00000000" w:rsidRPr="00000000" w14:paraId="000018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Investigation Tools:</w:t>
      </w:r>
    </w:p>
    <w:p w:rsidR="00000000" w:rsidDel="00000000" w:rsidP="00000000" w:rsidRDefault="00000000" w:rsidRPr="00000000" w14:paraId="000018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Magnifying Glass: Increases the effectiveness of searching small, detailed items (e.g., documents, symbols).</w:t>
      </w:r>
    </w:p>
    <w:p w:rsidR="00000000" w:rsidDel="00000000" w:rsidP="00000000" w:rsidRDefault="00000000" w:rsidRPr="00000000" w14:paraId="000018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Notebook: Used to record observations and theories. Increases the chances of piecing together complex clues.</w:t>
      </w:r>
    </w:p>
    <w:p w:rsidR="00000000" w:rsidDel="00000000" w:rsidP="00000000" w:rsidRDefault="00000000" w:rsidRPr="00000000" w14:paraId="000018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Flashlight: Useful for investigating dark environments; can also be used to illuminate hidden or obscured areas.</w:t>
      </w:r>
    </w:p>
    <w:p w:rsidR="00000000" w:rsidDel="00000000" w:rsidP="00000000" w:rsidRDefault="00000000" w:rsidRPr="00000000" w14:paraId="000018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Occult Tome: A book containing forbidden knowledge, useful for deciphering ancient texts or recognizing occult symbols.</w:t>
      </w:r>
    </w:p>
    <w:p w:rsidR="00000000" w:rsidDel="00000000" w:rsidP="00000000" w:rsidRDefault="00000000" w:rsidRPr="00000000" w14:paraId="000018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 Tools:</w:t>
      </w:r>
    </w:p>
    <w:p w:rsidR="00000000" w:rsidDel="00000000" w:rsidP="00000000" w:rsidRDefault="00000000" w:rsidRPr="00000000" w14:paraId="000018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Runic Dagger: Used in rituals or to mark significant locations. It can also be used in combat or when performing specific occult practices.</w:t>
      </w:r>
    </w:p>
    <w:p w:rsidR="00000000" w:rsidDel="00000000" w:rsidP="00000000" w:rsidRDefault="00000000" w:rsidRPr="00000000" w14:paraId="000018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Sacrificial Knife: Required for certain dark rituals that involve offerings or blood magic.</w:t>
      </w:r>
    </w:p>
    <w:p w:rsidR="00000000" w:rsidDel="00000000" w:rsidP="00000000" w:rsidRDefault="00000000" w:rsidRPr="00000000" w14:paraId="000018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Investigation-Based Challenges</w:t>
      </w:r>
    </w:p>
    <w:p w:rsidR="00000000" w:rsidDel="00000000" w:rsidP="00000000" w:rsidRDefault="00000000" w:rsidRPr="00000000" w14:paraId="000018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world of The Harrowing Truth is filled with puzzles and mysteries that require not only physical effort but intellectual and emotional stamina. These challenges come in various forms:</w:t>
      </w:r>
    </w:p>
    <w:p w:rsidR="00000000" w:rsidDel="00000000" w:rsidP="00000000" w:rsidRDefault="00000000" w:rsidRPr="00000000" w14:paraId="000018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Cryptic Symbols and Runes</w:t>
      </w:r>
    </w:p>
    <w:p w:rsidR="00000000" w:rsidDel="00000000" w:rsidP="00000000" w:rsidRDefault="00000000" w:rsidRPr="00000000" w14:paraId="000018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Some clues are presented in the form of symbols, ancient languages, or hidden messages that require specific skills or tools to interpret. Players might need to roll Occult Knowledge, History, or Linguistics to decode a language or recognize an ancient symbol’s significance.</w:t>
      </w:r>
    </w:p>
    <w:p w:rsidR="00000000" w:rsidDel="00000000" w:rsidP="00000000" w:rsidRDefault="00000000" w:rsidRPr="00000000" w14:paraId="000018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Environmental Challenges</w:t>
      </w:r>
    </w:p>
    <w:p w:rsidR="00000000" w:rsidDel="00000000" w:rsidP="00000000" w:rsidRDefault="00000000" w:rsidRPr="00000000" w14:paraId="000018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environment itself can present obstacles, such as hidden doors, traps, or complex machinery. Here, players will need to use their investigative and technical skills to interact with the environment effectively. Mechanical Repair or Technomagical Engineering might be required to fix a broken device or open a sealed chamber.</w:t>
      </w:r>
    </w:p>
    <w:p w:rsidR="00000000" w:rsidDel="00000000" w:rsidP="00000000" w:rsidRDefault="00000000" w:rsidRPr="00000000" w14:paraId="000018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Mental and Emotional Obstacles</w:t>
      </w:r>
    </w:p>
    <w:p w:rsidR="00000000" w:rsidDel="00000000" w:rsidP="00000000" w:rsidRDefault="00000000" w:rsidRPr="00000000" w14:paraId="000018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 every challenge is physical. Players might encounter obstacles that involve their emotional or mental fortitude, like resisting the influence of a demonic entity or solving a moral dilemma. These challenges often tie into the Sanity system, where the players must balance their need for information with the mental strain of interacting with the unknown.</w:t>
      </w:r>
    </w:p>
    <w:p w:rsidR="00000000" w:rsidDel="00000000" w:rsidP="00000000" w:rsidRDefault="00000000" w:rsidRPr="00000000" w14:paraId="000018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Social Challenges</w:t>
      </w:r>
    </w:p>
    <w:p w:rsidR="00000000" w:rsidDel="00000000" w:rsidP="00000000" w:rsidRDefault="00000000" w:rsidRPr="00000000" w14:paraId="000018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Interactions with npcs may hold key information or involve gathering rumors from local townsfolk. In this case, Persuasion, Deception, or Intimidation might be necessary. Understanding the social dynamics of a situation is as crucial as solving physical puzzles.</w:t>
      </w:r>
    </w:p>
    <w:p w:rsidR="00000000" w:rsidDel="00000000" w:rsidP="00000000" w:rsidRDefault="00000000" w:rsidRPr="00000000" w14:paraId="000018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in Action</w:t>
      </w:r>
    </w:p>
    <w:p w:rsidR="00000000" w:rsidDel="00000000" w:rsidP="00000000" w:rsidRDefault="00000000" w:rsidRPr="00000000" w14:paraId="000018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GM plays an important role in creating a rich environment for exploration and investigation. When running these sections, the GM should provide players with vivid descriptions of their surroundings and present clues in a way that encourages players to think creatively. Here are some examples:</w:t>
      </w:r>
    </w:p>
    <w:p w:rsidR="00000000" w:rsidDel="00000000" w:rsidP="00000000" w:rsidRDefault="00000000" w:rsidRPr="00000000" w14:paraId="000018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Forgotten Tomb: Players must explore an ancient tomb to recover a relic, but the path is full of traps and the spirits of the dead. Investigation may reveal clues on how to bypass traps, decipher hidden messages, or awaken the tomb’s guardians.</w:t>
      </w:r>
    </w:p>
    <w:p w:rsidR="00000000" w:rsidDel="00000000" w:rsidP="00000000" w:rsidRDefault="00000000" w:rsidRPr="00000000" w14:paraId="000018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Strange Artifact: An ancient artifact is found, but its true purpose is unclear. Investigating it may require skill checks, experiments, and perhaps even delving into occult knowledge to understand its full potential.</w:t>
      </w:r>
    </w:p>
    <w:p w:rsidR="00000000" w:rsidDel="00000000" w:rsidP="00000000" w:rsidRDefault="00000000" w:rsidRPr="00000000" w14:paraId="000018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Town Under Siege: A town plagued by a growing curse. Players must investigate the source of the curse, perhaps uncovering hidden cults or ancient forces at work.</w:t>
      </w:r>
    </w:p>
    <w:p w:rsidR="00000000" w:rsidDel="00000000" w:rsidP="00000000" w:rsidRDefault="00000000" w:rsidRPr="00000000" w14:paraId="000018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and Survival Horror Mechanics</w:t>
      </w:r>
    </w:p>
    <w:p w:rsidR="00000000" w:rsidDel="00000000" w:rsidP="00000000" w:rsidRDefault="00000000" w:rsidRPr="00000000" w14:paraId="000018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Harrowing Truth draws inspiration from the cosmic horror and survival horror genres, emphasizing existential dread, the fragility of the human psyche, and the overwhelming forces of chaos. This section will delve into how these themes are incorporated into the game, providing rules for managing the fear, tension, and unpredictability that define both genres.</w:t>
      </w:r>
    </w:p>
    <w:p w:rsidR="00000000" w:rsidDel="00000000" w:rsidP="00000000" w:rsidRDefault="00000000" w:rsidRPr="00000000" w14:paraId="000018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Elements</w:t>
      </w:r>
    </w:p>
    <w:p w:rsidR="00000000" w:rsidDel="00000000" w:rsidP="00000000" w:rsidRDefault="00000000" w:rsidRPr="00000000" w14:paraId="000018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in The Harrowing Truth is about confronting the vastness of the universe, where humanity is insignificant and powerless in the face of incomprehensible forces. This horror often focuses on the futility of human action and the slow erosion of sanity as players encounter beings and truths that defy the laws of nature.</w:t>
      </w:r>
    </w:p>
    <w:p w:rsidR="00000000" w:rsidDel="00000000" w:rsidP="00000000" w:rsidRDefault="00000000" w:rsidRPr="00000000" w14:paraId="000018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Mechanic</w:t>
      </w:r>
    </w:p>
    <w:p w:rsidR="00000000" w:rsidDel="00000000" w:rsidP="00000000" w:rsidRDefault="00000000" w:rsidRPr="00000000" w14:paraId="000018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players encounter horrors beyond their understanding, their Sanity (SAN) can be eroded. This represents the mental strain of realizing how little control they have over their fate and how fragile their minds are in the face of the unknown.</w:t>
      </w:r>
    </w:p>
    <w:p w:rsidR="00000000" w:rsidDel="00000000" w:rsidP="00000000" w:rsidRDefault="00000000" w:rsidRPr="00000000" w14:paraId="000018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Entity Encounters: Coming into direct contact with eldritch beings (such as Yog-Sothoth or Nyarlathotep) triggers significant SAN loss. Players must roll against their SAN to determine the amount of sanity they lose.</w:t>
      </w:r>
    </w:p>
    <w:p w:rsidR="00000000" w:rsidDel="00000000" w:rsidP="00000000" w:rsidRDefault="00000000" w:rsidRPr="00000000" w14:paraId="000018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Arcane Knowledge: Studying forbidden texts or rituals tied to the ancient gods, like the Eldritch Tome or Demonic Grimoires, may grant powerful insights but at the cost of further insanity.</w:t>
      </w:r>
    </w:p>
    <w:p w:rsidR="00000000" w:rsidDel="00000000" w:rsidP="00000000" w:rsidRDefault="00000000" w:rsidRPr="00000000" w14:paraId="000018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Reality-Bending Experiences: When players encounter mind-bending phenomena, like time loops, dimensional rifts, or transdimensional travel, the GM should determine how these events impact the players’ sanity, often using random SAN rolls or specific horror mechanics tied to those experiences.</w:t>
      </w:r>
    </w:p>
    <w:p w:rsidR="00000000" w:rsidDel="00000000" w:rsidP="00000000" w:rsidRDefault="00000000" w:rsidRPr="00000000" w14:paraId="000018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Hallucinations and Madness</w:t>
      </w:r>
    </w:p>
    <w:p w:rsidR="00000000" w:rsidDel="00000000" w:rsidP="00000000" w:rsidRDefault="00000000" w:rsidRPr="00000000" w14:paraId="000018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players lose significant SAN, they may experience hallucinations, delusions, or even moments where they question what is real. These effects should be roleplayed by the GM and can add tension and complexity to the narrative.</w:t>
      </w:r>
    </w:p>
    <w:p w:rsidR="00000000" w:rsidDel="00000000" w:rsidP="00000000" w:rsidRDefault="00000000" w:rsidRPr="00000000" w14:paraId="000018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Temporary Madness: Temporary lapses in sanity lead to temporary insanity, where players may be forced to act irrationally, exhibit paranoia, or misinterpret situations. These effects should have an in-game duration (e.g., 1 hour, 1 day, etc.).</w:t>
      </w:r>
    </w:p>
    <w:p w:rsidR="00000000" w:rsidDel="00000000" w:rsidP="00000000" w:rsidRDefault="00000000" w:rsidRPr="00000000" w14:paraId="000018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Permanent Madness: If SAN loss reaches a certain threshold, the character might suffer permanent consequences, such as becoming catatonic, gaining a permanent phobia, or succumbing to a fear-driven obsession.</w:t>
      </w:r>
    </w:p>
    <w:p w:rsidR="00000000" w:rsidDel="00000000" w:rsidP="00000000" w:rsidRDefault="00000000" w:rsidRPr="00000000" w14:paraId="000018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Horror Elements</w:t>
      </w:r>
    </w:p>
    <w:p w:rsidR="00000000" w:rsidDel="00000000" w:rsidP="00000000" w:rsidRDefault="00000000" w:rsidRPr="00000000" w14:paraId="000018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horror emphasizes the tension of managing limited resources, physical injuries, and an environment that seems constantly on the brink of catastrophe. In The Harrowing Truth, survival horror mechanics are built around the fragility of the players and the terrifying, often overwhelming threats they must face.</w:t>
      </w:r>
    </w:p>
    <w:p w:rsidR="00000000" w:rsidDel="00000000" w:rsidP="00000000" w:rsidRDefault="00000000" w:rsidRPr="00000000" w14:paraId="000018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Resource Management</w:t>
      </w:r>
    </w:p>
    <w:p w:rsidR="00000000" w:rsidDel="00000000" w:rsidP="00000000" w:rsidRDefault="00000000" w:rsidRPr="00000000" w14:paraId="000018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Players must keep track of their supplies, including food, water, ammunition, and healing items. The scarcity of these resources increases the stakes and creates a constant sense of vulnerability.</w:t>
      </w:r>
    </w:p>
    <w:p w:rsidR="00000000" w:rsidDel="00000000" w:rsidP="00000000" w:rsidRDefault="00000000" w:rsidRPr="00000000" w14:paraId="000018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Ammunition: Firearms and ranged weapons are limited by the number of bullets, with each shot requiring a check to ensure it hits. Ammo may be scarce in the world, particularly in remote locations.</w:t>
      </w:r>
    </w:p>
    <w:p w:rsidR="00000000" w:rsidDel="00000000" w:rsidP="00000000" w:rsidRDefault="00000000" w:rsidRPr="00000000" w14:paraId="000018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Healing Items: First aid kits, healing potions, or bandages are crucial for recovering from injuries. They are limited in number, and using them wisely can mean the difference between life and death.</w:t>
      </w:r>
    </w:p>
    <w:p w:rsidR="00000000" w:rsidDel="00000000" w:rsidP="00000000" w:rsidRDefault="00000000" w:rsidRPr="00000000" w14:paraId="000018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Supplies for Survival: Some magical or technological tools, such as enchanted items or survival gear, might provide the characters with temporary advantages in hostile environments. The players must decide when to use these supplies, knowing that they are not infinite.</w:t>
      </w:r>
    </w:p>
    <w:p w:rsidR="00000000" w:rsidDel="00000000" w:rsidP="00000000" w:rsidRDefault="00000000" w:rsidRPr="00000000" w14:paraId="000018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Horror and Environment</w:t>
      </w:r>
    </w:p>
    <w:p w:rsidR="00000000" w:rsidDel="00000000" w:rsidP="00000000" w:rsidRDefault="00000000" w:rsidRPr="00000000" w14:paraId="000018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environment in The Harrowing Truth is as much a threat as the enemies themselves. Players will often find themselves trapped, disoriented, or injured in dangerous locales, such as abandoned facilities, decrepit towns, or the wilderness.</w:t>
      </w:r>
    </w:p>
    <w:p w:rsidR="00000000" w:rsidDel="00000000" w:rsidP="00000000" w:rsidRDefault="00000000" w:rsidRPr="00000000" w14:paraId="000018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Encroaching Danger: The environment is always shifting and deteriorating, either due to supernatural forces or the sheer neglect of a decaying world. Players may need to take refuge, barricade themselves, or make quick decisions to avoid being overwhelmed by the environment itself.</w:t>
      </w:r>
    </w:p>
    <w:p w:rsidR="00000000" w:rsidDel="00000000" w:rsidP="00000000" w:rsidRDefault="00000000" w:rsidRPr="00000000" w14:paraId="000018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Psychological Strain: In survival horror, stress builds up over time. Players may face fatigue, injury, or emotional trauma. The GM should keep track of player conditions and remind them of the toll the game’s horrors are taking on their characters.</w:t>
      </w:r>
    </w:p>
    <w:p w:rsidR="00000000" w:rsidDel="00000000" w:rsidP="00000000" w:rsidRDefault="00000000" w:rsidRPr="00000000" w14:paraId="000018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Hostile Creatures: Players will regularly face terrifying and relentless enemies. The key to survival is not only defeating these creatures but knowing when to fight and when to flee. Players will need to make decisions that may risk their lives, but could ultimately be their best chance of survival.</w:t>
      </w:r>
    </w:p>
    <w:p w:rsidR="00000000" w:rsidDel="00000000" w:rsidP="00000000" w:rsidRDefault="00000000" w:rsidRPr="00000000" w14:paraId="000018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Blending Cosmic and Survival Horror</w:t>
      </w:r>
    </w:p>
    <w:p w:rsidR="00000000" w:rsidDel="00000000" w:rsidP="00000000" w:rsidRDefault="00000000" w:rsidRPr="00000000" w14:paraId="000018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true horror in The Harrowing Truth comes from the synthesis of these two elements. Cosmic horror challenges the characters’ perception of reality, slowly driving them mad, while survival horror forces them to contend with the very real threat of death, physical injury, and the collapse of their world.</w:t>
      </w:r>
    </w:p>
    <w:p w:rsidR="00000000" w:rsidDel="00000000" w:rsidP="00000000" w:rsidRDefault="00000000" w:rsidRPr="00000000" w14:paraId="000018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Thematic Playstyle</w:t>
      </w:r>
    </w:p>
    <w:p w:rsidR="00000000" w:rsidDel="00000000" w:rsidP="00000000" w:rsidRDefault="00000000" w:rsidRPr="00000000" w14:paraId="000018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GM should encourage the players to adopt a mindset of helplessness. In many situations, players will not be able to rely solely on brute force or weapons to solve problems. They may have to rely on wit, intuition, and stealth. The key to survival is often finding ways to outthink the horrors they face rather than simply overpowering them.</w:t>
      </w:r>
    </w:p>
    <w:p w:rsidR="00000000" w:rsidDel="00000000" w:rsidP="00000000" w:rsidRDefault="00000000" w:rsidRPr="00000000" w14:paraId="000018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Escape or Confrontation?: When faced with a choice between fighting a creature and running away, players must weigh the consequences. Running may give them a chance to survive, but it may lead to losing precious resources or leaving an important clue behind.</w:t>
      </w:r>
    </w:p>
    <w:p w:rsidR="00000000" w:rsidDel="00000000" w:rsidP="00000000" w:rsidRDefault="00000000" w:rsidRPr="00000000" w14:paraId="000018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Managing Resources and Sanity: Often, the players must make hard choices about where to expend their resources—whether it’s using a health pack, attempting a risky ritual to banish a horror, or using up valuable ammunition. Every choice can influence the long-term narrative and survival.</w:t>
      </w:r>
    </w:p>
    <w:p w:rsidR="00000000" w:rsidDel="00000000" w:rsidP="00000000" w:rsidRDefault="00000000" w:rsidRPr="00000000" w14:paraId="000018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Core Character Creation Mechanics</w:t>
      </w:r>
    </w:p>
    <w:p w:rsidR="00000000" w:rsidDel="00000000" w:rsidP="00000000" w:rsidRDefault="00000000" w:rsidRPr="00000000" w14:paraId="000018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9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Attributes: Percentile Foundations</w:t>
      </w:r>
    </w:p>
    <w:p w:rsidR="00000000" w:rsidDel="00000000" w:rsidP="00000000" w:rsidRDefault="00000000" w:rsidRPr="00000000" w14:paraId="000018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Attributes in The Harrowing Truth are expressed as percentages (0–100%) and form the foundation of your character’s capabilities. These attributes directly influence skill checks, combat rolls, and sanity tests.</w:t>
      </w:r>
    </w:p>
    <w:p w:rsidR="00000000" w:rsidDel="00000000" w:rsidP="00000000" w:rsidRDefault="00000000" w:rsidRPr="00000000" w14:paraId="000018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            Function</w:t>
      </w:r>
    </w:p>
    <w:p w:rsidR="00000000" w:rsidDel="00000000" w:rsidP="00000000" w:rsidRDefault="00000000" w:rsidRPr="00000000" w14:paraId="000018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Strength (STR)    Physical power and endurance. Influences melee attacks, physical feats (e.g., lifting, breaking objects), and carrying capacity.</w:t>
      </w:r>
    </w:p>
    <w:p w:rsidR="00000000" w:rsidDel="00000000" w:rsidP="00000000" w:rsidRDefault="00000000" w:rsidRPr="00000000" w14:paraId="000018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Dexterity (DEX)  Agility, reflexes, and coordination. Governs stealth, ranged attacks, and actions requiring finesse.</w:t>
      </w:r>
    </w:p>
    <w:p w:rsidR="00000000" w:rsidDel="00000000" w:rsidP="00000000" w:rsidRDefault="00000000" w:rsidRPr="00000000" w14:paraId="000018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Constitution (CON)           Physical resilience and stamina. Affects health points (HP), resistance to poisons, and recovery from injuries.</w:t>
      </w:r>
    </w:p>
    <w:p w:rsidR="00000000" w:rsidDel="00000000" w:rsidP="00000000" w:rsidRDefault="00000000" w:rsidRPr="00000000" w14:paraId="000018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Intelligence (INT) Analytical and technical aptitude. Critical for solving puzzles, recalling information, and understanding arcane or scientific concepts.</w:t>
      </w:r>
    </w:p>
    <w:p w:rsidR="00000000" w:rsidDel="00000000" w:rsidP="00000000" w:rsidRDefault="00000000" w:rsidRPr="00000000" w14:paraId="000018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(SAN)       Measures mental stability and resistance to psychological trauma. Governs sanity checks and the effects of mental strain.</w:t>
      </w:r>
    </w:p>
    <w:p w:rsidR="00000000" w:rsidDel="00000000" w:rsidP="00000000" w:rsidRDefault="00000000" w:rsidRPr="00000000" w14:paraId="000018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Charisma (CHA)  Social influence and interpersonal skills. Governs persuasion, manipulation, and leadership roles.</w:t>
      </w:r>
    </w:p>
    <w:p w:rsidR="00000000" w:rsidDel="00000000" w:rsidP="00000000" w:rsidRDefault="00000000" w:rsidRPr="00000000" w14:paraId="000018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Generating Attributes:</w:t>
      </w:r>
    </w:p>
    <w:p w:rsidR="00000000" w:rsidDel="00000000" w:rsidP="00000000" w:rsidRDefault="00000000" w:rsidRPr="00000000" w14:paraId="000018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Roll 3d10 x 10 for each attribute to generate a score between 30% and 90%.</w:t>
      </w:r>
    </w:p>
    <w:p w:rsidR="00000000" w:rsidDel="00000000" w:rsidP="00000000" w:rsidRDefault="00000000" w:rsidRPr="00000000" w14:paraId="000018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Allocate these scores to the attributes as desired, reflecting your character’s strengths and weaknesses.</w:t>
      </w:r>
    </w:p>
    <w:p w:rsidR="00000000" w:rsidDel="00000000" w:rsidP="00000000" w:rsidRDefault="00000000" w:rsidRPr="00000000" w14:paraId="000018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Optionally, the Game Master may allow point allocation or other methods for custom character creation.</w:t>
      </w:r>
    </w:p>
    <w:p w:rsidR="00000000" w:rsidDel="00000000" w:rsidP="00000000" w:rsidRDefault="00000000" w:rsidRPr="00000000" w14:paraId="000018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Using Attributes:</w:t>
      </w:r>
    </w:p>
    <w:p w:rsidR="00000000" w:rsidDel="00000000" w:rsidP="00000000" w:rsidRDefault="00000000" w:rsidRPr="00000000" w14:paraId="000018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Attributes are used for direct checks when no specific skill applies. For example, rolling against Strength might be required to lift a heavy object or break down a door.</w:t>
      </w:r>
    </w:p>
    <w:p w:rsidR="00000000" w:rsidDel="00000000" w:rsidP="00000000" w:rsidRDefault="00000000" w:rsidRPr="00000000" w14:paraId="000018A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 Check Example:</w:t>
      </w:r>
    </w:p>
    <w:p w:rsidR="00000000" w:rsidDel="00000000" w:rsidP="00000000" w:rsidRDefault="00000000" w:rsidRPr="00000000" w14:paraId="000018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 character with Strength (60%) attempts to force open a locked gate.</w:t>
      </w:r>
    </w:p>
    <w:p w:rsidR="00000000" w:rsidDel="00000000" w:rsidP="00000000" w:rsidRDefault="00000000" w:rsidRPr="00000000" w14:paraId="000018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They roll d100. If the result is 60 or lower, the action succeeds.</w:t>
      </w:r>
    </w:p>
    <w:p w:rsidR="00000000" w:rsidDel="00000000" w:rsidP="00000000" w:rsidRDefault="00000000" w:rsidRPr="00000000" w14:paraId="000018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Skills: Specialization and Expertise</w:t>
      </w:r>
    </w:p>
    <w:p w:rsidR="00000000" w:rsidDel="00000000" w:rsidP="00000000" w:rsidRDefault="00000000" w:rsidRPr="00000000" w14:paraId="000018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represent areas of expertise tied to one or more attributes. Skills are expressed as percentages (0–100%), and success is determined by rolling d100 under the relevant skill score.</w:t>
      </w:r>
    </w:p>
    <w:p w:rsidR="00000000" w:rsidDel="00000000" w:rsidP="00000000" w:rsidRDefault="00000000" w:rsidRPr="00000000" w14:paraId="000018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Starting Skill Values:</w:t>
      </w:r>
    </w:p>
    <w:p w:rsidR="00000000" w:rsidDel="00000000" w:rsidP="00000000" w:rsidRDefault="00000000" w:rsidRPr="00000000" w14:paraId="000018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Each skill begins at a base percentage determined by its associated attribute.</w:t>
      </w:r>
    </w:p>
    <w:p w:rsidR="00000000" w:rsidDel="00000000" w:rsidP="00000000" w:rsidRDefault="00000000" w:rsidRPr="00000000" w14:paraId="000018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If a skill is tied to Dexterity, and your DEX is 50%, the skill starts at 50%.</w:t>
      </w:r>
    </w:p>
    <w:p w:rsidR="00000000" w:rsidDel="00000000" w:rsidP="00000000" w:rsidRDefault="00000000" w:rsidRPr="00000000" w14:paraId="000018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bonuses from Backgrounds and Occupations add additional percentages during character creation.</w:t>
      </w:r>
    </w:p>
    <w:p w:rsidR="00000000" w:rsidDel="00000000" w:rsidP="00000000" w:rsidRDefault="00000000" w:rsidRPr="00000000" w14:paraId="000018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 Bonuses:</w:t>
      </w:r>
    </w:p>
    <w:p w:rsidR="00000000" w:rsidDel="00000000" w:rsidP="00000000" w:rsidRDefault="00000000" w:rsidRPr="00000000" w14:paraId="000018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Background: Grants two skill bonuses.</w:t>
      </w:r>
    </w:p>
    <w:p w:rsidR="00000000" w:rsidDel="00000000" w:rsidP="00000000" w:rsidRDefault="00000000" w:rsidRPr="00000000" w14:paraId="000018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Occupation: Grants two more skill bonuses.</w:t>
      </w:r>
    </w:p>
    <w:p w:rsidR="00000000" w:rsidDel="00000000" w:rsidP="00000000" w:rsidRDefault="00000000" w:rsidRPr="00000000" w14:paraId="000018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Floating Skill: One freely chosen skill bonus.</w:t>
      </w:r>
    </w:p>
    <w:p w:rsidR="00000000" w:rsidDel="00000000" w:rsidP="00000000" w:rsidRDefault="00000000" w:rsidRPr="00000000" w14:paraId="000018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 Check Example:</w:t>
      </w:r>
    </w:p>
    <w:p w:rsidR="00000000" w:rsidDel="00000000" w:rsidP="00000000" w:rsidRDefault="00000000" w:rsidRPr="00000000" w14:paraId="000018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 character with Investigation (65%) attempts to search a room for clues.</w:t>
      </w:r>
    </w:p>
    <w:p w:rsidR="00000000" w:rsidDel="00000000" w:rsidP="00000000" w:rsidRDefault="00000000" w:rsidRPr="00000000" w14:paraId="000018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They roll d100. If the result is 65 or lower, they succeed.</w:t>
      </w:r>
    </w:p>
    <w:p w:rsidR="00000000" w:rsidDel="00000000" w:rsidP="00000000" w:rsidRDefault="00000000" w:rsidRPr="00000000" w14:paraId="000018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 roll of 01-05 is a critical success, granting additional information or benefits.</w:t>
      </w:r>
    </w:p>
    <w:p w:rsidR="00000000" w:rsidDel="00000000" w:rsidP="00000000" w:rsidRDefault="00000000" w:rsidRPr="00000000" w14:paraId="000018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Untrained Skills:</w:t>
      </w:r>
    </w:p>
    <w:p w:rsidR="00000000" w:rsidDel="00000000" w:rsidP="00000000" w:rsidRDefault="00000000" w:rsidRPr="00000000" w14:paraId="000018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Using an untrained skill imposes a +20% penalty, reducing the character’s effective skill percentage.</w:t>
      </w:r>
    </w:p>
    <w:p w:rsidR="00000000" w:rsidDel="00000000" w:rsidP="00000000" w:rsidRDefault="00000000" w:rsidRPr="00000000" w14:paraId="000018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d100 System</w:t>
      </w:r>
    </w:p>
    <w:p w:rsidR="00000000" w:rsidDel="00000000" w:rsidP="00000000" w:rsidRDefault="00000000" w:rsidRPr="00000000" w14:paraId="000018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d100 system governs all action resolution in The Harrowing Truth. This percentile-based mechanic introduces variability and tension into every roll, emphasizing the difficulty of survival in an unstable world.</w:t>
      </w:r>
    </w:p>
    <w:p w:rsidR="00000000" w:rsidDel="00000000" w:rsidP="00000000" w:rsidRDefault="00000000" w:rsidRPr="00000000" w14:paraId="000018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Rolling the Dice:</w:t>
      </w:r>
    </w:p>
    <w:p w:rsidR="00000000" w:rsidDel="00000000" w:rsidP="00000000" w:rsidRDefault="00000000" w:rsidRPr="00000000" w14:paraId="000018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Roll two d10s. The first die represents the tens digit, and the second represents the ones digit.</w:t>
      </w:r>
    </w:p>
    <w:p w:rsidR="00000000" w:rsidDel="00000000" w:rsidP="00000000" w:rsidRDefault="00000000" w:rsidRPr="00000000" w14:paraId="000018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A roll of 4 and 7 results in 47. A roll of double zeroes is 100.</w:t>
      </w:r>
    </w:p>
    <w:p w:rsidR="00000000" w:rsidDel="00000000" w:rsidP="00000000" w:rsidRDefault="00000000" w:rsidRPr="00000000" w14:paraId="000018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Success Thresholds:</w:t>
      </w:r>
    </w:p>
    <w:p w:rsidR="00000000" w:rsidDel="00000000" w:rsidP="00000000" w:rsidRDefault="00000000" w:rsidRPr="00000000" w14:paraId="000018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Roll equal to or below the relevant percentage (attribute or skill) to succeed.</w:t>
      </w:r>
    </w:p>
    <w:p w:rsidR="00000000" w:rsidDel="00000000" w:rsidP="00000000" w:rsidRDefault="00000000" w:rsidRPr="00000000" w14:paraId="000018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Critical successes (01-05) and critical failures (96-100) introduce exceptional outcomes.</w:t>
      </w:r>
    </w:p>
    <w:p w:rsidR="00000000" w:rsidDel="00000000" w:rsidP="00000000" w:rsidRDefault="00000000" w:rsidRPr="00000000" w14:paraId="000018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Difficulty Modifiers:</w:t>
      </w:r>
    </w:p>
    <w:p w:rsidR="00000000" w:rsidDel="00000000" w:rsidP="00000000" w:rsidRDefault="00000000" w:rsidRPr="00000000" w14:paraId="000018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Game Master adjusts the target percentage based on the challenge:</w:t>
      </w:r>
    </w:p>
    <w:p w:rsidR="00000000" w:rsidDel="00000000" w:rsidP="00000000" w:rsidRDefault="00000000" w:rsidRPr="00000000" w14:paraId="000018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+10% penalty: Task becomes harder.</w:t>
      </w:r>
    </w:p>
    <w:p w:rsidR="00000000" w:rsidDel="00000000" w:rsidP="00000000" w:rsidRDefault="00000000" w:rsidRPr="00000000" w14:paraId="000018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-10% bonus: Task becomes easier.</w:t>
      </w:r>
    </w:p>
    <w:p w:rsidR="00000000" w:rsidDel="00000000" w:rsidP="00000000" w:rsidRDefault="00000000" w:rsidRPr="00000000" w14:paraId="000018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Opposed Rolls:</w:t>
      </w:r>
    </w:p>
    <w:p w:rsidR="00000000" w:rsidDel="00000000" w:rsidP="00000000" w:rsidRDefault="00000000" w:rsidRPr="00000000" w14:paraId="000018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When characters compete (e.g., during a chase), both roll their relevant skill. The higher margin of success determines the winner.</w:t>
      </w:r>
    </w:p>
    <w:p w:rsidR="00000000" w:rsidDel="00000000" w:rsidP="00000000" w:rsidRDefault="00000000" w:rsidRPr="00000000" w14:paraId="000018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Sanity: The Breaking Point</w:t>
      </w:r>
    </w:p>
    <w:p w:rsidR="00000000" w:rsidDel="00000000" w:rsidP="00000000" w:rsidRDefault="00000000" w:rsidRPr="00000000" w14:paraId="000018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reflects a character’s mental resilience and is expressed as a percentage. Sanity is tested whenever characters confront horrifying or mind-shattering events.</w:t>
      </w:r>
    </w:p>
    <w:p w:rsidR="00000000" w:rsidDel="00000000" w:rsidP="00000000" w:rsidRDefault="00000000" w:rsidRPr="00000000" w14:paraId="000018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Starting Sanity:</w:t>
      </w:r>
    </w:p>
    <w:p w:rsidR="00000000" w:rsidDel="00000000" w:rsidP="00000000" w:rsidRDefault="00000000" w:rsidRPr="00000000" w14:paraId="000018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 character’s Sanity (SAN) begins at their Sanity attribute percentage (e.g., 60%).</w:t>
      </w:r>
    </w:p>
    <w:p w:rsidR="00000000" w:rsidDel="00000000" w:rsidP="00000000" w:rsidRDefault="00000000" w:rsidRPr="00000000" w14:paraId="000018E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Checks:</w:t>
      </w:r>
    </w:p>
    <w:p w:rsidR="00000000" w:rsidDel="00000000" w:rsidP="00000000" w:rsidRDefault="00000000" w:rsidRPr="00000000" w14:paraId="000018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When exposed to horror, roll d100 against your current SAN percentage:</w:t>
      </w:r>
    </w:p>
    <w:p w:rsidR="00000000" w:rsidDel="00000000" w:rsidP="00000000" w:rsidRDefault="00000000" w:rsidRPr="00000000" w14:paraId="000018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Success: The character resists the psychological toll.</w:t>
      </w:r>
    </w:p>
    <w:p w:rsidR="00000000" w:rsidDel="00000000" w:rsidP="00000000" w:rsidRDefault="00000000" w:rsidRPr="00000000" w14:paraId="000018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Failure: The character loses SAN points, representing mental strain or trauma.</w:t>
      </w:r>
    </w:p>
    <w:p w:rsidR="00000000" w:rsidDel="00000000" w:rsidP="00000000" w:rsidRDefault="00000000" w:rsidRPr="00000000" w14:paraId="000018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Loss Examples:</w:t>
      </w:r>
    </w:p>
    <w:p w:rsidR="00000000" w:rsidDel="00000000" w:rsidP="00000000" w:rsidRDefault="00000000" w:rsidRPr="00000000" w14:paraId="000018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Event    Sanity Loss</w:t>
      </w:r>
    </w:p>
    <w:p w:rsidR="00000000" w:rsidDel="00000000" w:rsidP="00000000" w:rsidRDefault="00000000" w:rsidRPr="00000000" w14:paraId="000018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Discovering a mutilated body 1-3 SAN</w:t>
      </w:r>
    </w:p>
    <w:p w:rsidR="00000000" w:rsidDel="00000000" w:rsidP="00000000" w:rsidRDefault="00000000" w:rsidRPr="00000000" w14:paraId="000018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Witnessing an eldritch ritual 1d10 SAN</w:t>
      </w:r>
    </w:p>
    <w:p w:rsidR="00000000" w:rsidDel="00000000" w:rsidP="00000000" w:rsidRDefault="00000000" w:rsidRPr="00000000" w14:paraId="000018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Seeing a cosmic entity        1d20+5 SAN</w:t>
      </w:r>
    </w:p>
    <w:p w:rsidR="00000000" w:rsidDel="00000000" w:rsidP="00000000" w:rsidRDefault="00000000" w:rsidRPr="00000000" w14:paraId="000018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Consequences of Low Sanity:</w:t>
      </w:r>
    </w:p>
    <w:p w:rsidR="00000000" w:rsidDel="00000000" w:rsidP="00000000" w:rsidRDefault="00000000" w:rsidRPr="00000000" w14:paraId="000018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Below 50%: The character begins experiencing paranoia, hallucinations, or phobias.</w:t>
      </w:r>
    </w:p>
    <w:p w:rsidR="00000000" w:rsidDel="00000000" w:rsidP="00000000" w:rsidRDefault="00000000" w:rsidRPr="00000000" w14:paraId="000018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Below 20%: The character’s ability to function is severely impaired.</w:t>
      </w:r>
    </w:p>
    <w:p w:rsidR="00000000" w:rsidDel="00000000" w:rsidP="00000000" w:rsidRDefault="00000000" w:rsidRPr="00000000" w14:paraId="000018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At 0%: The character succumbs to madness and is removed from play.</w:t>
      </w:r>
    </w:p>
    <w:p w:rsidR="00000000" w:rsidDel="00000000" w:rsidP="00000000" w:rsidRDefault="00000000" w:rsidRPr="00000000" w14:paraId="000018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Combat: High Stakes and Scarce Resources</w:t>
      </w:r>
    </w:p>
    <w:p w:rsidR="00000000" w:rsidDel="00000000" w:rsidP="00000000" w:rsidRDefault="00000000" w:rsidRPr="00000000" w14:paraId="000018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emphasizes desperation and resource management. Every decision carries risk, and characters often find themselves outmatched.</w:t>
      </w:r>
    </w:p>
    <w:p w:rsidR="00000000" w:rsidDel="00000000" w:rsidP="00000000" w:rsidRDefault="00000000" w:rsidRPr="00000000" w14:paraId="000018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Initiative:</w:t>
      </w:r>
    </w:p>
    <w:p w:rsidR="00000000" w:rsidDel="00000000" w:rsidP="00000000" w:rsidRDefault="00000000" w:rsidRPr="00000000" w14:paraId="000018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Roll d100. Turn order proceeds from the highest roll to the lowest.</w:t>
      </w:r>
    </w:p>
    <w:p w:rsidR="00000000" w:rsidDel="00000000" w:rsidP="00000000" w:rsidRDefault="00000000" w:rsidRPr="00000000" w14:paraId="000018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Attack Rolls:</w:t>
      </w:r>
    </w:p>
    <w:p w:rsidR="00000000" w:rsidDel="00000000" w:rsidP="00000000" w:rsidRDefault="00000000" w:rsidRPr="00000000" w14:paraId="000018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Roll against the relevant combat skill (e.g., Firearms or Melee). Success indicates a hit.</w:t>
      </w:r>
    </w:p>
    <w:p w:rsidR="00000000" w:rsidDel="00000000" w:rsidP="00000000" w:rsidRDefault="00000000" w:rsidRPr="00000000" w14:paraId="000018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8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Damage Rolls:</w:t>
      </w:r>
    </w:p>
    <w:p w:rsidR="00000000" w:rsidDel="00000000" w:rsidP="00000000" w:rsidRDefault="00000000" w:rsidRPr="00000000" w14:paraId="000018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Weapons have a damage rating modified by the attacker’s attributes.</w:t>
      </w:r>
    </w:p>
    <w:p w:rsidR="00000000" w:rsidDel="00000000" w:rsidP="00000000" w:rsidRDefault="00000000" w:rsidRPr="00000000" w14:paraId="000018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A revolver deals 1d8+1 damage.</w:t>
      </w:r>
    </w:p>
    <w:p w:rsidR="00000000" w:rsidDel="00000000" w:rsidP="00000000" w:rsidRDefault="00000000" w:rsidRPr="00000000" w14:paraId="000018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Health Points (HP):</w:t>
      </w:r>
    </w:p>
    <w:p w:rsidR="00000000" w:rsidDel="00000000" w:rsidP="00000000" w:rsidRDefault="00000000" w:rsidRPr="00000000" w14:paraId="000019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Characters begin with CON x 5 HP.</w:t>
      </w:r>
    </w:p>
    <w:p w:rsidR="00000000" w:rsidDel="00000000" w:rsidP="00000000" w:rsidRDefault="00000000" w:rsidRPr="00000000" w14:paraId="000019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When HP reaches 0, the character is incapacitated. Additional damage may result in permanent death.</w:t>
      </w:r>
    </w:p>
    <w:p w:rsidR="00000000" w:rsidDel="00000000" w:rsidP="00000000" w:rsidRDefault="00000000" w:rsidRPr="00000000" w14:paraId="000019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Critical Hits and Failures:</w:t>
      </w:r>
    </w:p>
    <w:p w:rsidR="00000000" w:rsidDel="00000000" w:rsidP="00000000" w:rsidRDefault="00000000" w:rsidRPr="00000000" w14:paraId="000019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Rolling 01-05 on an attack is a critical hit, inflicting maximum damage or a debilitating injury.</w:t>
      </w:r>
    </w:p>
    <w:p w:rsidR="00000000" w:rsidDel="00000000" w:rsidP="00000000" w:rsidRDefault="00000000" w:rsidRPr="00000000" w14:paraId="000019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Rolling 96-100 results in a mishap, such as a weapon jam or friendly fire.</w:t>
      </w:r>
    </w:p>
    <w:p w:rsidR="00000000" w:rsidDel="00000000" w:rsidP="00000000" w:rsidRDefault="00000000" w:rsidRPr="00000000" w14:paraId="000019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Game Master Guidelines</w:t>
      </w:r>
    </w:p>
    <w:p w:rsidR="00000000" w:rsidDel="00000000" w:rsidP="00000000" w:rsidRDefault="00000000" w:rsidRPr="00000000" w14:paraId="000019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Game Master’s role is to create a challenging and immersive experience, balancing tension with fairness while ensuring the players feel the weight of their decisions.</w:t>
      </w:r>
    </w:p>
    <w:p w:rsidR="00000000" w:rsidDel="00000000" w:rsidP="00000000" w:rsidRDefault="00000000" w:rsidRPr="00000000" w14:paraId="000019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Disrupt Player Plans:</w:t>
      </w:r>
    </w:p>
    <w:p w:rsidR="00000000" w:rsidDel="00000000" w:rsidP="00000000" w:rsidRDefault="00000000" w:rsidRPr="00000000" w14:paraId="000019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Introduce complications that force players to adapt and improvise.</w:t>
      </w:r>
    </w:p>
    <w:p w:rsidR="00000000" w:rsidDel="00000000" w:rsidP="00000000" w:rsidRDefault="00000000" w:rsidRPr="00000000" w14:paraId="000019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Ensure successes are rare and hard-earned.</w:t>
      </w:r>
    </w:p>
    <w:p w:rsidR="00000000" w:rsidDel="00000000" w:rsidP="00000000" w:rsidRDefault="00000000" w:rsidRPr="00000000" w14:paraId="000019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Difficulty Modifiers:</w:t>
      </w:r>
    </w:p>
    <w:p w:rsidR="00000000" w:rsidDel="00000000" w:rsidP="00000000" w:rsidRDefault="00000000" w:rsidRPr="00000000" w14:paraId="000019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Apply penalties to reflect the harshness of the world. Even routine tasks can be fraught with risk in The Harrowing Truth.</w:t>
      </w:r>
    </w:p>
    <w:p w:rsidR="00000000" w:rsidDel="00000000" w:rsidP="00000000" w:rsidRDefault="00000000" w:rsidRPr="00000000" w14:paraId="0000191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Atmosphere and Immersion:</w:t>
      </w:r>
    </w:p>
    <w:p w:rsidR="00000000" w:rsidDel="00000000" w:rsidP="00000000" w:rsidRDefault="00000000" w:rsidRPr="00000000" w14:paraId="000019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Use vivid descriptions and sensory details to heighten tension. Focus on what the players don’t see as much as what they do.</w:t>
      </w:r>
    </w:p>
    <w:p w:rsidR="00000000" w:rsidDel="00000000" w:rsidP="00000000" w:rsidRDefault="00000000" w:rsidRPr="00000000" w14:paraId="000019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Canonizing Outcomes:</w:t>
      </w:r>
    </w:p>
    <w:p w:rsidR="00000000" w:rsidDel="00000000" w:rsidP="00000000" w:rsidRDefault="00000000" w:rsidRPr="00000000" w14:paraId="000019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Successes and failures in major rolls shape the world, becoming canon for future decisions.</w:t>
      </w:r>
    </w:p>
    <w:p w:rsidR="00000000" w:rsidDel="00000000" w:rsidP="00000000" w:rsidRDefault="00000000" w:rsidRPr="00000000" w14:paraId="000019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1: Conceptualizing Your Character</w:t>
      </w:r>
    </w:p>
    <w:p w:rsidR="00000000" w:rsidDel="00000000" w:rsidP="00000000" w:rsidRDefault="00000000" w:rsidRPr="00000000" w14:paraId="000019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rsidR="00000000" w:rsidDel="00000000" w:rsidP="00000000" w:rsidRDefault="00000000" w:rsidRPr="00000000" w14:paraId="000019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Occupation: What was your character’s previous profession? Were they a cop, an artist, a scientist, or someone else entirely?</w:t>
      </w:r>
    </w:p>
    <w:p w:rsidR="00000000" w:rsidDel="00000000" w:rsidP="00000000" w:rsidRDefault="00000000" w:rsidRPr="00000000" w14:paraId="000019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Motivation: Why are you investigating the strange events and eldritch horrors of this world? Are you seeking answers, survival, or power?</w:t>
      </w:r>
    </w:p>
    <w:p w:rsidR="00000000" w:rsidDel="00000000" w:rsidP="00000000" w:rsidRDefault="00000000" w:rsidRPr="00000000" w14:paraId="000019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Personality: How does your character view the world? Are they cynical, hopeful, or resigned to their fate?</w:t>
      </w:r>
    </w:p>
    <w:p w:rsidR="00000000" w:rsidDel="00000000" w:rsidP="00000000" w:rsidRDefault="00000000" w:rsidRPr="00000000" w14:paraId="000019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Backstory: What experiences, relationships, or events have shaped your character’s journey up to this point?</w:t>
      </w:r>
    </w:p>
    <w:p w:rsidR="00000000" w:rsidDel="00000000" w:rsidP="00000000" w:rsidRDefault="00000000" w:rsidRPr="00000000" w14:paraId="000019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character concept will give you a foundation for choosing your Background, Occupation, and Skills.</w:t>
      </w:r>
    </w:p>
    <w:p w:rsidR="00000000" w:rsidDel="00000000" w:rsidP="00000000" w:rsidRDefault="00000000" w:rsidRPr="00000000" w14:paraId="000019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2: Choosing Background and Occupation</w:t>
      </w:r>
    </w:p>
    <w:p w:rsidR="00000000" w:rsidDel="00000000" w:rsidP="00000000" w:rsidRDefault="00000000" w:rsidRPr="00000000" w14:paraId="000019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rsidR="00000000" w:rsidDel="00000000" w:rsidP="00000000" w:rsidRDefault="00000000" w:rsidRPr="00000000" w14:paraId="000019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rsidR="00000000" w:rsidDel="00000000" w:rsidP="00000000" w:rsidRDefault="00000000" w:rsidRPr="00000000" w14:paraId="000019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Backgrounds might include: Cult Member, Scientist, Veteran, Outcast, or Professor.</w:t>
      </w:r>
    </w:p>
    <w:p w:rsidR="00000000" w:rsidDel="00000000" w:rsidP="00000000" w:rsidRDefault="00000000" w:rsidRPr="00000000" w14:paraId="000019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Occupation: This is your character’s profession or role in the world. Some occupations might be more combat-oriented, while others might focus on research or social skills. Occupation grants additional skills and provides the tools for specific tasks your character will need to perform.</w:t>
      </w:r>
    </w:p>
    <w:p w:rsidR="00000000" w:rsidDel="00000000" w:rsidP="00000000" w:rsidRDefault="00000000" w:rsidRPr="00000000" w14:paraId="000019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Occupations: Private Investigator, Occult Researcher, Soldier, Doctor, or Artist.</w:t>
      </w:r>
    </w:p>
    <w:p w:rsidR="00000000" w:rsidDel="00000000" w:rsidP="00000000" w:rsidRDefault="00000000" w:rsidRPr="00000000" w14:paraId="000019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Both your Background and Occupation will shape the Skills available to your character.</w:t>
      </w:r>
    </w:p>
    <w:p w:rsidR="00000000" w:rsidDel="00000000" w:rsidP="00000000" w:rsidRDefault="00000000" w:rsidRPr="00000000" w14:paraId="000019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3: Assigning Attributes</w:t>
      </w:r>
    </w:p>
    <w:p w:rsidR="00000000" w:rsidDel="00000000" w:rsidP="00000000" w:rsidRDefault="00000000" w:rsidRPr="00000000" w14:paraId="000019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Once your character’s concept, background, and occupation are defined, it’s time to assign your Attributes. Attributes define your character’s core abilities and are the foundation of all skill checks and combat actions.</w:t>
      </w:r>
    </w:p>
    <w:p w:rsidR="00000000" w:rsidDel="00000000" w:rsidP="00000000" w:rsidRDefault="00000000" w:rsidRPr="00000000" w14:paraId="000019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Attributes are expressed as percentages and reflect a character’s proficiency in key areas: physical, mental, and social. These attributes will be central to your interactions with the world and determine how well your character performs in various scenarios.</w:t>
      </w:r>
    </w:p>
    <w:p w:rsidR="00000000" w:rsidDel="00000000" w:rsidP="00000000" w:rsidRDefault="00000000" w:rsidRPr="00000000" w14:paraId="000019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Attribute,Description</w:t>
      </w:r>
    </w:p>
    <w:p w:rsidR="00000000" w:rsidDel="00000000" w:rsidP="00000000" w:rsidRDefault="00000000" w:rsidRPr="00000000" w14:paraId="000019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Strength (STR),Physical power, endurance, and the ability to withstand physical stress.</w:t>
      </w:r>
    </w:p>
    <w:p w:rsidR="00000000" w:rsidDel="00000000" w:rsidP="00000000" w:rsidRDefault="00000000" w:rsidRPr="00000000" w14:paraId="000019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Dexterity (DEX),Reflexes, agility, and hand-eye coordination, crucial for ranged combat and stealth.</w:t>
      </w:r>
    </w:p>
    <w:p w:rsidR="00000000" w:rsidDel="00000000" w:rsidP="00000000" w:rsidRDefault="00000000" w:rsidRPr="00000000" w14:paraId="000019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Constitution (CON),Health, stamina, and resistance to physical or environmental stress.</w:t>
      </w:r>
    </w:p>
    <w:p w:rsidR="00000000" w:rsidDel="00000000" w:rsidP="00000000" w:rsidRDefault="00000000" w:rsidRPr="00000000" w14:paraId="000019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Intelligence (INT),Analytical thinking, knowledge, and problem-solving abilities.</w:t>
      </w:r>
    </w:p>
    <w:p w:rsidR="00000000" w:rsidDel="00000000" w:rsidP="00000000" w:rsidRDefault="00000000" w:rsidRPr="00000000" w14:paraId="000019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(SAN),Mental resilience and the ability to resist psychological trauma.</w:t>
      </w:r>
    </w:p>
    <w:p w:rsidR="00000000" w:rsidDel="00000000" w:rsidP="00000000" w:rsidRDefault="00000000" w:rsidRPr="00000000" w14:paraId="000019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Charisma (CHA),Social influence, leadership, and the ability to manipulate or charm others.</w:t>
      </w:r>
    </w:p>
    <w:p w:rsidR="00000000" w:rsidDel="00000000" w:rsidP="00000000" w:rsidRDefault="00000000" w:rsidRPr="00000000" w14:paraId="000019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Attributes should be rolled or assigned based on your character’s backstory and occupation. Typically, Sanity is high in characters with stable mental states, while Strength may be high for soldiers or laborers. Intelligence could be higher for characters like scientists or occult researchers, while Charisma might be crucial for diplomats, con artists, or cult members.</w:t>
      </w:r>
    </w:p>
    <w:p w:rsidR="00000000" w:rsidDel="00000000" w:rsidP="00000000" w:rsidRDefault="00000000" w:rsidRPr="00000000" w14:paraId="000019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Assigning Points to Attributes:</w:t>
      </w:r>
    </w:p>
    <w:p w:rsidR="00000000" w:rsidDel="00000000" w:rsidP="00000000" w:rsidRDefault="00000000" w:rsidRPr="00000000" w14:paraId="000019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You will assign starting values to each attribute. The method of assigning points can vary, but generally, characters will roll for their attributes and then adjust based on their chosen background and occupation.</w:t>
      </w:r>
    </w:p>
    <w:p w:rsidR="00000000" w:rsidDel="00000000" w:rsidP="00000000" w:rsidRDefault="00000000" w:rsidRPr="00000000" w14:paraId="000019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Roll for Attributes:</w:t>
      </w:r>
    </w:p>
    <w:p w:rsidR="00000000" w:rsidDel="00000000" w:rsidP="00000000" w:rsidRDefault="00000000" w:rsidRPr="00000000" w14:paraId="000019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Roll 3d6 for each attribute to determine a starting value (multiplied by 5 to get the percentage).</w:t>
      </w:r>
    </w:p>
    <w:p w:rsidR="00000000" w:rsidDel="00000000" w:rsidP="00000000" w:rsidRDefault="00000000" w:rsidRPr="00000000" w14:paraId="000019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Players may choose an alternative point-buy system to assign attribute values. The base value typically falls between 50-80%, with Sanity often determined by the character’s past.</w:t>
      </w:r>
    </w:p>
    <w:p w:rsidR="00000000" w:rsidDel="00000000" w:rsidP="00000000" w:rsidRDefault="00000000" w:rsidRPr="00000000" w14:paraId="000019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Once these values are assigned, the Attribute section will follow immediately to define how these attributes impact the gameplay.</w:t>
      </w:r>
    </w:p>
    <w:p w:rsidR="00000000" w:rsidDel="00000000" w:rsidP="00000000" w:rsidRDefault="00000000" w:rsidRPr="00000000" w14:paraId="000019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4: Choosing Skills</w:t>
      </w:r>
    </w:p>
    <w:p w:rsidR="00000000" w:rsidDel="00000000" w:rsidP="00000000" w:rsidRDefault="00000000" w:rsidRPr="00000000" w14:paraId="000019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are the specialized abilities your character has learned and mastered. These represent areas where your character excels, based on their occupation, background, and personal training. Skills are closely tied to specific Attributes and are represented as percentages.</w:t>
      </w:r>
    </w:p>
    <w:p w:rsidR="00000000" w:rsidDel="00000000" w:rsidP="00000000" w:rsidRDefault="00000000" w:rsidRPr="00000000" w14:paraId="000019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are the foundation of your character’s actions in the game world. Whether you are investigating strange occurrences, trying to convince an NPC to cooperate, or engaging in combat, your skills determine how effectively you can perform.</w:t>
      </w:r>
    </w:p>
    <w:p w:rsidR="00000000" w:rsidDel="00000000" w:rsidP="00000000" w:rsidRDefault="00000000" w:rsidRPr="00000000" w14:paraId="000019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are influenced by your character’s attributes and grant bonuses to specific actions. Players choose skills based on their background and occupation, and these will allow them to succeed in various challenges throughout the game.</w:t>
      </w:r>
    </w:p>
    <w:p w:rsidR="00000000" w:rsidDel="00000000" w:rsidP="00000000" w:rsidRDefault="00000000" w:rsidRPr="00000000" w14:paraId="000019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5: Health, Sanity, and Equipment</w:t>
      </w:r>
    </w:p>
    <w:p w:rsidR="00000000" w:rsidDel="00000000" w:rsidP="00000000" w:rsidRDefault="00000000" w:rsidRPr="00000000" w14:paraId="000019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character’s Health Points (HP) and Sanity Points are essential aspects of their survival. HP represents the amount of physical harm your character can take, while Sanity measures their mental resilience in the face of the supernatural horrors they will encounter.</w:t>
      </w:r>
    </w:p>
    <w:p w:rsidR="00000000" w:rsidDel="00000000" w:rsidP="00000000" w:rsidRDefault="00000000" w:rsidRPr="00000000" w14:paraId="000019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Additionally, you will select equipment based on your background and occupation. This can include weapons, tools, or personal items that help you survive and gather information.</w:t>
      </w:r>
    </w:p>
    <w:p w:rsidR="00000000" w:rsidDel="00000000" w:rsidP="00000000" w:rsidRDefault="00000000" w:rsidRPr="00000000" w14:paraId="000019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6: Final Touches</w:t>
      </w:r>
    </w:p>
    <w:p w:rsidR="00000000" w:rsidDel="00000000" w:rsidP="00000000" w:rsidRDefault="00000000" w:rsidRPr="00000000" w14:paraId="000019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With your Attributes, Skills, and Health in place, you will now flesh out the finer details of your character, including:</w:t>
      </w:r>
    </w:p>
    <w:p w:rsidR="00000000" w:rsidDel="00000000" w:rsidP="00000000" w:rsidRDefault="00000000" w:rsidRPr="00000000" w14:paraId="000019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Name</w:t>
      </w:r>
    </w:p>
    <w:p w:rsidR="00000000" w:rsidDel="00000000" w:rsidP="00000000" w:rsidRDefault="00000000" w:rsidRPr="00000000" w14:paraId="000019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Age</w:t>
      </w:r>
    </w:p>
    <w:p w:rsidR="00000000" w:rsidDel="00000000" w:rsidP="00000000" w:rsidRDefault="00000000" w:rsidRPr="00000000" w14:paraId="000019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Personality traits</w:t>
      </w:r>
    </w:p>
    <w:p w:rsidR="00000000" w:rsidDel="00000000" w:rsidP="00000000" w:rsidRDefault="00000000" w:rsidRPr="00000000" w14:paraId="000019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Key relationships</w:t>
      </w:r>
    </w:p>
    <w:p w:rsidR="00000000" w:rsidDel="00000000" w:rsidP="00000000" w:rsidRDefault="00000000" w:rsidRPr="00000000" w14:paraId="000019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Personal motivations</w:t>
      </w:r>
    </w:p>
    <w:p w:rsidR="00000000" w:rsidDel="00000000" w:rsidP="00000000" w:rsidRDefault="00000000" w:rsidRPr="00000000" w14:paraId="000019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elements will bring your character to life and set the stage for the trials they will face in The Harrowing Truth. Keep in mind that character creation is just the beginning. As you progress through the game, your character will change, grow, and potentially succumb to the horrors they confront.</w:t>
      </w:r>
    </w:p>
    <w:p w:rsidR="00000000" w:rsidDel="00000000" w:rsidP="00000000" w:rsidRDefault="00000000" w:rsidRPr="00000000" w14:paraId="000019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Occupations: Shaping Your Role in the World</w:t>
      </w:r>
    </w:p>
    <w:p w:rsidR="00000000" w:rsidDel="00000000" w:rsidP="00000000" w:rsidRDefault="00000000" w:rsidRPr="00000000" w14:paraId="0000196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character’s Occupation is more than just a profession; it is a window into their past, their skills, and their role in the world of The Harrowing Truth. Whether you are an academic piecing together forgotten knowledge, a private investigator following leads into dark corners, or a drifter scraping by on cunning and deception, your Occupation defines much of how you approach the game.</w:t>
      </w:r>
    </w:p>
    <w:p w:rsidR="00000000" w:rsidDel="00000000" w:rsidP="00000000" w:rsidRDefault="00000000" w:rsidRPr="00000000" w14:paraId="000019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Occupations grant your character specific skill bonuses, access to unique equipment, and a defined place within the setting. They provide the framework for how your character interacts with others, approaches challenges, and survives the horrors ahead. More importantly, your Occupation helps craft a richer narrative for your character, giving the Game Master opportunities to weave your backstory into the unfolding story.</w:t>
      </w:r>
    </w:p>
    <w:p w:rsidR="00000000" w:rsidDel="00000000" w:rsidP="00000000" w:rsidRDefault="00000000" w:rsidRPr="00000000" w14:paraId="000019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Function of Occupations in Gameplay</w:t>
      </w:r>
    </w:p>
    <w:p w:rsidR="00000000" w:rsidDel="00000000" w:rsidP="00000000" w:rsidRDefault="00000000" w:rsidRPr="00000000" w14:paraId="000019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Occupations serve as the primary way to align your character’s mechanical strengths with their role in the narrative. When selecting an Occupation, consider the following:</w:t>
      </w:r>
    </w:p>
    <w:p w:rsidR="00000000" w:rsidDel="00000000" w:rsidP="00000000" w:rsidRDefault="00000000" w:rsidRPr="00000000" w14:paraId="000019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Bonuses: Each Occupation provides bonuses to two specific skills that reflect its focus and expertise.</w:t>
      </w:r>
    </w:p>
    <w:p w:rsidR="00000000" w:rsidDel="00000000" w:rsidP="00000000" w:rsidRDefault="00000000" w:rsidRPr="00000000" w14:paraId="000019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Story Hooks: Occupations provide built-in connections to the world, including potential allies, enemies, and motivations.</w:t>
      </w:r>
    </w:p>
    <w:p w:rsidR="00000000" w:rsidDel="00000000" w:rsidP="00000000" w:rsidRDefault="00000000" w:rsidRPr="00000000" w14:paraId="000019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Equipment: Your Occupation determines your starting gear, tools, and resources, granting you a thematic advantage in certain situations.</w:t>
      </w:r>
    </w:p>
    <w:p w:rsidR="00000000" w:rsidDel="00000000" w:rsidP="00000000" w:rsidRDefault="00000000" w:rsidRPr="00000000" w14:paraId="000019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Approach to Conflict: Occupations often dictate how your character is likely to handle challenges, whether through brute force, intellectual analysis, social finesse, or stealth.</w:t>
      </w:r>
    </w:p>
    <w:p w:rsidR="00000000" w:rsidDel="00000000" w:rsidP="00000000" w:rsidRDefault="00000000" w:rsidRPr="00000000" w14:paraId="000019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Choosing an Occupation</w:t>
      </w:r>
    </w:p>
    <w:p w:rsidR="00000000" w:rsidDel="00000000" w:rsidP="00000000" w:rsidRDefault="00000000" w:rsidRPr="00000000" w14:paraId="000019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Selecting an Occupation is a personal choice. It should align with your character’s concept while providing meaningful advantages in the game. Think about what drives your character and how their Occupation contributes to their goals. Are they drawn to the occult because of a traumatic past? Or are they a pragmatist, using their professional skills to navigate an increasingly chaotic world?</w:t>
      </w:r>
    </w:p>
    <w:p w:rsidR="00000000" w:rsidDel="00000000" w:rsidP="00000000" w:rsidRDefault="00000000" w:rsidRPr="00000000" w14:paraId="000019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Occupation will shape the way you interact with the world. However, characters in The Harrowing Truth are rarely confined by their roles. A scientist might pick up a gun, a soldier might delve into forbidden lore, and an artist might bluff their way out of a dangerous situation. Flexibility is key, but your Occupation gives you the tools to succeed in your primary field.</w:t>
      </w:r>
    </w:p>
    <w:p w:rsidR="00000000" w:rsidDel="00000000" w:rsidP="00000000" w:rsidRDefault="00000000" w:rsidRPr="00000000" w14:paraId="000019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List of Occupations</w:t>
      </w:r>
    </w:p>
    <w:p w:rsidR="00000000" w:rsidDel="00000000" w:rsidP="00000000" w:rsidRDefault="00000000" w:rsidRPr="00000000" w14:paraId="0000197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following is a list of Occupations, each with a brief description of its thematic role and the skills it enhances. This list is not exhaustive, and players are encouraged to collaborate with the Game Master to create custom Occupations that fit their characters.</w:t>
      </w:r>
    </w:p>
    <w:p w:rsidR="00000000" w:rsidDel="00000000" w:rsidP="00000000" w:rsidRDefault="00000000" w:rsidRPr="00000000" w14:paraId="000019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Academic</w:t>
      </w:r>
    </w:p>
    <w:p w:rsidR="00000000" w:rsidDel="00000000" w:rsidP="00000000" w:rsidRDefault="00000000" w:rsidRPr="00000000" w14:paraId="000019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Description: Academics are scholars and researchers, often tied to institutions like universities or museums. They are driven by a desire for knowledge, whether mundane or forbidden.</w:t>
      </w:r>
    </w:p>
    <w:p w:rsidR="00000000" w:rsidDel="00000000" w:rsidP="00000000" w:rsidRDefault="00000000" w:rsidRPr="00000000" w14:paraId="000019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Bonuses: Occult Knowledge, Research</w:t>
      </w:r>
    </w:p>
    <w:p w:rsidR="00000000" w:rsidDel="00000000" w:rsidP="00000000" w:rsidRDefault="00000000" w:rsidRPr="00000000" w14:paraId="000019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Starting Equipment: Notebooks, magnifying glass, personal library, research grants.</w:t>
      </w:r>
    </w:p>
    <w:p w:rsidR="00000000" w:rsidDel="00000000" w:rsidP="00000000" w:rsidRDefault="00000000" w:rsidRPr="00000000" w14:paraId="000019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Narrative Role: Academics often provide the intellectual backbone of a group, uncovering vital truths and analyzing cryptic clues.</w:t>
      </w:r>
    </w:p>
    <w:p w:rsidR="00000000" w:rsidDel="00000000" w:rsidP="00000000" w:rsidRDefault="00000000" w:rsidRPr="00000000" w14:paraId="000019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Private Investigator</w:t>
      </w:r>
    </w:p>
    <w:p w:rsidR="00000000" w:rsidDel="00000000" w:rsidP="00000000" w:rsidRDefault="00000000" w:rsidRPr="00000000" w14:paraId="000019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Description: Investigators live for the thrill of solving mysteries and exposing secrets. Their curiosity often leads them into dangerous territory, where their observational skills become invaluable.</w:t>
      </w:r>
    </w:p>
    <w:p w:rsidR="00000000" w:rsidDel="00000000" w:rsidP="00000000" w:rsidRDefault="00000000" w:rsidRPr="00000000" w14:paraId="000019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Bonuses: Investigation, Stealth</w:t>
      </w:r>
    </w:p>
    <w:p w:rsidR="00000000" w:rsidDel="00000000" w:rsidP="00000000" w:rsidRDefault="00000000" w:rsidRPr="00000000" w14:paraId="000019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Starting Equipment: Revolver, flashlight, notebook, trench coat.</w:t>
      </w:r>
    </w:p>
    <w:p w:rsidR="00000000" w:rsidDel="00000000" w:rsidP="00000000" w:rsidRDefault="00000000" w:rsidRPr="00000000" w14:paraId="000019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Narrative Role: Investigators are the eyes and ears of the group, uncovering hidden truths and making connections others might overlook.</w:t>
      </w:r>
    </w:p>
    <w:p w:rsidR="00000000" w:rsidDel="00000000" w:rsidP="00000000" w:rsidRDefault="00000000" w:rsidRPr="00000000" w14:paraId="000019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Soldier</w:t>
      </w:r>
    </w:p>
    <w:p w:rsidR="00000000" w:rsidDel="00000000" w:rsidP="00000000" w:rsidRDefault="00000000" w:rsidRPr="00000000" w14:paraId="000019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Description: Soldiers are trained combatants, adept at surviving hostile encounters. Their discipline and tactical knowledge make them formidable allies in high-stress situations.</w:t>
      </w:r>
    </w:p>
    <w:p w:rsidR="00000000" w:rsidDel="00000000" w:rsidP="00000000" w:rsidRDefault="00000000" w:rsidRPr="00000000" w14:paraId="000019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Bonuses: Firearms, Melee</w:t>
      </w:r>
    </w:p>
    <w:p w:rsidR="00000000" w:rsidDel="00000000" w:rsidP="00000000" w:rsidRDefault="00000000" w:rsidRPr="00000000" w14:paraId="000019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Starting Equipment: Rifle, sidearm, body armor, military kit.</w:t>
      </w:r>
    </w:p>
    <w:p w:rsidR="00000000" w:rsidDel="00000000" w:rsidP="00000000" w:rsidRDefault="00000000" w:rsidRPr="00000000" w14:paraId="000019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Narrative Role: Soldiers provide physical security and tactical insights, but they may struggle to adapt to situations requiring subtlety or diplomacy.</w:t>
      </w:r>
    </w:p>
    <w:p w:rsidR="00000000" w:rsidDel="00000000" w:rsidP="00000000" w:rsidRDefault="00000000" w:rsidRPr="00000000" w14:paraId="000019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Con Artist</w:t>
      </w:r>
    </w:p>
    <w:p w:rsidR="00000000" w:rsidDel="00000000" w:rsidP="00000000" w:rsidRDefault="00000000" w:rsidRPr="00000000" w14:paraId="000019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Description: Con artists survive by their wits and charm, manipulating others to get what they want. They are masters of deception, able to talk their way out of most situations.</w:t>
      </w:r>
    </w:p>
    <w:p w:rsidR="00000000" w:rsidDel="00000000" w:rsidP="00000000" w:rsidRDefault="00000000" w:rsidRPr="00000000" w14:paraId="000019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Bonuses: Deception, Persuasion</w:t>
      </w:r>
    </w:p>
    <w:p w:rsidR="00000000" w:rsidDel="00000000" w:rsidP="00000000" w:rsidRDefault="00000000" w:rsidRPr="00000000" w14:paraId="000019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Starting Equipment: Disguise kit, forged documents, hidden blade.</w:t>
      </w:r>
    </w:p>
    <w:p w:rsidR="00000000" w:rsidDel="00000000" w:rsidP="00000000" w:rsidRDefault="00000000" w:rsidRPr="00000000" w14:paraId="000019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Narrative Role: Con artists excel in social situations, creating opportunities for their group through cunning and guile.</w:t>
      </w:r>
    </w:p>
    <w:p w:rsidR="00000000" w:rsidDel="00000000" w:rsidP="00000000" w:rsidRDefault="00000000" w:rsidRPr="00000000" w14:paraId="000019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Occult Researcher</w:t>
      </w:r>
    </w:p>
    <w:p w:rsidR="00000000" w:rsidDel="00000000" w:rsidP="00000000" w:rsidRDefault="00000000" w:rsidRPr="00000000" w14:paraId="000019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Description: These individuals are obsessed with the unknown, seeking answers in ancient texts and forbidden rituals. They are often outcasts, willing to sacrifice everything for forbidden knowledge.</w:t>
      </w:r>
    </w:p>
    <w:p w:rsidR="00000000" w:rsidDel="00000000" w:rsidP="00000000" w:rsidRDefault="00000000" w:rsidRPr="00000000" w14:paraId="000019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Bonuses: Occult Knowledge, Sanity (with conditions)</w:t>
      </w:r>
    </w:p>
    <w:p w:rsidR="00000000" w:rsidDel="00000000" w:rsidP="00000000" w:rsidRDefault="00000000" w:rsidRPr="00000000" w14:paraId="000019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Starting Equipment: Ritual knife, collection of grimoires, occult symbols.</w:t>
      </w:r>
    </w:p>
    <w:p w:rsidR="00000000" w:rsidDel="00000000" w:rsidP="00000000" w:rsidRDefault="00000000" w:rsidRPr="00000000" w14:paraId="000019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Narrative Role: Occult researchers bring arcane expertise to the group, often at the cost of their own sanity.</w:t>
      </w:r>
    </w:p>
    <w:p w:rsidR="00000000" w:rsidDel="00000000" w:rsidP="00000000" w:rsidRDefault="00000000" w:rsidRPr="00000000" w14:paraId="000019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Artist</w:t>
      </w:r>
    </w:p>
    <w:p w:rsidR="00000000" w:rsidDel="00000000" w:rsidP="00000000" w:rsidRDefault="00000000" w:rsidRPr="00000000" w14:paraId="000019A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Description: Artists interpret the world through their craft, creating beauty or evoking emotion. Some artists have glimpsed the void in their work, leaving them haunted by what they’ve seen.</w:t>
      </w:r>
    </w:p>
    <w:p w:rsidR="00000000" w:rsidDel="00000000" w:rsidP="00000000" w:rsidRDefault="00000000" w:rsidRPr="00000000" w14:paraId="000019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Bonuses: Charm, Crafting (Art)</w:t>
      </w:r>
    </w:p>
    <w:p w:rsidR="00000000" w:rsidDel="00000000" w:rsidP="00000000" w:rsidRDefault="00000000" w:rsidRPr="00000000" w14:paraId="000019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Starting Equipment: Art supplies, sketchbook, portfolio.</w:t>
      </w:r>
    </w:p>
    <w:p w:rsidR="00000000" w:rsidDel="00000000" w:rsidP="00000000" w:rsidRDefault="00000000" w:rsidRPr="00000000" w14:paraId="000019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Narrative Role: Artists offer a unique perspective and can use their craft to inspire allies, deceive enemies, or document horrors.</w:t>
      </w:r>
    </w:p>
    <w:p w:rsidR="00000000" w:rsidDel="00000000" w:rsidP="00000000" w:rsidRDefault="00000000" w:rsidRPr="00000000" w14:paraId="000019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Streetwise Survivor</w:t>
      </w:r>
    </w:p>
    <w:p w:rsidR="00000000" w:rsidDel="00000000" w:rsidP="00000000" w:rsidRDefault="00000000" w:rsidRPr="00000000" w14:paraId="000019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Description: These are individuals who have learned to survive on the fringes of society. They know how to navigate dangerous urban environments and make the most of limited resources.</w:t>
      </w:r>
    </w:p>
    <w:p w:rsidR="00000000" w:rsidDel="00000000" w:rsidP="00000000" w:rsidRDefault="00000000" w:rsidRPr="00000000" w14:paraId="000019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Bonuses: Streetwise, Stealth</w:t>
      </w:r>
    </w:p>
    <w:p w:rsidR="00000000" w:rsidDel="00000000" w:rsidP="00000000" w:rsidRDefault="00000000" w:rsidRPr="00000000" w14:paraId="000019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Starting Equipment: Lockpicks, improvised weapon, stash of stolen goods.</w:t>
      </w:r>
    </w:p>
    <w:p w:rsidR="00000000" w:rsidDel="00000000" w:rsidP="00000000" w:rsidRDefault="00000000" w:rsidRPr="00000000" w14:paraId="000019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Narrative Role: Streetwise characters are resourceful and adaptive, often finding unconventional solutions to complex problems.</w:t>
      </w:r>
    </w:p>
    <w:p w:rsidR="00000000" w:rsidDel="00000000" w:rsidP="00000000" w:rsidRDefault="00000000" w:rsidRPr="00000000" w14:paraId="000019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Medical Professional</w:t>
      </w:r>
    </w:p>
    <w:p w:rsidR="00000000" w:rsidDel="00000000" w:rsidP="00000000" w:rsidRDefault="00000000" w:rsidRPr="00000000" w14:paraId="000019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Description: Doctors and nurses are essential in a world filled with danger and injury. Their knowledge of the human body allows them to save lives in dire circumstances.</w:t>
      </w:r>
    </w:p>
    <w:p w:rsidR="00000000" w:rsidDel="00000000" w:rsidP="00000000" w:rsidRDefault="00000000" w:rsidRPr="00000000" w14:paraId="000019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Bonuses: Medicine, Dexterity (for precision tasks)</w:t>
      </w:r>
    </w:p>
    <w:p w:rsidR="00000000" w:rsidDel="00000000" w:rsidP="00000000" w:rsidRDefault="00000000" w:rsidRPr="00000000" w14:paraId="000019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Starting Equipment: Medical kit, morphine, surgical tools.</w:t>
      </w:r>
    </w:p>
    <w:p w:rsidR="00000000" w:rsidDel="00000000" w:rsidP="00000000" w:rsidRDefault="00000000" w:rsidRPr="00000000" w14:paraId="000019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Narrative Role: Medical professionals are the group’s lifeline, treating injuries and preventing infection.</w:t>
      </w:r>
    </w:p>
    <w:p w:rsidR="00000000" w:rsidDel="00000000" w:rsidP="00000000" w:rsidRDefault="00000000" w:rsidRPr="00000000" w14:paraId="000019B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Custom Occupations</w:t>
      </w:r>
    </w:p>
    <w:p w:rsidR="00000000" w:rsidDel="00000000" w:rsidP="00000000" w:rsidRDefault="00000000" w:rsidRPr="00000000" w14:paraId="000019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If none of the above Occupations fit your character concept, work with your Game Master to create a custom Occupation. This should include:</w:t>
      </w:r>
    </w:p>
    <w:p w:rsidR="00000000" w:rsidDel="00000000" w:rsidP="00000000" w:rsidRDefault="00000000" w:rsidRPr="00000000" w14:paraId="000019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A brief description of the character’s profession or role.</w:t>
      </w:r>
    </w:p>
    <w:p w:rsidR="00000000" w:rsidDel="00000000" w:rsidP="00000000" w:rsidRDefault="00000000" w:rsidRPr="00000000" w14:paraId="000019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Two skill bonuses tied to the Occupation.</w:t>
      </w:r>
    </w:p>
    <w:p w:rsidR="00000000" w:rsidDel="00000000" w:rsidP="00000000" w:rsidRDefault="00000000" w:rsidRPr="00000000" w14:paraId="000019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Starting equipment that reflects the character’s background.</w:t>
      </w:r>
    </w:p>
    <w:p w:rsidR="00000000" w:rsidDel="00000000" w:rsidP="00000000" w:rsidRDefault="00000000" w:rsidRPr="00000000" w14:paraId="000019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Blurring the Lines Between Occupations</w:t>
      </w:r>
    </w:p>
    <w:p w:rsidR="00000000" w:rsidDel="00000000" w:rsidP="00000000" w:rsidRDefault="00000000" w:rsidRPr="00000000" w14:paraId="000019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Characters in The Harrowing Truth are not confined to their Occupations. As the story progresses, they may pick up skills outside of their primary role or develop expertise in unexpected areas. A soldier might become fascinated by the occult, or an academic might learn to handle firearms. Occupations provide a starting point, but they are only the beginning of your character’s journey.</w:t>
      </w:r>
    </w:p>
    <w:p w:rsidR="00000000" w:rsidDel="00000000" w:rsidP="00000000" w:rsidRDefault="00000000" w:rsidRPr="00000000" w14:paraId="000019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concludes with a natural lead-in to the Attributes section, where players will flesh out their character’s capabilities and finalize the framework for their gameplay experience.</w:t>
      </w:r>
    </w:p>
    <w:p w:rsidR="00000000" w:rsidDel="00000000" w:rsidP="00000000" w:rsidRDefault="00000000" w:rsidRPr="00000000" w14:paraId="000019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Let me know if there’s anything else you’d like me to refine, or if we should move on to the next section!</w:t>
      </w:r>
    </w:p>
    <w:p w:rsidR="00000000" w:rsidDel="00000000" w:rsidP="00000000" w:rsidRDefault="00000000" w:rsidRPr="00000000" w14:paraId="000019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Attributes: The Foundation of Your Character</w:t>
      </w:r>
    </w:p>
    <w:p w:rsidR="00000000" w:rsidDel="00000000" w:rsidP="00000000" w:rsidRDefault="00000000" w:rsidRPr="00000000" w14:paraId="000019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your character’s attributes define their fundamental capabilities. These attributes, expressed as percentages (0–100%), shape the way you interact with the world. Attributes affect your ability to perform physical tasks, solve complex problems, handle social situations, and—most importantly—endure the psychological horrors that define this game.</w:t>
      </w:r>
    </w:p>
    <w:p w:rsidR="00000000" w:rsidDel="00000000" w:rsidP="00000000" w:rsidRDefault="00000000" w:rsidRPr="00000000" w14:paraId="000019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Attributes are central to determining how well your character can face the challenges ahead. Whether you’re trying to force open a door, decipher a cryptic text, or remain calm in the face of an unspeakable entity, your attributes will guide your decisions, your successes, and your failures.</w:t>
      </w:r>
    </w:p>
    <w:p w:rsidR="00000000" w:rsidDel="00000000" w:rsidP="00000000" w:rsidRDefault="00000000" w:rsidRPr="00000000" w14:paraId="000019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Six Core Attributes</w:t>
      </w:r>
    </w:p>
    <w:p w:rsidR="00000000" w:rsidDel="00000000" w:rsidP="00000000" w:rsidRDefault="00000000" w:rsidRPr="00000000" w14:paraId="000019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Strength (STR)</w:t>
      </w:r>
    </w:p>
    <w:p w:rsidR="00000000" w:rsidDel="00000000" w:rsidP="00000000" w:rsidRDefault="00000000" w:rsidRPr="00000000" w14:paraId="000019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Strength is the measure of your character’s physical power, endurance, and raw bodily capability. It determines your ability to exert force, whether it’s in physical combat, lifting heavy objects, or enduring fatigue. Strength also plays a role in melee combat and other actions requiring brute force.</w:t>
      </w:r>
    </w:p>
    <w:p w:rsidR="00000000" w:rsidDel="00000000" w:rsidP="00000000" w:rsidRDefault="00000000" w:rsidRPr="00000000" w14:paraId="000019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Strength:</w:t>
      </w:r>
    </w:p>
    <w:p w:rsidR="00000000" w:rsidDel="00000000" w:rsidP="00000000" w:rsidRDefault="00000000" w:rsidRPr="00000000" w14:paraId="000019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Melee Combat: When using blunt or edged weapons in close quarters.</w:t>
      </w:r>
    </w:p>
    <w:p w:rsidR="00000000" w:rsidDel="00000000" w:rsidP="00000000" w:rsidRDefault="00000000" w:rsidRPr="00000000" w14:paraId="000019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Physical Feats: Lifting heavy objects, breaking down doors, or carrying large loads.</w:t>
      </w:r>
    </w:p>
    <w:p w:rsidR="00000000" w:rsidDel="00000000" w:rsidP="00000000" w:rsidRDefault="00000000" w:rsidRPr="00000000" w14:paraId="000019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Endurance: Surviving long marches, holding one’s breath, or resisting fatigue in stressful environments.</w:t>
      </w:r>
    </w:p>
    <w:p w:rsidR="00000000" w:rsidDel="00000000" w:rsidP="00000000" w:rsidRDefault="00000000" w:rsidRPr="00000000" w14:paraId="000019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9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rsidR="00000000" w:rsidDel="00000000" w:rsidP="00000000" w:rsidRDefault="00000000" w:rsidRPr="00000000" w14:paraId="000019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Dexterity (DEX)</w:t>
      </w:r>
    </w:p>
    <w:p w:rsidR="00000000" w:rsidDel="00000000" w:rsidP="00000000" w:rsidRDefault="00000000" w:rsidRPr="00000000" w14:paraId="000019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rsidR="00000000" w:rsidDel="00000000" w:rsidP="00000000" w:rsidRDefault="00000000" w:rsidRPr="00000000" w14:paraId="000019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Dexterity:</w:t>
      </w:r>
    </w:p>
    <w:p w:rsidR="00000000" w:rsidDel="00000000" w:rsidP="00000000" w:rsidRDefault="00000000" w:rsidRPr="00000000" w14:paraId="000019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Ranged Combat: Using guns, bows, or other ranged weapons.</w:t>
      </w:r>
    </w:p>
    <w:p w:rsidR="00000000" w:rsidDel="00000000" w:rsidP="00000000" w:rsidRDefault="00000000" w:rsidRPr="00000000" w14:paraId="000019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Stealth: Moving without making a sound or being detected.</w:t>
      </w:r>
    </w:p>
    <w:p w:rsidR="00000000" w:rsidDel="00000000" w:rsidP="00000000" w:rsidRDefault="00000000" w:rsidRPr="00000000" w14:paraId="000019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Evasion: Dodging or evading attacks, traps, or obstacles.</w:t>
      </w:r>
    </w:p>
    <w:p w:rsidR="00000000" w:rsidDel="00000000" w:rsidP="00000000" w:rsidRDefault="00000000" w:rsidRPr="00000000" w14:paraId="000019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Quick Reflexes: Handling delicate tasks requiring precision, like defusing a bomb.</w:t>
      </w:r>
    </w:p>
    <w:p w:rsidR="00000000" w:rsidDel="00000000" w:rsidP="00000000" w:rsidRDefault="00000000" w:rsidRPr="00000000" w14:paraId="000019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9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Dexterity 50% is attempting to shoot a moving target with a revolver. If they roll under their Dexterity score (50 or lower), they succeed in hitting the target. Dexterity also impacts the initiative roll, meaning characters with higher Dexterity may act before others in combat situations. A critical success could involve hitting a target in a weak spot, while a critical failure might result in the weapon jamming or missing entirely.</w:t>
      </w:r>
    </w:p>
    <w:p w:rsidR="00000000" w:rsidDel="00000000" w:rsidP="00000000" w:rsidRDefault="00000000" w:rsidRPr="00000000" w14:paraId="000019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Constitution (CON)</w:t>
      </w:r>
    </w:p>
    <w:p w:rsidR="00000000" w:rsidDel="00000000" w:rsidP="00000000" w:rsidRDefault="00000000" w:rsidRPr="00000000" w14:paraId="000019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rsidR="00000000" w:rsidDel="00000000" w:rsidP="00000000" w:rsidRDefault="00000000" w:rsidRPr="00000000" w14:paraId="000019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Constitution:</w:t>
      </w:r>
    </w:p>
    <w:p w:rsidR="00000000" w:rsidDel="00000000" w:rsidP="00000000" w:rsidRDefault="00000000" w:rsidRPr="00000000" w14:paraId="000019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Health and Endurance: Determines total health points (HP) and how well the character can survive physical damage.</w:t>
      </w:r>
    </w:p>
    <w:p w:rsidR="00000000" w:rsidDel="00000000" w:rsidP="00000000" w:rsidRDefault="00000000" w:rsidRPr="00000000" w14:paraId="000019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Toughness: The ability to resist poison, disease, or extreme physical conditions like freezing temperatures or hunger.</w:t>
      </w:r>
    </w:p>
    <w:p w:rsidR="00000000" w:rsidDel="00000000" w:rsidP="00000000" w:rsidRDefault="00000000" w:rsidRPr="00000000" w14:paraId="000019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Survival: Enduring stressful, dangerous, or life-threatening conditions for extended periods.</w:t>
      </w:r>
    </w:p>
    <w:p w:rsidR="00000000" w:rsidDel="00000000" w:rsidP="00000000" w:rsidRDefault="00000000" w:rsidRPr="00000000" w14:paraId="000019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9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rsidR="00000000" w:rsidDel="00000000" w:rsidP="00000000" w:rsidRDefault="00000000" w:rsidRPr="00000000" w14:paraId="000019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Intelligence (INT)</w:t>
      </w:r>
    </w:p>
    <w:p w:rsidR="00000000" w:rsidDel="00000000" w:rsidP="00000000" w:rsidRDefault="00000000" w:rsidRPr="00000000" w14:paraId="000019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rsidR="00000000" w:rsidDel="00000000" w:rsidP="00000000" w:rsidRDefault="00000000" w:rsidRPr="00000000" w14:paraId="000019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Intelligence:</w:t>
      </w:r>
    </w:p>
    <w:p w:rsidR="00000000" w:rsidDel="00000000" w:rsidP="00000000" w:rsidRDefault="00000000" w:rsidRPr="00000000" w14:paraId="000019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Research: Solving puzzles, uncovering hidden knowledge, or understanding complex scientific or magical phenomena.</w:t>
      </w:r>
    </w:p>
    <w:p w:rsidR="00000000" w:rsidDel="00000000" w:rsidP="00000000" w:rsidRDefault="00000000" w:rsidRPr="00000000" w14:paraId="000019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Critical Thinking: Deciphering codes, technical information, or piecing together complex clues during an investigation.</w:t>
      </w:r>
    </w:p>
    <w:p w:rsidR="00000000" w:rsidDel="00000000" w:rsidP="00000000" w:rsidRDefault="00000000" w:rsidRPr="00000000" w14:paraId="000019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Analysis: Breaking down a situation logically, such as figuring out a trap or understanding how a strange device works.</w:t>
      </w:r>
    </w:p>
    <w:p w:rsidR="00000000" w:rsidDel="00000000" w:rsidP="00000000" w:rsidRDefault="00000000" w:rsidRPr="00000000" w14:paraId="000019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9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rsidR="00000000" w:rsidDel="00000000" w:rsidP="00000000" w:rsidRDefault="00000000" w:rsidRPr="00000000" w14:paraId="000019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Sanity (SAN)</w:t>
      </w:r>
    </w:p>
    <w:p w:rsidR="00000000" w:rsidDel="00000000" w:rsidP="00000000" w:rsidRDefault="00000000" w:rsidRPr="00000000" w14:paraId="000019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is an attribute representing the character’s psychological resilience. It measures their ability to withstand the horrors of the unknown, from encounters with eldritch creatures to the maddening truths of the cosmos. In a world where every shadow holds a danger and every discovery threatens to unravel reality, Sanity is perhaps the most important attribute of all.</w:t>
      </w:r>
    </w:p>
    <w:p w:rsidR="00000000" w:rsidDel="00000000" w:rsidP="00000000" w:rsidRDefault="00000000" w:rsidRPr="00000000" w14:paraId="000019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9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Sanity:</w:t>
      </w:r>
    </w:p>
    <w:p w:rsidR="00000000" w:rsidDel="00000000" w:rsidP="00000000" w:rsidRDefault="00000000" w:rsidRPr="00000000" w14:paraId="00001A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Facing the Unknown: Every time a character encounters something truly disturbing or horrifying, they must make a sanity check. The more mentally demanding the experience, the higher the chance of losing Sanity points.</w:t>
      </w:r>
    </w:p>
    <w:p w:rsidR="00000000" w:rsidDel="00000000" w:rsidP="00000000" w:rsidRDefault="00000000" w:rsidRPr="00000000" w14:paraId="00001A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Coping with Trauma: When a character faces a deeply traumatic event, their Sanity score might be tested. This includes encounters with horrific creatures, witnessing brutal violence, or learning unthinkable truths.</w:t>
      </w:r>
    </w:p>
    <w:p w:rsidR="00000000" w:rsidDel="00000000" w:rsidP="00000000" w:rsidRDefault="00000000" w:rsidRPr="00000000" w14:paraId="00001A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Psychological Fortitude: The higher the Sanity score, the better a character can endure the mental strain without breaking.</w:t>
      </w:r>
    </w:p>
    <w:p w:rsidR="00000000" w:rsidDel="00000000" w:rsidP="00000000" w:rsidRDefault="00000000" w:rsidRPr="00000000" w14:paraId="00001A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A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rsidR="00000000" w:rsidDel="00000000" w:rsidP="00000000" w:rsidRDefault="00000000" w:rsidRPr="00000000" w14:paraId="00001A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Charisma (CHA)</w:t>
      </w:r>
    </w:p>
    <w:p w:rsidR="00000000" w:rsidDel="00000000" w:rsidP="00000000" w:rsidRDefault="00000000" w:rsidRPr="00000000" w14:paraId="00001A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Charisma represents a character’s social ability to influence, persuade, and command others. It encompasses both the art of persuasion and leadership, as well as the power of manipulation. In a world filled with manipulation, deception, and deceit, Charisma often determines who controls the narrative and who becomes the pawn. Whether in negotiations, social interactions, or even bluffing an enemy, Charisma is essential for survival.</w:t>
      </w:r>
    </w:p>
    <w:p w:rsidR="00000000" w:rsidDel="00000000" w:rsidP="00000000" w:rsidRDefault="00000000" w:rsidRPr="00000000" w14:paraId="00001A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Uses for Charisma:</w:t>
      </w:r>
    </w:p>
    <w:p w:rsidR="00000000" w:rsidDel="00000000" w:rsidP="00000000" w:rsidRDefault="00000000" w:rsidRPr="00000000" w14:paraId="00001A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Persuasion: Convincing someone to do what you want, whether it’s getting information, swaying opinions, or influencing a group.</w:t>
      </w:r>
    </w:p>
    <w:p w:rsidR="00000000" w:rsidDel="00000000" w:rsidP="00000000" w:rsidRDefault="00000000" w:rsidRPr="00000000" w14:paraId="00001A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Leadership: Inspiring a group to follow you or rallying support in a crisis.</w:t>
      </w:r>
    </w:p>
    <w:p w:rsidR="00000000" w:rsidDel="00000000" w:rsidP="00000000" w:rsidRDefault="00000000" w:rsidRPr="00000000" w14:paraId="00001A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Deception: Lying convincingly or manipulating others into believing something that isn’t true.</w:t>
      </w:r>
    </w:p>
    <w:p w:rsidR="00000000" w:rsidDel="00000000" w:rsidP="00000000" w:rsidRDefault="00000000" w:rsidRPr="00000000" w14:paraId="00001A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A1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Charisma 65% attempts to persuade a skeptical ally to join their cause. If they roll 65 or lower, the persuasion succeeds. Charisma is essential for interrogating prisoners, convincing hostile npcs to cooperate, or influencing a crowd. A critical success might allow the character to persuade even the most skeptical individuals, while a critical failure could result in the character being exposed as a liar or manipulator, causing long-term repercussions.</w:t>
      </w:r>
    </w:p>
    <w:p w:rsidR="00000000" w:rsidDel="00000000" w:rsidP="00000000" w:rsidRDefault="00000000" w:rsidRPr="00000000" w14:paraId="00001A1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 Creation: Attribute and Skill Synergy</w:t>
      </w:r>
    </w:p>
    <w:p w:rsidR="00000000" w:rsidDel="00000000" w:rsidP="00000000" w:rsidRDefault="00000000" w:rsidRPr="00000000" w14:paraId="00001A1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rsidR="00000000" w:rsidDel="00000000" w:rsidP="00000000" w:rsidRDefault="00000000" w:rsidRPr="00000000" w14:paraId="00001A1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Your attributes determine the basic framework of your character’s abilities, but it is the skills and Sanity that will determine whether you can survive the horrors of the multiverse.</w:t>
      </w:r>
    </w:p>
    <w:p w:rsidR="00000000" w:rsidDel="00000000" w:rsidP="00000000" w:rsidRDefault="00000000" w:rsidRPr="00000000" w14:paraId="00001A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Skills and Skill Checks</w:t>
      </w:r>
    </w:p>
    <w:p w:rsidR="00000000" w:rsidDel="00000000" w:rsidP="00000000" w:rsidRDefault="00000000" w:rsidRPr="00000000" w14:paraId="00001A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rsidR="00000000" w:rsidDel="00000000" w:rsidP="00000000" w:rsidRDefault="00000000" w:rsidRPr="00000000" w14:paraId="00001A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skill is tied to one or more of your character’s Attributes. Your proficiency in a skill is measured as a percentage (0-100%), and each skill check is resolved by rolling d100. The goal is to roll under the skill’s percentage to succeed.</w:t>
      </w:r>
    </w:p>
    <w:p w:rsidR="00000000" w:rsidDel="00000000" w:rsidP="00000000" w:rsidRDefault="00000000" w:rsidRPr="00000000" w14:paraId="00001A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Skill Types and Skill Progression</w:t>
      </w:r>
    </w:p>
    <w:p w:rsidR="00000000" w:rsidDel="00000000" w:rsidP="00000000" w:rsidRDefault="00000000" w:rsidRPr="00000000" w14:paraId="00001A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game contains a broad array of skills, which are categorized into Combat Skills, Mental Skills, Social Skills, and Special Skills. Some skills are more commonly used than others, depending on your character’s Background and Occupation.</w:t>
      </w:r>
    </w:p>
    <w:p w:rsidR="00000000" w:rsidDel="00000000" w:rsidP="00000000" w:rsidRDefault="00000000" w:rsidRPr="00000000" w14:paraId="00001A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Skills:</w:t>
      </w:r>
    </w:p>
    <w:p w:rsidR="00000000" w:rsidDel="00000000" w:rsidP="00000000" w:rsidRDefault="00000000" w:rsidRPr="00000000" w14:paraId="00001A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skills focus on physical confrontations and defense, helping characters survive hostile encounters, whether against monsters, humans, or other dangers.</w:t>
      </w:r>
    </w:p>
    <w:p w:rsidR="00000000" w:rsidDel="00000000" w:rsidP="00000000" w:rsidRDefault="00000000" w:rsidRPr="00000000" w14:paraId="00001A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Firearms: Ranged combat skill, from pistols to rifles.</w:t>
      </w:r>
    </w:p>
    <w:p w:rsidR="00000000" w:rsidDel="00000000" w:rsidP="00000000" w:rsidRDefault="00000000" w:rsidRPr="00000000" w14:paraId="00001A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Melee: Proficiency in hand-to-hand combat or using melee weapons.</w:t>
      </w:r>
    </w:p>
    <w:p w:rsidR="00000000" w:rsidDel="00000000" w:rsidP="00000000" w:rsidRDefault="00000000" w:rsidRPr="00000000" w14:paraId="00001A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Dodge: The ability to evade attacks, traps, and other dangers in your environment.</w:t>
      </w:r>
    </w:p>
    <w:p w:rsidR="00000000" w:rsidDel="00000000" w:rsidP="00000000" w:rsidRDefault="00000000" w:rsidRPr="00000000" w14:paraId="00001A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Mental Skills:</w:t>
      </w:r>
    </w:p>
    <w:p w:rsidR="00000000" w:rsidDel="00000000" w:rsidP="00000000" w:rsidRDefault="00000000" w:rsidRPr="00000000" w14:paraId="00001A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Mental skills govern intellectual or esoteric actions, including the acquisition of knowledge or solving complex problems.</w:t>
      </w:r>
    </w:p>
    <w:p w:rsidR="00000000" w:rsidDel="00000000" w:rsidP="00000000" w:rsidRDefault="00000000" w:rsidRPr="00000000" w14:paraId="00001A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Investigation: Searching for clues, solving mysteries, or gathering intelligence.</w:t>
      </w:r>
    </w:p>
    <w:p w:rsidR="00000000" w:rsidDel="00000000" w:rsidP="00000000" w:rsidRDefault="00000000" w:rsidRPr="00000000" w14:paraId="00001A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Occult Knowledge: Knowledge of forbidden lore, arcane rituals, and supernatural entities.</w:t>
      </w:r>
    </w:p>
    <w:p w:rsidR="00000000" w:rsidDel="00000000" w:rsidP="00000000" w:rsidRDefault="00000000" w:rsidRPr="00000000" w14:paraId="00001A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Knowledge (Science/History): Expertise in technical fields, ancient history, or obscure facts.</w:t>
      </w:r>
    </w:p>
    <w:p w:rsidR="00000000" w:rsidDel="00000000" w:rsidP="00000000" w:rsidRDefault="00000000" w:rsidRPr="00000000" w14:paraId="00001A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Social Skills:</w:t>
      </w:r>
    </w:p>
    <w:p w:rsidR="00000000" w:rsidDel="00000000" w:rsidP="00000000" w:rsidRDefault="00000000" w:rsidRPr="00000000" w14:paraId="00001A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skills define a character’s ability to interact with others, manipulate situations, or influence the course of events through social means.</w:t>
      </w:r>
    </w:p>
    <w:p w:rsidR="00000000" w:rsidDel="00000000" w:rsidP="00000000" w:rsidRDefault="00000000" w:rsidRPr="00000000" w14:paraId="00001A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Persuade: Convincing others to act in your favor, whether through charm, logic, or deceit.</w:t>
      </w:r>
    </w:p>
    <w:p w:rsidR="00000000" w:rsidDel="00000000" w:rsidP="00000000" w:rsidRDefault="00000000" w:rsidRPr="00000000" w14:paraId="00001A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Deception: The ability to lie convincingly, manipulate others, or disguise your true intentions.</w:t>
      </w:r>
    </w:p>
    <w:p w:rsidR="00000000" w:rsidDel="00000000" w:rsidP="00000000" w:rsidRDefault="00000000" w:rsidRPr="00000000" w14:paraId="00001A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Leadership: Inspiring others, rallying a group, or commanding respect.</w:t>
      </w:r>
    </w:p>
    <w:p w:rsidR="00000000" w:rsidDel="00000000" w:rsidP="00000000" w:rsidRDefault="00000000" w:rsidRPr="00000000" w14:paraId="00001A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Special Skills:</w:t>
      </w:r>
    </w:p>
    <w:p w:rsidR="00000000" w:rsidDel="00000000" w:rsidP="00000000" w:rsidRDefault="00000000" w:rsidRPr="00000000" w14:paraId="00001A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skills are more niche but often vital to specific scenarios or character backstories.</w:t>
      </w:r>
    </w:p>
    <w:p w:rsidR="00000000" w:rsidDel="00000000" w:rsidP="00000000" w:rsidRDefault="00000000" w:rsidRPr="00000000" w14:paraId="00001A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Medicine: Treating injuries, illnesses, and understanding human biology.</w:t>
      </w:r>
    </w:p>
    <w:p w:rsidR="00000000" w:rsidDel="00000000" w:rsidP="00000000" w:rsidRDefault="00000000" w:rsidRPr="00000000" w14:paraId="00001A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Streetwise: Navigating criminal environments, making contacts, or understanding underground movements.</w:t>
      </w:r>
    </w:p>
    <w:p w:rsidR="00000000" w:rsidDel="00000000" w:rsidP="00000000" w:rsidRDefault="00000000" w:rsidRPr="00000000" w14:paraId="00001A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Stealth: Sneaking, hiding, or moving undetected through dangerous or populated areas.</w:t>
      </w:r>
    </w:p>
    <w:p w:rsidR="00000000" w:rsidDel="00000000" w:rsidP="00000000" w:rsidRDefault="00000000" w:rsidRPr="00000000" w14:paraId="00001A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2.2. Skill Check Mechanics</w:t>
      </w:r>
    </w:p>
    <w:p w:rsidR="00000000" w:rsidDel="00000000" w:rsidP="00000000" w:rsidRDefault="00000000" w:rsidRPr="00000000" w14:paraId="00001A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rsidR="00000000" w:rsidDel="00000000" w:rsidP="00000000" w:rsidRDefault="00000000" w:rsidRPr="00000000" w14:paraId="00001A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Success and Failure:</w:t>
      </w:r>
    </w:p>
    <w:p w:rsidR="00000000" w:rsidDel="00000000" w:rsidP="00000000" w:rsidRDefault="00000000" w:rsidRPr="00000000" w14:paraId="00001A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Success: The action is completed successfully, and the character accomplishes their goal with minimal consequences.</w:t>
      </w:r>
    </w:p>
    <w:p w:rsidR="00000000" w:rsidDel="00000000" w:rsidP="00000000" w:rsidRDefault="00000000" w:rsidRPr="00000000" w14:paraId="00001A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rsidR="00000000" w:rsidDel="00000000" w:rsidP="00000000" w:rsidRDefault="00000000" w:rsidRPr="00000000" w14:paraId="00001A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Critical Success and Failure:</w:t>
      </w:r>
    </w:p>
    <w:p w:rsidR="00000000" w:rsidDel="00000000" w:rsidP="00000000" w:rsidRDefault="00000000" w:rsidRPr="00000000" w14:paraId="00001A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Critical Success (01-05): The action succeeds in a spectacular fashion, granting additional benefits, bonuses, or unforeseen advantages. For example, a critical success on an Investigation check might uncover hidden details that weren’t initially apparent.</w:t>
      </w:r>
    </w:p>
    <w:p w:rsidR="00000000" w:rsidDel="00000000" w:rsidP="00000000" w:rsidRDefault="00000000" w:rsidRPr="00000000" w14:paraId="00001A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rsidR="00000000" w:rsidDel="00000000" w:rsidP="00000000" w:rsidRDefault="00000000" w:rsidRPr="00000000" w14:paraId="00001A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2.3. Skill Difficulty and Modifiers</w:t>
      </w:r>
    </w:p>
    <w:p w:rsidR="00000000" w:rsidDel="00000000" w:rsidP="00000000" w:rsidRDefault="00000000" w:rsidRPr="00000000" w14:paraId="00001A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 all actions are equal, and some tasks will naturally be harder than others. The Game Master applies difficulty modifiers to skill rolls based on how difficult or complex an action is. Difficulty modifiers can either increase or decrease a skill’s effective percentage, making the action easier or harder to achieve.</w:t>
      </w:r>
    </w:p>
    <w:p w:rsidR="00000000" w:rsidDel="00000000" w:rsidP="00000000" w:rsidRDefault="00000000" w:rsidRPr="00000000" w14:paraId="00001A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Difficulty Modifiers:</w:t>
      </w:r>
    </w:p>
    <w:p w:rsidR="00000000" w:rsidDel="00000000" w:rsidP="00000000" w:rsidRDefault="00000000" w:rsidRPr="00000000" w14:paraId="00001A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+10%: The task is moderately more difficult than average.</w:t>
      </w:r>
    </w:p>
    <w:p w:rsidR="00000000" w:rsidDel="00000000" w:rsidP="00000000" w:rsidRDefault="00000000" w:rsidRPr="00000000" w14:paraId="00001A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+20%: The task is particularly hard, requiring extraordinary effort or knowledge.</w:t>
      </w:r>
    </w:p>
    <w:p w:rsidR="00000000" w:rsidDel="00000000" w:rsidP="00000000" w:rsidRDefault="00000000" w:rsidRPr="00000000" w14:paraId="00001A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-10%: The task is made easier by favorable circumstances (e.g., a distraction, a key piece of evidence).</w:t>
      </w:r>
    </w:p>
    <w:p w:rsidR="00000000" w:rsidDel="00000000" w:rsidP="00000000" w:rsidRDefault="00000000" w:rsidRPr="00000000" w14:paraId="00001A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-20%: The task is unusually simple or you have a significant advantage over the situation.</w:t>
      </w:r>
    </w:p>
    <w:p w:rsidR="00000000" w:rsidDel="00000000" w:rsidP="00000000" w:rsidRDefault="00000000" w:rsidRPr="00000000" w14:paraId="00001A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Situational Modifiers:</w:t>
      </w:r>
    </w:p>
    <w:p w:rsidR="00000000" w:rsidDel="00000000" w:rsidP="00000000" w:rsidRDefault="00000000" w:rsidRPr="00000000" w14:paraId="00001A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GM may also apply modifiers based on the environment, available resources, or the emotional state of the character. For example, stress from a Sanity loss could impose a +10% penalty to skill rolls as the character struggles with their mental state.</w:t>
      </w:r>
    </w:p>
    <w:p w:rsidR="00000000" w:rsidDel="00000000" w:rsidP="00000000" w:rsidRDefault="00000000" w:rsidRPr="00000000" w14:paraId="00001A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rsidR="00000000" w:rsidDel="00000000" w:rsidP="00000000" w:rsidRDefault="00000000" w:rsidRPr="00000000" w14:paraId="00001A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Opposed Rolls:</w:t>
      </w:r>
    </w:p>
    <w:p w:rsidR="00000000" w:rsidDel="00000000" w:rsidP="00000000" w:rsidRDefault="00000000" w:rsidRPr="00000000" w14:paraId="00001A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rsidR="00000000" w:rsidDel="00000000" w:rsidP="00000000" w:rsidRDefault="00000000" w:rsidRPr="00000000" w14:paraId="00001A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2.4. Untrained Skills</w:t>
      </w:r>
    </w:p>
    <w:p w:rsidR="00000000" w:rsidDel="00000000" w:rsidP="00000000" w:rsidRDefault="00000000" w:rsidRPr="00000000" w14:paraId="00001A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Sometimes, a character may need to attempt an action they have no training in. In such cases, they are untrained in that skill, and their chances of success are greatly reduced.</w:t>
      </w:r>
    </w:p>
    <w:p w:rsidR="00000000" w:rsidDel="00000000" w:rsidP="00000000" w:rsidRDefault="00000000" w:rsidRPr="00000000" w14:paraId="00001A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Untrained Skill Use:</w:t>
      </w:r>
    </w:p>
    <w:p w:rsidR="00000000" w:rsidDel="00000000" w:rsidP="00000000" w:rsidRDefault="00000000" w:rsidRPr="00000000" w14:paraId="00001A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When rolling for a skill a character has no proficiency in, the GM applies a +20% penalty to the base skill percentage. This penalty reflects the difficulty of attempting something outside of their expertise.</w:t>
      </w:r>
    </w:p>
    <w:p w:rsidR="00000000" w:rsidDel="00000000" w:rsidP="00000000" w:rsidRDefault="00000000" w:rsidRPr="00000000" w14:paraId="00001A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For example, a character with no formal Firearms training but who is trying to shoot a weapon might face a +20% penalty, making their chances of success lower than they would be if they were trained in the skill.</w:t>
      </w:r>
    </w:p>
    <w:p w:rsidR="00000000" w:rsidDel="00000000" w:rsidP="00000000" w:rsidRDefault="00000000" w:rsidRPr="00000000" w14:paraId="00001A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2.5. Advancing Skills and Attributes</w:t>
      </w:r>
    </w:p>
    <w:p w:rsidR="00000000" w:rsidDel="00000000" w:rsidP="00000000" w:rsidRDefault="00000000" w:rsidRPr="00000000" w14:paraId="00001A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Throughout the game, characters will gain experience based on their actions, decisions, and accomplishments. As they progress, they can advance their skills by spending experience points (XP) earned during the campaign.</w:t>
      </w:r>
    </w:p>
    <w:p w:rsidR="00000000" w:rsidDel="00000000" w:rsidP="00000000" w:rsidRDefault="00000000" w:rsidRPr="00000000" w14:paraId="00001A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Skills can be advanced by spending XP at the end of a session or milestone, typically improving by a set amount (e.g., +5% per level).</w:t>
      </w:r>
    </w:p>
    <w:p w:rsidR="00000000" w:rsidDel="00000000" w:rsidP="00000000" w:rsidRDefault="00000000" w:rsidRPr="00000000" w14:paraId="00001A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Attributes are harder to improve, usually requiring significant story events or character development. The GM may allow Attribute boosts at major milestones, but these should be rare to maintain the tension and difficulty in the game.</w:t>
      </w:r>
    </w:p>
    <w:p w:rsidR="00000000" w:rsidDel="00000000" w:rsidP="00000000" w:rsidRDefault="00000000" w:rsidRPr="00000000" w14:paraId="00001A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Training New Skills:</w:t>
      </w:r>
    </w:p>
    <w:p w:rsidR="00000000" w:rsidDel="00000000" w:rsidP="00000000" w:rsidRDefault="00000000" w:rsidRPr="00000000" w14:paraId="00001A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If a character attempts a skill they are untrained in, they might gain experience in it after a successful check, allowing them to add a small bonus (e.g., +5%) to the skill’s base percentage.</w:t>
      </w:r>
    </w:p>
    <w:p w:rsidR="00000000" w:rsidDel="00000000" w:rsidP="00000000" w:rsidRDefault="00000000" w:rsidRPr="00000000" w14:paraId="00001A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2.6. Skill Example Scenarios</w:t>
      </w:r>
    </w:p>
    <w:p w:rsidR="00000000" w:rsidDel="00000000" w:rsidP="00000000" w:rsidRDefault="00000000" w:rsidRPr="00000000" w14:paraId="00001A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Let’s look at a few practical examples to understand how skills and skill checks work in The Harrowing Truth.</w:t>
      </w:r>
    </w:p>
    <w:p w:rsidR="00000000" w:rsidDel="00000000" w:rsidP="00000000" w:rsidRDefault="00000000" w:rsidRPr="00000000" w14:paraId="00001A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1: Investigating a Crime Scene</w:t>
      </w:r>
    </w:p>
    <w:p w:rsidR="00000000" w:rsidDel="00000000" w:rsidP="00000000" w:rsidRDefault="00000000" w:rsidRPr="00000000" w14:paraId="00001A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Investigation (60%) is examining a room for evidence related to a mysterious death.</w:t>
      </w:r>
    </w:p>
    <w:p w:rsidR="00000000" w:rsidDel="00000000" w:rsidP="00000000" w:rsidRDefault="00000000" w:rsidRPr="00000000" w14:paraId="00001A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GM sets a difficulty modifier based on the scene (e.g., +10% due to a cluttered room).</w:t>
      </w:r>
    </w:p>
    <w:p w:rsidR="00000000" w:rsidDel="00000000" w:rsidP="00000000" w:rsidRDefault="00000000" w:rsidRPr="00000000" w14:paraId="00001A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character rolls d100 and gets 72—a failure. They find no useful evidence and may need to search again or face a new obstacle.</w:t>
      </w:r>
    </w:p>
    <w:p w:rsidR="00000000" w:rsidDel="00000000" w:rsidP="00000000" w:rsidRDefault="00000000" w:rsidRPr="00000000" w14:paraId="00001A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If they had rolled 30 or lower, they would succeed and might find a hidden clue, such as a bloodstained item that leads them to the next stage of the investigation.</w:t>
      </w:r>
    </w:p>
    <w:p w:rsidR="00000000" w:rsidDel="00000000" w:rsidP="00000000" w:rsidRDefault="00000000" w:rsidRPr="00000000" w14:paraId="00001A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2: Persuading a Suspect</w:t>
      </w:r>
    </w:p>
    <w:p w:rsidR="00000000" w:rsidDel="00000000" w:rsidP="00000000" w:rsidRDefault="00000000" w:rsidRPr="00000000" w14:paraId="00001A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Persuade (50%) tries to convince a suspect to reveal crucial information.</w:t>
      </w:r>
    </w:p>
    <w:p w:rsidR="00000000" w:rsidDel="00000000" w:rsidP="00000000" w:rsidRDefault="00000000" w:rsidRPr="00000000" w14:paraId="00001A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GM sets a difficulty modifier based on the suspect’s disposition, adding +20% due to the suspect’s distrust.</w:t>
      </w:r>
    </w:p>
    <w:p w:rsidR="00000000" w:rsidDel="00000000" w:rsidP="00000000" w:rsidRDefault="00000000" w:rsidRPr="00000000" w14:paraId="00001A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character rolls 63, which is a failure. The suspect remains silent, and the character might lose valuable time or face additional complications.</w:t>
      </w:r>
    </w:p>
    <w:p w:rsidR="00000000" w:rsidDel="00000000" w:rsidP="00000000" w:rsidRDefault="00000000" w:rsidRPr="00000000" w14:paraId="00001A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 critical success (01-05) might not only convince the suspect to talk but could reveal hidden motives or connections to a larger conspiracy.</w:t>
      </w:r>
    </w:p>
    <w:p w:rsidR="00000000" w:rsidDel="00000000" w:rsidP="00000000" w:rsidRDefault="00000000" w:rsidRPr="00000000" w14:paraId="00001A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 Development and Advancement</w:t>
      </w:r>
    </w:p>
    <w:p w:rsidR="00000000" w:rsidDel="00000000" w:rsidP="00000000" w:rsidRDefault="00000000" w:rsidRPr="00000000" w14:paraId="00001A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rsidR="00000000" w:rsidDel="00000000" w:rsidP="00000000" w:rsidRDefault="00000000" w:rsidRPr="00000000" w14:paraId="00001A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process mirrors the transformation of ordinary people into extraordinary (or extraordinarily broken) individuals. Growth isn’t just about numbers; it’s about reflecting the character’s journey and the scars they carry, both physical and psychological.</w:t>
      </w:r>
    </w:p>
    <w:p w:rsidR="00000000" w:rsidDel="00000000" w:rsidP="00000000" w:rsidRDefault="00000000" w:rsidRPr="00000000" w14:paraId="00001A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Earning Experience Points (XP)</w:t>
      </w:r>
    </w:p>
    <w:p w:rsidR="00000000" w:rsidDel="00000000" w:rsidP="00000000" w:rsidRDefault="00000000" w:rsidRPr="00000000" w14:paraId="00001A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Characters earn Experience Points (XP) as a reward for their actions and accomplishments during gameplay. The Game Master (GM) determines the amount of XP awarded based on the following factors:</w:t>
      </w:r>
    </w:p>
    <w:p w:rsidR="00000000" w:rsidDel="00000000" w:rsidP="00000000" w:rsidRDefault="00000000" w:rsidRPr="00000000" w14:paraId="00001A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Story Progression: Completing major story milestones, solving mysteries, or reaching critical turning points.</w:t>
      </w:r>
    </w:p>
    <w:p w:rsidR="00000000" w:rsidDel="00000000" w:rsidP="00000000" w:rsidRDefault="00000000" w:rsidRPr="00000000" w14:paraId="00001A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Roleplay: Exceptional in-character decisions, narrative-driven risks, or meaningful contributions to the story.</w:t>
      </w:r>
    </w:p>
    <w:p w:rsidR="00000000" w:rsidDel="00000000" w:rsidP="00000000" w:rsidRDefault="00000000" w:rsidRPr="00000000" w14:paraId="00001A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Combat and Survival: Successfully navigating combat or dangerous encounters.</w:t>
      </w:r>
    </w:p>
    <w:p w:rsidR="00000000" w:rsidDel="00000000" w:rsidP="00000000" w:rsidRDefault="00000000" w:rsidRPr="00000000" w14:paraId="00001A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Problem-Solving: Creative solutions, clever use of skills, or outsmarting challenges.</w:t>
      </w:r>
    </w:p>
    <w:p w:rsidR="00000000" w:rsidDel="00000000" w:rsidP="00000000" w:rsidRDefault="00000000" w:rsidRPr="00000000" w14:paraId="00001A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XP Awards:</w:t>
      </w:r>
    </w:p>
    <w:p w:rsidR="00000000" w:rsidDel="00000000" w:rsidP="00000000" w:rsidRDefault="00000000" w:rsidRPr="00000000" w14:paraId="00001A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Event    XP Awarded</w:t>
      </w:r>
    </w:p>
    <w:p w:rsidR="00000000" w:rsidDel="00000000" w:rsidP="00000000" w:rsidRDefault="00000000" w:rsidRPr="00000000" w14:paraId="00001A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Discovering a major clue     50-100 XP</w:t>
      </w:r>
    </w:p>
    <w:p w:rsidR="00000000" w:rsidDel="00000000" w:rsidP="00000000" w:rsidRDefault="00000000" w:rsidRPr="00000000" w14:paraId="00001A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Defeating a minor enemy     20-50 XP</w:t>
      </w:r>
    </w:p>
    <w:p w:rsidR="00000000" w:rsidDel="00000000" w:rsidP="00000000" w:rsidRDefault="00000000" w:rsidRPr="00000000" w14:paraId="00001A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Surviving a catastrophic event          100-200 XP</w:t>
      </w:r>
    </w:p>
    <w:p w:rsidR="00000000" w:rsidDel="00000000" w:rsidP="00000000" w:rsidRDefault="00000000" w:rsidRPr="00000000" w14:paraId="00001A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Completing a major story arc 200-500 XP</w:t>
      </w:r>
    </w:p>
    <w:p w:rsidR="00000000" w:rsidDel="00000000" w:rsidP="00000000" w:rsidRDefault="00000000" w:rsidRPr="00000000" w14:paraId="00001A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GM may adjust XP awards based on the difficulty of the event and the significance of the player’s contributions.</w:t>
      </w:r>
    </w:p>
    <w:p w:rsidR="00000000" w:rsidDel="00000000" w:rsidP="00000000" w:rsidRDefault="00000000" w:rsidRPr="00000000" w14:paraId="00001A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Using XP to Improve Skills</w:t>
      </w:r>
    </w:p>
    <w:p w:rsidR="00000000" w:rsidDel="00000000" w:rsidP="00000000" w:rsidRDefault="00000000" w:rsidRPr="00000000" w14:paraId="00001AA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the end of each session or milestone, players may spend their accumulated XP to improve their character’s abilities. Skills are the most common area of improvement and represent the practical growth of a character as they gain new knowledge or refine their expertise.</w:t>
      </w:r>
    </w:p>
    <w:p w:rsidR="00000000" w:rsidDel="00000000" w:rsidP="00000000" w:rsidRDefault="00000000" w:rsidRPr="00000000" w14:paraId="00001AA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 Advancement:</w:t>
      </w:r>
    </w:p>
    <w:p w:rsidR="00000000" w:rsidDel="00000000" w:rsidP="00000000" w:rsidRDefault="00000000" w:rsidRPr="00000000" w14:paraId="00001AA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Players can spend 50 XP to increase a skill by +5%.</w:t>
      </w:r>
    </w:p>
    <w:p w:rsidR="00000000" w:rsidDel="00000000" w:rsidP="00000000" w:rsidRDefault="00000000" w:rsidRPr="00000000" w14:paraId="00001A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Skills cannot be increased beyond 90% without GM approval, as mastery is rare and should reflect significant narrative milestones.</w:t>
      </w:r>
    </w:p>
    <w:p w:rsidR="00000000" w:rsidDel="00000000" w:rsidP="00000000" w:rsidRDefault="00000000" w:rsidRPr="00000000" w14:paraId="00001A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Skills that were used frequently during a session may gain bonus progression at the GM’s discretion (e.g., an automatic +5% for critical use or repeated success).</w:t>
      </w:r>
    </w:p>
    <w:p w:rsidR="00000000" w:rsidDel="00000000" w:rsidP="00000000" w:rsidRDefault="00000000" w:rsidRPr="00000000" w14:paraId="00001A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A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Firearms 60% spends 100 XP to raise the skill to 70%, reflecting their growing proficiency with ranged weapons after several combat encounters.</w:t>
      </w:r>
    </w:p>
    <w:p w:rsidR="00000000" w:rsidDel="00000000" w:rsidP="00000000" w:rsidRDefault="00000000" w:rsidRPr="00000000" w14:paraId="00001A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Improving Attributes</w:t>
      </w:r>
    </w:p>
    <w:p w:rsidR="00000000" w:rsidDel="00000000" w:rsidP="00000000" w:rsidRDefault="00000000" w:rsidRPr="00000000" w14:paraId="00001A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Attributes are harder to improve than skills, reflecting their fundamental nature. Unlike skills, which can grow through practice and learning, attributes represent core aspects of the character that require extraordinary effort or circumstances to enhance.</w:t>
      </w:r>
    </w:p>
    <w:p w:rsidR="00000000" w:rsidDel="00000000" w:rsidP="00000000" w:rsidRDefault="00000000" w:rsidRPr="00000000" w14:paraId="00001A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Attribute Advancement:</w:t>
      </w:r>
    </w:p>
    <w:p w:rsidR="00000000" w:rsidDel="00000000" w:rsidP="00000000" w:rsidRDefault="00000000" w:rsidRPr="00000000" w14:paraId="00001A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Players may spend 200 XP to raise an attribute by +5%.</w:t>
      </w:r>
    </w:p>
    <w:p w:rsidR="00000000" w:rsidDel="00000000" w:rsidP="00000000" w:rsidRDefault="00000000" w:rsidRPr="00000000" w14:paraId="00001A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Increasing an attribute must be justified narratively. For example, a character might gain Strength after prolonged physical exertion or Sanity after overcoming significant psychological trauma.</w:t>
      </w:r>
    </w:p>
    <w:p w:rsidR="00000000" w:rsidDel="00000000" w:rsidP="00000000" w:rsidRDefault="00000000" w:rsidRPr="00000000" w14:paraId="00001A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Attribute increases are limited to +10% per story arc unless otherwise approved by the GM.</w:t>
      </w:r>
    </w:p>
    <w:p w:rsidR="00000000" w:rsidDel="00000000" w:rsidP="00000000" w:rsidRDefault="00000000" w:rsidRPr="00000000" w14:paraId="00001A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A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Constitution 50% spends 200 XP to raise it to 55%, representing the physical resilience they developed after weeks of survival in hostile conditions.</w:t>
      </w:r>
    </w:p>
    <w:p w:rsidR="00000000" w:rsidDel="00000000" w:rsidP="00000000" w:rsidRDefault="00000000" w:rsidRPr="00000000" w14:paraId="00001A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Gaining New Skills</w:t>
      </w:r>
    </w:p>
    <w:p w:rsidR="00000000" w:rsidDel="00000000" w:rsidP="00000000" w:rsidRDefault="00000000" w:rsidRPr="00000000" w14:paraId="00001A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Sometimes, a character may wish to learn a new skill that was not part of their original set. This reflects their adaptation to the challenges of the world and the need to develop expertise in previously unexplored areas.</w:t>
      </w:r>
    </w:p>
    <w:p w:rsidR="00000000" w:rsidDel="00000000" w:rsidP="00000000" w:rsidRDefault="00000000" w:rsidRPr="00000000" w14:paraId="00001A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Learning a New Skill:</w:t>
      </w:r>
    </w:p>
    <w:p w:rsidR="00000000" w:rsidDel="00000000" w:rsidP="00000000" w:rsidRDefault="00000000" w:rsidRPr="00000000" w14:paraId="00001A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Players may spend 100 XP to gain a new skill at its base percentage (determined by the relevant attribute).</w:t>
      </w:r>
    </w:p>
    <w:p w:rsidR="00000000" w:rsidDel="00000000" w:rsidP="00000000" w:rsidRDefault="00000000" w:rsidRPr="00000000" w14:paraId="00001A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Additional XP can then be spent to increase the skill as normal.</w:t>
      </w:r>
    </w:p>
    <w:p w:rsidR="00000000" w:rsidDel="00000000" w:rsidP="00000000" w:rsidRDefault="00000000" w:rsidRPr="00000000" w14:paraId="00001A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A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scholar decides to pick up the Firearms skill after surviving multiple hostile encounters. They spend 100 XP to gain Firearms 40% (base value tied to their DEX attribute).</w:t>
      </w:r>
    </w:p>
    <w:p w:rsidR="00000000" w:rsidDel="00000000" w:rsidP="00000000" w:rsidRDefault="00000000" w:rsidRPr="00000000" w14:paraId="00001A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Sanity and Narrative Consequences</w:t>
      </w:r>
    </w:p>
    <w:p w:rsidR="00000000" w:rsidDel="00000000" w:rsidP="00000000" w:rsidRDefault="00000000" w:rsidRPr="00000000" w14:paraId="00001A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rsidR="00000000" w:rsidDel="00000000" w:rsidP="00000000" w:rsidRDefault="00000000" w:rsidRPr="00000000" w14:paraId="00001A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Regaining Sanity:</w:t>
      </w:r>
    </w:p>
    <w:p w:rsidR="00000000" w:rsidDel="00000000" w:rsidP="00000000" w:rsidRDefault="00000000" w:rsidRPr="00000000" w14:paraId="00001A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Characters may regain 1-5 SAN by spending prolonged periods in safe environments or undergoing psychological therapy.</w:t>
      </w:r>
    </w:p>
    <w:p w:rsidR="00000000" w:rsidDel="00000000" w:rsidP="00000000" w:rsidRDefault="00000000" w:rsidRPr="00000000" w14:paraId="00001A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Significant story events, such as defeating an eldritch horror or solving a mystery, may restore larger amounts of SAN, but such moments are rare.</w:t>
      </w:r>
    </w:p>
    <w:p w:rsidR="00000000" w:rsidDel="00000000" w:rsidP="00000000" w:rsidRDefault="00000000" w:rsidRPr="00000000" w14:paraId="00001A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Improving Sanity is not only mechanical but also narrative, representing the character’s journey toward healing—or their descent into further madness.</w:t>
      </w:r>
    </w:p>
    <w:p w:rsidR="00000000" w:rsidDel="00000000" w:rsidP="00000000" w:rsidRDefault="00000000" w:rsidRPr="00000000" w14:paraId="00001A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Personal Growth and Roleplay Rewards</w:t>
      </w:r>
    </w:p>
    <w:p w:rsidR="00000000" w:rsidDel="00000000" w:rsidP="00000000" w:rsidRDefault="00000000" w:rsidRPr="00000000" w14:paraId="00001A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 all development comes from XP. The Harrowing Truth encourages players to embrace narrative-driven character growth, reflecting the experiences and challenges their characters endure.</w:t>
      </w:r>
    </w:p>
    <w:p w:rsidR="00000000" w:rsidDel="00000000" w:rsidP="00000000" w:rsidRDefault="00000000" w:rsidRPr="00000000" w14:paraId="00001A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Roleplay-Based Growth:</w:t>
      </w:r>
    </w:p>
    <w:p w:rsidR="00000000" w:rsidDel="00000000" w:rsidP="00000000" w:rsidRDefault="00000000" w:rsidRPr="00000000" w14:paraId="00001A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GM may grant free skill increases, new connections, or story advantages based on a player’s roleplay. For instance:</w:t>
      </w:r>
    </w:p>
    <w:p w:rsidR="00000000" w:rsidDel="00000000" w:rsidP="00000000" w:rsidRDefault="00000000" w:rsidRPr="00000000" w14:paraId="00001A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 character who consistently uses deception might gain a small bonus to their Deception skill without spending XP.</w:t>
      </w:r>
    </w:p>
    <w:p w:rsidR="00000000" w:rsidDel="00000000" w:rsidP="00000000" w:rsidRDefault="00000000" w:rsidRPr="00000000" w14:paraId="00001A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A character who befriends an NPC might gain a new ally or contact who can assist them in future missions.</w:t>
      </w:r>
    </w:p>
    <w:p w:rsidR="00000000" w:rsidDel="00000000" w:rsidP="00000000" w:rsidRDefault="00000000" w:rsidRPr="00000000" w14:paraId="00001A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Players are encouraged to tie their roleplay choices to their character’s Background, Occupation, and evolving story arc.</w:t>
      </w:r>
    </w:p>
    <w:p w:rsidR="00000000" w:rsidDel="00000000" w:rsidP="00000000" w:rsidRDefault="00000000" w:rsidRPr="00000000" w14:paraId="00001A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Limits of Advancement</w:t>
      </w:r>
    </w:p>
    <w:p w:rsidR="00000000" w:rsidDel="00000000" w:rsidP="00000000" w:rsidRDefault="00000000" w:rsidRPr="00000000" w14:paraId="00001AD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w:t>
      </w:r>
    </w:p>
    <w:p w:rsidR="00000000" w:rsidDel="00000000" w:rsidP="00000000" w:rsidRDefault="00000000" w:rsidRPr="00000000" w14:paraId="00001AE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1A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rsidR="00000000" w:rsidDel="00000000" w:rsidP="00000000" w:rsidRDefault="00000000" w:rsidRPr="00000000" w14:paraId="00001A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journey of your character is one of constant adaptation, whether it’s learning to survive, mastering new abilities, or struggling to keep their sanity intact. As the story unfolds, their growth will become a testament to their resilience—or their ultimate downfall.</w:t>
      </w:r>
    </w:p>
    <w:p w:rsidR="00000000" w:rsidDel="00000000" w:rsidP="00000000" w:rsidRDefault="00000000" w:rsidRPr="00000000" w14:paraId="00001A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Sanity System</w:t>
      </w:r>
    </w:p>
    <w:p w:rsidR="00000000" w:rsidDel="00000000" w:rsidP="00000000" w:rsidRDefault="00000000" w:rsidRPr="00000000" w14:paraId="00001A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Sanity System is one of the most crucial elements of The Harrowing Truth. It represents the mental and emotional resilience of the characters as they face the unimaginable horrors of the multiverse. As characters are exposed to the unknown, their sanity will be tested, and the results may be permanent. Unlike traditional RPG systems, where health is the primary resource to manage, Sanity represents the fragility of the mind, and once it’s lost, it’s much harder to recover.</w:t>
      </w:r>
    </w:p>
    <w:p w:rsidR="00000000" w:rsidDel="00000000" w:rsidP="00000000" w:rsidRDefault="00000000" w:rsidRPr="00000000" w14:paraId="00001A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Sanity System forces players to question their characters’ mental strength as they delve deeper into the mysteries of the universe. Every encounter with the incomprehensible forces the players to reflect on whether they can hold it together or whether the truth is too much to bear.</w:t>
      </w:r>
    </w:p>
    <w:p w:rsidR="00000000" w:rsidDel="00000000" w:rsidP="00000000" w:rsidRDefault="00000000" w:rsidRPr="00000000" w14:paraId="00001A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3.1. Sanity Thresholds and Starting Sanity</w:t>
      </w:r>
    </w:p>
    <w:p w:rsidR="00000000" w:rsidDel="00000000" w:rsidP="00000000" w:rsidRDefault="00000000" w:rsidRPr="00000000" w14:paraId="00001A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the beginning of the game, each character starts with a Sanity score, typically expressed as a percentage. This percentage represents how well they can handle the stress and trauma of the game world. The default Sanity score is based on the character’s Sanity Attribute, which is determined by the character’s Background, Occupation, and personal history. This base score can range between 50% to 80%, depending on the character’s backstory and experiences prior to the campaign.</w:t>
      </w:r>
    </w:p>
    <w:p w:rsidR="00000000" w:rsidDel="00000000" w:rsidP="00000000" w:rsidRDefault="00000000" w:rsidRPr="00000000" w14:paraId="00001A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Starting Sanity Formula:</w:t>
      </w:r>
    </w:p>
    <w:p w:rsidR="00000000" w:rsidDel="00000000" w:rsidP="00000000" w:rsidRDefault="00000000" w:rsidRPr="00000000" w14:paraId="00001A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starting Sanity (SAN) is equal to the Sanity Attribute multiplied by 5.</w:t>
      </w:r>
    </w:p>
    <w:p w:rsidR="00000000" w:rsidDel="00000000" w:rsidP="00000000" w:rsidRDefault="00000000" w:rsidRPr="00000000" w14:paraId="00001A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A character with Sanity 60% will start with a Sanity score of 60 (60 x 5 = 300).</w:t>
      </w:r>
    </w:p>
    <w:p w:rsidR="00000000" w:rsidDel="00000000" w:rsidP="00000000" w:rsidRDefault="00000000" w:rsidRPr="00000000" w14:paraId="00001A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starting Sanity score will serve as the benchmark, and from here, players will have to maintain it while interacting with the horrors that lurk in the game world. As sanity is lost, it may affect the character in numerous ways, ranging from minor behavioral quirks to full-on mental breakdowns.</w:t>
      </w:r>
    </w:p>
    <w:p w:rsidR="00000000" w:rsidDel="00000000" w:rsidP="00000000" w:rsidRDefault="00000000" w:rsidRPr="00000000" w14:paraId="00001A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3.2. Sanity Checks: How They Work</w:t>
      </w:r>
    </w:p>
    <w:p w:rsidR="00000000" w:rsidDel="00000000" w:rsidP="00000000" w:rsidRDefault="00000000" w:rsidRPr="00000000" w14:paraId="00001A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Sanity Check is made whenever a character encounters something deeply disturbing, such as an eldritch entity, witnessing brutal acts of violence, or experiencing something supernatural. These checks test the character’s ability to handle the overwhelming nature of the unknown and prevent them from losing their mental grip.</w:t>
      </w:r>
    </w:p>
    <w:p w:rsidR="00000000" w:rsidDel="00000000" w:rsidP="00000000" w:rsidRDefault="00000000" w:rsidRPr="00000000" w14:paraId="00001A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Making a Sanity Check:</w:t>
      </w:r>
    </w:p>
    <w:p w:rsidR="00000000" w:rsidDel="00000000" w:rsidP="00000000" w:rsidRDefault="00000000" w:rsidRPr="00000000" w14:paraId="00001A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A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When to Roll: A Sanity Check is typically triggered when a character witnesses or experiences something horrific, otherworldly, or traumatic. This could be an encounter with a terrifying creature, a moment of realization about the true nature of reality, or a deeply unsettling event.</w:t>
      </w:r>
    </w:p>
    <w:p w:rsidR="00000000" w:rsidDel="00000000" w:rsidP="00000000" w:rsidRDefault="00000000" w:rsidRPr="00000000" w14:paraId="00001B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Roll: The character must roll d100 and compare the result to their current Sanity score.</w:t>
      </w:r>
    </w:p>
    <w:p w:rsidR="00000000" w:rsidDel="00000000" w:rsidP="00000000" w:rsidRDefault="00000000" w:rsidRPr="00000000" w14:paraId="00001B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Success: The character manages to maintain their composure, and no Sanity points are lost.</w:t>
      </w:r>
    </w:p>
    <w:p w:rsidR="00000000" w:rsidDel="00000000" w:rsidP="00000000" w:rsidRDefault="00000000" w:rsidRPr="00000000" w14:paraId="00001B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Failure: The character loses Sanity points as determined by the severity of the event.</w:t>
      </w:r>
    </w:p>
    <w:p w:rsidR="00000000" w:rsidDel="00000000" w:rsidP="00000000" w:rsidRDefault="00000000" w:rsidRPr="00000000" w14:paraId="00001B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Loss:</w:t>
      </w:r>
    </w:p>
    <w:p w:rsidR="00000000" w:rsidDel="00000000" w:rsidP="00000000" w:rsidRDefault="00000000" w:rsidRPr="00000000" w14:paraId="00001B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amount of Sanity lost depends on the event’s intensity. More traumatic or bizarre encounters result in larger Sanity losses.</w:t>
      </w:r>
    </w:p>
    <w:p w:rsidR="00000000" w:rsidDel="00000000" w:rsidP="00000000" w:rsidRDefault="00000000" w:rsidRPr="00000000" w14:paraId="00001B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Event Sanity Loss</w:t>
      </w:r>
    </w:p>
    <w:p w:rsidR="00000000" w:rsidDel="00000000" w:rsidP="00000000" w:rsidRDefault="00000000" w:rsidRPr="00000000" w14:paraId="00001B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Discovering a mutilated body           1-3 SAN</w:t>
      </w:r>
    </w:p>
    <w:p w:rsidR="00000000" w:rsidDel="00000000" w:rsidP="00000000" w:rsidRDefault="00000000" w:rsidRPr="00000000" w14:paraId="00001B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Witnessing an eldritch ritual             1d10 SAN</w:t>
      </w:r>
    </w:p>
    <w:p w:rsidR="00000000" w:rsidDel="00000000" w:rsidP="00000000" w:rsidRDefault="00000000" w:rsidRPr="00000000" w14:paraId="00001B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Learning forbidden knowledge.          1d6-3 SAN</w:t>
      </w:r>
    </w:p>
    <w:p w:rsidR="00000000" w:rsidDel="00000000" w:rsidP="00000000" w:rsidRDefault="00000000" w:rsidRPr="00000000" w14:paraId="00001B1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Seeing a cosmic entity                       1d20+5 SAN</w:t>
      </w:r>
    </w:p>
    <w:p w:rsidR="00000000" w:rsidDel="00000000" w:rsidP="00000000" w:rsidRDefault="00000000" w:rsidRPr="00000000" w14:paraId="00001B1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3.3. Effects of Sanity Loss</w:t>
      </w:r>
    </w:p>
    <w:p w:rsidR="00000000" w:rsidDel="00000000" w:rsidP="00000000" w:rsidRDefault="00000000" w:rsidRPr="00000000" w14:paraId="00001B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characters lose Sanity points, their mental state begins to deteriorate, manifesting in different ways based on the degree of loss.</w:t>
      </w:r>
    </w:p>
    <w:p w:rsidR="00000000" w:rsidDel="00000000" w:rsidP="00000000" w:rsidRDefault="00000000" w:rsidRPr="00000000" w14:paraId="00001B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Short-Term Effects:</w:t>
      </w:r>
    </w:p>
    <w:p w:rsidR="00000000" w:rsidDel="00000000" w:rsidP="00000000" w:rsidRDefault="00000000" w:rsidRPr="00000000" w14:paraId="00001B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1-10% Loss: Minor psychological effects. The character may feel unsettled, anxious, or distracted. These effects may be temporary and can be overcome with time or a safe environment. However, the character may begin to question what they saw or heard.</w:t>
      </w:r>
    </w:p>
    <w:p w:rsidR="00000000" w:rsidDel="00000000" w:rsidP="00000000" w:rsidRDefault="00000000" w:rsidRPr="00000000" w14:paraId="00001B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The character becomes hyper-vigilant, hearing things that aren’t there or finding themselves jumping at sudden movements.</w:t>
      </w:r>
    </w:p>
    <w:p w:rsidR="00000000" w:rsidDel="00000000" w:rsidP="00000000" w:rsidRDefault="00000000" w:rsidRPr="00000000" w14:paraId="00001B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10-30% Loss: Mild paranoia, fear, and obsessive thoughts begin to set in. The character might develop mild phobias related to the traumatic event they encountered. These psychological scars can lead to physical reactions, such as sweating, shaking, or a racing heart.</w:t>
      </w:r>
    </w:p>
    <w:p w:rsidR="00000000" w:rsidDel="00000000" w:rsidP="00000000" w:rsidRDefault="00000000" w:rsidRPr="00000000" w14:paraId="00001B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The character becomes fixated on a particular event or individual, replaying it over and over in their mind. They might start avoiding certain places or people associated with the trauma.</w:t>
      </w:r>
    </w:p>
    <w:p w:rsidR="00000000" w:rsidDel="00000000" w:rsidP="00000000" w:rsidRDefault="00000000" w:rsidRPr="00000000" w14:paraId="00001B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Medium-Term Effects:</w:t>
      </w:r>
    </w:p>
    <w:p w:rsidR="00000000" w:rsidDel="00000000" w:rsidP="00000000" w:rsidRDefault="00000000" w:rsidRPr="00000000" w14:paraId="00001B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30-50% Loss: The character experiences hallucinations or delusions, causing them to misinterpret reality. They might hear voices, see things that aren’t there, or lose track of time. Their mental stability begins to wane, and they may have difficulty focusing on tasks.</w:t>
      </w:r>
    </w:p>
    <w:p w:rsidR="00000000" w:rsidDel="00000000" w:rsidP="00000000" w:rsidRDefault="00000000" w:rsidRPr="00000000" w14:paraId="00001B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The character begins to see strange symbols or images in everyday objects, such as walls, food, or other people. They might even begin to speak in riddles or parables, no longer making sense to others.</w:t>
      </w:r>
    </w:p>
    <w:p w:rsidR="00000000" w:rsidDel="00000000" w:rsidP="00000000" w:rsidRDefault="00000000" w:rsidRPr="00000000" w14:paraId="00001B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50-70% Loss: The character starts to suffer from severe paranoia, mistrusting everyone, including allies. They might begin to act erratically, becoming withdrawn or violent. A breakdown in their reasoning and decision-making process may lead to poor judgment.</w:t>
      </w:r>
    </w:p>
    <w:p w:rsidR="00000000" w:rsidDel="00000000" w:rsidP="00000000" w:rsidRDefault="00000000" w:rsidRPr="00000000" w14:paraId="00001B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The character might lock themselves in a room, convinced they are being followed or watched, or they could lash out at companions, fearing betrayal.</w:t>
      </w:r>
    </w:p>
    <w:p w:rsidR="00000000" w:rsidDel="00000000" w:rsidP="00000000" w:rsidRDefault="00000000" w:rsidRPr="00000000" w14:paraId="00001B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Long-Term Effects:</w:t>
      </w:r>
    </w:p>
    <w:p w:rsidR="00000000" w:rsidDel="00000000" w:rsidP="00000000" w:rsidRDefault="00000000" w:rsidRPr="00000000" w14:paraId="00001B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70-90% Loss: Major mental instability. The character might begin to lose touch with reality, experiencing full-blown delusions and hallucinations. At this stage, they might no longer be able to distinguish between what is real and what is imagined.</w:t>
      </w:r>
    </w:p>
    <w:p w:rsidR="00000000" w:rsidDel="00000000" w:rsidP="00000000" w:rsidRDefault="00000000" w:rsidRPr="00000000" w14:paraId="00001B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The character becomes obsessed with a particular eldritch entity, believing it is guiding their actions or speaking directly to them. They might even begin to communicate with people who aren’t there, acting as though they are in constant conversation with invisible forces.</w:t>
      </w:r>
    </w:p>
    <w:p w:rsidR="00000000" w:rsidDel="00000000" w:rsidP="00000000" w:rsidRDefault="00000000" w:rsidRPr="00000000" w14:paraId="00001B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90-100% Loss: The character has completely lost their sanity. They are driven to madness, and their actions become unpredictable and erratic. In many cases, characters who lose all their Sanity are either removed from play or become npcs, driven by their insanity to fulfill strange goals or engage in dangerous behaviors.</w:t>
      </w:r>
    </w:p>
    <w:p w:rsidR="00000000" w:rsidDel="00000000" w:rsidP="00000000" w:rsidRDefault="00000000" w:rsidRPr="00000000" w14:paraId="00001B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Example: The character might attempt to summon an eldritch entity, believing it will “save” them, or they might attempt to sacrifice themselves or others to escape the horrors they cannot comprehend.</w:t>
      </w:r>
    </w:p>
    <w:p w:rsidR="00000000" w:rsidDel="00000000" w:rsidP="00000000" w:rsidRDefault="00000000" w:rsidRPr="00000000" w14:paraId="00001B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3.4 Regaining Sanity</w:t>
      </w:r>
    </w:p>
    <w:p w:rsidR="00000000" w:rsidDel="00000000" w:rsidP="00000000" w:rsidRDefault="00000000" w:rsidRPr="00000000" w14:paraId="00001B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regaining lost Sanity is not an easy task. While physical wounds can often heal with medical treatment or time, mental wounds are much harder to mend. Recovery may only come after lengthy rest, therapy, or ritualistic interventions.</w:t>
      </w:r>
    </w:p>
    <w:p w:rsidR="00000000" w:rsidDel="00000000" w:rsidP="00000000" w:rsidRDefault="00000000" w:rsidRPr="00000000" w14:paraId="00001B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Methods of Sanity Restoration:</w:t>
      </w:r>
    </w:p>
    <w:p w:rsidR="00000000" w:rsidDel="00000000" w:rsidP="00000000" w:rsidRDefault="00000000" w:rsidRPr="00000000" w14:paraId="00001B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Therapy: A character might seek the help of a trained psychologist or occultist. This process can take weeks or even months and requires the intervention of someone skilled in mental recovery.</w:t>
      </w:r>
    </w:p>
    <w:p w:rsidR="00000000" w:rsidDel="00000000" w:rsidP="00000000" w:rsidRDefault="00000000" w:rsidRPr="00000000" w14:paraId="00001B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Safe Environments: Taking a break from the horrors of the game world, such as staying in a calm and familiar environment, may allow the character to regain a small portion of lost Sanity over time.</w:t>
      </w:r>
    </w:p>
    <w:p w:rsidR="00000000" w:rsidDel="00000000" w:rsidP="00000000" w:rsidRDefault="00000000" w:rsidRPr="00000000" w14:paraId="00001B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Rituals: Some characters may turn to arcane rituals or forbidden artifacts to restore their Sanity. However, such methods may come with dangerous side effects, such as attracting the attention of powerful entities.</w:t>
      </w:r>
    </w:p>
    <w:p w:rsidR="00000000" w:rsidDel="00000000" w:rsidP="00000000" w:rsidRDefault="00000000" w:rsidRPr="00000000" w14:paraId="00001B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B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who has lost 30% of their Sanity might rest in a safe location for several days, allowing them to regain 5-10% Sanity, but the process is slow and painful.</w:t>
      </w:r>
    </w:p>
    <w:p w:rsidR="00000000" w:rsidDel="00000000" w:rsidP="00000000" w:rsidRDefault="00000000" w:rsidRPr="00000000" w14:paraId="00001B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3.5. Sanity and the Game Master</w:t>
      </w:r>
    </w:p>
    <w:p w:rsidR="00000000" w:rsidDel="00000000" w:rsidP="00000000" w:rsidRDefault="00000000" w:rsidRPr="00000000" w14:paraId="00001B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Game Master is key to managing the Sanity System, setting the tone for when and how players must roll for Sanity. They should take care to maintain a balance, ensuring that sanity checks are triggered by events that are truly horrific, rather than just mundane occurrences. Too many sanity checks can make the game feel overbearing, while too few can undermine the tension that makes the game engaging.</w:t>
      </w:r>
    </w:p>
    <w:p w:rsidR="00000000" w:rsidDel="00000000" w:rsidP="00000000" w:rsidRDefault="00000000" w:rsidRPr="00000000" w14:paraId="00001B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3.6. Sanity and the Story</w:t>
      </w:r>
    </w:p>
    <w:p w:rsidR="00000000" w:rsidDel="00000000" w:rsidP="00000000" w:rsidRDefault="00000000" w:rsidRPr="00000000" w14:paraId="00001B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isn’t just a mechanical tool—it’s a storytelling device. As characters lose their grip on reality, the game’s tone becomes more personal, creating a narrative driven by the psychological and emotional impact of the horrors faced. It helps weave a deeper story, one where the characters not only face physical challenges but also confront their minds breaking under the weight of the unknown.</w:t>
      </w:r>
    </w:p>
    <w:p w:rsidR="00000000" w:rsidDel="00000000" w:rsidP="00000000" w:rsidRDefault="00000000" w:rsidRPr="00000000" w14:paraId="00001B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Combat-Oriented Dungeon Crawl Mechanics</w:t>
      </w:r>
    </w:p>
    <w:p w:rsidR="00000000" w:rsidDel="00000000" w:rsidP="00000000" w:rsidRDefault="00000000" w:rsidRPr="00000000" w14:paraId="00001B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The Harrowing Truth is designed to emphasize cosmic and survival horror, it also offers the option to run more combat-oriented, dungeon crawl-style adventures. These types of campaigns emphasize tactical combat, exploration of dangerous environments, and the discovery of powerful artifacts, all while maintaining the existential and supernatural horror themes that underpin the game. This section outlines how to adapt the core mechanics to accommodate dungeon crawl playstyles, adding depth and excitement to exploration and combat.</w:t>
      </w:r>
    </w:p>
    <w:p w:rsidR="00000000" w:rsidDel="00000000" w:rsidP="00000000" w:rsidRDefault="00000000" w:rsidRPr="00000000" w14:paraId="00001B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 Setup</w:t>
      </w:r>
    </w:p>
    <w:p w:rsidR="00000000" w:rsidDel="00000000" w:rsidP="00000000" w:rsidRDefault="00000000" w:rsidRPr="00000000" w14:paraId="00001B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 adventures in The Harrowing Truth involve players navigating dangerous, often labyrinthine environments filled with monsters, traps, and complex challenges. The dungeon may be a physical location, such as a ruined city or ancient tomb, or it could be a metaphorical or transdimensional space, such as the dreamscape or a warped reality.</w:t>
      </w:r>
    </w:p>
    <w:p w:rsidR="00000000" w:rsidDel="00000000" w:rsidP="00000000" w:rsidRDefault="00000000" w:rsidRPr="00000000" w14:paraId="00001B4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Setting the Stage</w:t>
      </w:r>
    </w:p>
    <w:p w:rsidR="00000000" w:rsidDel="00000000" w:rsidP="00000000" w:rsidRDefault="00000000" w:rsidRPr="00000000" w14:paraId="00001B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Before the dungeon crawl begins, the GM should define the key elements of the location:</w:t>
      </w:r>
    </w:p>
    <w:p w:rsidR="00000000" w:rsidDel="00000000" w:rsidP="00000000" w:rsidRDefault="00000000" w:rsidRPr="00000000" w14:paraId="00001B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Purpose: What is the goal of the dungeon crawl? Is it to retrieve a powerful artifact? Escape a collapsing city? Stop an ancient ritual?</w:t>
      </w:r>
    </w:p>
    <w:p w:rsidR="00000000" w:rsidDel="00000000" w:rsidP="00000000" w:rsidRDefault="00000000" w:rsidRPr="00000000" w14:paraId="00001B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Key Locations: Map out major areas or rooms the players will encounter, including traps, hidden chambers, and significant npcs or enemies.</w:t>
      </w:r>
    </w:p>
    <w:p w:rsidR="00000000" w:rsidDel="00000000" w:rsidP="00000000" w:rsidRDefault="00000000" w:rsidRPr="00000000" w14:paraId="00001B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Pressure: Many dungeon crawl scenarios work best when there’s a looming deadline. Whether it’s the summoning of an eldritch god, an incoming plague, or a limited amount of supplies, the players should feel urgency as they explore.</w:t>
      </w:r>
    </w:p>
    <w:p w:rsidR="00000000" w:rsidDel="00000000" w:rsidP="00000000" w:rsidRDefault="00000000" w:rsidRPr="00000000" w14:paraId="00001B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Factors</w:t>
      </w:r>
    </w:p>
    <w:p w:rsidR="00000000" w:rsidDel="00000000" w:rsidP="00000000" w:rsidRDefault="00000000" w:rsidRPr="00000000" w14:paraId="00001B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dungeon environment should be as much a threat as the monsters lurking within it. Natural and supernatural elements can be used to add tension and challenge:</w:t>
      </w:r>
    </w:p>
    <w:p w:rsidR="00000000" w:rsidDel="00000000" w:rsidP="00000000" w:rsidRDefault="00000000" w:rsidRPr="00000000" w14:paraId="00001B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Collapsing Structures: Walls or ceilings that may collapse during exploration, adding a random, chaotic element to the crawl.</w:t>
      </w:r>
    </w:p>
    <w:p w:rsidR="00000000" w:rsidDel="00000000" w:rsidP="00000000" w:rsidRDefault="00000000" w:rsidRPr="00000000" w14:paraId="00001B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Atmosphere and Mood: A dungeon may have areas of darkness, oppressive heat, or strange, surreal properties that affect players’ ability to navigate or even cast spells.</w:t>
      </w:r>
    </w:p>
    <w:p w:rsidR="00000000" w:rsidDel="00000000" w:rsidP="00000000" w:rsidRDefault="00000000" w:rsidRPr="00000000" w14:paraId="00001B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Magical or Technological Anomalies: Areas with reality-warping properties where the normal laws of physics or time don’t apply. These areas can add surprises and complications to exploration.</w:t>
      </w:r>
    </w:p>
    <w:p w:rsidR="00000000" w:rsidDel="00000000" w:rsidP="00000000" w:rsidRDefault="00000000" w:rsidRPr="00000000" w14:paraId="00001B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Mechanics in Dungeon Crawls</w:t>
      </w:r>
    </w:p>
    <w:p w:rsidR="00000000" w:rsidDel="00000000" w:rsidP="00000000" w:rsidRDefault="00000000" w:rsidRPr="00000000" w14:paraId="00001B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Base Combat Rules (Starting point)</w:t>
      </w:r>
    </w:p>
    <w:p w:rsidR="00000000" w:rsidDel="00000000" w:rsidP="00000000" w:rsidRDefault="00000000" w:rsidRPr="00000000" w14:paraId="00001B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Flow</w:t>
      </w:r>
    </w:p>
    <w:p w:rsidR="00000000" w:rsidDel="00000000" w:rsidP="00000000" w:rsidRDefault="00000000" w:rsidRPr="00000000" w14:paraId="00001B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encounter begins with the GM setting the stage for the combat—whether it’s an ambush by lurking monsters or a standoff against a powerful boss. The players then act, resolving each action with the following mechanics:</w:t>
      </w:r>
    </w:p>
    <w:p w:rsidR="00000000" w:rsidDel="00000000" w:rsidP="00000000" w:rsidRDefault="00000000" w:rsidRPr="00000000" w14:paraId="00001B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Initiative System: The combat order is determined by rolling d100 for each participant at the start of combat. The highest roll goes first, and then each subsequent turn goes in descending order of rolls.</w:t>
      </w:r>
    </w:p>
    <w:p w:rsidR="00000000" w:rsidDel="00000000" w:rsidP="00000000" w:rsidRDefault="00000000" w:rsidRPr="00000000" w14:paraId="00001B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Action Points: Characters have a limited number of action points (AP) they can use per turn. Typically, players have 6 AP per turn, but this can vary based on their speed and skills.</w:t>
      </w:r>
    </w:p>
    <w:p w:rsidR="00000000" w:rsidDel="00000000" w:rsidP="00000000" w:rsidRDefault="00000000" w:rsidRPr="00000000" w14:paraId="00001B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Actions: Each turn, a player can use their action points to perform the following:</w:t>
      </w:r>
    </w:p>
    <w:p w:rsidR="00000000" w:rsidDel="00000000" w:rsidP="00000000" w:rsidRDefault="00000000" w:rsidRPr="00000000" w14:paraId="00001B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(uses AP depending on the weapon)</w:t>
      </w:r>
    </w:p>
    <w:p w:rsidR="00000000" w:rsidDel="00000000" w:rsidP="00000000" w:rsidRDefault="00000000" w:rsidRPr="00000000" w14:paraId="00001B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Move (1 inch of movement per AP)</w:t>
      </w:r>
    </w:p>
    <w:p w:rsidR="00000000" w:rsidDel="00000000" w:rsidP="00000000" w:rsidRDefault="00000000" w:rsidRPr="00000000" w14:paraId="00001B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Interact with the environment (e.g., using items, creating obstacles)</w:t>
      </w:r>
    </w:p>
    <w:p w:rsidR="00000000" w:rsidDel="00000000" w:rsidP="00000000" w:rsidRDefault="00000000" w:rsidRPr="00000000" w14:paraId="00001B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Cast Spells (varies based on the spell’s difficulty)</w:t>
      </w:r>
    </w:p>
    <w:p w:rsidR="00000000" w:rsidDel="00000000" w:rsidP="00000000" w:rsidRDefault="00000000" w:rsidRPr="00000000" w14:paraId="00001B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is often more frequent and brutal in dungeon crawl adventures, and The Harrowing Truth includes a system that allows for fast-paced, tactical encounters with enemies and environmental challenges.</w:t>
      </w:r>
    </w:p>
    <w:p w:rsidR="00000000" w:rsidDel="00000000" w:rsidP="00000000" w:rsidRDefault="00000000" w:rsidRPr="00000000" w14:paraId="00001B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Resolution</w:t>
      </w:r>
    </w:p>
    <w:p w:rsidR="00000000" w:rsidDel="00000000" w:rsidP="00000000" w:rsidRDefault="00000000" w:rsidRPr="00000000" w14:paraId="00001B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involves rolling against weapon or skill proficiency, with the d100 system used for determining success or failure. The GM may apply modifiers based on the difficulty of the attack, the enemy’s defenses, or any environmental factors.</w:t>
      </w:r>
    </w:p>
    <w:p w:rsidR="00000000" w:rsidDel="00000000" w:rsidP="00000000" w:rsidRDefault="00000000" w:rsidRPr="00000000" w14:paraId="00001B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Roll: The player rolls d100 and compares it to their weapon or skill proficiency to determine success. If the result is equal to or less than their skill, the attack is successful.</w:t>
      </w:r>
    </w:p>
    <w:p w:rsidR="00000000" w:rsidDel="00000000" w:rsidP="00000000" w:rsidRDefault="00000000" w:rsidRPr="00000000" w14:paraId="00001B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For successful attacks, players then roll damage based on the weapon, spell, or attack used. Damage types can include physical, magical, or psychic damage, and some attacks may have additional effects (e.g., stunning or burning).</w:t>
      </w:r>
    </w:p>
    <w:p w:rsidR="00000000" w:rsidDel="00000000" w:rsidP="00000000" w:rsidRDefault="00000000" w:rsidRPr="00000000" w14:paraId="00001B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Weapon and Armor Mechanics</w:t>
      </w:r>
    </w:p>
    <w:p w:rsidR="00000000" w:rsidDel="00000000" w:rsidP="00000000" w:rsidRDefault="00000000" w:rsidRPr="00000000" w14:paraId="00001B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and Damage Types: Different weapons inflict different damage types:</w:t>
      </w:r>
    </w:p>
    <w:p w:rsidR="00000000" w:rsidDel="00000000" w:rsidP="00000000" w:rsidRDefault="00000000" w:rsidRPr="00000000" w14:paraId="00001B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Melee Weapons (e.g., swords, axes, hammers) have high damage output but lower range.</w:t>
      </w:r>
    </w:p>
    <w:p w:rsidR="00000000" w:rsidDel="00000000" w:rsidP="00000000" w:rsidRDefault="00000000" w:rsidRPr="00000000" w14:paraId="00001B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Ranged Weapons (e.g., bows, guns, crossbows) allow for ranged attacks but are less powerful in close combat.</w:t>
      </w:r>
    </w:p>
    <w:p w:rsidR="00000000" w:rsidDel="00000000" w:rsidP="00000000" w:rsidRDefault="00000000" w:rsidRPr="00000000" w14:paraId="00001B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Magical Weapons and eldritch tools may carry special effects such as reducing sanity, manipulating time, or summoning creatures.</w:t>
      </w:r>
    </w:p>
    <w:p w:rsidR="00000000" w:rsidDel="00000000" w:rsidP="00000000" w:rsidRDefault="00000000" w:rsidRPr="00000000" w14:paraId="00001B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Armor: Armor reduces incoming damage based on its type and coverage. For example:</w:t>
      </w:r>
    </w:p>
    <w:p w:rsidR="00000000" w:rsidDel="00000000" w:rsidP="00000000" w:rsidRDefault="00000000" w:rsidRPr="00000000" w14:paraId="00001B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Heavy Armor reduces physical damage by a significant amount but lowers mobility.</w:t>
      </w:r>
    </w:p>
    <w:p w:rsidR="00000000" w:rsidDel="00000000" w:rsidP="00000000" w:rsidRDefault="00000000" w:rsidRPr="00000000" w14:paraId="00001B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Light Armor offers less protection but increases movement speed and stealth.</w:t>
      </w:r>
    </w:p>
    <w:p w:rsidR="00000000" w:rsidDel="00000000" w:rsidP="00000000" w:rsidRDefault="00000000" w:rsidRPr="00000000" w14:paraId="00001B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Let’s explore these subjects in depth.</w:t>
      </w:r>
    </w:p>
    <w:p w:rsidR="00000000" w:rsidDel="00000000" w:rsidP="00000000" w:rsidRDefault="00000000" w:rsidRPr="00000000" w14:paraId="00001B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Understood! Here’s a more detailed breakdown of the sections you’re working on, ensuring continuity and avoiding redundancy. I’ll cover all aspects from Weapon and Armor Mechanics, Weapon and Damage Types, and how they set the stage for Types of Combat Encounters.</w:t>
      </w:r>
    </w:p>
    <w:p w:rsidR="00000000" w:rsidDel="00000000" w:rsidP="00000000" w:rsidRDefault="00000000" w:rsidRPr="00000000" w14:paraId="00001B7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and Armor Mechanics</w:t>
      </w:r>
    </w:p>
    <w:p w:rsidR="00000000" w:rsidDel="00000000" w:rsidP="00000000" w:rsidRDefault="00000000" w:rsidRPr="00000000" w14:paraId="00001B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weapon and armor mechanics in The Harrowing Truth form the backbone of your character’s combat strategy and survival. Every decision made in character creation, whether it’s the weapon wielded or the armor worn, will directly impact combat scenarios. These mechanics serve as a tool to help both the Game Master and players navigate the grim world of cosmic horrors and survival.</w:t>
      </w:r>
    </w:p>
    <w:p w:rsidR="00000000" w:rsidDel="00000000" w:rsidP="00000000" w:rsidRDefault="00000000" w:rsidRPr="00000000" w14:paraId="00001B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Mechanics:</w:t>
      </w:r>
    </w:p>
    <w:p w:rsidR="00000000" w:rsidDel="00000000" w:rsidP="00000000" w:rsidRDefault="00000000" w:rsidRPr="00000000" w14:paraId="00001B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Weapons in The Harrowing Truth can range from mundane blades and firearms to mystical artifacts and eldritch instruments of power. Each weapon type operates on specific damage categories: piercing, slashing, bludgeoning, or magical, with the latter often being more unpredictable and potentially more deadly to entities of non-human origin. Weapons also have range categories (melee, short-range, long-range) and weight classes that can influence combat dynamics. For instance, a heavy weapon like a battle axe may have higher damage potential but slower attack speed, making it ideal for high-impact strikes but ill-suited for quick, agile combatants. Conversely, a light weapon like a dagger or short sword can be wielded with rapid strikes, but it might lack the sheer damage of heavier weapons.</w:t>
      </w:r>
    </w:p>
    <w:p w:rsidR="00000000" w:rsidDel="00000000" w:rsidP="00000000" w:rsidRDefault="00000000" w:rsidRPr="00000000" w14:paraId="00001B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Weapons can also feature additional effects such as poison, enchantments, or eldritch properties that make them especially potent against certain enemies. For example, a ceremonial dagger infused with eldritch energy might have the ability to bypass certain supernatural defenses but may have a risk of driving the user into madness with overuse.</w:t>
      </w:r>
    </w:p>
    <w:p w:rsidR="00000000" w:rsidDel="00000000" w:rsidP="00000000" w:rsidRDefault="00000000" w:rsidRPr="00000000" w14:paraId="00001B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Mechanics:</w:t>
      </w:r>
    </w:p>
    <w:p w:rsidR="00000000" w:rsidDel="00000000" w:rsidP="00000000" w:rsidRDefault="00000000" w:rsidRPr="00000000" w14:paraId="00001B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in The Harrowing Truth serves as the primary defense against physical and magical damage, but it’s not a one-size-fits-all solution. Different materials offer varying levels of protection. Heavy armor such as plate mail is highly effective against physical damage, but it’s cumbersome and reduces the wearer’s mobility, making them slower and more susceptible to attacks that require quick reactions. On the other hand, lighter armor like leather or enchanted robes allows for greater mobility but offers less protection against physical damage. In contrast, magical armors and cloaks are designed to offer protection against eldritch energies and psychic attacks, but their effectiveness is variable, often dependent on the user’s knowledge of arcane arts or the alignment of certain cosmic forces.</w:t>
      </w:r>
    </w:p>
    <w:p w:rsidR="00000000" w:rsidDel="00000000" w:rsidP="00000000" w:rsidRDefault="00000000" w:rsidRPr="00000000" w14:paraId="00001B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Special materials also play a crucial role. Mithril, adamantine, or eldritch-infused materials grant resistance to specific types of attacks, such as fire, electricity, or even psychic damage. However, these specialized armors tend to be rare and expensive, often requiring quests or deep knowledge of lost lore to acquire.</w:t>
      </w:r>
    </w:p>
    <w:p w:rsidR="00000000" w:rsidDel="00000000" w:rsidP="00000000" w:rsidRDefault="00000000" w:rsidRPr="00000000" w14:paraId="00001B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Interaction of Weapons and Armor:</w:t>
      </w:r>
    </w:p>
    <w:p w:rsidR="00000000" w:rsidDel="00000000" w:rsidP="00000000" w:rsidRDefault="00000000" w:rsidRPr="00000000" w14:paraId="00001B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interaction between weapons and armor is central to the strategic planning of combat encounters. For example, certain enemies in The Harrowing Truth, such as eldritch beings, might be entirely immune to mundane weapons, meaning that physical damage is essentially ineffective unless the weapon is infused with arcane energy or constructed from rare, otherworldly materials. This introduces an element of tension and choice during combat, where players must weigh the potential of their gear against the threats they face.</w:t>
      </w:r>
    </w:p>
    <w:p w:rsidR="00000000" w:rsidDel="00000000" w:rsidP="00000000" w:rsidRDefault="00000000" w:rsidRPr="00000000" w14:paraId="00001B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Additionally, armor impacts how well a character can resist damage. When a character with heavy armor faces a creature that deals magical or psychic damage, the armor’s physical protection won’t help. This necessitates a careful balance of weapon and armor choices, ensuring that a character is prepared for whatever horrors the GM throws at them.</w:t>
      </w:r>
    </w:p>
    <w:p w:rsidR="00000000" w:rsidDel="00000000" w:rsidP="00000000" w:rsidRDefault="00000000" w:rsidRPr="00000000" w14:paraId="00001B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and Damage Types</w:t>
      </w:r>
    </w:p>
    <w:p w:rsidR="00000000" w:rsidDel="00000000" w:rsidP="00000000" w:rsidRDefault="00000000" w:rsidRPr="00000000" w14:paraId="00001B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Damage Types:</w:t>
      </w:r>
    </w:p>
    <w:p w:rsidR="00000000" w:rsidDel="00000000" w:rsidP="00000000" w:rsidRDefault="00000000" w:rsidRPr="00000000" w14:paraId="00001B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combatants must contend with several damage types, each with their own strengths and weaknesses. These damage types are categorized into physical, magical, and metaphysical forces:</w:t>
      </w:r>
    </w:p>
    <w:p w:rsidR="00000000" w:rsidDel="00000000" w:rsidP="00000000" w:rsidRDefault="00000000" w:rsidRPr="00000000" w14:paraId="00001B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Physical Damage:</w:t>
      </w:r>
    </w:p>
    <w:p w:rsidR="00000000" w:rsidDel="00000000" w:rsidP="00000000" w:rsidRDefault="00000000" w:rsidRPr="00000000" w14:paraId="00001B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Piercing: Weapons like daggers, spears, and arrows fall into this category. Piercing damage is effective against lightly armored foes, particularly those who rely on agility rather than brute strength. However, piercing damage is less effective against heavily armored enemies.</w:t>
      </w:r>
    </w:p>
    <w:p w:rsidR="00000000" w:rsidDel="00000000" w:rsidP="00000000" w:rsidRDefault="00000000" w:rsidRPr="00000000" w14:paraId="00001B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Slashing: Swords, axes, and other edged weapons are designed to cause slashing damage. This type of damage is versatile and can be used in both cutting through physical defenses and causing grievous wounds. However, it often fails to penetrate magical protections.</w:t>
      </w:r>
    </w:p>
    <w:p w:rsidR="00000000" w:rsidDel="00000000" w:rsidP="00000000" w:rsidRDefault="00000000" w:rsidRPr="00000000" w14:paraId="00001B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Bludgeoning: Clubs, maces, and hammers are the primary instruments of bludgeoning damage. This damage type is particularly effective against armored enemies, as it does not rely on cutting through materials but instead crushes or dents armor.</w:t>
      </w:r>
    </w:p>
    <w:p w:rsidR="00000000" w:rsidDel="00000000" w:rsidP="00000000" w:rsidRDefault="00000000" w:rsidRPr="00000000" w14:paraId="00001B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Magical Damage:</w:t>
      </w:r>
    </w:p>
    <w:p w:rsidR="00000000" w:rsidDel="00000000" w:rsidP="00000000" w:rsidRDefault="00000000" w:rsidRPr="00000000" w14:paraId="00001B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Arcane: Spells and magical weapons that deal arcane damage are potent against supernatural beings. Arcane damage is often unpredictable but can bypass regular armor, dealing direct damage to the target’s metaphysical being.</w:t>
      </w:r>
    </w:p>
    <w:p w:rsidR="00000000" w:rsidDel="00000000" w:rsidP="00000000" w:rsidRDefault="00000000" w:rsidRPr="00000000" w14:paraId="00001B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This form of damage affects the mind and consciousness of the target. Psychic damage is often used in combat against otherworldly beings or individuals who are mentally linked to an eldritch force. This damage type is particularly effective in breaking mental defenses but is less effective against physical entities.</w:t>
      </w:r>
    </w:p>
    <w:p w:rsidR="00000000" w:rsidDel="00000000" w:rsidP="00000000" w:rsidRDefault="00000000" w:rsidRPr="00000000" w14:paraId="00001B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Eldritch Damage:</w:t>
      </w:r>
    </w:p>
    <w:p w:rsidR="00000000" w:rsidDel="00000000" w:rsidP="00000000" w:rsidRDefault="00000000" w:rsidRPr="00000000" w14:paraId="00001B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Eldritch or otherworldly weapons often inflict a unique type of damage known as corruption. This form of damage is not physical but warps the target’s soul or essence, sometimes causing them to lose their sanity or undergo physical mutations. This type of damage is devastating against beings who are not familiar with the eldritch forces that inhabit the game world.</w:t>
      </w:r>
    </w:p>
    <w:p w:rsidR="00000000" w:rsidDel="00000000" w:rsidP="00000000" w:rsidRDefault="00000000" w:rsidRPr="00000000" w14:paraId="00001B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Vulnerabilities and Resistances:</w:t>
      </w:r>
    </w:p>
    <w:p w:rsidR="00000000" w:rsidDel="00000000" w:rsidP="00000000" w:rsidRDefault="00000000" w:rsidRPr="00000000" w14:paraId="00001B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creature type in The Harrowing Truth has varying degrees of vulnerability or resistance to certain types of damage. For instance, certain beings from the eldritch realms might be resistant to physical damage but vulnerable to psychic or arcane damage. This makes it essential for players to know their enemies and tailor their combat strategies accordingly.</w:t>
      </w:r>
    </w:p>
    <w:p w:rsidR="00000000" w:rsidDel="00000000" w:rsidP="00000000" w:rsidRDefault="00000000" w:rsidRPr="00000000" w14:paraId="00001BA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Expanded Weapons List (Divided by Time Periods)</w:t>
      </w:r>
    </w:p>
    <w:p w:rsidR="00000000" w:rsidDel="00000000" w:rsidP="00000000" w:rsidRDefault="00000000" w:rsidRPr="00000000" w14:paraId="00001B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1920s - 1950s</w:t>
      </w:r>
    </w:p>
    <w:p w:rsidR="00000000" w:rsidDel="00000000" w:rsidP="00000000" w:rsidRDefault="00000000" w:rsidRPr="00000000" w14:paraId="00001B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Name</w:t>
        <w:tab/>
        <w:t xml:space="preserve">Damage Dice</w:t>
        <w:tab/>
        <w:t xml:space="preserve">Special Properties</w:t>
        <w:tab/>
        <w:t xml:space="preserve">Notes</w:t>
      </w:r>
    </w:p>
    <w:p w:rsidR="00000000" w:rsidDel="00000000" w:rsidP="00000000" w:rsidRDefault="00000000" w:rsidRPr="00000000" w14:paraId="00001B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Eldritch-infused Dagger</w:t>
        <w:tab/>
        <w:t xml:space="preserve">1d6</w:t>
        <w:tab/>
        <w:t xml:space="preserve">Magic-infused, deals psychic and physical damage</w:t>
        <w:tab/>
        <w:t xml:space="preserve">Damages mind and body</w:t>
      </w:r>
    </w:p>
    <w:p w:rsidR="00000000" w:rsidDel="00000000" w:rsidP="00000000" w:rsidRDefault="00000000" w:rsidRPr="00000000" w14:paraId="00001B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Ritualistic Blade</w:t>
        <w:tab/>
        <w:t xml:space="preserve">2d4</w:t>
        <w:tab/>
        <w:t xml:space="preserve">Cursed, connected to dark powers</w:t>
        <w:tab/>
        <w:t xml:space="preserve">May cause sanity loss on a successful hit</w:t>
      </w:r>
    </w:p>
    <w:p w:rsidR="00000000" w:rsidDel="00000000" w:rsidP="00000000" w:rsidRDefault="00000000" w:rsidRPr="00000000" w14:paraId="00001B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Sawed-Off Shotgun</w:t>
        <w:tab/>
        <w:t xml:space="preserve">2d6</w:t>
        <w:tab/>
        <w:t xml:space="preserve">Close-range power</w:t>
        <w:tab/>
        <w:t xml:space="preserve">High spread damage, but limited accuracy</w:t>
      </w:r>
    </w:p>
    <w:p w:rsidR="00000000" w:rsidDel="00000000" w:rsidP="00000000" w:rsidRDefault="00000000" w:rsidRPr="00000000" w14:paraId="00001B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Crossbow of the Void</w:t>
        <w:tab/>
        <w:t xml:space="preserve">1d8</w:t>
        <w:tab/>
        <w:t xml:space="preserve">High piercing power</w:t>
        <w:tab/>
        <w:t xml:space="preserve">Can penetrate most armors</w:t>
      </w:r>
    </w:p>
    <w:p w:rsidR="00000000" w:rsidDel="00000000" w:rsidP="00000000" w:rsidRDefault="00000000" w:rsidRPr="00000000" w14:paraId="00001B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Iron Mace</w:t>
        <w:tab/>
        <w:t xml:space="preserve">2d6</w:t>
        <w:tab/>
        <w:t xml:space="preserve">Bludgeoning, can break bones</w:t>
        <w:tab/>
        <w:t xml:space="preserve">Commonly used in close-quarters combat</w:t>
      </w:r>
    </w:p>
    <w:p w:rsidR="00000000" w:rsidDel="00000000" w:rsidP="00000000" w:rsidRDefault="00000000" w:rsidRPr="00000000" w14:paraId="00001B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Trench Knife</w:t>
        <w:tab/>
        <w:t xml:space="preserve">1d4</w:t>
        <w:tab/>
        <w:t xml:space="preserve">Stealthy, quick strikes</w:t>
        <w:tab/>
        <w:t xml:space="preserve">Often used in close-combat situations</w:t>
      </w:r>
    </w:p>
    <w:p w:rsidR="00000000" w:rsidDel="00000000" w:rsidP="00000000" w:rsidRDefault="00000000" w:rsidRPr="00000000" w14:paraId="00001B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Poison Dagger</w:t>
        <w:tab/>
        <w:t xml:space="preserve">1d4+poison</w:t>
        <w:tab/>
        <w:t xml:space="preserve">Poisonous damage</w:t>
        <w:tab/>
        <w:t xml:space="preserve">Inflicts additional poison damage over time</w:t>
      </w:r>
    </w:p>
    <w:p w:rsidR="00000000" w:rsidDel="00000000" w:rsidP="00000000" w:rsidRDefault="00000000" w:rsidRPr="00000000" w14:paraId="00001B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Lead Pipe</w:t>
        <w:tab/>
        <w:t xml:space="preserve">2d4</w:t>
        <w:tab/>
        <w:t xml:space="preserve">Blunt force damage</w:t>
        <w:tab/>
        <w:t xml:space="preserve">Improvised weapon, effective against unarmored enemies</w:t>
      </w:r>
    </w:p>
    <w:p w:rsidR="00000000" w:rsidDel="00000000" w:rsidP="00000000" w:rsidRDefault="00000000" w:rsidRPr="00000000" w14:paraId="00001B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M1911 Handgun</w:t>
        <w:tab/>
        <w:t xml:space="preserve">1d10</w:t>
        <w:tab/>
        <w:t xml:space="preserve">Precision shooting</w:t>
        <w:tab/>
        <w:t xml:space="preserve">Reliable firearm, easy to carry</w:t>
      </w:r>
    </w:p>
    <w:p w:rsidR="00000000" w:rsidDel="00000000" w:rsidP="00000000" w:rsidRDefault="00000000" w:rsidRPr="00000000" w14:paraId="00001B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Club of Binding</w:t>
        <w:tab/>
        <w:t xml:space="preserve">1d6</w:t>
        <w:tab/>
        <w:t xml:space="preserve">Traps opponents</w:t>
        <w:tab/>
        <w:t xml:space="preserve">Binding effect, slows down target movement</w:t>
      </w:r>
    </w:p>
    <w:p w:rsidR="00000000" w:rsidDel="00000000" w:rsidP="00000000" w:rsidRDefault="00000000" w:rsidRPr="00000000" w14:paraId="00001BB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1960s - 2000s</w:t>
      </w:r>
    </w:p>
    <w:p w:rsidR="00000000" w:rsidDel="00000000" w:rsidP="00000000" w:rsidRDefault="00000000" w:rsidRPr="00000000" w14:paraId="00001B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Name</w:t>
        <w:tab/>
        <w:t xml:space="preserve">Damage Dice</w:t>
        <w:tab/>
        <w:t xml:space="preserve">Special Properties</w:t>
        <w:tab/>
        <w:t xml:space="preserve">Notes</w:t>
      </w:r>
    </w:p>
    <w:p w:rsidR="00000000" w:rsidDel="00000000" w:rsidP="00000000" w:rsidRDefault="00000000" w:rsidRPr="00000000" w14:paraId="00001B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Plasma Rifle</w:t>
        <w:tab/>
        <w:t xml:space="preserve">2d8</w:t>
        <w:tab/>
        <w:t xml:space="preserve">High-energy shot</w:t>
        <w:tab/>
        <w:t xml:space="preserve">Effective against large targets but drains battery</w:t>
      </w:r>
    </w:p>
    <w:p w:rsidR="00000000" w:rsidDel="00000000" w:rsidP="00000000" w:rsidRDefault="00000000" w:rsidRPr="00000000" w14:paraId="00001B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Eldritch Carbine</w:t>
        <w:tab/>
        <w:t xml:space="preserve">1d10</w:t>
        <w:tab/>
        <w:t xml:space="preserve">Cosmic energy-based</w:t>
        <w:tab/>
        <w:t xml:space="preserve">Penetrates most armor, causes minor rifts in the air</w:t>
      </w:r>
    </w:p>
    <w:p w:rsidR="00000000" w:rsidDel="00000000" w:rsidP="00000000" w:rsidRDefault="00000000" w:rsidRPr="00000000" w14:paraId="00001B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Laser Pistol</w:t>
        <w:tab/>
        <w:t xml:space="preserve">1d6</w:t>
        <w:tab/>
        <w:t xml:space="preserve">Energy-based, limited range</w:t>
        <w:tab/>
        <w:t xml:space="preserve">Short-range but highly accurate and piercing</w:t>
      </w:r>
    </w:p>
    <w:p w:rsidR="00000000" w:rsidDel="00000000" w:rsidP="00000000" w:rsidRDefault="00000000" w:rsidRPr="00000000" w14:paraId="00001B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Cloak Dagger</w:t>
        <w:tab/>
        <w:t xml:space="preserve">1d8</w:t>
        <w:tab/>
        <w:t xml:space="preserve">Stealth weapon</w:t>
        <w:tab/>
        <w:t xml:space="preserve">Can be used for quick attacks and stealth kills</w:t>
      </w:r>
    </w:p>
    <w:p w:rsidR="00000000" w:rsidDel="00000000" w:rsidP="00000000" w:rsidRDefault="00000000" w:rsidRPr="00000000" w14:paraId="00001B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Rifle of Distant Thunder</w:t>
        <w:tab/>
        <w:t xml:space="preserve">2d8</w:t>
        <w:tab/>
        <w:t xml:space="preserve">High-caliber long-range</w:t>
        <w:tab/>
        <w:t xml:space="preserve">Great against large, resilient enemies</w:t>
      </w:r>
    </w:p>
    <w:p w:rsidR="00000000" w:rsidDel="00000000" w:rsidP="00000000" w:rsidRDefault="00000000" w:rsidRPr="00000000" w14:paraId="00001B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Gas Mask Gun</w:t>
        <w:tab/>
        <w:t xml:space="preserve">1d4</w:t>
        <w:tab/>
        <w:t xml:space="preserve">Gas dispersal and ranged shot</w:t>
        <w:tab/>
        <w:t xml:space="preserve">Both chemical warfare and physical damage</w:t>
      </w:r>
    </w:p>
    <w:p w:rsidR="00000000" w:rsidDel="00000000" w:rsidP="00000000" w:rsidRDefault="00000000" w:rsidRPr="00000000" w14:paraId="00001B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Tactical Bow</w:t>
        <w:tab/>
        <w:t xml:space="preserve">1d6</w:t>
        <w:tab/>
        <w:t xml:space="preserve">Silent, versatile</w:t>
        <w:tab/>
        <w:t xml:space="preserve">Excellent for both hunting and combat, reusable arrows</w:t>
      </w:r>
    </w:p>
    <w:p w:rsidR="00000000" w:rsidDel="00000000" w:rsidP="00000000" w:rsidRDefault="00000000" w:rsidRPr="00000000" w14:paraId="00001B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Electroshock Baton</w:t>
        <w:tab/>
        <w:t xml:space="preserve">1d4</w:t>
        <w:tab/>
        <w:t xml:space="preserve">Stuns, electrical discharge</w:t>
        <w:tab/>
        <w:t xml:space="preserve">Immobilizes targets for a short period</w:t>
      </w:r>
    </w:p>
    <w:p w:rsidR="00000000" w:rsidDel="00000000" w:rsidP="00000000" w:rsidRDefault="00000000" w:rsidRPr="00000000" w14:paraId="00001B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Molotov Cocktail</w:t>
        <w:tab/>
        <w:t xml:space="preserve">1d10</w:t>
        <w:tab/>
        <w:t xml:space="preserve">Fire damage</w:t>
        <w:tab/>
        <w:t xml:space="preserve">Area effect, burns enemies on impact</w:t>
      </w:r>
    </w:p>
    <w:p w:rsidR="00000000" w:rsidDel="00000000" w:rsidP="00000000" w:rsidRDefault="00000000" w:rsidRPr="00000000" w14:paraId="00001B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Magnetic Rifle</w:t>
        <w:tab/>
        <w:t xml:space="preserve">2d6</w:t>
        <w:tab/>
        <w:t xml:space="preserve">Uses magnetic energy to launch projectiles</w:t>
        <w:tab/>
        <w:t xml:space="preserve">Effective against mechanized or armored opponents</w:t>
      </w:r>
    </w:p>
    <w:p w:rsidR="00000000" w:rsidDel="00000000" w:rsidP="00000000" w:rsidRDefault="00000000" w:rsidRPr="00000000" w14:paraId="00001B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2000s - Future</w:t>
      </w:r>
    </w:p>
    <w:p w:rsidR="00000000" w:rsidDel="00000000" w:rsidP="00000000" w:rsidRDefault="00000000" w:rsidRPr="00000000" w14:paraId="00001B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Name</w:t>
        <w:tab/>
        <w:t xml:space="preserve">Damage Dice</w:t>
        <w:tab/>
        <w:t xml:space="preserve">Special Properties</w:t>
        <w:tab/>
        <w:t xml:space="preserve">Notes</w:t>
      </w:r>
    </w:p>
    <w:p w:rsidR="00000000" w:rsidDel="00000000" w:rsidP="00000000" w:rsidRDefault="00000000" w:rsidRPr="00000000" w14:paraId="00001B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Quantum Disruptor</w:t>
        <w:tab/>
        <w:t xml:space="preserve">1d10</w:t>
        <w:tab/>
        <w:t xml:space="preserve">Shreds physical and temporal matter</w:t>
        <w:tab/>
        <w:t xml:space="preserve">Unstable, unpredictable outcomes</w:t>
      </w:r>
    </w:p>
    <w:p w:rsidR="00000000" w:rsidDel="00000000" w:rsidP="00000000" w:rsidRDefault="00000000" w:rsidRPr="00000000" w14:paraId="00001B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Phase Gun</w:t>
        <w:tab/>
        <w:t xml:space="preserve">2d6</w:t>
        <w:tab/>
        <w:t xml:space="preserve">Temporally phases bullets</w:t>
        <w:tab/>
        <w:t xml:space="preserve">Shoots through walls and barriers</w:t>
      </w:r>
    </w:p>
    <w:p w:rsidR="00000000" w:rsidDel="00000000" w:rsidP="00000000" w:rsidRDefault="00000000" w:rsidRPr="00000000" w14:paraId="00001B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Chrono-Sword</w:t>
        <w:tab/>
        <w:t xml:space="preserve">1d8</w:t>
        <w:tab/>
        <w:t xml:space="preserve">Cuts through time and space</w:t>
        <w:tab/>
        <w:t xml:space="preserve">Temporarily slows down enemies when struck</w:t>
      </w:r>
    </w:p>
    <w:p w:rsidR="00000000" w:rsidDel="00000000" w:rsidP="00000000" w:rsidRDefault="00000000" w:rsidRPr="00000000" w14:paraId="00001B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Neural Shock Rifle</w:t>
        <w:tab/>
        <w:t xml:space="preserve">2d8</w:t>
        <w:tab/>
        <w:t xml:space="preserve">Disrupts nervous systems</w:t>
        <w:tab/>
        <w:t xml:space="preserve">Causes paralysis, leaves enemies helpless</w:t>
      </w:r>
    </w:p>
    <w:p w:rsidR="00000000" w:rsidDel="00000000" w:rsidP="00000000" w:rsidRDefault="00000000" w:rsidRPr="00000000" w14:paraId="00001B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Energy Crossbow</w:t>
        <w:tab/>
        <w:t xml:space="preserve">1d10</w:t>
        <w:tab/>
        <w:t xml:space="preserve">Fires energy bolts</w:t>
        <w:tab/>
        <w:t xml:space="preserve">Can be charged for greater damage output</w:t>
      </w:r>
    </w:p>
    <w:p w:rsidR="00000000" w:rsidDel="00000000" w:rsidP="00000000" w:rsidRDefault="00000000" w:rsidRPr="00000000" w14:paraId="00001B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Hyperion Pistol</w:t>
        <w:tab/>
        <w:t xml:space="preserve">1d6</w:t>
        <w:tab/>
        <w:t xml:space="preserve">High precision, rapid-fire</w:t>
        <w:tab/>
        <w:t xml:space="preserve">Designed for quick, accurate shots</w:t>
      </w:r>
    </w:p>
    <w:p w:rsidR="00000000" w:rsidDel="00000000" w:rsidP="00000000" w:rsidRDefault="00000000" w:rsidRPr="00000000" w14:paraId="00001B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Fury Cleaver</w:t>
        <w:tab/>
        <w:t xml:space="preserve">2d6</w:t>
        <w:tab/>
        <w:t xml:space="preserve">Energy blade, burns on contact</w:t>
        <w:tab/>
        <w:t xml:space="preserve">Can cut through most substances, burns through enemies</w:t>
      </w:r>
    </w:p>
    <w:p w:rsidR="00000000" w:rsidDel="00000000" w:rsidP="00000000" w:rsidRDefault="00000000" w:rsidRPr="00000000" w14:paraId="00001B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Hellfire Flamethrower</w:t>
        <w:tab/>
        <w:t xml:space="preserve">1d8</w:t>
        <w:tab/>
        <w:t xml:space="preserve">Fire damage, high range</w:t>
        <w:tab/>
        <w:t xml:space="preserve">Continuous burning effect over time</w:t>
      </w:r>
    </w:p>
    <w:p w:rsidR="00000000" w:rsidDel="00000000" w:rsidP="00000000" w:rsidRDefault="00000000" w:rsidRPr="00000000" w14:paraId="00001B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Doom Pulse Cannon</w:t>
        <w:tab/>
        <w:t xml:space="preserve">3d10</w:t>
        <w:tab/>
        <w:t xml:space="preserve">Massive energy burst</w:t>
        <w:tab/>
        <w:t xml:space="preserve">High damage, effective against multiple enemies at once</w:t>
      </w:r>
    </w:p>
    <w:p w:rsidR="00000000" w:rsidDel="00000000" w:rsidP="00000000" w:rsidRDefault="00000000" w:rsidRPr="00000000" w14:paraId="00001B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Vortex Blaster</w:t>
        <w:tab/>
        <w:t xml:space="preserve">2d10</w:t>
        <w:tab/>
        <w:t xml:space="preserve">Opens small rifts on impact</w:t>
        <w:tab/>
        <w:t xml:space="preserve">Pulls enemies into the vortex, dealing damage</w:t>
      </w:r>
    </w:p>
    <w:p w:rsidR="00000000" w:rsidDel="00000000" w:rsidP="00000000" w:rsidRDefault="00000000" w:rsidRPr="00000000" w14:paraId="00001B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Expanded Armor List (Divided by Time Periods)</w:t>
      </w:r>
    </w:p>
    <w:p w:rsidR="00000000" w:rsidDel="00000000" w:rsidP="00000000" w:rsidRDefault="00000000" w:rsidRPr="00000000" w14:paraId="00001B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1920s - 1950s</w:t>
      </w:r>
    </w:p>
    <w:p w:rsidR="00000000" w:rsidDel="00000000" w:rsidP="00000000" w:rsidRDefault="00000000" w:rsidRPr="00000000" w14:paraId="00001B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Type</w:t>
        <w:tab/>
        <w:t xml:space="preserve">Armor Rating</w:t>
        <w:tab/>
        <w:t xml:space="preserve">Special Properties</w:t>
        <w:tab/>
        <w:t xml:space="preserve">Notes</w:t>
      </w:r>
    </w:p>
    <w:p w:rsidR="00000000" w:rsidDel="00000000" w:rsidP="00000000" w:rsidRDefault="00000000" w:rsidRPr="00000000" w14:paraId="00001B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Leather Armor</w:t>
        <w:tab/>
        <w:t xml:space="preserve">1</w:t>
        <w:tab/>
        <w:t xml:space="preserve">Light protection</w:t>
        <w:tab/>
        <w:t xml:space="preserve">Allows stealth and mobility, minimal protection</w:t>
      </w:r>
    </w:p>
    <w:p w:rsidR="00000000" w:rsidDel="00000000" w:rsidP="00000000" w:rsidRDefault="00000000" w:rsidRPr="00000000" w14:paraId="00001B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Chainmail Vest</w:t>
        <w:tab/>
        <w:t xml:space="preserve">2</w:t>
        <w:tab/>
        <w:t xml:space="preserve">Moderate protection</w:t>
        <w:tab/>
        <w:t xml:space="preserve">Balanced between mobility and defense</w:t>
      </w:r>
    </w:p>
    <w:p w:rsidR="00000000" w:rsidDel="00000000" w:rsidP="00000000" w:rsidRDefault="00000000" w:rsidRPr="00000000" w14:paraId="00001B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Steel Plate Armor</w:t>
        <w:tab/>
        <w:t xml:space="preserve">3</w:t>
        <w:tab/>
        <w:t xml:space="preserve">Heavy defense</w:t>
        <w:tab/>
        <w:t xml:space="preserve">Great protection but slow to move in</w:t>
      </w:r>
    </w:p>
    <w:p w:rsidR="00000000" w:rsidDel="00000000" w:rsidP="00000000" w:rsidRDefault="00000000" w:rsidRPr="00000000" w14:paraId="00001B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Gas Mask</w:t>
        <w:tab/>
        <w:t xml:space="preserve">1</w:t>
        <w:tab/>
        <w:t xml:space="preserve">Protects against harmful gases</w:t>
        <w:tab/>
        <w:t xml:space="preserve">Standard for WWI and WWII era</w:t>
      </w:r>
    </w:p>
    <w:p w:rsidR="00000000" w:rsidDel="00000000" w:rsidP="00000000" w:rsidRDefault="00000000" w:rsidRPr="00000000" w14:paraId="00001B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Cloth and Leather Cloak</w:t>
        <w:tab/>
        <w:t xml:space="preserve">1</w:t>
        <w:tab/>
        <w:t xml:space="preserve">Lightweight</w:t>
        <w:tab/>
        <w:t xml:space="preserve">Offers minimal protection against slashing</w:t>
      </w:r>
    </w:p>
    <w:p w:rsidR="00000000" w:rsidDel="00000000" w:rsidP="00000000" w:rsidRDefault="00000000" w:rsidRPr="00000000" w14:paraId="00001B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Kevlar Vest</w:t>
        <w:tab/>
        <w:t xml:space="preserve">2</w:t>
        <w:tab/>
        <w:t xml:space="preserve">Protects against bullets</w:t>
        <w:tab/>
        <w:t xml:space="preserve">Used by military and law enforcement</w:t>
      </w:r>
    </w:p>
    <w:p w:rsidR="00000000" w:rsidDel="00000000" w:rsidP="00000000" w:rsidRDefault="00000000" w:rsidRPr="00000000" w14:paraId="00001B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Tactical Armor</w:t>
        <w:tab/>
        <w:t xml:space="preserve">3</w:t>
        <w:tab/>
        <w:t xml:space="preserve">High resistance</w:t>
        <w:tab/>
        <w:t xml:space="preserve">Bulletproof, offers some psychic defense</w:t>
      </w:r>
    </w:p>
    <w:p w:rsidR="00000000" w:rsidDel="00000000" w:rsidP="00000000" w:rsidRDefault="00000000" w:rsidRPr="00000000" w14:paraId="00001B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Reinforced Leather</w:t>
        <w:tab/>
        <w:t xml:space="preserve">3</w:t>
        <w:tab/>
        <w:t xml:space="preserve">Offers more resistance to both slashing and piercing</w:t>
        <w:tab/>
        <w:t xml:space="preserve">Reinforced with magic to resist physical and eldritch threats</w:t>
      </w:r>
    </w:p>
    <w:p w:rsidR="00000000" w:rsidDel="00000000" w:rsidP="00000000" w:rsidRDefault="00000000" w:rsidRPr="00000000" w14:paraId="00001B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Shamanic Robes</w:t>
        <w:tab/>
        <w:t xml:space="preserve">2</w:t>
        <w:tab/>
        <w:t xml:space="preserve">Psychic defense</w:t>
        <w:tab/>
        <w:t xml:space="preserve">Light but offers some mystical protection against magic</w:t>
      </w:r>
    </w:p>
    <w:p w:rsidR="00000000" w:rsidDel="00000000" w:rsidP="00000000" w:rsidRDefault="00000000" w:rsidRPr="00000000" w14:paraId="00001B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Ancient Rune Armor</w:t>
        <w:tab/>
        <w:t xml:space="preserve">3</w:t>
        <w:tab/>
        <w:t xml:space="preserve">Defends against magical and physical damage</w:t>
        <w:tab/>
        <w:t xml:space="preserve">Attuned to cosmic and eldritch forces</w:t>
      </w:r>
    </w:p>
    <w:p w:rsidR="00000000" w:rsidDel="00000000" w:rsidP="00000000" w:rsidRDefault="00000000" w:rsidRPr="00000000" w14:paraId="00001B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1960s - 2000s</w:t>
      </w:r>
    </w:p>
    <w:p w:rsidR="00000000" w:rsidDel="00000000" w:rsidP="00000000" w:rsidRDefault="00000000" w:rsidRPr="00000000" w14:paraId="00001B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Type</w:t>
        <w:tab/>
        <w:t xml:space="preserve">Armor Rating</w:t>
        <w:tab/>
        <w:t xml:space="preserve">Special Properties</w:t>
        <w:tab/>
        <w:t xml:space="preserve">Notes</w:t>
      </w:r>
    </w:p>
    <w:p w:rsidR="00000000" w:rsidDel="00000000" w:rsidP="00000000" w:rsidRDefault="00000000" w:rsidRPr="00000000" w14:paraId="00001B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Tactical Bulletproof Vest</w:t>
        <w:tab/>
        <w:t xml:space="preserve">4</w:t>
        <w:tab/>
        <w:t xml:space="preserve">High resistance to small arms</w:t>
        <w:tab/>
        <w:t xml:space="preserve">Common in SWAT or military operations</w:t>
      </w:r>
    </w:p>
    <w:p w:rsidR="00000000" w:rsidDel="00000000" w:rsidP="00000000" w:rsidRDefault="00000000" w:rsidRPr="00000000" w14:paraId="00001B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Riot Shield</w:t>
        <w:tab/>
        <w:t xml:space="preserve">2</w:t>
        <w:tab/>
        <w:t xml:space="preserve">Blocks incoming projectiles</w:t>
        <w:tab/>
        <w:t xml:space="preserve">Primarily used for crowd control</w:t>
      </w:r>
    </w:p>
    <w:p w:rsidR="00000000" w:rsidDel="00000000" w:rsidP="00000000" w:rsidRDefault="00000000" w:rsidRPr="00000000" w14:paraId="00001B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Nomex Flight Suit</w:t>
        <w:tab/>
        <w:t xml:space="preserve">3</w:t>
        <w:tab/>
        <w:t xml:space="preserve">Fire-resistant</w:t>
        <w:tab/>
        <w:t xml:space="preserve">Used in military and aerospace applications</w:t>
      </w:r>
    </w:p>
    <w:p w:rsidR="00000000" w:rsidDel="00000000" w:rsidP="00000000" w:rsidRDefault="00000000" w:rsidRPr="00000000" w14:paraId="00001B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Exoskeleton</w:t>
        <w:tab/>
        <w:t xml:space="preserve">5</w:t>
        <w:tab/>
        <w:t xml:space="preserve">Enhances strength and defense</w:t>
        <w:tab/>
        <w:t xml:space="preserve">Powered suit, used for heavy combat</w:t>
      </w:r>
    </w:p>
    <w:p w:rsidR="00000000" w:rsidDel="00000000" w:rsidP="00000000" w:rsidRDefault="00000000" w:rsidRPr="00000000" w14:paraId="00001B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Reinforced Body Armor</w:t>
        <w:tab/>
        <w:t xml:space="preserve">4</w:t>
        <w:tab/>
        <w:t xml:space="preserve">High durability</w:t>
        <w:tab/>
        <w:t xml:space="preserve">Effective against gunfire, knives, and explosions</w:t>
      </w:r>
    </w:p>
    <w:p w:rsidR="00000000" w:rsidDel="00000000" w:rsidP="00000000" w:rsidRDefault="00000000" w:rsidRPr="00000000" w14:paraId="00001B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Magnetic Field Armor</w:t>
        <w:tab/>
        <w:t xml:space="preserve">3</w:t>
        <w:tab/>
        <w:t xml:space="preserve">Provides protection against energy attacks</w:t>
        <w:tab/>
        <w:t xml:space="preserve">Used in mechanized combat and against psionic attacks</w:t>
      </w:r>
    </w:p>
    <w:p w:rsidR="00000000" w:rsidDel="00000000" w:rsidP="00000000" w:rsidRDefault="00000000" w:rsidRPr="00000000" w14:paraId="00001B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Electro-shock Armor</w:t>
        <w:tab/>
        <w:t xml:space="preserve">3</w:t>
        <w:tab/>
        <w:t xml:space="preserve">Stuns attackers</w:t>
        <w:tab/>
        <w:t xml:space="preserve">Effective in melee combat, disables electronics</w:t>
      </w:r>
    </w:p>
    <w:p w:rsidR="00000000" w:rsidDel="00000000" w:rsidP="00000000" w:rsidRDefault="00000000" w:rsidRPr="00000000" w14:paraId="00001B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Energy Shield Generator</w:t>
        <w:tab/>
        <w:t xml:space="preserve">3</w:t>
        <w:tab/>
        <w:t xml:space="preserve">Provides temporary energy shields</w:t>
        <w:tab/>
        <w:t xml:space="preserve">Lasts for a short time but offers extreme protection</w:t>
      </w:r>
    </w:p>
    <w:p w:rsidR="00000000" w:rsidDel="00000000" w:rsidP="00000000" w:rsidRDefault="00000000" w:rsidRPr="00000000" w14:paraId="00001B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Quantum Protection Suit</w:t>
        <w:tab/>
        <w:t xml:space="preserve">4</w:t>
        <w:tab/>
        <w:t xml:space="preserve">Protects from dimensional rifts and cosmic hazards</w:t>
        <w:tab/>
        <w:t xml:space="preserve">Anti-rift protection and minor psionic resistance</w:t>
      </w:r>
    </w:p>
    <w:p w:rsidR="00000000" w:rsidDel="00000000" w:rsidP="00000000" w:rsidRDefault="00000000" w:rsidRPr="00000000" w14:paraId="00001B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Cloaking Armor</w:t>
        <w:tab/>
        <w:t xml:space="preserve">2</w:t>
        <w:tab/>
        <w:t xml:space="preserve">Grants invisibility</w:t>
        <w:tab/>
        <w:t xml:space="preserve">Best for stealth operations, short-lasting effects</w:t>
      </w:r>
    </w:p>
    <w:p w:rsidR="00000000" w:rsidDel="00000000" w:rsidP="00000000" w:rsidRDefault="00000000" w:rsidRPr="00000000" w14:paraId="00001B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2000s - Future</w:t>
      </w:r>
    </w:p>
    <w:p w:rsidR="00000000" w:rsidDel="00000000" w:rsidP="00000000" w:rsidRDefault="00000000" w:rsidRPr="00000000" w14:paraId="00001B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Type</w:t>
        <w:tab/>
        <w:t xml:space="preserve">Armor Rating</w:t>
        <w:tab/>
        <w:t xml:space="preserve">Special Properties</w:t>
        <w:tab/>
        <w:t xml:space="preserve">Notes</w:t>
      </w:r>
    </w:p>
    <w:p w:rsidR="00000000" w:rsidDel="00000000" w:rsidP="00000000" w:rsidRDefault="00000000" w:rsidRPr="00000000" w14:paraId="00001B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Nanotech Body Armor</w:t>
        <w:tab/>
        <w:t xml:space="preserve">5</w:t>
        <w:tab/>
        <w:t xml:space="preserve">Self-repairing, adaptive defense</w:t>
        <w:tab/>
        <w:t xml:space="preserve">Constantly repairs and adapts to attacks</w:t>
      </w:r>
    </w:p>
    <w:p w:rsidR="00000000" w:rsidDel="00000000" w:rsidP="00000000" w:rsidRDefault="00000000" w:rsidRPr="00000000" w14:paraId="00001B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Void Suit</w:t>
        <w:tab/>
        <w:t xml:space="preserve">5</w:t>
        <w:tab/>
        <w:t xml:space="preserve">Space, atmospheric, and dimensional protection</w:t>
        <w:tab/>
        <w:t xml:space="preserve">Offers resistance to vacuum and environmental dangers</w:t>
      </w:r>
    </w:p>
    <w:p w:rsidR="00000000" w:rsidDel="00000000" w:rsidP="00000000" w:rsidRDefault="00000000" w:rsidRPr="00000000" w14:paraId="00001B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Exo-Armor</w:t>
        <w:tab/>
        <w:t xml:space="preserve">6</w:t>
        <w:tab/>
        <w:t xml:space="preserve">Powered suit, grants superhuman strength</w:t>
        <w:tab/>
        <w:t xml:space="preserve">Enhanced defense and attack capability</w:t>
      </w:r>
    </w:p>
    <w:p w:rsidR="00000000" w:rsidDel="00000000" w:rsidP="00000000" w:rsidRDefault="00000000" w:rsidRPr="00000000" w14:paraId="00001B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Antigrav Battle Armor</w:t>
        <w:tab/>
        <w:t xml:space="preserve">5</w:t>
        <w:tab/>
        <w:t xml:space="preserve">Grants anti-gravity levitation</w:t>
        <w:tab/>
        <w:t xml:space="preserve">Allows the user to float and avoid ground-based attacks</w:t>
      </w:r>
    </w:p>
    <w:p w:rsidR="00000000" w:rsidDel="00000000" w:rsidP="00000000" w:rsidRDefault="00000000" w:rsidRPr="00000000" w14:paraId="00001B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Plasma Shield Suit</w:t>
        <w:tab/>
        <w:t xml:space="preserve">5</w:t>
        <w:tab/>
        <w:t xml:space="preserve">Generates an energy shield for protection</w:t>
        <w:tab/>
        <w:t xml:space="preserve">Effective against plasma and high-energy weapons</w:t>
      </w:r>
    </w:p>
    <w:p w:rsidR="00000000" w:rsidDel="00000000" w:rsidP="00000000" w:rsidRDefault="00000000" w:rsidRPr="00000000" w14:paraId="00001B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Phase Shift Armor</w:t>
        <w:tab/>
        <w:t xml:space="preserve">4</w:t>
        <w:tab/>
        <w:t xml:space="preserve">Phases the wearer in and out of reality</w:t>
        <w:tab/>
        <w:t xml:space="preserve">Provides invulnerability to certain types of damage</w:t>
      </w:r>
    </w:p>
    <w:p w:rsidR="00000000" w:rsidDel="00000000" w:rsidP="00000000" w:rsidRDefault="00000000" w:rsidRPr="00000000" w14:paraId="00001B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Astral Defense Suit</w:t>
        <w:tab/>
        <w:t xml:space="preserve">5</w:t>
        <w:tab/>
        <w:t xml:space="preserve">Protects against psionic and eldritch forces</w:t>
        <w:tab/>
        <w:t xml:space="preserve">Provides extreme defense against cosmic horrors</w:t>
      </w:r>
    </w:p>
    <w:p w:rsidR="00000000" w:rsidDel="00000000" w:rsidP="00000000" w:rsidRDefault="00000000" w:rsidRPr="00000000" w14:paraId="00001B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Exoskeletal Combat Suit</w:t>
        <w:tab/>
        <w:t xml:space="preserve">5</w:t>
        <w:tab/>
        <w:t xml:space="preserve">Integrates with weapons and technology</w:t>
        <w:tab/>
        <w:t xml:space="preserve">Supports advanced movement and enhanced durability</w:t>
      </w:r>
    </w:p>
    <w:p w:rsidR="00000000" w:rsidDel="00000000" w:rsidP="00000000" w:rsidRDefault="00000000" w:rsidRPr="00000000" w14:paraId="00001B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Magnetic Pulse Armor</w:t>
        <w:tab/>
        <w:t xml:space="preserve">5</w:t>
        <w:tab/>
        <w:t xml:space="preserve">Disrupts incoming projectiles and energy attacks</w:t>
        <w:tab/>
        <w:t xml:space="preserve">Magnetic force field provides excellent protection</w:t>
      </w:r>
    </w:p>
    <w:p w:rsidR="00000000" w:rsidDel="00000000" w:rsidP="00000000" w:rsidRDefault="00000000" w:rsidRPr="00000000" w14:paraId="00001B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Temporal Armor</w:t>
        <w:tab/>
        <w:t xml:space="preserve">5</w:t>
        <w:tab/>
        <w:t xml:space="preserve">Shields against time manipulation and temporal distortions</w:t>
        <w:tab/>
        <w:t xml:space="preserve">Ideal for combat in unstable time zones</w:t>
      </w:r>
    </w:p>
    <w:p w:rsidR="00000000" w:rsidDel="00000000" w:rsidP="00000000" w:rsidRDefault="00000000" w:rsidRPr="00000000" w14:paraId="00001B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B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Expanded Survival Equipment List (Divided by Time Periods)</w:t>
      </w:r>
    </w:p>
    <w:p w:rsidR="00000000" w:rsidDel="00000000" w:rsidP="00000000" w:rsidRDefault="00000000" w:rsidRPr="00000000" w14:paraId="00001B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1920s - 1950s</w:t>
      </w:r>
    </w:p>
    <w:p w:rsidR="00000000" w:rsidDel="00000000" w:rsidP="00000000" w:rsidRDefault="00000000" w:rsidRPr="00000000" w14:paraId="00001C0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 Name</w:t>
        <w:tab/>
        <w:t xml:space="preserve">Use</w:t>
        <w:tab/>
        <w:t xml:space="preserve">Notes</w:t>
      </w:r>
    </w:p>
    <w:p w:rsidR="00000000" w:rsidDel="00000000" w:rsidP="00000000" w:rsidRDefault="00000000" w:rsidRPr="00000000" w14:paraId="00001C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Heals wounds and provides medical supplies</w:t>
        <w:tab/>
        <w:t xml:space="preserve">Restores hit points or cures minor poisons or diseases</w:t>
      </w:r>
    </w:p>
    <w:p w:rsidR="00000000" w:rsidDel="00000000" w:rsidP="00000000" w:rsidRDefault="00000000" w:rsidRPr="00000000" w14:paraId="00001C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Camping Tent</w:t>
        <w:tab/>
        <w:t xml:space="preserve">Shelter for outdoors</w:t>
        <w:tab/>
        <w:t xml:space="preserve">Essential for long journeys or deep wilderness exploration</w:t>
      </w:r>
    </w:p>
    <w:p w:rsidR="00000000" w:rsidDel="00000000" w:rsidP="00000000" w:rsidRDefault="00000000" w:rsidRPr="00000000" w14:paraId="00001C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Canteen</w:t>
        <w:tab/>
        <w:t xml:space="preserve">Holds water</w:t>
        <w:tab/>
        <w:t xml:space="preserve">Can be used to purify water using magic or filtration</w:t>
      </w:r>
    </w:p>
    <w:p w:rsidR="00000000" w:rsidDel="00000000" w:rsidP="00000000" w:rsidRDefault="00000000" w:rsidRPr="00000000" w14:paraId="00001C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Pocket Watch</w:t>
        <w:tab/>
        <w:t xml:space="preserve">Measures time</w:t>
        <w:tab/>
        <w:t xml:space="preserve">Can be used for time-sensitive rituals or to track the passage of time</w:t>
      </w:r>
    </w:p>
    <w:p w:rsidR="00000000" w:rsidDel="00000000" w:rsidP="00000000" w:rsidRDefault="00000000" w:rsidRPr="00000000" w14:paraId="00001C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Field Rations</w:t>
        <w:tab/>
        <w:t xml:space="preserve">Emergency food</w:t>
        <w:tab/>
        <w:t xml:space="preserve">Provides sustenance for 3 days</w:t>
      </w:r>
    </w:p>
    <w:p w:rsidR="00000000" w:rsidDel="00000000" w:rsidP="00000000" w:rsidRDefault="00000000" w:rsidRPr="00000000" w14:paraId="00001C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1960s - 2000s</w:t>
      </w:r>
    </w:p>
    <w:p w:rsidR="00000000" w:rsidDel="00000000" w:rsidP="00000000" w:rsidRDefault="00000000" w:rsidRPr="00000000" w14:paraId="00001C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 Name</w:t>
        <w:tab/>
        <w:t xml:space="preserve">Use</w:t>
        <w:tab/>
        <w:t xml:space="preserve">Notes</w:t>
      </w:r>
    </w:p>
    <w:p w:rsidR="00000000" w:rsidDel="00000000" w:rsidP="00000000" w:rsidRDefault="00000000" w:rsidRPr="00000000" w14:paraId="00001C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Satellite Phone</w:t>
        <w:tab/>
        <w:t xml:space="preserve">Communication over long distances</w:t>
        <w:tab/>
        <w:t xml:space="preserve">Effective for contact with allies or summoning help</w:t>
      </w:r>
    </w:p>
    <w:p w:rsidR="00000000" w:rsidDel="00000000" w:rsidP="00000000" w:rsidRDefault="00000000" w:rsidRPr="00000000" w14:paraId="00001C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Emergency Beacon</w:t>
        <w:tab/>
        <w:t xml:space="preserve">Sends distress signal</w:t>
        <w:tab/>
        <w:t xml:space="preserve">Often used in military or deep wilderness exploration</w:t>
      </w:r>
    </w:p>
    <w:p w:rsidR="00000000" w:rsidDel="00000000" w:rsidP="00000000" w:rsidRDefault="00000000" w:rsidRPr="00000000" w14:paraId="00001C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Multi-tool</w:t>
        <w:tab/>
        <w:t xml:space="preserve">Compact, versatile tool</w:t>
        <w:tab/>
        <w:t xml:space="preserve">Includes knives, screwdrivers, and other useful items</w:t>
      </w:r>
    </w:p>
    <w:p w:rsidR="00000000" w:rsidDel="00000000" w:rsidP="00000000" w:rsidRDefault="00000000" w:rsidRPr="00000000" w14:paraId="00001C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Night Vision Goggles</w:t>
        <w:tab/>
        <w:t xml:space="preserve">Enhances vision in low light</w:t>
        <w:tab/>
        <w:t xml:space="preserve">Ideal for stealth or night operations</w:t>
      </w:r>
    </w:p>
    <w:p w:rsidR="00000000" w:rsidDel="00000000" w:rsidP="00000000" w:rsidRDefault="00000000" w:rsidRPr="00000000" w14:paraId="00001C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Portable Water Purifier</w:t>
        <w:tab/>
        <w:t xml:space="preserve">Converts polluted water into drinkable water</w:t>
        <w:tab/>
        <w:t xml:space="preserve">Useful in survival situations</w:t>
      </w:r>
    </w:p>
    <w:p w:rsidR="00000000" w:rsidDel="00000000" w:rsidP="00000000" w:rsidRDefault="00000000" w:rsidRPr="00000000" w14:paraId="00001C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2000s - Future</w:t>
      </w:r>
    </w:p>
    <w:p w:rsidR="00000000" w:rsidDel="00000000" w:rsidP="00000000" w:rsidRDefault="00000000" w:rsidRPr="00000000" w14:paraId="00001C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 Name</w:t>
        <w:tab/>
        <w:t xml:space="preserve">Use</w:t>
        <w:tab/>
        <w:t xml:space="preserve">Notes</w:t>
      </w:r>
    </w:p>
    <w:p w:rsidR="00000000" w:rsidDel="00000000" w:rsidP="00000000" w:rsidRDefault="00000000" w:rsidRPr="00000000" w14:paraId="00001C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Nanobot Medical Injector</w:t>
        <w:tab/>
        <w:t xml:space="preserve">Instant healing for small wounds</w:t>
        <w:tab/>
        <w:t xml:space="preserve">Can heal minor wounds within seconds</w:t>
      </w:r>
    </w:p>
    <w:p w:rsidR="00000000" w:rsidDel="00000000" w:rsidP="00000000" w:rsidRDefault="00000000" w:rsidRPr="00000000" w14:paraId="00001C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Quantum Compass</w:t>
        <w:tab/>
        <w:t xml:space="preserve">Tracks alternate realities or dimensions</w:t>
        <w:tab/>
        <w:t xml:space="preserve">Helps locate rifts or anomalies</w:t>
      </w:r>
    </w:p>
    <w:p w:rsidR="00000000" w:rsidDel="00000000" w:rsidP="00000000" w:rsidRDefault="00000000" w:rsidRPr="00000000" w14:paraId="00001C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Portable Shield Generator</w:t>
        <w:tab/>
        <w:t xml:space="preserve">Provides temporary cover from projectiles</w:t>
        <w:tab/>
        <w:t xml:space="preserve">Can be deployed in combat situations for temporary protection</w:t>
      </w:r>
    </w:p>
    <w:p w:rsidR="00000000" w:rsidDel="00000000" w:rsidP="00000000" w:rsidRDefault="00000000" w:rsidRPr="00000000" w14:paraId="00001C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Armor</w:t>
        <w:tab/>
        <w:t xml:space="preserve">Increases defense and protection from environmental factors</w:t>
        <w:tab/>
        <w:t xml:space="preserve">Ensures survival in hazardous climates or alien environments</w:t>
      </w:r>
    </w:p>
    <w:p w:rsidR="00000000" w:rsidDel="00000000" w:rsidP="00000000" w:rsidRDefault="00000000" w:rsidRPr="00000000" w14:paraId="00001C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Drone Companion</w:t>
        <w:tab/>
        <w:t xml:space="preserve">Assists in reconnaissance, combat, or scouting</w:t>
        <w:tab/>
        <w:t xml:space="preserve">Equipped with cameras, weapons, or tools for various tasks</w:t>
      </w:r>
    </w:p>
    <w:p w:rsidR="00000000" w:rsidDel="00000000" w:rsidP="00000000" w:rsidRDefault="00000000" w:rsidRPr="00000000" w14:paraId="00001C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lists cover a vast array of weapons, armor, and survival gear, spanning across three eras to reflect the game’s broad timeline. You can use these as a reference to expand your gameplay mechanics. Let me know if you’d like me to add more details, or if you’d like to move forward with any other sections!</w:t>
      </w:r>
    </w:p>
    <w:p w:rsidR="00000000" w:rsidDel="00000000" w:rsidP="00000000" w:rsidRDefault="00000000" w:rsidRPr="00000000" w14:paraId="00001C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 Creation Rules</w:t>
      </w:r>
    </w:p>
    <w:p w:rsidR="00000000" w:rsidDel="00000000" w:rsidP="00000000" w:rsidRDefault="00000000" w:rsidRPr="00000000" w14:paraId="00001C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Creating Weapons</w:t>
      </w:r>
    </w:p>
    <w:p w:rsidR="00000000" w:rsidDel="00000000" w:rsidP="00000000" w:rsidRDefault="00000000" w:rsidRPr="00000000" w14:paraId="00001C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Weapon Base Type: Choose from the following categories: Melee, Ranged, Eldritch, Technomagic, etc.</w:t>
      </w:r>
    </w:p>
    <w:p w:rsidR="00000000" w:rsidDel="00000000" w:rsidP="00000000" w:rsidRDefault="00000000" w:rsidRPr="00000000" w14:paraId="00001C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Weapon Properties: Select one or more from:</w:t>
      </w:r>
    </w:p>
    <w:p w:rsidR="00000000" w:rsidDel="00000000" w:rsidP="00000000" w:rsidRDefault="00000000" w:rsidRPr="00000000" w14:paraId="00001C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Type (Bludgeoning, Piercing, Slashing, Psychic, Arcane, etc.)</w:t>
      </w:r>
    </w:p>
    <w:p w:rsidR="00000000" w:rsidDel="00000000" w:rsidP="00000000" w:rsidRDefault="00000000" w:rsidRPr="00000000" w14:paraId="00001C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Effects (Poisonous, Psychic Feedback, Fire Damage, etc.)</w:t>
      </w:r>
    </w:p>
    <w:p w:rsidR="00000000" w:rsidDel="00000000" w:rsidP="00000000" w:rsidRDefault="00000000" w:rsidRPr="00000000" w14:paraId="00001C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 (Close, Medium, Long)</w:t>
      </w:r>
    </w:p>
    <w:p w:rsidR="00000000" w:rsidDel="00000000" w:rsidP="00000000" w:rsidRDefault="00000000" w:rsidRPr="00000000" w14:paraId="00001C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Damage Dice: Based on the weapon type and its properties, assign a damage die (e.g., 1d6, 2d8).</w:t>
      </w:r>
    </w:p>
    <w:p w:rsidR="00000000" w:rsidDel="00000000" w:rsidP="00000000" w:rsidRDefault="00000000" w:rsidRPr="00000000" w14:paraId="00001C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Durability: Decide on the weapon’s durability (Standard, Durable, Fragile). This will determine its wear over time or potential for breakage.</w:t>
      </w:r>
    </w:p>
    <w:p w:rsidR="00000000" w:rsidDel="00000000" w:rsidP="00000000" w:rsidRDefault="00000000" w:rsidRPr="00000000" w14:paraId="00001C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Unique Modifiers: Add any unique effects, like elemental damage or magical properties.</w:t>
      </w:r>
    </w:p>
    <w:p w:rsidR="00000000" w:rsidDel="00000000" w:rsidP="00000000" w:rsidRDefault="00000000" w:rsidRPr="00000000" w14:paraId="00001C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Creating Armor</w:t>
      </w:r>
    </w:p>
    <w:p w:rsidR="00000000" w:rsidDel="00000000" w:rsidP="00000000" w:rsidRDefault="00000000" w:rsidRPr="00000000" w14:paraId="00001C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Armor Type: Choose from Light, Medium, or Heavy Armor.</w:t>
      </w:r>
    </w:p>
    <w:p w:rsidR="00000000" w:rsidDel="00000000" w:rsidP="00000000" w:rsidRDefault="00000000" w:rsidRPr="00000000" w14:paraId="00001C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Armor Rating: Assign an armor rating based on the protection level (e.g., 1 for Light Armor, 5 for Heavy Armor).</w:t>
      </w:r>
    </w:p>
    <w:p w:rsidR="00000000" w:rsidDel="00000000" w:rsidP="00000000" w:rsidRDefault="00000000" w:rsidRPr="00000000" w14:paraId="00001C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Special Abilities: Decide if the armor provides magical or environmental protection (e.g., resistance to psychic damage).</w:t>
      </w:r>
    </w:p>
    <w:p w:rsidR="00000000" w:rsidDel="00000000" w:rsidP="00000000" w:rsidRDefault="00000000" w:rsidRPr="00000000" w14:paraId="00001C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Weight: Consider the mobility of the wearer when assigning weight, which could affect speed or agility.</w:t>
      </w:r>
    </w:p>
    <w:p w:rsidR="00000000" w:rsidDel="00000000" w:rsidP="00000000" w:rsidRDefault="00000000" w:rsidRPr="00000000" w14:paraId="00001C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Durability: Assign durability (e.g., 1 for standard, 3 for heavily enchanted armor).</w:t>
      </w:r>
    </w:p>
    <w:p w:rsidR="00000000" w:rsidDel="00000000" w:rsidP="00000000" w:rsidRDefault="00000000" w:rsidRPr="00000000" w14:paraId="00001C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Creating Magical Items</w:t>
      </w:r>
    </w:p>
    <w:p w:rsidR="00000000" w:rsidDel="00000000" w:rsidP="00000000" w:rsidRDefault="00000000" w:rsidRPr="00000000" w14:paraId="00001C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Item Category: Choose whether the item is a weapon, artifact, or accessory.</w:t>
      </w:r>
    </w:p>
    <w:p w:rsidR="00000000" w:rsidDel="00000000" w:rsidP="00000000" w:rsidRDefault="00000000" w:rsidRPr="00000000" w14:paraId="00001C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Magical Effect: Define the magical effect or ability it grants.</w:t>
      </w:r>
    </w:p>
    <w:p w:rsidR="00000000" w:rsidDel="00000000" w:rsidP="00000000" w:rsidRDefault="00000000" w:rsidRPr="00000000" w14:paraId="00001C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Activation Method: Determine how the item is activated (e.g., spoken word, ritual, or touch).</w:t>
      </w:r>
    </w:p>
    <w:p w:rsidR="00000000" w:rsidDel="00000000" w:rsidP="00000000" w:rsidRDefault="00000000" w:rsidRPr="00000000" w14:paraId="00001C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Range and Duration: Define the range of the item’s effect and its duration.</w:t>
      </w:r>
    </w:p>
    <w:p w:rsidR="00000000" w:rsidDel="00000000" w:rsidP="00000000" w:rsidRDefault="00000000" w:rsidRPr="00000000" w14:paraId="00001C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Side Effects: Consider any potential consequences (e.g., sanity loss, physical strain).</w:t>
      </w:r>
    </w:p>
    <w:p w:rsidR="00000000" w:rsidDel="00000000" w:rsidP="00000000" w:rsidRDefault="00000000" w:rsidRPr="00000000" w14:paraId="00001C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Survival Horror, and How to Differentiate Your Game</w:t>
      </w:r>
    </w:p>
    <w:p w:rsidR="00000000" w:rsidDel="00000000" w:rsidP="00000000" w:rsidRDefault="00000000" w:rsidRPr="00000000" w14:paraId="00001C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rsidR="00000000" w:rsidDel="00000000" w:rsidP="00000000" w:rsidRDefault="00000000" w:rsidRPr="00000000" w14:paraId="00001C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Cosmic Horror</w:t>
      </w:r>
    </w:p>
    <w:p w:rsidR="00000000" w:rsidDel="00000000" w:rsidP="00000000" w:rsidRDefault="00000000" w:rsidRPr="00000000" w14:paraId="00001C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is rooted in the idea that humankind is insignificant in the vastness of the universe, and that the universe is indifferent or actively hostile to human existence. These themes of existential dread and incomprehensible forces create a fear of the unknown and the unknowable. In this genre, understanding is often a curse—knowledge of these greater forces drives characters toward madness, and ultimately, despair.</w:t>
      </w:r>
    </w:p>
    <w:p w:rsidR="00000000" w:rsidDel="00000000" w:rsidP="00000000" w:rsidRDefault="00000000" w:rsidRPr="00000000" w14:paraId="00001C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Expanded Key Elements of Cosmic Horror:</w:t>
      </w:r>
    </w:p>
    <w:p w:rsidR="00000000" w:rsidDel="00000000" w:rsidP="00000000" w:rsidRDefault="00000000" w:rsidRPr="00000000" w14:paraId="00001C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Insignificance of Humanity:</w:t>
      </w:r>
    </w:p>
    <w:p w:rsidR="00000000" w:rsidDel="00000000" w:rsidP="00000000" w:rsidRDefault="00000000" w:rsidRPr="00000000" w14:paraId="00001C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Humanity’s place in the cosmos is not just minor—it’s practically irrelevant. In cosmic horror, the protagonists are often powerless in the face of vast, unknowable forces. They may stumble upon ancient, alien beings, forces, or phenomena that have existed for eons, indifferent to the fragile lives of humans.</w:t>
      </w:r>
    </w:p>
    <w:p w:rsidR="00000000" w:rsidDel="00000000" w:rsidP="00000000" w:rsidRDefault="00000000" w:rsidRPr="00000000" w14:paraId="00001C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The characters may uncover a forgotten ancient civilization that has long since been wiped out, leaving only their strange, cryptic artifacts that speak of a greater cosmic order. These artifacts, while seemingly ancient, may hold cosmic truths that threaten to shatter the characters’ perception of reality.</w:t>
      </w:r>
    </w:p>
    <w:p w:rsidR="00000000" w:rsidDel="00000000" w:rsidP="00000000" w:rsidRDefault="00000000" w:rsidRPr="00000000" w14:paraId="00001C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The Unknowable:</w:t>
      </w:r>
    </w:p>
    <w:p w:rsidR="00000000" w:rsidDel="00000000" w:rsidP="00000000" w:rsidRDefault="00000000" w:rsidRPr="00000000" w14:paraId="00001C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Knowledge is dangerous. Characters that delve too deep into the mysteries of the cosmos begin to understand things they weren’t meant to know. The truth often eludes them, and when they come close to comprehending it, their minds begin to unravel.</w:t>
      </w:r>
    </w:p>
    <w:p w:rsidR="00000000" w:rsidDel="00000000" w:rsidP="00000000" w:rsidRDefault="00000000" w:rsidRPr="00000000" w14:paraId="00001C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An ancient, alien language is discovered, with only a few words or symbols able to be decoded. The truth behind these symbols hints at unfathomable beings, but once the characters begin to comprehend their meaning, they are struck by horrific visions that can cause permanent sanity loss.</w:t>
      </w:r>
    </w:p>
    <w:p w:rsidR="00000000" w:rsidDel="00000000" w:rsidP="00000000" w:rsidRDefault="00000000" w:rsidRPr="00000000" w14:paraId="00001C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Mind-Bending Realities:</w:t>
      </w:r>
    </w:p>
    <w:p w:rsidR="00000000" w:rsidDel="00000000" w:rsidP="00000000" w:rsidRDefault="00000000" w:rsidRPr="00000000" w14:paraId="00001C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cosmos operates under rules that are alien to human understanding. Characters may experience distortions of time, space, and reality itself. This could involve seeing something in one place that seems to exist in another dimension, or witnessing events out of sequence.</w:t>
      </w:r>
    </w:p>
    <w:p w:rsidR="00000000" w:rsidDel="00000000" w:rsidP="00000000" w:rsidRDefault="00000000" w:rsidRPr="00000000" w14:paraId="00001C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Characters may enter an ancient library, where books are written in languages that seem to change on their own, or corridors that stretch far longer than the physical space allows. This warping of reality is often caused by the influence of a cosmic entity, or the proximity to an ancient artifact of unknown origin.</w:t>
      </w:r>
    </w:p>
    <w:p w:rsidR="00000000" w:rsidDel="00000000" w:rsidP="00000000" w:rsidRDefault="00000000" w:rsidRPr="00000000" w14:paraId="00001C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The True Nature of Evil:</w:t>
      </w:r>
    </w:p>
    <w:p w:rsidR="00000000" w:rsidDel="00000000" w:rsidP="00000000" w:rsidRDefault="00000000" w:rsidRPr="00000000" w14:paraId="00001C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Unlike traditional horror, where villains are evil for specific reasons, cosmic horror revolves around forces that do not have intent in the way humans understand it. The entities are neither good nor evil—they simply are. Their actions (or lack thereof) reflect a deeper truth that humanity cannot comprehend, and which ultimately feels even more frightening than direct antagonism.</w:t>
      </w:r>
    </w:p>
    <w:p w:rsidR="00000000" w:rsidDel="00000000" w:rsidP="00000000" w:rsidRDefault="00000000" w:rsidRPr="00000000" w14:paraId="00001C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A character stumbles across a ritual site designed to appease an entity from beyond the stars. The creature is indifferent to the sacrifices—it simply exists, and the ritual is merely a consequence of the entity’s mere presence. The horrifying truth for the player characters is that this being’s indifference makes it far more terrifying than any demon or evil god they could imagine.</w:t>
      </w:r>
    </w:p>
    <w:p w:rsidR="00000000" w:rsidDel="00000000" w:rsidP="00000000" w:rsidRDefault="00000000" w:rsidRPr="00000000" w14:paraId="00001C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How to Implement Cosmic Horror in Your Game:</w:t>
      </w:r>
    </w:p>
    <w:p w:rsidR="00000000" w:rsidDel="00000000" w:rsidP="00000000" w:rsidRDefault="00000000" w:rsidRPr="00000000" w14:paraId="00001C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Ambiguous Threats: Keep the true nature of the cosmic threat unclear. Rather than focusing on direct combat with tangible enemies, let the players piece together fragments of knowledge and uncover the terrifying truth over time.</w:t>
      </w:r>
    </w:p>
    <w:p w:rsidR="00000000" w:rsidDel="00000000" w:rsidP="00000000" w:rsidRDefault="00000000" w:rsidRPr="00000000" w14:paraId="00001C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Knowledge as a Curse: As characters learn more about these entities, they should suffer consequences. This can include mental strain, physical deformities, or disturbing visions that cause sanity loss. The more they know, the more their grip on reality slips.</w:t>
      </w:r>
    </w:p>
    <w:p w:rsidR="00000000" w:rsidDel="00000000" w:rsidP="00000000" w:rsidRDefault="00000000" w:rsidRPr="00000000" w14:paraId="00001C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Non-Euclidean Settings: Create locations or environments that do not make logical sense, such as impossible geometry (e.g., hallways that don’t lead where they should, or rooms that defy the laws of physics). Use these spaces to reflect the alien nature of the forces at play.</w:t>
      </w:r>
    </w:p>
    <w:p w:rsidR="00000000" w:rsidDel="00000000" w:rsidP="00000000" w:rsidRDefault="00000000" w:rsidRPr="00000000" w14:paraId="00001C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Mind-Bending Encounters: Encounters with cosmic entities should be surreal and disorienting, with unpredictable consequences. Players should never be sure of what they’re seeing or experiencing, which keeps them in a constant state of unease.</w:t>
      </w:r>
    </w:p>
    <w:p w:rsidR="00000000" w:rsidDel="00000000" w:rsidP="00000000" w:rsidRDefault="00000000" w:rsidRPr="00000000" w14:paraId="00001C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Survival Horror</w:t>
      </w:r>
    </w:p>
    <w:p w:rsidR="00000000" w:rsidDel="00000000" w:rsidP="00000000" w:rsidRDefault="00000000" w:rsidRPr="00000000" w14:paraId="00001C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horror focuses more on immediate, physical danger, and often emphasizes resource management. The characters are outmatched by the environment, whether that means an enemy, the environment itself, or a lack of resources. This genre forces characters to make difficult decisions in order to survive, relying on their wits, skills, and limited supplies.</w:t>
      </w:r>
    </w:p>
    <w:p w:rsidR="00000000" w:rsidDel="00000000" w:rsidP="00000000" w:rsidRDefault="00000000" w:rsidRPr="00000000" w14:paraId="00001C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Expanded Key Elements of Survival Horror:</w:t>
      </w:r>
    </w:p>
    <w:p w:rsidR="00000000" w:rsidDel="00000000" w:rsidP="00000000" w:rsidRDefault="00000000" w:rsidRPr="00000000" w14:paraId="00001C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Scarcity:</w:t>
      </w:r>
    </w:p>
    <w:p w:rsidR="00000000" w:rsidDel="00000000" w:rsidP="00000000" w:rsidRDefault="00000000" w:rsidRPr="00000000" w14:paraId="00001C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survival horror, the emphasis is on managing limited resources—ammunition, food, medical supplies, and weapons. Characters must decide when to use these items and when to conserve them for a more desperate time.</w:t>
      </w:r>
    </w:p>
    <w:p w:rsidR="00000000" w:rsidDel="00000000" w:rsidP="00000000" w:rsidRDefault="00000000" w:rsidRPr="00000000" w14:paraId="00001C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After a long day of fighting off monsters and scavenging for food, the party only has a few rounds of ammunition left. Should they take the risky route to a known enemy hideout, or fortify their position and risk starvation?</w:t>
      </w:r>
    </w:p>
    <w:p w:rsidR="00000000" w:rsidDel="00000000" w:rsidP="00000000" w:rsidRDefault="00000000" w:rsidRPr="00000000" w14:paraId="00001C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Tension of Combat:</w:t>
      </w:r>
    </w:p>
    <w:p w:rsidR="00000000" w:rsidDel="00000000" w:rsidP="00000000" w:rsidRDefault="00000000" w:rsidRPr="00000000" w14:paraId="00001C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Unlike cosmic horror, where the threat is mostly psychological and existential, survival horror often features imminent threats—enemies that are physically present and actively hunting the characters. These threats can be human (e.g., gang members or cultists), monstrous, or even environmental (e.g., trapped rooms, toxic atmospheres).</w:t>
      </w:r>
    </w:p>
    <w:p w:rsidR="00000000" w:rsidDel="00000000" w:rsidP="00000000" w:rsidRDefault="00000000" w:rsidRPr="00000000" w14:paraId="00001C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The players enter a seemingly empty warehouse, only to find themselves ambushed by grotesque creatures that have been hiding in the shadows. The fear of being overwhelmed adds to the already tense atmosphere.</w:t>
      </w:r>
    </w:p>
    <w:p w:rsidR="00000000" w:rsidDel="00000000" w:rsidP="00000000" w:rsidRDefault="00000000" w:rsidRPr="00000000" w14:paraId="00001C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Emotional and Psychological Strain:</w:t>
      </w:r>
    </w:p>
    <w:p w:rsidR="00000000" w:rsidDel="00000000" w:rsidP="00000000" w:rsidRDefault="00000000" w:rsidRPr="00000000" w14:paraId="00001C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horror often brings out the psychological toll of facing danger. Characters may be forced to confront their own fears or past mistakes. The emotional strain of surviving in a hostile world plays just as much of a role in survival as physical danger.</w:t>
      </w:r>
    </w:p>
    <w:p w:rsidR="00000000" w:rsidDel="00000000" w:rsidP="00000000" w:rsidRDefault="00000000" w:rsidRPr="00000000" w14:paraId="00001C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A character must choose between saving a friend who is wounded but not fatally injured, or leaving them behind to survive. Each decision comes with a psychological toll, where even the “correct” choice results in lingering guilt or mental scars.</w:t>
      </w:r>
    </w:p>
    <w:p w:rsidR="00000000" w:rsidDel="00000000" w:rsidP="00000000" w:rsidRDefault="00000000" w:rsidRPr="00000000" w14:paraId="00001C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The Horror of the Unknown:</w:t>
      </w:r>
    </w:p>
    <w:p w:rsidR="00000000" w:rsidDel="00000000" w:rsidP="00000000" w:rsidRDefault="00000000" w:rsidRPr="00000000" w14:paraId="00001C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cosmic horror often deals with knowledge that drives people insane, survival horror uses the unknown to keep players on edge. Unknown threats, unclear objectives, and sudden psychological or physical dangers keep players on high alert.</w:t>
      </w:r>
    </w:p>
    <w:p w:rsidR="00000000" w:rsidDel="00000000" w:rsidP="00000000" w:rsidRDefault="00000000" w:rsidRPr="00000000" w14:paraId="00001C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Game Example: Players may explore a series of caves, unsure if they are being followed by something. The absence of visible threats creates an oppressive sense of dread, knowing that something is lurking just out of sight.</w:t>
      </w:r>
    </w:p>
    <w:p w:rsidR="00000000" w:rsidDel="00000000" w:rsidP="00000000" w:rsidRDefault="00000000" w:rsidRPr="00000000" w14:paraId="00001C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How to Implement Survival Horror in Your Game:</w:t>
      </w:r>
    </w:p>
    <w:p w:rsidR="00000000" w:rsidDel="00000000" w:rsidP="00000000" w:rsidRDefault="00000000" w:rsidRPr="00000000" w14:paraId="00001C6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Resource Scarcity: Design encounters where players are forced to make choices about when and how to use their limited supplies. This increases tension and forces hard decisions.</w:t>
      </w:r>
    </w:p>
    <w:p w:rsidR="00000000" w:rsidDel="00000000" w:rsidP="00000000" w:rsidRDefault="00000000" w:rsidRPr="00000000" w14:paraId="00001C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High Stakes Combat: Combat should feel dangerous and uncertain. Enemies should be relentless, but not invincible. Players must strategize and adapt to survive.</w:t>
      </w:r>
    </w:p>
    <w:p w:rsidR="00000000" w:rsidDel="00000000" w:rsidP="00000000" w:rsidRDefault="00000000" w:rsidRPr="00000000" w14:paraId="00001C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Psychological Strain: Include mechanics like panic attacks, guilt, or anxiety to show the emotional strain that the characters are under.</w:t>
      </w:r>
    </w:p>
    <w:p w:rsidR="00000000" w:rsidDel="00000000" w:rsidP="00000000" w:rsidRDefault="00000000" w:rsidRPr="00000000" w14:paraId="00001C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Dangers: Make the environment itself a threat. Collapsing buildings, sudden fires, or hazardous weather can change the dynamics of an exploration or combat encounter.</w:t>
      </w:r>
    </w:p>
    <w:p w:rsidR="00000000" w:rsidDel="00000000" w:rsidP="00000000" w:rsidRDefault="00000000" w:rsidRPr="00000000" w14:paraId="00001C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Differentiating The Harrowing Truth from Cosmic and Survival Horror</w:t>
      </w:r>
    </w:p>
    <w:p w:rsidR="00000000" w:rsidDel="00000000" w:rsidP="00000000" w:rsidRDefault="00000000" w:rsidRPr="00000000" w14:paraId="00001C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cosmic and survival horror are heavily present in The Harrowing Truth, this game emphasizes the blurring of psychological and physical terror, and knowledge as both a boon and a burden.</w:t>
      </w:r>
    </w:p>
    <w:p w:rsidR="00000000" w:rsidDel="00000000" w:rsidP="00000000" w:rsidRDefault="00000000" w:rsidRPr="00000000" w14:paraId="00001C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Differentiation Points:</w:t>
      </w:r>
    </w:p>
    <w:p w:rsidR="00000000" w:rsidDel="00000000" w:rsidP="00000000" w:rsidRDefault="00000000" w:rsidRPr="00000000" w14:paraId="00001C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Balance of Cosmic and Survival Tension: Unlike survival horror, where combat is more frequent and direct, The Harrowing Truth emphasizes knowledge and investigation. The key difference lies in the consequences of uncovering cosmic truths that push the players into despair or madness.</w:t>
      </w:r>
    </w:p>
    <w:p w:rsidR="00000000" w:rsidDel="00000000" w:rsidP="00000000" w:rsidRDefault="00000000" w:rsidRPr="00000000" w14:paraId="00001C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Sanity as a Mechanic: While both horror sub-genres focus on psychological stress, The Harrowing Truth uses sanity as a primary mechanic. The pursuit of the truth often directly leads to insanity, a unique fusion of cosmic and survival horror.</w:t>
      </w:r>
    </w:p>
    <w:p w:rsidR="00000000" w:rsidDel="00000000" w:rsidP="00000000" w:rsidRDefault="00000000" w:rsidRPr="00000000" w14:paraId="00001C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Cosmic Entities as Overarching Threats: Instead of direct physical confrontations with monsters (as in survival horror), the ultimate enemy in The Harrowing Truth is often the cosmic entity that exists beyond human understanding. The characters may face physical danger from human or monstrous enemies, but the existential dread of the cosmic unknown remains the central theme.</w:t>
      </w:r>
    </w:p>
    <w:p w:rsidR="00000000" w:rsidDel="00000000" w:rsidP="00000000" w:rsidRDefault="00000000" w:rsidRPr="00000000" w14:paraId="00001C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Combat-Oriented Dungeon Crawl Style</w:t>
      </w:r>
    </w:p>
    <w:p w:rsidR="00000000" w:rsidDel="00000000" w:rsidP="00000000" w:rsidRDefault="00000000" w:rsidRPr="00000000" w14:paraId="00001C7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The Harrowing Truth is designed to focus heavily on investigation and psychological horror, there are times when the characters are forced into combat situations. Whether navigating a labyrinthine dungeon, a supernatural fortress, or a war-torn wasteland, dungeon crawl mechanics are crucial for running more combat-heavy encounters.</w:t>
      </w:r>
    </w:p>
    <w:p w:rsidR="00000000" w:rsidDel="00000000" w:rsidP="00000000" w:rsidRDefault="00000000" w:rsidRPr="00000000" w14:paraId="00001C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Combat-Oriented Dungeon Crawl Mechanics</w:t>
      </w:r>
    </w:p>
    <w:p w:rsidR="00000000" w:rsidDel="00000000" w:rsidP="00000000" w:rsidRDefault="00000000" w:rsidRPr="00000000" w14:paraId="00001C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crawls in The Harrowing Truth shift the focus to tactical combat and resource management. This section provides guidance on how to structure a combat-heavy adventure while maintaining the narrative’s sense of terror.</w:t>
      </w:r>
    </w:p>
    <w:p w:rsidR="00000000" w:rsidDel="00000000" w:rsidP="00000000" w:rsidRDefault="00000000" w:rsidRPr="00000000" w14:paraId="00001C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Dungeon Environment Design</w:t>
      </w:r>
    </w:p>
    <w:p w:rsidR="00000000" w:rsidDel="00000000" w:rsidP="00000000" w:rsidRDefault="00000000" w:rsidRPr="00000000" w14:paraId="00001C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combat-focused dungeon crawl requires an environment that presents both physical danger and strategic elements. Here are key points to consider:</w:t>
      </w:r>
    </w:p>
    <w:p w:rsidR="00000000" w:rsidDel="00000000" w:rsidP="00000000" w:rsidRDefault="00000000" w:rsidRPr="00000000" w14:paraId="00001C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Multi-Layered Spaces: Design dungeon spaces with verticality (e.g., elevated platforms) and restricted mobility (e.g., narrow corridors). This creates tactical challenges where positioning becomes crucial.</w:t>
      </w:r>
    </w:p>
    <w:p w:rsidR="00000000" w:rsidDel="00000000" w:rsidP="00000000" w:rsidRDefault="00000000" w:rsidRPr="00000000" w14:paraId="00001C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Hazardous Terrain: Include environmental obstacles such as trapdoors, flooded areas, or unstable structures that force characters to make quick decisions.</w:t>
      </w:r>
    </w:p>
    <w:p w:rsidR="00000000" w:rsidDel="00000000" w:rsidP="00000000" w:rsidRDefault="00000000" w:rsidRPr="00000000" w14:paraId="00001C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Pressure: Introduce timed elements where events unfold in real time, such as collapsing rooms, enemies advancing, or countdowns to a major event (e.g., a bomb ticking down).</w:t>
      </w:r>
    </w:p>
    <w:p w:rsidR="00000000" w:rsidDel="00000000" w:rsidP="00000000" w:rsidRDefault="00000000" w:rsidRPr="00000000" w14:paraId="00001C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Enemy Design for Dungeon Crawls</w:t>
      </w:r>
    </w:p>
    <w:p w:rsidR="00000000" w:rsidDel="00000000" w:rsidP="00000000" w:rsidRDefault="00000000" w:rsidRPr="00000000" w14:paraId="00001C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Enemies in a dungeon crawl should be varied and often more powerful than those encountered during regular investigative play. Consider using higher difficulty enemies and boss fights to provide challenges.</w:t>
      </w:r>
    </w:p>
    <w:p w:rsidR="00000000" w:rsidDel="00000000" w:rsidP="00000000" w:rsidRDefault="00000000" w:rsidRPr="00000000" w14:paraId="00001C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Enemy Type</w:t>
        <w:tab/>
        <w:t xml:space="preserve">Combat Role</w:t>
        <w:tab/>
        <w:t xml:space="preserve">Special Ability/Effect</w:t>
      </w:r>
    </w:p>
    <w:p w:rsidR="00000000" w:rsidDel="00000000" w:rsidP="00000000" w:rsidRDefault="00000000" w:rsidRPr="00000000" w14:paraId="00001C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Cultist</w:t>
        <w:tab/>
        <w:t xml:space="preserve">Human, low-level threat, numerous.</w:t>
        <w:tab/>
        <w:t xml:space="preserve">Can summon minor entities; weak in direct combat.</w:t>
      </w:r>
    </w:p>
    <w:p w:rsidR="00000000" w:rsidDel="00000000" w:rsidP="00000000" w:rsidRDefault="00000000" w:rsidRPr="00000000" w14:paraId="00001C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Flesh-Eater Zombie</w:t>
        <w:tab/>
        <w:t xml:space="preserve">Slow, durable, difficult to kill.</w:t>
        <w:tab/>
        <w:t xml:space="preserve">Spreads disease on contact.</w:t>
      </w:r>
    </w:p>
    <w:p w:rsidR="00000000" w:rsidDel="00000000" w:rsidP="00000000" w:rsidRDefault="00000000" w:rsidRPr="00000000" w14:paraId="00001C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Eldritch Entity</w:t>
        <w:tab/>
        <w:t xml:space="preserve">A cosmic horror that defies logic.</w:t>
        <w:tab/>
        <w:t xml:space="preserve">Can warp reality; causes SAN loss on sight.</w:t>
      </w:r>
    </w:p>
    <w:p w:rsidR="00000000" w:rsidDel="00000000" w:rsidP="00000000" w:rsidRDefault="00000000" w:rsidRPr="00000000" w14:paraId="00001C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Madman/Survivor</w:t>
        <w:tab/>
        <w:t xml:space="preserve">Human, dangerous but unpredictable.</w:t>
        <w:tab/>
        <w:t xml:space="preserve">May have powerful ranged weapons or traps.</w:t>
      </w:r>
    </w:p>
    <w:p w:rsidR="00000000" w:rsidDel="00000000" w:rsidP="00000000" w:rsidRDefault="00000000" w:rsidRPr="00000000" w14:paraId="00001C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Mutant</w:t>
        <w:tab/>
        <w:t xml:space="preserve">Mutated creatures from failed experiments.</w:t>
        <w:tab/>
        <w:t xml:space="preserve">Resistant to conventional weapons.</w:t>
      </w:r>
    </w:p>
    <w:p w:rsidR="00000000" w:rsidDel="00000000" w:rsidP="00000000" w:rsidRDefault="00000000" w:rsidRPr="00000000" w14:paraId="00001C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Undead Shambler</w:t>
        <w:tab/>
        <w:t xml:space="preserve">Slow-moving, hordes of undead.</w:t>
        <w:tab/>
        <w:t xml:space="preserve">Possesses a massive amount of health.</w:t>
      </w:r>
    </w:p>
    <w:p w:rsidR="00000000" w:rsidDel="00000000" w:rsidP="00000000" w:rsidRDefault="00000000" w:rsidRPr="00000000" w14:paraId="00001C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Combat Encounter Dynamics</w:t>
      </w:r>
    </w:p>
    <w:p w:rsidR="00000000" w:rsidDel="00000000" w:rsidP="00000000" w:rsidRDefault="00000000" w:rsidRPr="00000000" w14:paraId="00001C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Initiative: Characters and enemies act in rounds based on initiative, with Dexterity modifiers determining the order.</w:t>
      </w:r>
    </w:p>
    <w:p w:rsidR="00000000" w:rsidDel="00000000" w:rsidP="00000000" w:rsidRDefault="00000000" w:rsidRPr="00000000" w14:paraId="00001C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Roles: Characters should have distinct combat roles (e.g., tank, damage dealer, healer, support), and these roles should inform how the party organizes in battle.</w:t>
      </w:r>
    </w:p>
    <w:p w:rsidR="00000000" w:rsidDel="00000000" w:rsidP="00000000" w:rsidRDefault="00000000" w:rsidRPr="00000000" w14:paraId="00001C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Resource Management: Combat should require careful management of ammunition, healing supplies, and other consumables. These are limited, and each action should have consequences.</w:t>
      </w:r>
    </w:p>
    <w:p w:rsidR="00000000" w:rsidDel="00000000" w:rsidP="00000000" w:rsidRDefault="00000000" w:rsidRPr="00000000" w14:paraId="00001C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Running a Dungeon Crawl in The Harrowing Truth</w:t>
      </w:r>
    </w:p>
    <w:p w:rsidR="00000000" w:rsidDel="00000000" w:rsidP="00000000" w:rsidRDefault="00000000" w:rsidRPr="00000000" w14:paraId="00001C9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switching to a dungeon crawl style, you should:</w:t>
      </w:r>
    </w:p>
    <w:p w:rsidR="00000000" w:rsidDel="00000000" w:rsidP="00000000" w:rsidRDefault="00000000" w:rsidRPr="00000000" w14:paraId="00001C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Emphasize resource depletion and constant risk to raise tension.</w:t>
      </w:r>
    </w:p>
    <w:p w:rsidR="00000000" w:rsidDel="00000000" w:rsidP="00000000" w:rsidRDefault="00000000" w:rsidRPr="00000000" w14:paraId="00001C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Create combat-centric challenges that are both physical and psychological, such as boss encounters that include both traditional combat and mental corruption.</w:t>
      </w:r>
    </w:p>
    <w:p w:rsidR="00000000" w:rsidDel="00000000" w:rsidP="00000000" w:rsidRDefault="00000000" w:rsidRPr="00000000" w14:paraId="00001C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Design encounters where players need to use their skills and wits alongside combat prowess to navigate dangerous situations.</w:t>
      </w:r>
    </w:p>
    <w:p w:rsidR="00000000" w:rsidDel="00000000" w:rsidP="00000000" w:rsidRDefault="00000000" w:rsidRPr="00000000" w14:paraId="00001CA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1CA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By blending cosmic horror with survival horror, and offering a structured yet flexible combat-oriented dungeon crawl style, The Harrowing Truth creates an experience that challenges both the mind and body. Players must use their skills to unravel the unknown, face down physical threats, and manage their diminishing resources, all while maintaining their sanity against the oppressive forces of the universe.</w:t>
      </w:r>
    </w:p>
    <w:p w:rsidR="00000000" w:rsidDel="00000000" w:rsidP="00000000" w:rsidRDefault="00000000" w:rsidRPr="00000000" w14:paraId="00001CA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Game Master’s Section: Rules Application, Interpretation, and Expanded Examples</w:t>
      </w:r>
    </w:p>
    <w:p w:rsidR="00000000" w:rsidDel="00000000" w:rsidP="00000000" w:rsidRDefault="00000000" w:rsidRPr="00000000" w14:paraId="00001C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is designed to give Game Masters (gms) the tools, rules, and examples they need to run The Harrowing Truth. It will illustrate rule applications through in-game scenarios, explain how to handle the varied difficulties players may encounter, and provide detailed instructions on running a cohesive, engaging game.</w:t>
      </w:r>
    </w:p>
    <w:p w:rsidR="00000000" w:rsidDel="00000000" w:rsidP="00000000" w:rsidRDefault="00000000" w:rsidRPr="00000000" w14:paraId="00001C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Rule Interpretation and Application</w:t>
      </w:r>
    </w:p>
    <w:p w:rsidR="00000000" w:rsidDel="00000000" w:rsidP="00000000" w:rsidRDefault="00000000" w:rsidRPr="00000000" w14:paraId="00001C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rules of The Harrowing Truth are designed to be flexible yet specific, providing a structure for gameplay without stifling creativity. As a GM, it is essential to understand how to interpret and apply the rules to facilitate a smooth, engaging narrative while maintaining the tension and unpredictability of the horror genre.</w:t>
      </w:r>
    </w:p>
    <w:p w:rsidR="00000000" w:rsidDel="00000000" w:rsidP="00000000" w:rsidRDefault="00000000" w:rsidRPr="00000000" w14:paraId="00001C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Dice Rolls and Success/Failure Mechanism</w:t>
      </w:r>
    </w:p>
    <w:p w:rsidR="00000000" w:rsidDel="00000000" w:rsidP="00000000" w:rsidRDefault="00000000" w:rsidRPr="00000000" w14:paraId="00001C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 Rolls: For most actions, players roll a d100 (percentile dice). Success occurs if the roll is less than or equal to the relevant attribute or skill. For example, if a character’s Investigation skill is 45%, a roll of 45 or lower is a success.</w:t>
      </w:r>
    </w:p>
    <w:p w:rsidR="00000000" w:rsidDel="00000000" w:rsidP="00000000" w:rsidRDefault="00000000" w:rsidRPr="00000000" w14:paraId="00001C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Failure: If the roll exceeds the character’s skill or attribute, the action fails. Failure can result in consequences, such as being attacked, missing a critical clue, or triggering an environmental hazard.</w:t>
      </w:r>
    </w:p>
    <w:p w:rsidR="00000000" w:rsidDel="00000000" w:rsidP="00000000" w:rsidRDefault="00000000" w:rsidRPr="00000000" w14:paraId="00001C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Success/Failure: A roll of 1 represents a critical success (with benefits), and a roll of 100 represents a catastrophic failure (with serious consequences).</w:t>
      </w:r>
    </w:p>
    <w:p w:rsidR="00000000" w:rsidDel="00000000" w:rsidP="00000000" w:rsidRDefault="00000000" w:rsidRPr="00000000" w14:paraId="00001C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Difficulty Modifiers: Adjust the base roll depending on the difficulty of the action (use positive or negative modifiers). For example, searching through a crowded, dark room might have a difficulty modifier of +10%, making the success range higher.</w:t>
      </w:r>
    </w:p>
    <w:p w:rsidR="00000000" w:rsidDel="00000000" w:rsidP="00000000" w:rsidRDefault="00000000" w:rsidRPr="00000000" w14:paraId="00001C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1C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If a character is attempting to search for a hidden door in a dimly lit room, and their Investigation skill is 50%, the GM might impose a +10% modifier due to the low visibility. In this case, a successful roll would be 60 or lower.</w:t>
      </w:r>
    </w:p>
    <w:p w:rsidR="00000000" w:rsidDel="00000000" w:rsidP="00000000" w:rsidRDefault="00000000" w:rsidRPr="00000000" w14:paraId="00001C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Handling Difficult Situations</w:t>
      </w:r>
    </w:p>
    <w:p w:rsidR="00000000" w:rsidDel="00000000" w:rsidP="00000000" w:rsidRDefault="00000000" w:rsidRPr="00000000" w14:paraId="00001C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 every situation is straightforward. As a GM, you will be tasked with handling situations where the rules alone won’t suffice, and creativity and improvisation come into play.</w:t>
      </w:r>
    </w:p>
    <w:p w:rsidR="00000000" w:rsidDel="00000000" w:rsidP="00000000" w:rsidRDefault="00000000" w:rsidRPr="00000000" w14:paraId="00001C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and Tactical Situations:</w:t>
      </w:r>
    </w:p>
    <w:p w:rsidR="00000000" w:rsidDel="00000000" w:rsidP="00000000" w:rsidRDefault="00000000" w:rsidRPr="00000000" w14:paraId="00001C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Initiation: When combat starts, players roll for Initiative (d100), with Dexterity modifiers determining the order of actions. A successful attack roll must meet or exceed the target’s Defense.</w:t>
      </w:r>
    </w:p>
    <w:p w:rsidR="00000000" w:rsidDel="00000000" w:rsidP="00000000" w:rsidRDefault="00000000" w:rsidRPr="00000000" w14:paraId="00001C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Hazards: Traps, poisons, or deadly environments will often require Environmental Checks (e.g., Survival, Perception). If players fail, they might suffer damage, lose resources, or trigger an event.</w:t>
      </w:r>
    </w:p>
    <w:p w:rsidR="00000000" w:rsidDel="00000000" w:rsidP="00000000" w:rsidRDefault="00000000" w:rsidRPr="00000000" w14:paraId="00001C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Health and Damage: Damage from enemies or hazards is calculated based on the weapon or attack type, and subtracted from the player’s Health Points (HP). When HP reaches zero, players are in a critical condition and must make a Death Save.</w:t>
      </w:r>
    </w:p>
    <w:p w:rsidR="00000000" w:rsidDel="00000000" w:rsidP="00000000" w:rsidRDefault="00000000" w:rsidRPr="00000000" w14:paraId="00001C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The true horror of The Harrowing Truth is the effect it has on the character’s psyche. Encounters with supernatural entities or forbidden knowledge may result in Sanity Loss, which decreases the character’s Sanity score.</w:t>
      </w:r>
    </w:p>
    <w:p w:rsidR="00000000" w:rsidDel="00000000" w:rsidP="00000000" w:rsidRDefault="00000000" w:rsidRPr="00000000" w14:paraId="00001C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Scenario: Combat with Cultists</w:t>
      </w:r>
    </w:p>
    <w:p w:rsidR="00000000" w:rsidDel="00000000" w:rsidP="00000000" w:rsidRDefault="00000000" w:rsidRPr="00000000" w14:paraId="00001C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a dark, decrepit church, the players face off against cultists performing a ritual. The GM may present this as a combat encounter with a time pressure element, where the players must stop the ritual before a cosmic entity is summoned.</w:t>
      </w:r>
    </w:p>
    <w:p w:rsidR="00000000" w:rsidDel="00000000" w:rsidP="00000000" w:rsidRDefault="00000000" w:rsidRPr="00000000" w14:paraId="00001C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GM sets the Initiative order based on Dexterity, but also applies a -10% penalty to the cultists’ actions due to their ritualistic focus.</w:t>
      </w:r>
    </w:p>
    <w:p w:rsidR="00000000" w:rsidDel="00000000" w:rsidP="00000000" w:rsidRDefault="00000000" w:rsidRPr="00000000" w14:paraId="00001C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If a player succeeds in a Perception check, they notice a trap being set at the church entrance, and the GM will adjust the danger accordingly.</w:t>
      </w:r>
    </w:p>
    <w:p w:rsidR="00000000" w:rsidDel="00000000" w:rsidP="00000000" w:rsidRDefault="00000000" w:rsidRPr="00000000" w14:paraId="00001C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Example Scenarios: How Mechanics Play Out</w:t>
      </w:r>
    </w:p>
    <w:p w:rsidR="00000000" w:rsidDel="00000000" w:rsidP="00000000" w:rsidRDefault="00000000" w:rsidRPr="00000000" w14:paraId="00001C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Scenario 1: Searching for a Clue in a Library</w:t>
      </w:r>
    </w:p>
    <w:p w:rsidR="00000000" w:rsidDel="00000000" w:rsidP="00000000" w:rsidRDefault="00000000" w:rsidRPr="00000000" w14:paraId="00001C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Action: The player searches through an old library for a hidden clue.</w:t>
      </w:r>
    </w:p>
    <w:p w:rsidR="00000000" w:rsidDel="00000000" w:rsidP="00000000" w:rsidRDefault="00000000" w:rsidRPr="00000000" w14:paraId="00001C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Rolls: The player rolls for Investigation (50%). The GM assesses the library as dark and disorganized, applying a +10% penalty to the roll, so success is now only possible on a 60 or below.</w:t>
      </w:r>
    </w:p>
    <w:p w:rsidR="00000000" w:rsidDel="00000000" w:rsidP="00000000" w:rsidRDefault="00000000" w:rsidRPr="00000000" w14:paraId="00001C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Outcome: The player rolls a 58, a success! The GM describes the character finding a strange book with symbols that seem to shift as they touch it. A key clue has been discovered.</w:t>
      </w:r>
    </w:p>
    <w:p w:rsidR="00000000" w:rsidDel="00000000" w:rsidP="00000000" w:rsidRDefault="00000000" w:rsidRPr="00000000" w14:paraId="00001C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Failure: The player rolls a 70. The GM describes the character’s frustration as they fail to locate any clues and hear a distant creaking sound from the shadows, suggesting something ominous is near.</w:t>
      </w:r>
    </w:p>
    <w:p w:rsidR="00000000" w:rsidDel="00000000" w:rsidP="00000000" w:rsidRDefault="00000000" w:rsidRPr="00000000" w14:paraId="00001C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Scenario 2: Using Occult Knowledge to Decipher a Ritual</w:t>
      </w:r>
    </w:p>
    <w:p w:rsidR="00000000" w:rsidDel="00000000" w:rsidP="00000000" w:rsidRDefault="00000000" w:rsidRPr="00000000" w14:paraId="00001C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Action: The player uses Occult Knowledge to decode a ritualistic text.</w:t>
      </w:r>
    </w:p>
    <w:p w:rsidR="00000000" w:rsidDel="00000000" w:rsidP="00000000" w:rsidRDefault="00000000" w:rsidRPr="00000000" w14:paraId="00001C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Rolls: The GM sets a Difficulty of 80% due to the text’s ancient and cryptic nature. The player has an Occult Knowledge of 45%.</w:t>
      </w:r>
    </w:p>
    <w:p w:rsidR="00000000" w:rsidDel="00000000" w:rsidP="00000000" w:rsidRDefault="00000000" w:rsidRPr="00000000" w14:paraId="00001C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Outcome: The player rolls a 30, a success! The GM reveals that they uncover a piece of the ritual’s meaning, granting them insight into stopping an upcoming supernatural event.</w:t>
      </w:r>
    </w:p>
    <w:p w:rsidR="00000000" w:rsidDel="00000000" w:rsidP="00000000" w:rsidRDefault="00000000" w:rsidRPr="00000000" w14:paraId="00001C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Failure: The player rolls a 55, failing the check. The GM describes how the occult symbols become increasingly distorted, causing a sense of unease. The character gains nothing and suffers 1d4 Sanity loss from the inability to comprehend the unknown.</w:t>
      </w:r>
    </w:p>
    <w:p w:rsidR="00000000" w:rsidDel="00000000" w:rsidP="00000000" w:rsidRDefault="00000000" w:rsidRPr="00000000" w14:paraId="00001C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Game Master Tools and Resources</w:t>
      </w:r>
    </w:p>
    <w:p w:rsidR="00000000" w:rsidDel="00000000" w:rsidP="00000000" w:rsidRDefault="00000000" w:rsidRPr="00000000" w14:paraId="00001C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the Game Master, you’re the creator and overseer of the world around the players. To help you run a smooth game, you’ll need resources for crafting encounters, adversaries, and narrative twists.</w:t>
      </w:r>
    </w:p>
    <w:p w:rsidR="00000000" w:rsidDel="00000000" w:rsidP="00000000" w:rsidRDefault="00000000" w:rsidRPr="00000000" w14:paraId="00001C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4.1. Crafting Encounters:</w:t>
      </w:r>
    </w:p>
    <w:p w:rsidR="00000000" w:rsidDel="00000000" w:rsidP="00000000" w:rsidRDefault="00000000" w:rsidRPr="00000000" w14:paraId="00001C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Mix of Combat and Investigation: A well-rounded encounter should blend both combat and investigation. For example, players may enter a haunted mansion that requires them to first explore and investigate for clues about the supernatural event, and then face off against monstrous entities in a subsequent combat sequence.</w:t>
      </w:r>
    </w:p>
    <w:p w:rsidR="00000000" w:rsidDel="00000000" w:rsidP="00000000" w:rsidRDefault="00000000" w:rsidRPr="00000000" w14:paraId="00001C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Hazards: Set up encounters where the environment itself is a threat. Broken floors, unstable ceilings, and hidden traps force the players to balance exploration with caution.</w:t>
      </w:r>
    </w:p>
    <w:p w:rsidR="00000000" w:rsidDel="00000000" w:rsidP="00000000" w:rsidRDefault="00000000" w:rsidRPr="00000000" w14:paraId="00001C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4.2. Crafting npcs and Enemies:</w:t>
      </w:r>
    </w:p>
    <w:p w:rsidR="00000000" w:rsidDel="00000000" w:rsidP="00000000" w:rsidRDefault="00000000" w:rsidRPr="00000000" w14:paraId="00001C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npcs: Give npcs their own motivations, personalities, and secrets. Not every NPC is just a source of information—they may have hidden agendas or knowledge that the players must uncover.</w:t>
      </w:r>
    </w:p>
    <w:p w:rsidR="00000000" w:rsidDel="00000000" w:rsidP="00000000" w:rsidRDefault="00000000" w:rsidRPr="00000000" w14:paraId="00001C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Adversaries: When creating enemies, think about their motivation, not just their abilities. Cosmic entities may not have a physical form but could be represented by corrupted human agents or twisted versions of reality.</w:t>
      </w:r>
    </w:p>
    <w:p w:rsidR="00000000" w:rsidDel="00000000" w:rsidP="00000000" w:rsidRDefault="00000000" w:rsidRPr="00000000" w14:paraId="00001C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4.3. Crafting Special Items and Artifacts:</w:t>
      </w:r>
    </w:p>
    <w:p w:rsidR="00000000" w:rsidDel="00000000" w:rsidP="00000000" w:rsidRDefault="00000000" w:rsidRPr="00000000" w14:paraId="00001C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Unique Artifacts: Create items that are more than just weapons or tools. Artifacts of cosmic origin may grant powerful abilities but come at a heavy mental cost.</w:t>
      </w:r>
    </w:p>
    <w:p w:rsidR="00000000" w:rsidDel="00000000" w:rsidP="00000000" w:rsidRDefault="00000000" w:rsidRPr="00000000" w14:paraId="00001C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Occult Objects: These items should be tied to ancient knowledge, allowing players to decipher strange symbols or rituals, but risking madness the more they use them.</w:t>
      </w:r>
    </w:p>
    <w:p w:rsidR="00000000" w:rsidDel="00000000" w:rsidP="00000000" w:rsidRDefault="00000000" w:rsidRPr="00000000" w14:paraId="00001C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Sanity and Its Application</w:t>
      </w:r>
    </w:p>
    <w:p w:rsidR="00000000" w:rsidDel="00000000" w:rsidP="00000000" w:rsidRDefault="00000000" w:rsidRPr="00000000" w14:paraId="00001C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Sanity mechanic is one of the cornerstones of The Harrowing Truth. As characters explore, encounter terrifying creatures, or delve into forbidden knowledge, their Sanity will deteriorate.</w:t>
      </w:r>
    </w:p>
    <w:p w:rsidR="00000000" w:rsidDel="00000000" w:rsidP="00000000" w:rsidRDefault="00000000" w:rsidRPr="00000000" w14:paraId="00001C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5.1. How Sanity Loss Works:</w:t>
      </w:r>
    </w:p>
    <w:p w:rsidR="00000000" w:rsidDel="00000000" w:rsidP="00000000" w:rsidRDefault="00000000" w:rsidRPr="00000000" w14:paraId="00001C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Triggers for Sanity Loss: Encounters with eldritch entities, reading arcane texts, or experiencing traumatic events can cause players to lose Sanity points.</w:t>
      </w:r>
    </w:p>
    <w:p w:rsidR="00000000" w:rsidDel="00000000" w:rsidP="00000000" w:rsidRDefault="00000000" w:rsidRPr="00000000" w14:paraId="00001C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How to Handle Sanity Loss: When a character loses Sanity, they must make a Sanity Check to avoid temporary madness or permanent psychological effects. At 0 Sanity, characters risk permanent insanity or even death.</w:t>
      </w:r>
    </w:p>
    <w:p w:rsidR="00000000" w:rsidDel="00000000" w:rsidP="00000000" w:rsidRDefault="00000000" w:rsidRPr="00000000" w14:paraId="00001C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Recovering Sanity: In The Harrowing Truth, sanity can only be recovered with great difficulty. This may involve special npcs, rituals, or extensive rest, and may never fully restore the character to their previous state.</w:t>
      </w:r>
    </w:p>
    <w:p w:rsidR="00000000" w:rsidDel="00000000" w:rsidP="00000000" w:rsidRDefault="00000000" w:rsidRPr="00000000" w14:paraId="00001C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5.2. Example of Sanity Loss:</w:t>
      </w:r>
    </w:p>
    <w:p w:rsidR="00000000" w:rsidDel="00000000" w:rsidP="00000000" w:rsidRDefault="00000000" w:rsidRPr="00000000" w14:paraId="00001C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player uncovers a hidden demonic altar covered in incomprehensible symbols. Upon seeing this, they must roll for Sanity to determine if they will be temporarily paralyzed or experience vivid hallucinations.</w:t>
      </w:r>
    </w:p>
    <w:p w:rsidR="00000000" w:rsidDel="00000000" w:rsidP="00000000" w:rsidRDefault="00000000" w:rsidRPr="00000000" w14:paraId="00001C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successful roll means they can push through the experience, but they lose 1d4 Sanity points in the process.</w:t>
      </w:r>
    </w:p>
    <w:p w:rsidR="00000000" w:rsidDel="00000000" w:rsidP="00000000" w:rsidRDefault="00000000" w:rsidRPr="00000000" w14:paraId="00001C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failed roll may result in temporary insanity, such as paranoia or dissociative identity disorder.</w:t>
      </w:r>
    </w:p>
    <w:p w:rsidR="00000000" w:rsidDel="00000000" w:rsidP="00000000" w:rsidRDefault="00000000" w:rsidRPr="00000000" w14:paraId="00001C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C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1D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With this Game Master’s Section, we’ve provided a detailed framework for understanding the rules and applying them in real-time gameplay. The mechanics are designed to be flexible, allowing for creative solutions while maintaining the atmosphere of psychological horror and survival. By reviewing and applying these systems, gms will be able to guide players through a game filled with mystery, danger, and existential dread.</w:t>
      </w:r>
    </w:p>
    <w:p w:rsidR="00000000" w:rsidDel="00000000" w:rsidP="00000000" w:rsidRDefault="00000000" w:rsidRPr="00000000" w14:paraId="00001D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Writing an Adventure/Campaign for The Harrowing Truth</w:t>
      </w:r>
    </w:p>
    <w:p w:rsidR="00000000" w:rsidDel="00000000" w:rsidP="00000000" w:rsidRDefault="00000000" w:rsidRPr="00000000" w14:paraId="00001D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Crafting a campaign or adventure for The Harrowing Truth requires a delicate balance of narrative tension, investigation, combat, and psychological horror. The game is deeply reliant on atmosphere, so your adventure should evoke a sense of unease, curiosity, and dread as players explore its mysteries.</w:t>
      </w:r>
    </w:p>
    <w:p w:rsidR="00000000" w:rsidDel="00000000" w:rsidP="00000000" w:rsidRDefault="00000000" w:rsidRPr="00000000" w14:paraId="00001D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Structuring Your Adventure</w:t>
      </w:r>
    </w:p>
    <w:p w:rsidR="00000000" w:rsidDel="00000000" w:rsidP="00000000" w:rsidRDefault="00000000" w:rsidRPr="00000000" w14:paraId="00001D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designing an adventure, start by defining its core narrative and the mysteries the characters will need to solve. Consider the setting, the antagonists, and the mysteries that will be uncovered as the story progresses. Here is a basic outline to help structure your adventure:</w:t>
      </w:r>
    </w:p>
    <w:p w:rsidR="00000000" w:rsidDel="00000000" w:rsidP="00000000" w:rsidRDefault="00000000" w:rsidRPr="00000000" w14:paraId="00001D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Core Structure:</w:t>
      </w:r>
    </w:p>
    <w:p w:rsidR="00000000" w:rsidDel="00000000" w:rsidP="00000000" w:rsidRDefault="00000000" w:rsidRPr="00000000" w14:paraId="00001D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Hook: The adventure begins with an inciting incident that draws the characters into the mystery. This could be a mysterious death, the discovery of a cryptic artifact, or a report of strange happenings in a remote location.</w:t>
      </w:r>
    </w:p>
    <w:p w:rsidR="00000000" w:rsidDel="00000000" w:rsidP="00000000" w:rsidRDefault="00000000" w:rsidRPr="00000000" w14:paraId="00001D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wealthy benefactor hires the characters to investigate a series of disappearances linked to a disputed artifact.</w:t>
      </w:r>
    </w:p>
    <w:p w:rsidR="00000000" w:rsidDel="00000000" w:rsidP="00000000" w:rsidRDefault="00000000" w:rsidRPr="00000000" w14:paraId="00001D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Investigation Phase: The core of the adventure is the investigation. Characters explore locations, gather clues, and piece together the mystery. This phase is where players begin to feel a sense of mounting tension as they uncover more about the forces at play.</w:t>
      </w:r>
    </w:p>
    <w:p w:rsidR="00000000" w:rsidDel="00000000" w:rsidP="00000000" w:rsidRDefault="00000000" w:rsidRPr="00000000" w14:paraId="00001D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characters visit an abandoned mansion and find cryptic symbols, strange writings, and evidence of ritualistic practices.</w:t>
      </w:r>
    </w:p>
    <w:p w:rsidR="00000000" w:rsidDel="00000000" w:rsidP="00000000" w:rsidRDefault="00000000" w:rsidRPr="00000000" w14:paraId="00001D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Rising Tension: As players gather clues, they uncover more disturbing truths. This is when the stakes should rise, and the cosmic horror elements begin to take center stage.</w:t>
      </w:r>
    </w:p>
    <w:p w:rsidR="00000000" w:rsidDel="00000000" w:rsidP="00000000" w:rsidRDefault="00000000" w:rsidRPr="00000000" w14:paraId="00001D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deeper they investigate, the characters uncover hints that the artifact is linked to otherworldly entities and ancient rituals.</w:t>
      </w:r>
    </w:p>
    <w:p w:rsidR="00000000" w:rsidDel="00000000" w:rsidP="00000000" w:rsidRDefault="00000000" w:rsidRPr="00000000" w14:paraId="00001D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Climax: This is where the tension reaches its peak, and the players must face the true threat of the adventure. Whether that’s a boss fight, a ritual that must be interrupted, or a final confrontation with the force behind the horror, the climax should force the players to make desperate, difficult decisions.</w:t>
      </w:r>
    </w:p>
    <w:p w:rsidR="00000000" w:rsidDel="00000000" w:rsidP="00000000" w:rsidRDefault="00000000" w:rsidRPr="00000000" w14:paraId="00001D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characters must stop the summoning of an ancient god, risking their sanity and lives in the process.</w:t>
      </w:r>
    </w:p>
    <w:p w:rsidR="00000000" w:rsidDel="00000000" w:rsidP="00000000" w:rsidRDefault="00000000" w:rsidRPr="00000000" w14:paraId="00001D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Resolution: The aftermath of the adventure. Did the characters succeed? Did they stop the ritual or banish the entity? Were they driven mad by what they uncovered? The resolution should offer a sense of finality, though there should always be the possibility of future horrors waiting in the wings.</w:t>
      </w:r>
    </w:p>
    <w:p w:rsidR="00000000" w:rsidDel="00000000" w:rsidP="00000000" w:rsidRDefault="00000000" w:rsidRPr="00000000" w14:paraId="00001D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If the ritual is stopped, the characters are left haunted, with some suffering sanity loss, while others may be drawn deeper into the cosmic truth.</w:t>
      </w:r>
    </w:p>
    <w:p w:rsidR="00000000" w:rsidDel="00000000" w:rsidP="00000000" w:rsidRDefault="00000000" w:rsidRPr="00000000" w14:paraId="00001D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Writing Your Adventure: A Step-by-Step Approach</w:t>
      </w:r>
    </w:p>
    <w:p w:rsidR="00000000" w:rsidDel="00000000" w:rsidP="00000000" w:rsidRDefault="00000000" w:rsidRPr="00000000" w14:paraId="00001D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1: Determine the Core Mystery</w:t>
      </w:r>
    </w:p>
    <w:p w:rsidR="00000000" w:rsidDel="00000000" w:rsidP="00000000" w:rsidRDefault="00000000" w:rsidRPr="00000000" w14:paraId="00001D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first step in writing an adventure is to define the central mystery. Ask yourself:</w:t>
      </w:r>
    </w:p>
    <w:p w:rsidR="00000000" w:rsidDel="00000000" w:rsidP="00000000" w:rsidRDefault="00000000" w:rsidRPr="00000000" w14:paraId="00001D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What is the core conflict?</w:t>
      </w:r>
    </w:p>
    <w:p w:rsidR="00000000" w:rsidDel="00000000" w:rsidP="00000000" w:rsidRDefault="00000000" w:rsidRPr="00000000" w14:paraId="00001D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What horror elements will drive the story?</w:t>
      </w:r>
    </w:p>
    <w:p w:rsidR="00000000" w:rsidDel="00000000" w:rsidP="00000000" w:rsidRDefault="00000000" w:rsidRPr="00000000" w14:paraId="00001D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How will the players interact with these elements (via investigation, combat, or decision-making)?</w:t>
      </w:r>
    </w:p>
    <w:p w:rsidR="00000000" w:rsidDel="00000000" w:rsidP="00000000" w:rsidRDefault="00000000" w:rsidRPr="00000000" w14:paraId="00001D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A group of miners discovers an ancient stone tablet while digging beneath an old mansion. As they attempt to decipher it, strange things start happening in the town, and the characters must figure out the significance of the tablet before it’s too late.</w:t>
      </w:r>
    </w:p>
    <w:p w:rsidR="00000000" w:rsidDel="00000000" w:rsidP="00000000" w:rsidRDefault="00000000" w:rsidRPr="00000000" w14:paraId="00001D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2: Develop npcs, Antagonists, and Entities</w:t>
      </w:r>
    </w:p>
    <w:p w:rsidR="00000000" w:rsidDel="00000000" w:rsidP="00000000" w:rsidRDefault="00000000" w:rsidRPr="00000000" w14:paraId="00001D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players will be interacting with a wide variety of npcs—some friendly, some potentially dangerous. You should focus on well-rounded antagonists and npcs, each with their own motives, personalities, and secrets.</w:t>
      </w:r>
    </w:p>
    <w:p w:rsidR="00000000" w:rsidDel="00000000" w:rsidP="00000000" w:rsidRDefault="00000000" w:rsidRPr="00000000" w14:paraId="00001D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Villains: In a game like The Harrowing Truth, your villains might not be traditional, mustache-twirling types. They could be cultists, mad scientists, or well-meaning but misguided researchers who unwittingly unleash horrors on the world.</w:t>
      </w:r>
    </w:p>
    <w:p w:rsidR="00000000" w:rsidDel="00000000" w:rsidP="00000000" w:rsidRDefault="00000000" w:rsidRPr="00000000" w14:paraId="00001D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Helpful npcs: Characters might also interact with people who offer guidance, but these npcs could also harbor dark secrets or play into the horror elements (i.e., they are ultimately just as flawed or corrupted as the world around them).</w:t>
      </w:r>
    </w:p>
    <w:p w:rsidR="00000000" w:rsidDel="00000000" w:rsidP="00000000" w:rsidRDefault="00000000" w:rsidRPr="00000000" w14:paraId="00001D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A local librarian offers the characters clues on the ancient text but might also be part of the cult they’re investigating.</w:t>
      </w:r>
    </w:p>
    <w:p w:rsidR="00000000" w:rsidDel="00000000" w:rsidP="00000000" w:rsidRDefault="00000000" w:rsidRPr="00000000" w14:paraId="00001D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3: Create a Game World and Locations</w:t>
      </w:r>
    </w:p>
    <w:p w:rsidR="00000000" w:rsidDel="00000000" w:rsidP="00000000" w:rsidRDefault="00000000" w:rsidRPr="00000000" w14:paraId="00001D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setting is crucial for immersion. Establish the locations where the players will explore and uncover secrets. These can be:</w:t>
      </w:r>
    </w:p>
    <w:p w:rsidR="00000000" w:rsidDel="00000000" w:rsidP="00000000" w:rsidRDefault="00000000" w:rsidRPr="00000000" w14:paraId="00001D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Abandoned buildings</w:t>
      </w:r>
    </w:p>
    <w:p w:rsidR="00000000" w:rsidDel="00000000" w:rsidP="00000000" w:rsidRDefault="00000000" w:rsidRPr="00000000" w14:paraId="00001D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Underground bunkers</w:t>
      </w:r>
    </w:p>
    <w:p w:rsidR="00000000" w:rsidDel="00000000" w:rsidP="00000000" w:rsidRDefault="00000000" w:rsidRPr="00000000" w14:paraId="00001D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Forest clearings where ancient rituals were conducted</w:t>
      </w:r>
    </w:p>
    <w:p w:rsidR="00000000" w:rsidDel="00000000" w:rsidP="00000000" w:rsidRDefault="00000000" w:rsidRPr="00000000" w14:paraId="00001D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Libraries filled with forbidden knowledge</w:t>
      </w:r>
    </w:p>
    <w:p w:rsidR="00000000" w:rsidDel="00000000" w:rsidP="00000000" w:rsidRDefault="00000000" w:rsidRPr="00000000" w14:paraId="00001D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location should have details that are disturbing or unnerving, even if they seem ordinary at first glance.</w:t>
      </w:r>
    </w:p>
    <w:p w:rsidR="00000000" w:rsidDel="00000000" w:rsidP="00000000" w:rsidRDefault="00000000" w:rsidRPr="00000000" w14:paraId="00001D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The old mansion is filled with suffocating silence, eerie scratches on the walls, and uncanny portraits whose eyes seem to follow you.</w:t>
      </w:r>
    </w:p>
    <w:p w:rsidR="00000000" w:rsidDel="00000000" w:rsidP="00000000" w:rsidRDefault="00000000" w:rsidRPr="00000000" w14:paraId="00001D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4: Build the Pacing and Flow</w:t>
      </w:r>
    </w:p>
    <w:p w:rsidR="00000000" w:rsidDel="00000000" w:rsidP="00000000" w:rsidRDefault="00000000" w:rsidRPr="00000000" w14:paraId="00001D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pacing of the adventure will ebb and flow between investigation and action. This balance is key to keeping the players engaged.</w:t>
      </w:r>
    </w:p>
    <w:p w:rsidR="00000000" w:rsidDel="00000000" w:rsidP="00000000" w:rsidRDefault="00000000" w:rsidRPr="00000000" w14:paraId="00001D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Puzzles/Clues: The investigation phase should include puzzles that the players need to solve in order to advance the narrative.</w:t>
      </w:r>
    </w:p>
    <w:p w:rsidR="00000000" w:rsidDel="00000000" w:rsidP="00000000" w:rsidRDefault="00000000" w:rsidRPr="00000000" w14:paraId="00001D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Combat/Confrontations: Every so often, introduce combat or threatening encounters to add intensity. These should be high-stakes but not overused—The Harrowing Truth is more about atmosphere and fear than nonstop action.</w:t>
      </w:r>
    </w:p>
    <w:p w:rsidR="00000000" w:rsidDel="00000000" w:rsidP="00000000" w:rsidRDefault="00000000" w:rsidRPr="00000000" w14:paraId="00001D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After gathering a few clues, the players are ambushed by cultists who are trying to keep them from uncovering the truth.</w:t>
      </w:r>
    </w:p>
    <w:p w:rsidR="00000000" w:rsidDel="00000000" w:rsidP="00000000" w:rsidRDefault="00000000" w:rsidRPr="00000000" w14:paraId="00001D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Pre-Written Playable Adventure Example</w:t>
      </w:r>
    </w:p>
    <w:p w:rsidR="00000000" w:rsidDel="00000000" w:rsidP="00000000" w:rsidRDefault="00000000" w:rsidRPr="00000000" w14:paraId="00001D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Adventure Title: The Haunting of Blackstone Manor</w:t>
      </w:r>
    </w:p>
    <w:p w:rsidR="00000000" w:rsidDel="00000000" w:rsidP="00000000" w:rsidRDefault="00000000" w:rsidRPr="00000000" w14:paraId="00001D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Adventure Hook:</w:t>
      </w:r>
    </w:p>
    <w:p w:rsidR="00000000" w:rsidDel="00000000" w:rsidP="00000000" w:rsidRDefault="00000000" w:rsidRPr="00000000" w14:paraId="00001D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wealthy benefactor, Graham Blackstone, contacts the party to investigate a series of unexplained disappearances at Blackstone Manor, an old mansion located in a secluded forest. The mansion, built on ancient cursed land, has been abandoned for years but is still under the Blackstone family’s ownership. Graham reports strange occurrences at the manor and fears something sinister is unfolding there. As a reward, the party is promised a generous sum of money and access to a rare family heirloom once the mystery is solved.</w:t>
      </w:r>
    </w:p>
    <w:p w:rsidR="00000000" w:rsidDel="00000000" w:rsidP="00000000" w:rsidRDefault="00000000" w:rsidRPr="00000000" w14:paraId="00001D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Introduction:</w:t>
      </w:r>
    </w:p>
    <w:p w:rsidR="00000000" w:rsidDel="00000000" w:rsidP="00000000" w:rsidRDefault="00000000" w:rsidRPr="00000000" w14:paraId="00001D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players arrive at the manor, greeted by a desolate and eerie environment. The mansion, once grand, now stands in disrepair. The air is thick with an unsettling quietness, and a strange odor permeates the grounds. Graham Blackstone is visibly distraught, explaining that his staff disappeared over the past month, and the local townsfolk speak of hauntings and evil rituals.</w:t>
      </w:r>
    </w:p>
    <w:p w:rsidR="00000000" w:rsidDel="00000000" w:rsidP="00000000" w:rsidRDefault="00000000" w:rsidRPr="00000000" w14:paraId="00001D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mansion’s long history includes a series of unexplained deaths and an old family legend about the mansion being built atop a cursed burial ground. Graham insists that the manor’s curse has been reawakened, and he needs the party to uncover the truth behind the strange occurrences before it’s too late.</w:t>
      </w:r>
    </w:p>
    <w:p w:rsidR="00000000" w:rsidDel="00000000" w:rsidP="00000000" w:rsidRDefault="00000000" w:rsidRPr="00000000" w14:paraId="00001D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Location Overview: Blackstone Manor</w:t>
      </w:r>
    </w:p>
    <w:p w:rsidR="00000000" w:rsidDel="00000000" w:rsidP="00000000" w:rsidRDefault="00000000" w:rsidRPr="00000000" w14:paraId="00001D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Exterior:</w:t>
      </w:r>
    </w:p>
    <w:p w:rsidR="00000000" w:rsidDel="00000000" w:rsidP="00000000" w:rsidRDefault="00000000" w:rsidRPr="00000000" w14:paraId="00001D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manor is surrounded by dense woods, with a wrought-iron gate leading up a winding gravel driveway. The mansion’s exterior is covered in vines and the windows are boarded up.</w:t>
      </w:r>
    </w:p>
    <w:p w:rsidR="00000000" w:rsidDel="00000000" w:rsidP="00000000" w:rsidRDefault="00000000" w:rsidRPr="00000000" w14:paraId="00001D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garden is overgrown with twisted trees and dark flowers, giving it an unnatural appearance. Fog constantly rolls across the grounds, obscuring visibility at night.</w:t>
      </w:r>
    </w:p>
    <w:p w:rsidR="00000000" w:rsidDel="00000000" w:rsidP="00000000" w:rsidRDefault="00000000" w:rsidRPr="00000000" w14:paraId="00001D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Interior:</w:t>
      </w:r>
    </w:p>
    <w:p w:rsidR="00000000" w:rsidDel="00000000" w:rsidP="00000000" w:rsidRDefault="00000000" w:rsidRPr="00000000" w14:paraId="00001D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entrance hall is dark, filled with dusty furniture and old paintings that seem to follow the characters’ movements.</w:t>
      </w:r>
    </w:p>
    <w:p w:rsidR="00000000" w:rsidDel="00000000" w:rsidP="00000000" w:rsidRDefault="00000000" w:rsidRPr="00000000" w14:paraId="00001D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Main Rooms: The library, dining hall, and master bedroom are expansive but decaying. Many rooms are locked or have been ransacked by previous tenants.</w:t>
      </w:r>
    </w:p>
    <w:p w:rsidR="00000000" w:rsidDel="00000000" w:rsidP="00000000" w:rsidRDefault="00000000" w:rsidRPr="00000000" w14:paraId="00001D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Attic and Basement are the most dangerous areas, filled with cobwebs, hidden trapdoors, and secret passages that lead to deeper horrors.</w:t>
      </w:r>
    </w:p>
    <w:p w:rsidR="00000000" w:rsidDel="00000000" w:rsidP="00000000" w:rsidRDefault="00000000" w:rsidRPr="00000000" w14:paraId="00001D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Ritual Room: In a hidden chamber, a ritual altar is uncovered. It has strange markings and a book that is central to the unfolding mystery.</w:t>
      </w:r>
    </w:p>
    <w:p w:rsidR="00000000" w:rsidDel="00000000" w:rsidP="00000000" w:rsidRDefault="00000000" w:rsidRPr="00000000" w14:paraId="00001D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and Encounters</w:t>
      </w:r>
    </w:p>
    <w:p w:rsidR="00000000" w:rsidDel="00000000" w:rsidP="00000000" w:rsidRDefault="00000000" w:rsidRPr="00000000" w14:paraId="00001D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Disappearing Staff (Investigation)</w:t>
      </w:r>
    </w:p>
    <w:p w:rsidR="00000000" w:rsidDel="00000000" w:rsidP="00000000" w:rsidRDefault="00000000" w:rsidRPr="00000000" w14:paraId="00001D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Objective: The players must investigate the disappearances of the staff and uncover the root cause of their vanishing.</w:t>
      </w:r>
    </w:p>
    <w:p w:rsidR="00000000" w:rsidDel="00000000" w:rsidP="00000000" w:rsidRDefault="00000000" w:rsidRPr="00000000" w14:paraId="00001D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Clue Gathering:</w:t>
      </w:r>
    </w:p>
    <w:p w:rsidR="00000000" w:rsidDel="00000000" w:rsidP="00000000" w:rsidRDefault="00000000" w:rsidRPr="00000000" w14:paraId="00001D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master bedroom reveals an unmade bed and bloodstains, suggesting a violent struggle.</w:t>
      </w:r>
    </w:p>
    <w:p w:rsidR="00000000" w:rsidDel="00000000" w:rsidP="00000000" w:rsidRDefault="00000000" w:rsidRPr="00000000" w14:paraId="00001D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kitchen has a large knife missing and signs of a hasty meal left behind.</w:t>
      </w:r>
    </w:p>
    <w:p w:rsidR="00000000" w:rsidDel="00000000" w:rsidP="00000000" w:rsidRDefault="00000000" w:rsidRPr="00000000" w14:paraId="00001D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 the library, a locked drawer contains diaries and letters from the staff, which contain references to strange occurrences (whispers, visions, nightmares).</w:t>
      </w:r>
    </w:p>
    <w:p w:rsidR="00000000" w:rsidDel="00000000" w:rsidP="00000000" w:rsidRDefault="00000000" w:rsidRPr="00000000" w14:paraId="00001D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 Check: When reading the diary of one of the staff, players may encounter disturbing entries that describe growing madness and disturbing rituals performed by Graham’s ancestors.</w:t>
      </w:r>
    </w:p>
    <w:p w:rsidR="00000000" w:rsidDel="00000000" w:rsidP="00000000" w:rsidRDefault="00000000" w:rsidRPr="00000000" w14:paraId="00001D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 Choice:</w:t>
      </w:r>
    </w:p>
    <w:p w:rsidR="00000000" w:rsidDel="00000000" w:rsidP="00000000" w:rsidRDefault="00000000" w:rsidRPr="00000000" w14:paraId="00001D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 the players try to engage Graham Blackstone and ask for more personal details about the manor, or do they dig into his past for secrets of their own?</w:t>
      </w:r>
    </w:p>
    <w:p w:rsidR="00000000" w:rsidDel="00000000" w:rsidP="00000000" w:rsidRDefault="00000000" w:rsidRPr="00000000" w14:paraId="00001D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Impact:</w:t>
      </w:r>
    </w:p>
    <w:p w:rsidR="00000000" w:rsidDel="00000000" w:rsidP="00000000" w:rsidRDefault="00000000" w:rsidRPr="00000000" w14:paraId="00001D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who make progress uncovering the curse’s dark history will lose 1d4 sanity points due to the overwhelming sense of dread.</w:t>
      </w:r>
    </w:p>
    <w:p w:rsidR="00000000" w:rsidDel="00000000" w:rsidP="00000000" w:rsidRDefault="00000000" w:rsidRPr="00000000" w14:paraId="00001D6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First Encounter: A Disappearance in Real Time</w:t>
      </w:r>
    </w:p>
    <w:p w:rsidR="00000000" w:rsidDel="00000000" w:rsidP="00000000" w:rsidRDefault="00000000" w:rsidRPr="00000000" w14:paraId="00001D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Scenario: As the players explore the manor, they are ambushed by cultists hidden in the mansion. These cultists are part of a long-standing cult that has been using the mansion as a ritual site to summon otherworldly forces.</w:t>
      </w:r>
    </w:p>
    <w:p w:rsidR="00000000" w:rsidDel="00000000" w:rsidP="00000000" w:rsidRDefault="00000000" w:rsidRPr="00000000" w14:paraId="00001D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Enemies: These are human antagonists (with varying degrees of madness) but are dangerous due to their willingness to sacrifice others to achieve their goals.</w:t>
      </w:r>
    </w:p>
    <w:p w:rsidR="00000000" w:rsidDel="00000000" w:rsidP="00000000" w:rsidRDefault="00000000" w:rsidRPr="00000000" w14:paraId="00001D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A: Leader, capable of commanding minor supernatural entities. Carries a ritual dagger.</w:t>
      </w:r>
    </w:p>
    <w:p w:rsidR="00000000" w:rsidDel="00000000" w:rsidP="00000000" w:rsidRDefault="00000000" w:rsidRPr="00000000" w14:paraId="00001D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B: Enforcer, highly physically fit. Carries a pistol and is adept at combat.</w:t>
      </w:r>
    </w:p>
    <w:p w:rsidR="00000000" w:rsidDel="00000000" w:rsidP="00000000" w:rsidRDefault="00000000" w:rsidRPr="00000000" w14:paraId="00001D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C: Occultist, weak physically, but skilled in summoning dark forces. Carries arcane artifacts.</w:t>
      </w:r>
    </w:p>
    <w:p w:rsidR="00000000" w:rsidDel="00000000" w:rsidP="00000000" w:rsidRDefault="00000000" w:rsidRPr="00000000" w14:paraId="00001D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Encounter: The cultists ambush the players in a dark hallway. The players can either fight or negotiate, though the cultists will eventually attempt to sacrifice one of the players to complete a ritual.</w:t>
      </w:r>
    </w:p>
    <w:p w:rsidR="00000000" w:rsidDel="00000000" w:rsidP="00000000" w:rsidRDefault="00000000" w:rsidRPr="00000000" w14:paraId="00001D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Roll Example:</w:t>
      </w:r>
    </w:p>
    <w:p w:rsidR="00000000" w:rsidDel="00000000" w:rsidP="00000000" w:rsidRDefault="00000000" w:rsidRPr="00000000" w14:paraId="00001D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roll for Initiative: The Cultist Leader gets a 10; the player with the highest Dexterity modifier gets to act first.</w:t>
      </w:r>
    </w:p>
    <w:p w:rsidR="00000000" w:rsidDel="00000000" w:rsidP="00000000" w:rsidRDefault="00000000" w:rsidRPr="00000000" w14:paraId="00001D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Initiative Modifiers: The occult powers of the cultists give them a +10% bonus to their next Attack roll.</w:t>
      </w:r>
    </w:p>
    <w:p w:rsidR="00000000" w:rsidDel="00000000" w:rsidP="00000000" w:rsidRDefault="00000000" w:rsidRPr="00000000" w14:paraId="00001D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Choices:</w:t>
      </w:r>
    </w:p>
    <w:p w:rsidR="00000000" w:rsidDel="00000000" w:rsidP="00000000" w:rsidRDefault="00000000" w:rsidRPr="00000000" w14:paraId="00001D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 the players fight all of the cultists at once, or try to isolate them and deal with each one individually?</w:t>
      </w:r>
    </w:p>
    <w:p w:rsidR="00000000" w:rsidDel="00000000" w:rsidP="00000000" w:rsidRDefault="00000000" w:rsidRPr="00000000" w14:paraId="00001D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Can the players use their Investigation skills to find a ritualistic weakness in the environment (such as a protective ward in the room)?</w:t>
      </w:r>
    </w:p>
    <w:p w:rsidR="00000000" w:rsidDel="00000000" w:rsidP="00000000" w:rsidRDefault="00000000" w:rsidRPr="00000000" w14:paraId="00001D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Sanity Impact:</w:t>
      </w:r>
    </w:p>
    <w:p w:rsidR="00000000" w:rsidDel="00000000" w:rsidP="00000000" w:rsidRDefault="00000000" w:rsidRPr="00000000" w14:paraId="00001D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Players who see the ritual sacrifice attempt will lose 1d6 sanity points due to the brutal violence.</w:t>
      </w:r>
    </w:p>
    <w:p w:rsidR="00000000" w:rsidDel="00000000" w:rsidP="00000000" w:rsidRDefault="00000000" w:rsidRPr="00000000" w14:paraId="00001D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Ritual Unveiled (Climax)</w:t>
      </w:r>
    </w:p>
    <w:p w:rsidR="00000000" w:rsidDel="00000000" w:rsidP="00000000" w:rsidRDefault="00000000" w:rsidRPr="00000000" w14:paraId="00001D7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Objective: The players must stop a ritual that aims to summon a cosmic entity—a creature beyond time and space that threatens to warp reality itself.</w:t>
      </w:r>
    </w:p>
    <w:p w:rsidR="00000000" w:rsidDel="00000000" w:rsidP="00000000" w:rsidRDefault="00000000" w:rsidRPr="00000000" w14:paraId="00001D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Challenge: As they reach the ritual room, the environment starts to warp—time and space seem to bend around them, and the air grows thick with oppressive energy. The ground shakes, and strange whispers can be heard.</w:t>
      </w:r>
    </w:p>
    <w:p w:rsidR="00000000" w:rsidDel="00000000" w:rsidP="00000000" w:rsidRDefault="00000000" w:rsidRPr="00000000" w14:paraId="00001D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Ritualists:</w:t>
      </w:r>
    </w:p>
    <w:p w:rsidR="00000000" w:rsidDel="00000000" w:rsidP="00000000" w:rsidRDefault="00000000" w:rsidRPr="00000000" w14:paraId="00001D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Cult Leader, Graham Blackstone, has succumbed to madness and is now the primary antagonist, attempting to finish what his ancestors started.</w:t>
      </w:r>
    </w:p>
    <w:p w:rsidR="00000000" w:rsidDel="00000000" w:rsidP="00000000" w:rsidRDefault="00000000" w:rsidRPr="00000000" w14:paraId="00001D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 wields arcane magic capable of tearing reality apart.</w:t>
      </w:r>
    </w:p>
    <w:p w:rsidR="00000000" w:rsidDel="00000000" w:rsidP="00000000" w:rsidRDefault="00000000" w:rsidRPr="00000000" w14:paraId="00001D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and Investigation Mix: The players will have to fight off cultists and try to disrupt the ritual, all while managing their diminishing resources and rising sanity loss.</w:t>
      </w:r>
    </w:p>
    <w:p w:rsidR="00000000" w:rsidDel="00000000" w:rsidP="00000000" w:rsidRDefault="00000000" w:rsidRPr="00000000" w14:paraId="00001D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To disrupt the ritual, they must destroy the ritual artifacts (a tome, crystal, and ancient ritual knife) that are scattered around the altar.</w:t>
      </w:r>
    </w:p>
    <w:p w:rsidR="00000000" w:rsidDel="00000000" w:rsidP="00000000" w:rsidRDefault="00000000" w:rsidRPr="00000000" w14:paraId="00001D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Player Choice:</w:t>
      </w:r>
    </w:p>
    <w:p w:rsidR="00000000" w:rsidDel="00000000" w:rsidP="00000000" w:rsidRDefault="00000000" w:rsidRPr="00000000" w14:paraId="00001D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 they stop Graham at the ritual altar, risking everything to destroy the artifact and defeat him?</w:t>
      </w:r>
    </w:p>
    <w:p w:rsidR="00000000" w:rsidDel="00000000" w:rsidP="00000000" w:rsidRDefault="00000000" w:rsidRPr="00000000" w14:paraId="00001D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Or do they attempt to escape, leaving the horror to unfold and potentially returning to confront the entity in the future?</w:t>
      </w:r>
    </w:p>
    <w:p w:rsidR="00000000" w:rsidDel="00000000" w:rsidP="00000000" w:rsidRDefault="00000000" w:rsidRPr="00000000" w14:paraId="00001D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Npcs and Enemies</w:t>
      </w:r>
    </w:p>
    <w:p w:rsidR="00000000" w:rsidDel="00000000" w:rsidP="00000000" w:rsidRDefault="00000000" w:rsidRPr="00000000" w14:paraId="00001D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Graham Blackstone (Antagonist)</w:t>
      </w:r>
    </w:p>
    <w:p w:rsidR="00000000" w:rsidDel="00000000" w:rsidP="00000000" w:rsidRDefault="00000000" w:rsidRPr="00000000" w14:paraId="00001D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Background: Graham is the descendant of a long line of occultists who have protected the manor for centuries. He is well aware of the cosmic truths that haunt his bloodline but has become too obsessed with the idea of gaining ultimate power from the elder beings.</w:t>
      </w:r>
    </w:p>
    <w:p w:rsidR="00000000" w:rsidDel="00000000" w:rsidP="00000000" w:rsidRDefault="00000000" w:rsidRPr="00000000" w14:paraId="00001D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Appearance: A disheveled, middle-aged man with wild eyes and a trembling hand. His appearance has been altered by the constant exposure to the cosmic forces he has been dabbling in.</w:t>
      </w:r>
    </w:p>
    <w:p w:rsidR="00000000" w:rsidDel="00000000" w:rsidP="00000000" w:rsidRDefault="00000000" w:rsidRPr="00000000" w14:paraId="00001D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Personality: Desperate, self-justifying, and prone to delusions about the greatness of his family’s work.</w:t>
      </w:r>
    </w:p>
    <w:p w:rsidR="00000000" w:rsidDel="00000000" w:rsidP="00000000" w:rsidRDefault="00000000" w:rsidRPr="00000000" w14:paraId="00001D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Cultists</w:t>
      </w:r>
    </w:p>
    <w:p w:rsidR="00000000" w:rsidDel="00000000" w:rsidP="00000000" w:rsidRDefault="00000000" w:rsidRPr="00000000" w14:paraId="00001D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Leader: An older man, wearing ritualistic robes, and holding an ancient book that glows faintly. He can summon minor entities using dark rituals and can warp reality within small areas.</w:t>
      </w:r>
    </w:p>
    <w:p w:rsidR="00000000" w:rsidDel="00000000" w:rsidP="00000000" w:rsidRDefault="00000000" w:rsidRPr="00000000" w14:paraId="00001D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Enforcer: A physically imposing man, armed with a pistol and a dagger, who is there to ensure the ritual’s success. He’s used to violence and is unwavering in his resolve.</w:t>
      </w:r>
    </w:p>
    <w:p w:rsidR="00000000" w:rsidDel="00000000" w:rsidP="00000000" w:rsidRDefault="00000000" w:rsidRPr="00000000" w14:paraId="00001D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Cultist Occultist: A fragile woman who serves as the ritual assistant. She knows much about the occult but lacks physical strength. She holds a crystal pendant that is tied to the summoning process.</w:t>
      </w:r>
    </w:p>
    <w:p w:rsidR="00000000" w:rsidDel="00000000" w:rsidP="00000000" w:rsidRDefault="00000000" w:rsidRPr="00000000" w14:paraId="00001D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Cosmic Entity (Final Threat)</w:t>
      </w:r>
    </w:p>
    <w:p w:rsidR="00000000" w:rsidDel="00000000" w:rsidP="00000000" w:rsidRDefault="00000000" w:rsidRPr="00000000" w14:paraId="00001D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Entity: This eldritch being is beyond human understanding. It may manifest as an incomprehensible shape, or an invisible force, but its presence warps reality around it. Players who fail sanity checks upon encountering it risk permanent insanity or disorientation.</w:t>
      </w:r>
    </w:p>
    <w:p w:rsidR="00000000" w:rsidDel="00000000" w:rsidP="00000000" w:rsidRDefault="00000000" w:rsidRPr="00000000" w14:paraId="00001D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 The entity has the ability to distort space, manifest illusions, and inflict mental breakdowns on players. It is not physical, but its influence can be felt in the physical world as disruptions and psychic attacks.</w:t>
      </w:r>
    </w:p>
    <w:p w:rsidR="00000000" w:rsidDel="00000000" w:rsidP="00000000" w:rsidRDefault="00000000" w:rsidRPr="00000000" w14:paraId="00001D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1D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adventure provides a challenging mix of investigative horror and intense combat sequences, while keeping the tension of cosmic horror at its core. Players will have to confront both physical and psychological challenges, with their choices impacting the outcome of the adventure. The Sanity mechanic is crucial, as it adds a layer of personal stakes to the investigation, forcing players to confront the terrifying truth about Blackstone Manor and the dark forces at play.</w:t>
      </w:r>
    </w:p>
    <w:p w:rsidR="00000000" w:rsidDel="00000000" w:rsidP="00000000" w:rsidRDefault="00000000" w:rsidRPr="00000000" w14:paraId="00001D9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Would you like any additional elements fleshed out or further clarification on specific encounters, npcs, or mechanics?</w:t>
      </w:r>
    </w:p>
    <w:p w:rsidR="00000000" w:rsidDel="00000000" w:rsidP="00000000" w:rsidRDefault="00000000" w:rsidRPr="00000000" w14:paraId="00001D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Final Thoughts on Mechanics and Rules</w:t>
      </w:r>
    </w:p>
    <w:p w:rsidR="00000000" w:rsidDel="00000000" w:rsidP="00000000" w:rsidRDefault="00000000" w:rsidRPr="00000000" w14:paraId="00001D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mechanics of The Harrowing Truth are designed to encourage narrative-driven play while maintaining a level of mechanical consistency. The core of the system is the d100 roll, which offers both simplicity and nuance. This system ensures that players’ actions, whether combat-oriented or investigative, are shaped by both random chance and character ability.</w:t>
      </w:r>
    </w:p>
    <w:p w:rsidR="00000000" w:rsidDel="00000000" w:rsidP="00000000" w:rsidRDefault="00000000" w:rsidRPr="00000000" w14:paraId="00001D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Here are a few final thoughts for the Game Master when running the game:</w:t>
      </w:r>
    </w:p>
    <w:p w:rsidR="00000000" w:rsidDel="00000000" w:rsidP="00000000" w:rsidRDefault="00000000" w:rsidRPr="00000000" w14:paraId="00001D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Adaptability: As a GM, it’s essential to adjust the rules based on the situation. If a player is trying something outside the established rules (e.g., using an item in a unique way), think creatively about how to make the action possible.</w:t>
      </w:r>
    </w:p>
    <w:p w:rsidR="00000000" w:rsidDel="00000000" w:rsidP="00000000" w:rsidRDefault="00000000" w:rsidRPr="00000000" w14:paraId="00001D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Maintain Tension: Use the game’s mechanics to increase tension. Limit resources, introduce uncertainty in the form of failed checks, and constantly raise the stakes.</w:t>
      </w:r>
    </w:p>
    <w:p w:rsidR="00000000" w:rsidDel="00000000" w:rsidP="00000000" w:rsidRDefault="00000000" w:rsidRPr="00000000" w14:paraId="00001D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Mechanic: The Sanity mechanic should feel like a weight on the players. Let the consequences of losing Sanity affect not just their abilities, but their decisions and morality. Don’t be afraid to make players face the consequences of their knowledge.</w:t>
      </w:r>
    </w:p>
    <w:p w:rsidR="00000000" w:rsidDel="00000000" w:rsidP="00000000" w:rsidRDefault="00000000" w:rsidRPr="00000000" w14:paraId="00001D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Interaction: Encourage players to think critically about their environment. Can they use the dungeon’s layout to their advantage? Are there environmental hazards that can be used against enemies?</w:t>
      </w:r>
    </w:p>
    <w:p w:rsidR="00000000" w:rsidDel="00000000" w:rsidP="00000000" w:rsidRDefault="00000000" w:rsidRPr="00000000" w14:paraId="00001D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on writing an adventure and game master guidance concludes with the key elements that will help any GM craft a compelling narrative.</w:t>
      </w:r>
    </w:p>
    <w:p w:rsidR="00000000" w:rsidDel="00000000" w:rsidP="00000000" w:rsidRDefault="00000000" w:rsidRPr="00000000" w14:paraId="00001D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Bestiary for The Harrowing Truth</w:t>
      </w:r>
    </w:p>
    <w:p w:rsidR="00000000" w:rsidDel="00000000" w:rsidP="00000000" w:rsidRDefault="00000000" w:rsidRPr="00000000" w14:paraId="00001D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Cosmic Horrors</w:t>
      </w:r>
    </w:p>
    <w:p w:rsidR="00000000" w:rsidDel="00000000" w:rsidP="00000000" w:rsidRDefault="00000000" w:rsidRPr="00000000" w14:paraId="00001D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Horrors are the epitome of Lovecraftian terror. These entities are usually incomprehensible, often alien in form, and their existence challenges the very fabric of reality. Encountering them should provoke existential dread and can lead to significant Sanity loss.</w:t>
      </w:r>
    </w:p>
    <w:p w:rsidR="00000000" w:rsidDel="00000000" w:rsidP="00000000" w:rsidRDefault="00000000" w:rsidRPr="00000000" w14:paraId="00001D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The Eldritch One</w:t>
      </w:r>
    </w:p>
    <w:p w:rsidR="00000000" w:rsidDel="00000000" w:rsidP="00000000" w:rsidRDefault="00000000" w:rsidRPr="00000000" w14:paraId="00001D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rsidR="00000000" w:rsidDel="00000000" w:rsidP="00000000" w:rsidRDefault="00000000" w:rsidRPr="00000000" w14:paraId="00001D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Encountering the Eldritch One causes 1d6+2 Sanity loss. For every round the players look at it, they must make a Sanity Check or lose an additional 1d4 sanity points.</w:t>
      </w:r>
    </w:p>
    <w:p w:rsidR="00000000" w:rsidDel="00000000" w:rsidP="00000000" w:rsidRDefault="00000000" w:rsidRPr="00000000" w14:paraId="00001D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w:t>
      </w:r>
    </w:p>
    <w:p w:rsidR="00000000" w:rsidDel="00000000" w:rsidP="00000000" w:rsidRDefault="00000000" w:rsidRPr="00000000" w14:paraId="00001D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 The Eldritch One can warp the fabric of reality within a 50-foot radius, causing hallucinations or distorted spaces.</w:t>
      </w:r>
    </w:p>
    <w:p w:rsidR="00000000" w:rsidDel="00000000" w:rsidP="00000000" w:rsidRDefault="00000000" w:rsidRPr="00000000" w14:paraId="00001D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Shatter: Anyone who makes direct eye contact with the Eldritch One must make a Willpower Check (Sanity). A failure causes the victim to enter a catatonic state or be driven mad for 1d6 hours.</w:t>
      </w:r>
    </w:p>
    <w:p w:rsidR="00000000" w:rsidDel="00000000" w:rsidP="00000000" w:rsidRDefault="00000000" w:rsidRPr="00000000" w14:paraId="00001D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Knowledge: If players spend time studying or trying to understand the Eldritch One, they may gain occult knowledge that grants insight into its true form, but at the risk of permanent sanity loss.</w:t>
      </w:r>
    </w:p>
    <w:p w:rsidR="00000000" w:rsidDel="00000000" w:rsidP="00000000" w:rsidRDefault="00000000" w:rsidRPr="00000000" w14:paraId="00001D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1D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1D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D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Warp (1d10 damage per round, ignores armor)</w:t>
      </w:r>
    </w:p>
    <w:p w:rsidR="00000000" w:rsidDel="00000000" w:rsidP="00000000" w:rsidRDefault="00000000" w:rsidRPr="00000000" w14:paraId="00001D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Mind Control (roll d100 to control one target; the victim must make a Willpower check to resist).</w:t>
      </w:r>
    </w:p>
    <w:p w:rsidR="00000000" w:rsidDel="00000000" w:rsidP="00000000" w:rsidRDefault="00000000" w:rsidRPr="00000000" w14:paraId="00001D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Weaknesses: Extremely vulnerable to arcane rituals or strong mental willpower.</w:t>
      </w:r>
    </w:p>
    <w:p w:rsidR="00000000" w:rsidDel="00000000" w:rsidP="00000000" w:rsidRDefault="00000000" w:rsidRPr="00000000" w14:paraId="00001D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Dark Entities</w:t>
      </w:r>
    </w:p>
    <w:p w:rsidR="00000000" w:rsidDel="00000000" w:rsidP="00000000" w:rsidRDefault="00000000" w:rsidRPr="00000000" w14:paraId="00001D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Dark entities are often physical manifestations of fear and malevolence. These beings exist to feed on suffering, fear, or human souls.</w:t>
      </w:r>
    </w:p>
    <w:p w:rsidR="00000000" w:rsidDel="00000000" w:rsidP="00000000" w:rsidRDefault="00000000" w:rsidRPr="00000000" w14:paraId="00001D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The Shadow Walker</w:t>
      </w:r>
    </w:p>
    <w:p w:rsidR="00000000" w:rsidDel="00000000" w:rsidP="00000000" w:rsidRDefault="00000000" w:rsidRPr="00000000" w14:paraId="00001D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Shadow Walker is a formless creature that feeds on fear and darkness. It can blend into the shadows and move through them, always lurking just beyond sight. Its voice is like a soft whisper, bringing only terror.</w:t>
      </w:r>
    </w:p>
    <w:p w:rsidR="00000000" w:rsidDel="00000000" w:rsidP="00000000" w:rsidRDefault="00000000" w:rsidRPr="00000000" w14:paraId="00001D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Seeing the Shadow Walker in its natural state results in 1d6 Sanity loss. Hearing its whispers causes 1d4 Sanity loss.</w:t>
      </w:r>
    </w:p>
    <w:p w:rsidR="00000000" w:rsidDel="00000000" w:rsidP="00000000" w:rsidRDefault="00000000" w:rsidRPr="00000000" w14:paraId="00001D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w:t>
      </w:r>
    </w:p>
    <w:p w:rsidR="00000000" w:rsidDel="00000000" w:rsidP="00000000" w:rsidRDefault="00000000" w:rsidRPr="00000000" w14:paraId="00001D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Shadowmeld: The Shadow Walker can become invisible in the dark, moving silently. It can teleport between shadows within a 100-foot radius.</w:t>
      </w:r>
    </w:p>
    <w:p w:rsidR="00000000" w:rsidDel="00000000" w:rsidP="00000000" w:rsidRDefault="00000000" w:rsidRPr="00000000" w14:paraId="00001D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Soul Siphon: The creature can siphon fear from its victims, growing stronger with every frightened emotion. The more the players fear it, the more powerful the creature becomes.</w:t>
      </w:r>
    </w:p>
    <w:p w:rsidR="00000000" w:rsidDel="00000000" w:rsidP="00000000" w:rsidRDefault="00000000" w:rsidRPr="00000000" w14:paraId="00001D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Terrifying Whisper: When it speaks, the victim’s mind is flooded with their worst fears. The victim must make a Sanity Check or be paralyzed with terror for 1d6 rounds.</w:t>
      </w:r>
    </w:p>
    <w:p w:rsidR="00000000" w:rsidDel="00000000" w:rsidP="00000000" w:rsidRDefault="00000000" w:rsidRPr="00000000" w14:paraId="00001D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1D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w:t>
      </w:r>
    </w:p>
    <w:p w:rsidR="00000000" w:rsidDel="00000000" w:rsidP="00000000" w:rsidRDefault="00000000" w:rsidRPr="00000000" w14:paraId="00001D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1D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Damage (1d6) or Claws (1d8)</w:t>
      </w:r>
    </w:p>
    <w:p w:rsidR="00000000" w:rsidDel="00000000" w:rsidP="00000000" w:rsidRDefault="00000000" w:rsidRPr="00000000" w14:paraId="00001D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Fear Inducement (The Shadow Walker causes the target to experience terrifying visions and psychic pain, dealing psychic damage).</w:t>
      </w:r>
    </w:p>
    <w:p w:rsidR="00000000" w:rsidDel="00000000" w:rsidP="00000000" w:rsidRDefault="00000000" w:rsidRPr="00000000" w14:paraId="00001D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Earthbound Creatures</w:t>
      </w:r>
    </w:p>
    <w:p w:rsidR="00000000" w:rsidDel="00000000" w:rsidP="00000000" w:rsidRDefault="00000000" w:rsidRPr="00000000" w14:paraId="00001D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Earthbound creatures are often twisted versions of natural life, or they could be mundane animals that have been altered by dark forces or the occult. These creatures can still be terrifying but are more grounded in reality than the cosmic entities.</w:t>
      </w:r>
    </w:p>
    <w:p w:rsidR="00000000" w:rsidDel="00000000" w:rsidP="00000000" w:rsidRDefault="00000000" w:rsidRPr="00000000" w14:paraId="00001D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The Cursed Hound</w:t>
      </w:r>
    </w:p>
    <w:p w:rsidR="00000000" w:rsidDel="00000000" w:rsidP="00000000" w:rsidRDefault="00000000" w:rsidRPr="00000000" w14:paraId="00001D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Cursed Hound is a grotesque, mutated dog-like creature with glowing red eyes and a savage, frothing mouth. It hunts by scent and is relentless in its pursuit of prey.</w:t>
      </w:r>
    </w:p>
    <w:p w:rsidR="00000000" w:rsidDel="00000000" w:rsidP="00000000" w:rsidRDefault="00000000" w:rsidRPr="00000000" w14:paraId="00001D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Seeing the creature causes 1d4 sanity loss, as its inhuman nature is unsettling.</w:t>
      </w:r>
    </w:p>
    <w:p w:rsidR="00000000" w:rsidDel="00000000" w:rsidP="00000000" w:rsidRDefault="00000000" w:rsidRPr="00000000" w14:paraId="00001D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w:t>
      </w:r>
    </w:p>
    <w:p w:rsidR="00000000" w:rsidDel="00000000" w:rsidP="00000000" w:rsidRDefault="00000000" w:rsidRPr="00000000" w14:paraId="00001D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Nightmarish Growl: The creature’s howl causes anyone within hearing range to feel a profound sense of fear. The players must make a Willpower Check or be stunned for 1d4 rounds.</w:t>
      </w:r>
    </w:p>
    <w:p w:rsidR="00000000" w:rsidDel="00000000" w:rsidP="00000000" w:rsidRDefault="00000000" w:rsidRPr="00000000" w14:paraId="00001D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Pack Instinct: If the players are near other creatures, they might be attacked by multiple Cursed Hounds. They work together to hunt and pin down their prey.</w:t>
      </w:r>
    </w:p>
    <w:p w:rsidR="00000000" w:rsidDel="00000000" w:rsidP="00000000" w:rsidRDefault="00000000" w:rsidRPr="00000000" w14:paraId="00001D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Flesh Tear: Its claws can rip into flesh, causing severe bleeding or maiming. The victim must make a Constitution check to stop the bleeding, or they will take 1d6 damage per round until treated.</w:t>
      </w:r>
    </w:p>
    <w:p w:rsidR="00000000" w:rsidDel="00000000" w:rsidP="00000000" w:rsidRDefault="00000000" w:rsidRPr="00000000" w14:paraId="00001D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1D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w:t>
      </w:r>
    </w:p>
    <w:p w:rsidR="00000000" w:rsidDel="00000000" w:rsidP="00000000" w:rsidRDefault="00000000" w:rsidRPr="00000000" w14:paraId="00001D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1D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Claws (1d6), Bite (1d8)</w:t>
      </w:r>
    </w:p>
    <w:p w:rsidR="00000000" w:rsidDel="00000000" w:rsidP="00000000" w:rsidRDefault="00000000" w:rsidRPr="00000000" w14:paraId="00001D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(Roll to wound the player. A successful attack causes bleeding and requires first aid).</w:t>
      </w:r>
    </w:p>
    <w:p w:rsidR="00000000" w:rsidDel="00000000" w:rsidP="00000000" w:rsidRDefault="00000000" w:rsidRPr="00000000" w14:paraId="00001D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Demonic Creatures and Entities</w:t>
      </w:r>
    </w:p>
    <w:p w:rsidR="00000000" w:rsidDel="00000000" w:rsidP="00000000" w:rsidRDefault="00000000" w:rsidRPr="00000000" w14:paraId="00001D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are entities that are connected to dark magic, satanic rituals, or other unholy pacts. They may serve a greater cosmic power or act on their own malevolent will.</w:t>
      </w:r>
    </w:p>
    <w:p w:rsidR="00000000" w:rsidDel="00000000" w:rsidP="00000000" w:rsidRDefault="00000000" w:rsidRPr="00000000" w14:paraId="00001D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The Demon of Flame</w:t>
      </w:r>
    </w:p>
    <w:p w:rsidR="00000000" w:rsidDel="00000000" w:rsidP="00000000" w:rsidRDefault="00000000" w:rsidRPr="00000000" w14:paraId="00001D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Flame is a towering, fiery entity with eyes like burning coals. It speaks in sizzling tones, and its very presence causes the temperature of the room to rise rapidly.</w:t>
      </w:r>
    </w:p>
    <w:p w:rsidR="00000000" w:rsidDel="00000000" w:rsidP="00000000" w:rsidRDefault="00000000" w:rsidRPr="00000000" w14:paraId="00001D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The mere sight of the Demon causes 1d6 Sanity loss, with additional checks as it uses its powers.</w:t>
      </w:r>
    </w:p>
    <w:p w:rsidR="00000000" w:rsidDel="00000000" w:rsidP="00000000" w:rsidRDefault="00000000" w:rsidRPr="00000000" w14:paraId="00001D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w:t>
      </w:r>
    </w:p>
    <w:p w:rsidR="00000000" w:rsidDel="00000000" w:rsidP="00000000" w:rsidRDefault="00000000" w:rsidRPr="00000000" w14:paraId="00001D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The Demon can unleash a torrent of flame that burns anything it touches. Players must make Dodge checks or take 2d6 fire damage.</w:t>
      </w:r>
    </w:p>
    <w:p w:rsidR="00000000" w:rsidDel="00000000" w:rsidP="00000000" w:rsidRDefault="00000000" w:rsidRPr="00000000" w14:paraId="00001D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Fiery Aura: The Demon exudes a constant heat that makes it hard to approach. Any character within 10 feet of it suffers 1d4 fire damage per round.</w:t>
      </w:r>
    </w:p>
    <w:p w:rsidR="00000000" w:rsidDel="00000000" w:rsidP="00000000" w:rsidRDefault="00000000" w:rsidRPr="00000000" w14:paraId="00001D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Infernal Pact: The Demon can offer players a bargain: power or knowledge in exchange for their souls or the lives of others.</w:t>
      </w:r>
    </w:p>
    <w:p w:rsidR="00000000" w:rsidDel="00000000" w:rsidP="00000000" w:rsidRDefault="00000000" w:rsidRPr="00000000" w14:paraId="00001D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1D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1D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D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Hellfire (2d6), Claws (1d10)</w:t>
      </w:r>
    </w:p>
    <w:p w:rsidR="00000000" w:rsidDel="00000000" w:rsidP="00000000" w:rsidRDefault="00000000" w:rsidRPr="00000000" w14:paraId="00001D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Flame Jet (The Demon can project flame in a cone, causing damage to multiple targets within range).</w:t>
      </w:r>
    </w:p>
    <w:p w:rsidR="00000000" w:rsidDel="00000000" w:rsidP="00000000" w:rsidRDefault="00000000" w:rsidRPr="00000000" w14:paraId="00001D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Eldritch Beings and Gods</w:t>
      </w:r>
    </w:p>
    <w:p w:rsidR="00000000" w:rsidDel="00000000" w:rsidP="00000000" w:rsidRDefault="00000000" w:rsidRPr="00000000" w14:paraId="00001D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Eldritch Beings are otherworldly god-like creatures, often more ancient and powerful than any normal demon or entity. These beings are often considered deities or rulers of cosmic dimensions.</w:t>
      </w:r>
    </w:p>
    <w:p w:rsidR="00000000" w:rsidDel="00000000" w:rsidP="00000000" w:rsidRDefault="00000000" w:rsidRPr="00000000" w14:paraId="00001D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Yog-Sothoth</w:t>
      </w:r>
    </w:p>
    <w:p w:rsidR="00000000" w:rsidDel="00000000" w:rsidP="00000000" w:rsidRDefault="00000000" w:rsidRPr="00000000" w14:paraId="00001D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D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Yog-Sothoth is an elder god whose presence spans all of time and space. It is a writhing mass of glowing spheres and cosmic tendrils, existing in multiple dimensions at once. Yog-Sothoth is often depicted as a luminous, incomprehensible force, with eyes that gaze into every time period simultaneously.</w:t>
      </w:r>
    </w:p>
    <w:p w:rsidR="00000000" w:rsidDel="00000000" w:rsidP="00000000" w:rsidRDefault="00000000" w:rsidRPr="00000000" w14:paraId="00001D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Those who gaze upon Yog-Sothoth must make an immediate Sanity Check with a +20% penalty due to the sheer unreality of the being. Failure results in 1d10 Sanity loss.</w:t>
      </w:r>
    </w:p>
    <w:p w:rsidR="00000000" w:rsidDel="00000000" w:rsidP="00000000" w:rsidRDefault="00000000" w:rsidRPr="00000000" w14:paraId="00001D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w:t>
      </w:r>
    </w:p>
    <w:p w:rsidR="00000000" w:rsidDel="00000000" w:rsidP="00000000" w:rsidRDefault="00000000" w:rsidRPr="00000000" w14:paraId="00001E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Omniscient Gaze: Yog-Sothoth can see through all space-time, knowing everything that happens. The character must make a Sanity Check to resist knowledge overload.</w:t>
      </w:r>
    </w:p>
    <w:p w:rsidR="00000000" w:rsidDel="00000000" w:rsidP="00000000" w:rsidRDefault="00000000" w:rsidRPr="00000000" w14:paraId="00001E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Shift: Yog-Sothoth can reshape reality around it, creating pocket dimensions that trap players or rearrange space. Players must make Constitution Checks to resist being permanently teleported or displaced.</w:t>
      </w:r>
    </w:p>
    <w:p w:rsidR="00000000" w:rsidDel="00000000" w:rsidP="00000000" w:rsidRDefault="00000000" w:rsidRPr="00000000" w14:paraId="00001E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Wrath: Yog-Sothoth can call upon the cosmic forces to obliterate enemies, dealing massive area damage (1d10 per player within range).</w:t>
      </w:r>
    </w:p>
    <w:p w:rsidR="00000000" w:rsidDel="00000000" w:rsidP="00000000" w:rsidRDefault="00000000" w:rsidRPr="00000000" w14:paraId="00001E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1E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 (Eldritch beings are often nearly indestructible).</w:t>
      </w:r>
    </w:p>
    <w:p w:rsidR="00000000" w:rsidDel="00000000" w:rsidP="00000000" w:rsidRDefault="00000000" w:rsidRPr="00000000" w14:paraId="00001E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1E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Burst (5d10), Reality Warp (Variable)</w:t>
      </w:r>
    </w:p>
    <w:p w:rsidR="00000000" w:rsidDel="00000000" w:rsidP="00000000" w:rsidRDefault="00000000" w:rsidRPr="00000000" w14:paraId="00001E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Mind Crush (Targets must make a Sanity Check or be driven mad by Yog-Sothoth’s gaze).</w:t>
      </w:r>
    </w:p>
    <w:p w:rsidR="00000000" w:rsidDel="00000000" w:rsidP="00000000" w:rsidRDefault="00000000" w:rsidRPr="00000000" w14:paraId="00001E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Mundane Creatures and People</w:t>
      </w:r>
    </w:p>
    <w:p w:rsidR="00000000" w:rsidDel="00000000" w:rsidP="00000000" w:rsidRDefault="00000000" w:rsidRPr="00000000" w14:paraId="00001E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most of the horrors in The Harrowing Truth are cosmic or supernatural in nature, mundane creatures—animals, humans, and monsters grounded in reality—also play a vital role in the story.</w:t>
      </w:r>
    </w:p>
    <w:p w:rsidR="00000000" w:rsidDel="00000000" w:rsidP="00000000" w:rsidRDefault="00000000" w:rsidRPr="00000000" w14:paraId="00001E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Cultist (Human)</w:t>
      </w:r>
    </w:p>
    <w:p w:rsidR="00000000" w:rsidDel="00000000" w:rsidP="00000000" w:rsidRDefault="00000000" w:rsidRPr="00000000" w14:paraId="00001E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human servant of dark powers, often possessed by the spirit of a god or elder being.</w:t>
      </w:r>
    </w:p>
    <w:p w:rsidR="00000000" w:rsidDel="00000000" w:rsidP="00000000" w:rsidRDefault="00000000" w:rsidRPr="00000000" w14:paraId="00001E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Seeing a cultist who has made a pact with an elder being causes 1d3 Sanity loss.</w:t>
      </w:r>
    </w:p>
    <w:p w:rsidR="00000000" w:rsidDel="00000000" w:rsidP="00000000" w:rsidRDefault="00000000" w:rsidRPr="00000000" w14:paraId="00001E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Abilities: Cultists have basic combat skills but may also have magical knowledge or psychic abilities.</w:t>
      </w:r>
    </w:p>
    <w:p w:rsidR="00000000" w:rsidDel="00000000" w:rsidP="00000000" w:rsidRDefault="00000000" w:rsidRPr="00000000" w14:paraId="00001E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1E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40</w:t>
      </w:r>
    </w:p>
    <w:p w:rsidR="00000000" w:rsidDel="00000000" w:rsidP="00000000" w:rsidRDefault="00000000" w:rsidRPr="00000000" w14:paraId="00001E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1E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Knife (1d6), Ritual Magic (1d10 psychic)</w:t>
      </w:r>
    </w:p>
    <w:p w:rsidR="00000000" w:rsidDel="00000000" w:rsidP="00000000" w:rsidRDefault="00000000" w:rsidRPr="00000000" w14:paraId="00001E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Siphon (The cultist can drain energy or life force to heal).</w:t>
      </w:r>
    </w:p>
    <w:p w:rsidR="00000000" w:rsidDel="00000000" w:rsidP="00000000" w:rsidRDefault="00000000" w:rsidRPr="00000000" w14:paraId="00001E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Bestiary Glossary and Key</w:t>
      </w:r>
    </w:p>
    <w:p w:rsidR="00000000" w:rsidDel="00000000" w:rsidP="00000000" w:rsidRDefault="00000000" w:rsidRPr="00000000" w14:paraId="00001E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Stat Block Key</w:t>
      </w:r>
    </w:p>
    <w:p w:rsidR="00000000" w:rsidDel="00000000" w:rsidP="00000000" w:rsidRDefault="00000000" w:rsidRPr="00000000" w14:paraId="00001E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creature in this bestiary will have the following key attributes:</w:t>
      </w:r>
    </w:p>
    <w:p w:rsidR="00000000" w:rsidDel="00000000" w:rsidP="00000000" w:rsidRDefault="00000000" w:rsidRPr="00000000" w14:paraId="00001E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Name: The name of the creature.</w:t>
      </w:r>
    </w:p>
    <w:p w:rsidR="00000000" w:rsidDel="00000000" w:rsidP="00000000" w:rsidRDefault="00000000" w:rsidRPr="00000000" w14:paraId="00001E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The classification of the creature (e.g., Cosmic Horror, Demon, Earthbound, etc.).</w:t>
      </w:r>
    </w:p>
    <w:p w:rsidR="00000000" w:rsidDel="00000000" w:rsidP="00000000" w:rsidRDefault="00000000" w:rsidRPr="00000000" w14:paraId="00001E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detailed description of the creature, including its appearance, origin, and motivations.</w:t>
      </w:r>
    </w:p>
    <w:p w:rsidR="00000000" w:rsidDel="00000000" w:rsidP="00000000" w:rsidRDefault="00000000" w:rsidRPr="00000000" w14:paraId="00001E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1E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(Hit Points): Represents the creature’s health. When this reaches 0, the creature is dead or incapacitated.</w:t>
      </w:r>
    </w:p>
    <w:p w:rsidR="00000000" w:rsidDel="00000000" w:rsidP="00000000" w:rsidRDefault="00000000" w:rsidRPr="00000000" w14:paraId="00001E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Percentage chance to dodge or deflect an attack.</w:t>
      </w:r>
    </w:p>
    <w:p w:rsidR="00000000" w:rsidDel="00000000" w:rsidP="00000000" w:rsidRDefault="00000000" w:rsidRPr="00000000" w14:paraId="00001E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The amount of damage the creature deals with its attacks.</w:t>
      </w:r>
    </w:p>
    <w:p w:rsidR="00000000" w:rsidDel="00000000" w:rsidP="00000000" w:rsidRDefault="00000000" w:rsidRPr="00000000" w14:paraId="00001E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Describes the creature’s attack method (e.g., Claws, Tentacle, Mind Control, etc.).</w:t>
      </w:r>
    </w:p>
    <w:p w:rsidR="00000000" w:rsidDel="00000000" w:rsidP="00000000" w:rsidRDefault="00000000" w:rsidRPr="00000000" w14:paraId="00001E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 The unique abilities of the creature, including psychic or physical powers, and any weaknesses.</w:t>
      </w:r>
    </w:p>
    <w:p w:rsidR="00000000" w:rsidDel="00000000" w:rsidP="00000000" w:rsidRDefault="00000000" w:rsidRPr="00000000" w14:paraId="00001E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The amount of Sanity lost by a player who encounters the creature. Some creatures may cause temporary madness, while others might inflict permanent insanity.</w:t>
      </w:r>
    </w:p>
    <w:p w:rsidR="00000000" w:rsidDel="00000000" w:rsidP="00000000" w:rsidRDefault="00000000" w:rsidRPr="00000000" w14:paraId="00001E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Creature Stat Block</w:t>
      </w:r>
    </w:p>
    <w:p w:rsidR="00000000" w:rsidDel="00000000" w:rsidP="00000000" w:rsidRDefault="00000000" w:rsidRPr="00000000" w14:paraId="00001E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Eldritch One</w:t>
      </w:r>
    </w:p>
    <w:p w:rsidR="00000000" w:rsidDel="00000000" w:rsidP="00000000" w:rsidRDefault="00000000" w:rsidRPr="00000000" w14:paraId="00001E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E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Eldritch One is a formless entity from beyond the known universe, a mass of writhing eyes, tendrils, and incomprehensible geometries. It is both ancient and eternal, and its existence defies the natural laws of reality.</w:t>
      </w:r>
    </w:p>
    <w:p w:rsidR="00000000" w:rsidDel="00000000" w:rsidP="00000000" w:rsidRDefault="00000000" w:rsidRPr="00000000" w14:paraId="00001E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Stats:</w:t>
      </w:r>
    </w:p>
    <w:p w:rsidR="00000000" w:rsidDel="00000000" w:rsidP="00000000" w:rsidRDefault="00000000" w:rsidRPr="00000000" w14:paraId="00001E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1E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E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Warp (1d10 per round; ignores armor)</w:t>
      </w:r>
    </w:p>
    <w:p w:rsidR="00000000" w:rsidDel="00000000" w:rsidP="00000000" w:rsidRDefault="00000000" w:rsidRPr="00000000" w14:paraId="00001E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Mind Control (The Eldritch One can dominate a player’s mind; the target must make a Willpower check or be controlled for 1d6 rounds).</w:t>
      </w:r>
    </w:p>
    <w:p w:rsidR="00000000" w:rsidDel="00000000" w:rsidP="00000000" w:rsidRDefault="00000000" w:rsidRPr="00000000" w14:paraId="00001E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 The Eldritch One warps the space around it, causing hallucinations and distorted perceptions. Players within 50 feet must make Sanity checks or lose 1d4 Sanity per round.</w:t>
      </w:r>
    </w:p>
    <w:p w:rsidR="00000000" w:rsidDel="00000000" w:rsidP="00000000" w:rsidRDefault="00000000" w:rsidRPr="00000000" w14:paraId="00001E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Shatter: Direct eye contact causes a Willpower Check. A failure results in the victim becoming catatonic for 1d6 hours.</w:t>
      </w:r>
    </w:p>
    <w:p w:rsidR="00000000" w:rsidDel="00000000" w:rsidP="00000000" w:rsidRDefault="00000000" w:rsidRPr="00000000" w14:paraId="00001E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Encountering the Eldritch One directly results in 1d6+2 Sanity loss. Prolonged exposure causes 1d4 Sanity loss per round.</w:t>
      </w:r>
    </w:p>
    <w:p w:rsidR="00000000" w:rsidDel="00000000" w:rsidP="00000000" w:rsidRDefault="00000000" w:rsidRPr="00000000" w14:paraId="00001E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Evil, Madness &amp; Horror in the Flesh!</w:t>
      </w:r>
    </w:p>
    <w:p w:rsidR="00000000" w:rsidDel="00000000" w:rsidP="00000000" w:rsidRDefault="00000000" w:rsidRPr="00000000" w14:paraId="00001E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Horrors</w:t>
      </w:r>
    </w:p>
    <w:p w:rsidR="00000000" w:rsidDel="00000000" w:rsidP="00000000" w:rsidRDefault="00000000" w:rsidRPr="00000000" w14:paraId="00001E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Horrors are alien and incomprehensible beings from beyond time and space, often acting as an embodiment of existential dread. Their motives and presence are unfathomable to the human mind, which leads to mental breakdowns when confronted.</w:t>
      </w:r>
    </w:p>
    <w:p w:rsidR="00000000" w:rsidDel="00000000" w:rsidP="00000000" w:rsidRDefault="00000000" w:rsidRPr="00000000" w14:paraId="00001E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Eldritch One</w:t>
      </w:r>
    </w:p>
    <w:p w:rsidR="00000000" w:rsidDel="00000000" w:rsidP="00000000" w:rsidRDefault="00000000" w:rsidRPr="00000000" w14:paraId="00001E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E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rsidR="00000000" w:rsidDel="00000000" w:rsidP="00000000" w:rsidRDefault="00000000" w:rsidRPr="00000000" w14:paraId="00001E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1E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E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Warp (1d10)</w:t>
      </w:r>
    </w:p>
    <w:p w:rsidR="00000000" w:rsidDel="00000000" w:rsidP="00000000" w:rsidRDefault="00000000" w:rsidRPr="00000000" w14:paraId="00001E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Mind Control, Tentacle Strike, Reality Warp</w:t>
      </w:r>
    </w:p>
    <w:p w:rsidR="00000000" w:rsidDel="00000000" w:rsidP="00000000" w:rsidRDefault="00000000" w:rsidRPr="00000000" w14:paraId="00001E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 The Eldritch One can bend the fabric of reality around it, distorting space and time. Players within a 50-foot radius must make a Sanity Check or lose 1d6 Sanity per round.</w:t>
      </w:r>
    </w:p>
    <w:p w:rsidR="00000000" w:rsidDel="00000000" w:rsidP="00000000" w:rsidRDefault="00000000" w:rsidRPr="00000000" w14:paraId="00001E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The Eldritch One can dominate minds, controlling the actions of a target. Victims must make a Willpower Check to resist its influence.</w:t>
      </w:r>
    </w:p>
    <w:p w:rsidR="00000000" w:rsidDel="00000000" w:rsidP="00000000" w:rsidRDefault="00000000" w:rsidRPr="00000000" w14:paraId="00001E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Knowledge: Any player who spends more than 1 minute trying to study or understand the Eldritch One gains knowledge but risks 1d10 Sanity loss from the strain of comprehension.</w:t>
      </w:r>
    </w:p>
    <w:p w:rsidR="00000000" w:rsidDel="00000000" w:rsidP="00000000" w:rsidRDefault="00000000" w:rsidRPr="00000000" w14:paraId="00001E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1d6+2 Sanity loss for encountering the Eldritch One.</w:t>
      </w:r>
    </w:p>
    <w:p w:rsidR="00000000" w:rsidDel="00000000" w:rsidP="00000000" w:rsidRDefault="00000000" w:rsidRPr="00000000" w14:paraId="00001E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Nyarlathotep (The Crawling Chaos)</w:t>
      </w:r>
    </w:p>
    <w:p w:rsidR="00000000" w:rsidDel="00000000" w:rsidP="00000000" w:rsidRDefault="00000000" w:rsidRPr="00000000" w14:paraId="00001E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E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rsidR="00000000" w:rsidDel="00000000" w:rsidP="00000000" w:rsidRDefault="00000000" w:rsidRPr="00000000" w14:paraId="00001E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1E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E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Lash (2d6), Tentacle Whip (1d8)</w:t>
      </w:r>
    </w:p>
    <w:p w:rsidR="00000000" w:rsidDel="00000000" w:rsidP="00000000" w:rsidRDefault="00000000" w:rsidRPr="00000000" w14:paraId="00001E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Mental Manipulation, Shape-shifting, Tentacle Strike</w:t>
      </w:r>
    </w:p>
    <w:p w:rsidR="00000000" w:rsidDel="00000000" w:rsidP="00000000" w:rsidRDefault="00000000" w:rsidRPr="00000000" w14:paraId="00001E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Lash: Nyarlathotep can strike a target’s mind, causing intense psychic pain. Victims must make a Willpower Check to resist the attack, or suffer 2d6 damage and 1d4 sanity loss.</w:t>
      </w:r>
    </w:p>
    <w:p w:rsidR="00000000" w:rsidDel="00000000" w:rsidP="00000000" w:rsidRDefault="00000000" w:rsidRPr="00000000" w14:paraId="00001E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Shape-shifting: Nyarlathotep can take on a variety of forms, from human to cosmic monstrosities, making it difficult to track. Each form has different abilities and weaknesses.</w:t>
      </w:r>
    </w:p>
    <w:p w:rsidR="00000000" w:rsidDel="00000000" w:rsidP="00000000" w:rsidRDefault="00000000" w:rsidRPr="00000000" w14:paraId="00001E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Bender: Nyarlathotep can warp reality in small areas, causing players to experience illusions. The GM can describe a character’s environment shifting and disorienting, forcing a Sanity Check.</w:t>
      </w:r>
    </w:p>
    <w:p w:rsidR="00000000" w:rsidDel="00000000" w:rsidP="00000000" w:rsidRDefault="00000000" w:rsidRPr="00000000" w14:paraId="00001E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prolonged exposure to Nyarlathotep or witnessing its shape-shifting nature.</w:t>
      </w:r>
    </w:p>
    <w:p w:rsidR="00000000" w:rsidDel="00000000" w:rsidP="00000000" w:rsidRDefault="00000000" w:rsidRPr="00000000" w14:paraId="00001E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Azathoth, The Blind Idiot God</w:t>
      </w:r>
    </w:p>
    <w:p w:rsidR="00000000" w:rsidDel="00000000" w:rsidP="00000000" w:rsidRDefault="00000000" w:rsidRPr="00000000" w14:paraId="00001E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Being/God</w:t>
      </w:r>
    </w:p>
    <w:p w:rsidR="00000000" w:rsidDel="00000000" w:rsidP="00000000" w:rsidRDefault="00000000" w:rsidRPr="00000000" w14:paraId="00001E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Azathoth is the blind, mindless god at the center of the universe, surrounded by the laughter of dancing deities. While Azathoth itself is unaware of its existence, its astral presence affects the universe on an incomprehensible scale. Its mere existence is enough to shatter the mind of anyone who dares to look upon it.</w:t>
      </w:r>
    </w:p>
    <w:p w:rsidR="00000000" w:rsidDel="00000000" w:rsidP="00000000" w:rsidRDefault="00000000" w:rsidRPr="00000000" w14:paraId="00001E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1E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1E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Astral Distortion (3d10)</w:t>
      </w:r>
    </w:p>
    <w:p w:rsidR="00000000" w:rsidDel="00000000" w:rsidP="00000000" w:rsidRDefault="00000000" w:rsidRPr="00000000" w14:paraId="00001E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Influence, Mind Unraveling</w:t>
      </w:r>
    </w:p>
    <w:p w:rsidR="00000000" w:rsidDel="00000000" w:rsidP="00000000" w:rsidRDefault="00000000" w:rsidRPr="00000000" w14:paraId="00001E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Astral Distortion: Azathoth’s mere astral presence warps space, causing reality to unravel. Characters near it must make a Sanity Check or suffer 2d10 Sanity loss.</w:t>
      </w:r>
    </w:p>
    <w:p w:rsidR="00000000" w:rsidDel="00000000" w:rsidP="00000000" w:rsidRDefault="00000000" w:rsidRPr="00000000" w14:paraId="00001E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Unraveling: Anyone who attempts to engage with Azathoth mentally or physically is subject to its mind-warping influence, causing insanity and hallucinations.</w:t>
      </w:r>
    </w:p>
    <w:p w:rsidR="00000000" w:rsidDel="00000000" w:rsidP="00000000" w:rsidRDefault="00000000" w:rsidRPr="00000000" w14:paraId="00001E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2d10+5 Sanity loss for encountering Azathoth or becoming aware of its nature.</w:t>
      </w:r>
    </w:p>
    <w:p w:rsidR="00000000" w:rsidDel="00000000" w:rsidP="00000000" w:rsidRDefault="00000000" w:rsidRPr="00000000" w14:paraId="00001E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Shub-Niggurath</w:t>
      </w:r>
    </w:p>
    <w:p w:rsidR="00000000" w:rsidDel="00000000" w:rsidP="00000000" w:rsidRDefault="00000000" w:rsidRPr="00000000" w14:paraId="00001E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Horror/God</w:t>
      </w:r>
    </w:p>
    <w:p w:rsidR="00000000" w:rsidDel="00000000" w:rsidP="00000000" w:rsidRDefault="00000000" w:rsidRPr="00000000" w14:paraId="00001E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Often referred to as the Black Goat of the Woods with a Thousand Young, Shub-Niggurath is an ancient fertility deity that is said to give birth to an endless horde of twisted offspring. It is a chaotic and corruptive entity whose very presence promotes decay and disease.</w:t>
      </w:r>
    </w:p>
    <w:p w:rsidR="00000000" w:rsidDel="00000000" w:rsidP="00000000" w:rsidRDefault="00000000" w:rsidRPr="00000000" w14:paraId="00001E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1E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1E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Tentacle Lash (2d8), Corruption (2d6)</w:t>
      </w:r>
    </w:p>
    <w:p w:rsidR="00000000" w:rsidDel="00000000" w:rsidP="00000000" w:rsidRDefault="00000000" w:rsidRPr="00000000" w14:paraId="00001E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Tentacle Strike, Psychic Corruption</w:t>
      </w:r>
    </w:p>
    <w:p w:rsidR="00000000" w:rsidDel="00000000" w:rsidP="00000000" w:rsidRDefault="00000000" w:rsidRPr="00000000" w14:paraId="00001E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Thousand Young: Shub-Niggurath can spawn numerous creatures from its dark womb. These creatures are deformed and act as its agents.</w:t>
      </w:r>
    </w:p>
    <w:p w:rsidR="00000000" w:rsidDel="00000000" w:rsidP="00000000" w:rsidRDefault="00000000" w:rsidRPr="00000000" w14:paraId="00001E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Aura: Anyone within a 30-foot radius of Shub-Niggurath is subject to the decay and corruption of its presence. Players must make a Constitution Check or suffer 1d6 poison damage each round.</w:t>
      </w:r>
    </w:p>
    <w:p w:rsidR="00000000" w:rsidDel="00000000" w:rsidP="00000000" w:rsidRDefault="00000000" w:rsidRPr="00000000" w14:paraId="00001E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1d6+1 Sanity loss for seeing Shub-Niggurath or encountering its monstrous spawn.</w:t>
      </w:r>
    </w:p>
    <w:p w:rsidR="00000000" w:rsidDel="00000000" w:rsidP="00000000" w:rsidRDefault="00000000" w:rsidRPr="00000000" w14:paraId="00001E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Black Goat of the Woods with a Thousand Young</w:t>
      </w:r>
    </w:p>
    <w:p w:rsidR="00000000" w:rsidDel="00000000" w:rsidP="00000000" w:rsidRDefault="00000000" w:rsidRPr="00000000" w14:paraId="00001E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E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primal deity linked to Shub-Niggurath, this entity is a massive and horrifying beast that embodies the wild and chaotic forces of nature. The Black Goat is always surrounded by a myriad of creatures, both human and monstrous, that follow its will.</w:t>
      </w:r>
    </w:p>
    <w:p w:rsidR="00000000" w:rsidDel="00000000" w:rsidP="00000000" w:rsidRDefault="00000000" w:rsidRPr="00000000" w14:paraId="00001E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1E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E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(2d6), Corruption Touch (1d10)</w:t>
      </w:r>
    </w:p>
    <w:p w:rsidR="00000000" w:rsidDel="00000000" w:rsidP="00000000" w:rsidRDefault="00000000" w:rsidRPr="00000000" w14:paraId="00001E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Corrupting Touch and Claw</w:t>
      </w:r>
    </w:p>
    <w:p w:rsidR="00000000" w:rsidDel="00000000" w:rsidP="00000000" w:rsidRDefault="00000000" w:rsidRPr="00000000" w14:paraId="00001E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Touch: The Black Goat can infect a target with cosmic corruption, causing physical and psychic damage. A player who is touched must make a Constitution Check or suffer 1d6 physical damage and 2d6 psychic damage.</w:t>
      </w:r>
    </w:p>
    <w:p w:rsidR="00000000" w:rsidDel="00000000" w:rsidP="00000000" w:rsidRDefault="00000000" w:rsidRPr="00000000" w14:paraId="00001E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Summon Young: The Black Goat can summon creatures of the woods to aid it in combat. These creatures are wildly unpredictable and dangerous.</w:t>
      </w:r>
    </w:p>
    <w:p w:rsidR="00000000" w:rsidDel="00000000" w:rsidP="00000000" w:rsidRDefault="00000000" w:rsidRPr="00000000" w14:paraId="00001E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1d6+1 Sanity loss for being in close proximity to the Black Goat or its deformed offspring.</w:t>
      </w:r>
    </w:p>
    <w:p w:rsidR="00000000" w:rsidDel="00000000" w:rsidP="00000000" w:rsidRDefault="00000000" w:rsidRPr="00000000" w14:paraId="00001E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Star Vampire</w:t>
      </w:r>
    </w:p>
    <w:p w:rsidR="00000000" w:rsidDel="00000000" w:rsidP="00000000" w:rsidRDefault="00000000" w:rsidRPr="00000000" w14:paraId="00001E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E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Star Vampire is an ancient, alien species that feeds on starlight and cosmic energy. It can absorb the essence of stars, and in doing so, it grows more powerful and immortal. It appears as a humanoid figure with glistening skin and star-like patterns.</w:t>
      </w:r>
    </w:p>
    <w:p w:rsidR="00000000" w:rsidDel="00000000" w:rsidP="00000000" w:rsidRDefault="00000000" w:rsidRPr="00000000" w14:paraId="00001E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1E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1E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Drain (2d6)</w:t>
      </w:r>
    </w:p>
    <w:p w:rsidR="00000000" w:rsidDel="00000000" w:rsidP="00000000" w:rsidRDefault="00000000" w:rsidRPr="00000000" w14:paraId="00001E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Essence Siphon</w:t>
      </w:r>
    </w:p>
    <w:p w:rsidR="00000000" w:rsidDel="00000000" w:rsidP="00000000" w:rsidRDefault="00000000" w:rsidRPr="00000000" w14:paraId="00001E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Drain: The Star Vampire can drain the life force from anyone nearby, restoring its health. Each successful bite or essence siphon restores 1d4 HP.</w:t>
      </w:r>
    </w:p>
    <w:p w:rsidR="00000000" w:rsidDel="00000000" w:rsidP="00000000" w:rsidRDefault="00000000" w:rsidRPr="00000000" w14:paraId="00001E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Starlight Absorption: The Star Vampire thrives in low-light or dim areas, where it can absorb the surrounding energy to regain 1d6 HP per round.</w:t>
      </w:r>
    </w:p>
    <w:p w:rsidR="00000000" w:rsidDel="00000000" w:rsidP="00000000" w:rsidRDefault="00000000" w:rsidRPr="00000000" w14:paraId="00001E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being in the Star Vampire’s presence and witnessing its alien nature.</w:t>
      </w:r>
    </w:p>
    <w:p w:rsidR="00000000" w:rsidDel="00000000" w:rsidP="00000000" w:rsidRDefault="00000000" w:rsidRPr="00000000" w14:paraId="00001E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1E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are the first six creatures in your Bestiary from Lovecraftian lore, now represented with stat blocks that reflect their unique abilities and presence in the universe. Each creature includes its impact on Sanity, as well as how it interacts with the world and the players, adhering closely to the themes of cosmic horror, existential terror, and incomprehensible entities from beyond.</w:t>
      </w:r>
    </w:p>
    <w:p w:rsidR="00000000" w:rsidDel="00000000" w:rsidP="00000000" w:rsidRDefault="00000000" w:rsidRPr="00000000" w14:paraId="00001E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Threats</w:t>
      </w:r>
    </w:p>
    <w:p w:rsidR="00000000" w:rsidDel="00000000" w:rsidP="00000000" w:rsidRDefault="00000000" w:rsidRPr="00000000" w14:paraId="00001E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Colour Out of Space</w:t>
      </w:r>
    </w:p>
    <w:p w:rsidR="00000000" w:rsidDel="00000000" w:rsidP="00000000" w:rsidRDefault="00000000" w:rsidRPr="00000000" w14:paraId="00001E9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E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Colour Out of Space is an alien presence that manifests as a strange, glowing colour not found in the visible spectrum of light. It has the ability to drain life force and warp reality. The Colour emanates from a meteorite that crashed on Earth, bringing with it a destructive and invisible energy.</w:t>
      </w:r>
    </w:p>
    <w:p w:rsidR="00000000" w:rsidDel="00000000" w:rsidP="00000000" w:rsidRDefault="00000000" w:rsidRPr="00000000" w14:paraId="00001E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200</w:t>
      </w:r>
    </w:p>
    <w:p w:rsidR="00000000" w:rsidDel="00000000" w:rsidP="00000000" w:rsidRDefault="00000000" w:rsidRPr="00000000" w14:paraId="00001E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 (Invisible)</w:t>
      </w:r>
    </w:p>
    <w:p w:rsidR="00000000" w:rsidDel="00000000" w:rsidP="00000000" w:rsidRDefault="00000000" w:rsidRPr="00000000" w14:paraId="00001E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Radiation Burn (2d10), Life Drain (1d8)</w:t>
      </w:r>
    </w:p>
    <w:p w:rsidR="00000000" w:rsidDel="00000000" w:rsidP="00000000" w:rsidRDefault="00000000" w:rsidRPr="00000000" w14:paraId="00001E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Radiation Emission and Absorption</w:t>
      </w:r>
    </w:p>
    <w:p w:rsidR="00000000" w:rsidDel="00000000" w:rsidP="00000000" w:rsidRDefault="00000000" w:rsidRPr="00000000" w14:paraId="00001E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Invisible Presence: The Colour itself is not visible to the human eye, but it can affect the environment in terrifying ways, causing discoloration and decay in plant and animal life. It drains life energy from anything in its radius.</w:t>
      </w:r>
    </w:p>
    <w:p w:rsidR="00000000" w:rsidDel="00000000" w:rsidP="00000000" w:rsidRDefault="00000000" w:rsidRPr="00000000" w14:paraId="00001E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Life Drain: The Colour can drain the life force of creatures nearby, causing 1d8 damage each round. The more prolonged the exposure, the worse the physical decay becomes.</w:t>
      </w:r>
    </w:p>
    <w:p w:rsidR="00000000" w:rsidDel="00000000" w:rsidP="00000000" w:rsidRDefault="00000000" w:rsidRPr="00000000" w14:paraId="00001E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Warping: The Colour distorts space-time around it, creating areas where time flows oddly or reality becomes fragmented.</w:t>
      </w:r>
    </w:p>
    <w:p w:rsidR="00000000" w:rsidDel="00000000" w:rsidP="00000000" w:rsidRDefault="00000000" w:rsidRPr="00000000" w14:paraId="00001E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seeing the effects of the Colour or for prolonged exposure to it.</w:t>
      </w:r>
    </w:p>
    <w:p w:rsidR="00000000" w:rsidDel="00000000" w:rsidP="00000000" w:rsidRDefault="00000000" w:rsidRPr="00000000" w14:paraId="00001E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Haunter of the Dark</w:t>
      </w:r>
    </w:p>
    <w:p w:rsidR="00000000" w:rsidDel="00000000" w:rsidP="00000000" w:rsidRDefault="00000000" w:rsidRPr="00000000" w14:paraId="00001E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E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Haunter of the Dark is a shadowy figure that feeds on the fear and darkness that resides in the human soul. It often haunts places of extreme loneliness or isolation, such as abandoned houses or catacombs. It is ethereal, appearing only in fleeting glimpses or in the dark corners of the mind.</w:t>
      </w:r>
    </w:p>
    <w:p w:rsidR="00000000" w:rsidDel="00000000" w:rsidP="00000000" w:rsidRDefault="00000000" w:rsidRPr="00000000" w14:paraId="00001E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1E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E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Claws (1d8), Nightmare Scream (2d6)</w:t>
      </w:r>
    </w:p>
    <w:p w:rsidR="00000000" w:rsidDel="00000000" w:rsidP="00000000" w:rsidRDefault="00000000" w:rsidRPr="00000000" w14:paraId="00001E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Fear Inducement and Claw</w:t>
      </w:r>
    </w:p>
    <w:p w:rsidR="00000000" w:rsidDel="00000000" w:rsidP="00000000" w:rsidRDefault="00000000" w:rsidRPr="00000000" w14:paraId="00001E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Nightmare Scream: The Haunter emits a horrific, unearthly scream that causes the victim to relive their worst nightmares. Players must make a Sanity Check or be stunned for 1d6 rounds.</w:t>
      </w:r>
    </w:p>
    <w:p w:rsidR="00000000" w:rsidDel="00000000" w:rsidP="00000000" w:rsidRDefault="00000000" w:rsidRPr="00000000" w14:paraId="00001E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Shadows of the Mind: The Haunter can manipulate the shadows around it to cause fear, driving players into a panic.</w:t>
      </w:r>
    </w:p>
    <w:p w:rsidR="00000000" w:rsidDel="00000000" w:rsidP="00000000" w:rsidRDefault="00000000" w:rsidRPr="00000000" w14:paraId="00001E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Fear-Inducing Presence: Anyone who comes too close to the Haunter feels the oppressive weight of its existence, causing Sanity loss.</w:t>
      </w:r>
    </w:p>
    <w:p w:rsidR="00000000" w:rsidDel="00000000" w:rsidP="00000000" w:rsidRDefault="00000000" w:rsidRPr="00000000" w14:paraId="00001E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encountering the Haunter directly.</w:t>
      </w:r>
    </w:p>
    <w:p w:rsidR="00000000" w:rsidDel="00000000" w:rsidP="00000000" w:rsidRDefault="00000000" w:rsidRPr="00000000" w14:paraId="00001E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Yog-Sothoth</w:t>
      </w:r>
    </w:p>
    <w:p w:rsidR="00000000" w:rsidDel="00000000" w:rsidP="00000000" w:rsidRDefault="00000000" w:rsidRPr="00000000" w14:paraId="00001E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Being/God</w:t>
      </w:r>
    </w:p>
    <w:p w:rsidR="00000000" w:rsidDel="00000000" w:rsidP="00000000" w:rsidRDefault="00000000" w:rsidRPr="00000000" w14:paraId="00001E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Yog-Sothoth is one of the Great Old Ones, a being of ultimate knowledge and power. It is said that Yog-Sothoth exists in all places at once, encompassing both time and space. It is unknowable and cannot be understood by the human mind, yet it is all-knowing and can grant unimaginable knowledge to those who dare seek it.</w:t>
      </w:r>
    </w:p>
    <w:p w:rsidR="00000000" w:rsidDel="00000000" w:rsidP="00000000" w:rsidRDefault="00000000" w:rsidRPr="00000000" w14:paraId="00001E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500</w:t>
      </w:r>
    </w:p>
    <w:p w:rsidR="00000000" w:rsidDel="00000000" w:rsidP="00000000" w:rsidRDefault="00000000" w:rsidRPr="00000000" w14:paraId="00001E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1E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Wrath (4d10)</w:t>
      </w:r>
    </w:p>
    <w:p w:rsidR="00000000" w:rsidDel="00000000" w:rsidP="00000000" w:rsidRDefault="00000000" w:rsidRPr="00000000" w14:paraId="00001E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Influence and Psychic Shattering</w:t>
      </w:r>
    </w:p>
    <w:p w:rsidR="00000000" w:rsidDel="00000000" w:rsidP="00000000" w:rsidRDefault="00000000" w:rsidRPr="00000000" w14:paraId="00001E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Knowledge: Those who attempt to understand Yog-Sothoth will be filled with ancient knowledge. While this might allow them to access powerful rituals or magic, they risk being driven insane.</w:t>
      </w:r>
    </w:p>
    <w:p w:rsidR="00000000" w:rsidDel="00000000" w:rsidP="00000000" w:rsidRDefault="00000000" w:rsidRPr="00000000" w14:paraId="00001E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Shattering: The very presence of Yog-Sothoth distorts the minds of mortals. Players must make a Willpower Check to avoid psychic damage and becoming mentally broken.</w:t>
      </w:r>
    </w:p>
    <w:p w:rsidR="00000000" w:rsidDel="00000000" w:rsidP="00000000" w:rsidRDefault="00000000" w:rsidRPr="00000000" w14:paraId="00001E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Temporal Manipulation: Yog-Sothoth can manipulate time itself, allowing it to freeze time, age people rapidly, or even reverse events.</w:t>
      </w:r>
    </w:p>
    <w:p w:rsidR="00000000" w:rsidDel="00000000" w:rsidP="00000000" w:rsidRDefault="00000000" w:rsidRPr="00000000" w14:paraId="00001E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direct interaction. Prolonged exposure to its presence causes permanent insanity.</w:t>
      </w:r>
    </w:p>
    <w:p w:rsidR="00000000" w:rsidDel="00000000" w:rsidP="00000000" w:rsidRDefault="00000000" w:rsidRPr="00000000" w14:paraId="00001E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Black Man</w:t>
      </w:r>
    </w:p>
    <w:p w:rsidR="00000000" w:rsidDel="00000000" w:rsidP="00000000" w:rsidRDefault="00000000" w:rsidRPr="00000000" w14:paraId="00001E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Dark Entity</w:t>
      </w:r>
    </w:p>
    <w:p w:rsidR="00000000" w:rsidDel="00000000" w:rsidP="00000000" w:rsidRDefault="00000000" w:rsidRPr="00000000" w14:paraId="00001E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rsidR="00000000" w:rsidDel="00000000" w:rsidP="00000000" w:rsidRDefault="00000000" w:rsidRPr="00000000" w14:paraId="00001E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1E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E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Claws (2d6), Mind Control (1d10)</w:t>
      </w:r>
    </w:p>
    <w:p w:rsidR="00000000" w:rsidDel="00000000" w:rsidP="00000000" w:rsidRDefault="00000000" w:rsidRPr="00000000" w14:paraId="00001E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Corruption Touch and Psychic Domination</w:t>
      </w:r>
    </w:p>
    <w:p w:rsidR="00000000" w:rsidDel="00000000" w:rsidP="00000000" w:rsidRDefault="00000000" w:rsidRPr="00000000" w14:paraId="00001E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The Black Man can control a person’s mind, making them act against their will. The target must make a Willpower Check to resist its influence.</w:t>
      </w:r>
    </w:p>
    <w:p w:rsidR="00000000" w:rsidDel="00000000" w:rsidP="00000000" w:rsidRDefault="00000000" w:rsidRPr="00000000" w14:paraId="00001E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Touch: Anything the Black Man touches begins to decay and corrupt. The victim suffers 1d6 damage each round as their flesh rots or their sanity degrades.</w:t>
      </w:r>
    </w:p>
    <w:p w:rsidR="00000000" w:rsidDel="00000000" w:rsidP="00000000" w:rsidRDefault="00000000" w:rsidRPr="00000000" w14:paraId="00001E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Satanic Pact: The Black Man can offer power in exchange for blood. Players who accept his offer are bound to his will for a limited time.</w:t>
      </w:r>
    </w:p>
    <w:p w:rsidR="00000000" w:rsidDel="00000000" w:rsidP="00000000" w:rsidRDefault="00000000" w:rsidRPr="00000000" w14:paraId="00001E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1d8 Sanity loss for witnessing the Black Man’s presence or resisting his influence.</w:t>
      </w:r>
    </w:p>
    <w:p w:rsidR="00000000" w:rsidDel="00000000" w:rsidP="00000000" w:rsidRDefault="00000000" w:rsidRPr="00000000" w14:paraId="00001E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E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Thing in the Earth</w:t>
      </w:r>
    </w:p>
    <w:p w:rsidR="00000000" w:rsidDel="00000000" w:rsidP="00000000" w:rsidRDefault="00000000" w:rsidRPr="00000000" w14:paraId="00001E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1E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horrific entity that dwells beneath the earth, the Thing in the Earth is a mass of tentacles and magma, with a terrible ability to sense vibrations. It is drawn to the sound of human movement or mining.</w:t>
      </w:r>
    </w:p>
    <w:p w:rsidR="00000000" w:rsidDel="00000000" w:rsidP="00000000" w:rsidRDefault="00000000" w:rsidRPr="00000000" w14:paraId="00001E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200</w:t>
      </w:r>
    </w:p>
    <w:p w:rsidR="00000000" w:rsidDel="00000000" w:rsidP="00000000" w:rsidRDefault="00000000" w:rsidRPr="00000000" w14:paraId="00001E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1E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Tentacle Strike (2d10), Magma Burst (3d6)</w:t>
      </w:r>
    </w:p>
    <w:p w:rsidR="00000000" w:rsidDel="00000000" w:rsidP="00000000" w:rsidRDefault="00000000" w:rsidRPr="00000000" w14:paraId="00001E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Tentacle Slam and Burrow Strike</w:t>
      </w:r>
    </w:p>
    <w:p w:rsidR="00000000" w:rsidDel="00000000" w:rsidP="00000000" w:rsidRDefault="00000000" w:rsidRPr="00000000" w14:paraId="00001E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Tremor Sense: The Thing in the Earth can sense vibrations and detect the presence of players even when they are underground.</w:t>
      </w:r>
    </w:p>
    <w:p w:rsidR="00000000" w:rsidDel="00000000" w:rsidP="00000000" w:rsidRDefault="00000000" w:rsidRPr="00000000" w14:paraId="00001E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Magma Burst: It can release molten magma from the earth, causing devastating damage and burns to those in its path.</w:t>
      </w:r>
    </w:p>
    <w:p w:rsidR="00000000" w:rsidDel="00000000" w:rsidP="00000000" w:rsidRDefault="00000000" w:rsidRPr="00000000" w14:paraId="00001E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Burrow Strike: The Thing can burst from the ground, surprising players and dealing 2d10 damage with its tentacles.</w:t>
      </w:r>
    </w:p>
    <w:p w:rsidR="00000000" w:rsidDel="00000000" w:rsidP="00000000" w:rsidRDefault="00000000" w:rsidRPr="00000000" w14:paraId="00001E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when seeing the Thing in the Earth’s disfigured form.</w:t>
      </w:r>
    </w:p>
    <w:p w:rsidR="00000000" w:rsidDel="00000000" w:rsidP="00000000" w:rsidRDefault="00000000" w:rsidRPr="00000000" w14:paraId="00001E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Unspeakable Horror</w:t>
      </w:r>
    </w:p>
    <w:p w:rsidR="00000000" w:rsidDel="00000000" w:rsidP="00000000" w:rsidRDefault="00000000" w:rsidRPr="00000000" w14:paraId="00001E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E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E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Unspeakable Horror is an ancient being from beyond the stars, a creature whose very form cannot be comprehended by human minds. It warps reality, and its presence can crack open the fabric of space.</w:t>
      </w:r>
    </w:p>
    <w:p w:rsidR="00000000" w:rsidDel="00000000" w:rsidP="00000000" w:rsidRDefault="00000000" w:rsidRPr="00000000" w14:paraId="00001E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350</w:t>
      </w:r>
    </w:p>
    <w:p w:rsidR="00000000" w:rsidDel="00000000" w:rsidP="00000000" w:rsidRDefault="00000000" w:rsidRPr="00000000" w14:paraId="00001E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75%</w:t>
      </w:r>
    </w:p>
    <w:p w:rsidR="00000000" w:rsidDel="00000000" w:rsidP="00000000" w:rsidRDefault="00000000" w:rsidRPr="00000000" w14:paraId="00001E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Fracture (4d6)</w:t>
      </w:r>
    </w:p>
    <w:p w:rsidR="00000000" w:rsidDel="00000000" w:rsidP="00000000" w:rsidRDefault="00000000" w:rsidRPr="00000000" w14:paraId="00001E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Crushing</w:t>
      </w:r>
    </w:p>
    <w:p w:rsidR="00000000" w:rsidDel="00000000" w:rsidP="00000000" w:rsidRDefault="00000000" w:rsidRPr="00000000" w14:paraId="00001E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E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Fracture: The Unspeakable Horror can warp reality, causing physical and mental distortions in those nearby.</w:t>
      </w:r>
    </w:p>
    <w:p w:rsidR="00000000" w:rsidDel="00000000" w:rsidP="00000000" w:rsidRDefault="00000000" w:rsidRPr="00000000" w14:paraId="00001E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Dimension Shatter: The creature can shatter space-time, causing regions of reality to collapse and deform.</w:t>
      </w:r>
    </w:p>
    <w:p w:rsidR="00000000" w:rsidDel="00000000" w:rsidP="00000000" w:rsidRDefault="00000000" w:rsidRPr="00000000" w14:paraId="00001F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Ripper: The Unspeakable Horror can shred minds with its psychic energy, dealing 1d10 psychic damage per target.</w:t>
      </w:r>
    </w:p>
    <w:p w:rsidR="00000000" w:rsidDel="00000000" w:rsidP="00000000" w:rsidRDefault="00000000" w:rsidRPr="00000000" w14:paraId="00001F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when encountering or studying the Unspeakable Horror.</w:t>
      </w:r>
    </w:p>
    <w:p w:rsidR="00000000" w:rsidDel="00000000" w:rsidP="00000000" w:rsidRDefault="00000000" w:rsidRPr="00000000" w14:paraId="00001F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Hungry Void</w:t>
      </w:r>
    </w:p>
    <w:p w:rsidR="00000000" w:rsidDel="00000000" w:rsidP="00000000" w:rsidRDefault="00000000" w:rsidRPr="00000000" w14:paraId="00001F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Being/God</w:t>
      </w:r>
    </w:p>
    <w:p w:rsidR="00000000" w:rsidDel="00000000" w:rsidP="00000000" w:rsidRDefault="00000000" w:rsidRPr="00000000" w14:paraId="00001F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Hungry Void is an empty space between the stars, a non-existence that consumes all life and matter. It is a being of nothingness, seeking to consume all that is.</w:t>
      </w:r>
    </w:p>
    <w:p w:rsidR="00000000" w:rsidDel="00000000" w:rsidP="00000000" w:rsidRDefault="00000000" w:rsidRPr="00000000" w14:paraId="00001F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 (immune to conventional damage)</w:t>
      </w:r>
    </w:p>
    <w:p w:rsidR="00000000" w:rsidDel="00000000" w:rsidP="00000000" w:rsidRDefault="00000000" w:rsidRPr="00000000" w14:paraId="00001F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100% (immune to damage)</w:t>
      </w:r>
    </w:p>
    <w:p w:rsidR="00000000" w:rsidDel="00000000" w:rsidP="00000000" w:rsidRDefault="00000000" w:rsidRPr="00000000" w14:paraId="00001F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Void Siphon (5d10)</w:t>
      </w:r>
    </w:p>
    <w:p w:rsidR="00000000" w:rsidDel="00000000" w:rsidP="00000000" w:rsidRDefault="00000000" w:rsidRPr="00000000" w14:paraId="00001F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Absorption</w:t>
      </w:r>
    </w:p>
    <w:p w:rsidR="00000000" w:rsidDel="00000000" w:rsidP="00000000" w:rsidRDefault="00000000" w:rsidRPr="00000000" w14:paraId="00001F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Void Siphon: The Hungry Void can absorb matter, causing it to disintegrate completely. Any creature touched by the Void is consumed.</w:t>
      </w:r>
    </w:p>
    <w:p w:rsidR="00000000" w:rsidDel="00000000" w:rsidP="00000000" w:rsidRDefault="00000000" w:rsidRPr="00000000" w14:paraId="00001F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Collapse: The Void can cause space-time rifts, destabilizing reality. Players must make a Sanity Check to avoid being pulled into the rift.</w:t>
      </w:r>
    </w:p>
    <w:p w:rsidR="00000000" w:rsidDel="00000000" w:rsidP="00000000" w:rsidRDefault="00000000" w:rsidRPr="00000000" w14:paraId="00001F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each round near the Hungry Void.</w:t>
      </w:r>
    </w:p>
    <w:p w:rsidR="00000000" w:rsidDel="00000000" w:rsidP="00000000" w:rsidRDefault="00000000" w:rsidRPr="00000000" w14:paraId="00001F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Would you like me to continue filling out the rest of the stat blocks for these creatures? Let me know how you’d like to proceed!</w:t>
      </w:r>
    </w:p>
    <w:p w:rsidR="00000000" w:rsidDel="00000000" w:rsidP="00000000" w:rsidRDefault="00000000" w:rsidRPr="00000000" w14:paraId="00001F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1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The Unseen Presence</w:t>
      </w:r>
    </w:p>
    <w:p w:rsidR="00000000" w:rsidDel="00000000" w:rsidP="00000000" w:rsidRDefault="00000000" w:rsidRPr="00000000" w14:paraId="00001F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F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rsidR="00000000" w:rsidDel="00000000" w:rsidP="00000000" w:rsidRDefault="00000000" w:rsidRPr="00000000" w14:paraId="00001F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w:t>
      </w:r>
    </w:p>
    <w:p w:rsidR="00000000" w:rsidDel="00000000" w:rsidP="00000000" w:rsidRDefault="00000000" w:rsidRPr="00000000" w14:paraId="00001F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 (Invisible)</w:t>
      </w:r>
    </w:p>
    <w:p w:rsidR="00000000" w:rsidDel="00000000" w:rsidP="00000000" w:rsidRDefault="00000000" w:rsidRPr="00000000" w14:paraId="00001F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Distortion (2d6), Dread Infusion (1d8)</w:t>
      </w:r>
    </w:p>
    <w:p w:rsidR="00000000" w:rsidDel="00000000" w:rsidP="00000000" w:rsidRDefault="00000000" w:rsidRPr="00000000" w14:paraId="00001F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Mental Manipulation</w:t>
      </w:r>
    </w:p>
    <w:p w:rsidR="00000000" w:rsidDel="00000000" w:rsidP="00000000" w:rsidRDefault="00000000" w:rsidRPr="00000000" w14:paraId="00001F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Invisible Presence: The Unseen Presence is impossible to detect visually but can be felt as a cold dread in the air. Players must make a Sanity Check when entering an area where the Presence lingers, or suffer 1d4 Sanity loss.</w:t>
      </w:r>
    </w:p>
    <w:p w:rsidR="00000000" w:rsidDel="00000000" w:rsidP="00000000" w:rsidRDefault="00000000" w:rsidRPr="00000000" w14:paraId="00001F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Dread Infusion: The Unseen Presence can instill extreme fear into nearby targets, forcing them to make a Willpower Check or become paralyzed with terror for 1d6 rounds.</w:t>
      </w:r>
    </w:p>
    <w:p w:rsidR="00000000" w:rsidDel="00000000" w:rsidP="00000000" w:rsidRDefault="00000000" w:rsidRPr="00000000" w14:paraId="00001F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Distortion: The Unseen Presence can manipulate a person’s mind, twisting their thoughts and memories, causing them to lose their sense of self.</w:t>
      </w:r>
    </w:p>
    <w:p w:rsidR="00000000" w:rsidDel="00000000" w:rsidP="00000000" w:rsidRDefault="00000000" w:rsidRPr="00000000" w14:paraId="00001F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when interacting with or sensing the Unseen Presence.</w:t>
      </w:r>
    </w:p>
    <w:p w:rsidR="00000000" w:rsidDel="00000000" w:rsidP="00000000" w:rsidRDefault="00000000" w:rsidRPr="00000000" w14:paraId="00001F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The Whispering Night</w:t>
      </w:r>
    </w:p>
    <w:p w:rsidR="00000000" w:rsidDel="00000000" w:rsidP="00000000" w:rsidRDefault="00000000" w:rsidRPr="00000000" w14:paraId="00001F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F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rsidR="00000000" w:rsidDel="00000000" w:rsidP="00000000" w:rsidRDefault="00000000" w:rsidRPr="00000000" w14:paraId="00001F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90</w:t>
      </w:r>
    </w:p>
    <w:p w:rsidR="00000000" w:rsidDel="00000000" w:rsidP="00000000" w:rsidRDefault="00000000" w:rsidRPr="00000000" w14:paraId="00001F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F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Whisper (1d6), Mental Dread (2d8)</w:t>
      </w:r>
    </w:p>
    <w:p w:rsidR="00000000" w:rsidDel="00000000" w:rsidP="00000000" w:rsidRDefault="00000000" w:rsidRPr="00000000" w14:paraId="00001F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Whispering Insanity</w:t>
      </w:r>
    </w:p>
    <w:p w:rsidR="00000000" w:rsidDel="00000000" w:rsidP="00000000" w:rsidRDefault="00000000" w:rsidRPr="00000000" w14:paraId="00001F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Whispering Insanity: The Whispering Night speaks directly into the minds of those within earshot. Characters must make a Sanity Check or take 1d6 Sanity loss each time they hear the whispers.</w:t>
      </w:r>
    </w:p>
    <w:p w:rsidR="00000000" w:rsidDel="00000000" w:rsidP="00000000" w:rsidRDefault="00000000" w:rsidRPr="00000000" w14:paraId="00001F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Compulsion to Search: Characters who hear the whispers become compelled to search for answers, disregarding any sense of danger. They gain a temporary obsession that can lead them into dangerous situations.</w:t>
      </w:r>
    </w:p>
    <w:p w:rsidR="00000000" w:rsidDel="00000000" w:rsidP="00000000" w:rsidRDefault="00000000" w:rsidRPr="00000000" w14:paraId="00001F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Influence: The Whispering Night can influence the thoughts of the players, guiding them to dangerous places or forcing them to act against their best interests.</w:t>
      </w:r>
    </w:p>
    <w:p w:rsidR="00000000" w:rsidDel="00000000" w:rsidP="00000000" w:rsidRDefault="00000000" w:rsidRPr="00000000" w14:paraId="00001F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1d4+1 Sanity loss for hearing its whispers or encountering it directly.</w:t>
      </w:r>
    </w:p>
    <w:p w:rsidR="00000000" w:rsidDel="00000000" w:rsidP="00000000" w:rsidRDefault="00000000" w:rsidRPr="00000000" w14:paraId="00001F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The Faceless Horror</w:t>
      </w:r>
    </w:p>
    <w:p w:rsidR="00000000" w:rsidDel="00000000" w:rsidP="00000000" w:rsidRDefault="00000000" w:rsidRPr="00000000" w14:paraId="00001F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F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rsidR="00000000" w:rsidDel="00000000" w:rsidP="00000000" w:rsidRDefault="00000000" w:rsidRPr="00000000" w14:paraId="00001F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1F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F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Warp (2d6), Crushing Grasp (1d8)</w:t>
      </w:r>
    </w:p>
    <w:p w:rsidR="00000000" w:rsidDel="00000000" w:rsidP="00000000" w:rsidRDefault="00000000" w:rsidRPr="00000000" w14:paraId="00001F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Influence, Tentacle Slap</w:t>
      </w:r>
    </w:p>
    <w:p w:rsidR="00000000" w:rsidDel="00000000" w:rsidP="00000000" w:rsidRDefault="00000000" w:rsidRPr="00000000" w14:paraId="00001F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Mental Disruption: The Faceless Horror emits a psychic wave that distorts the minds of those nearby. Players must make a Willpower Check or suffer 1d6 Sanity loss per round of exposure.</w:t>
      </w:r>
    </w:p>
    <w:p w:rsidR="00000000" w:rsidDel="00000000" w:rsidP="00000000" w:rsidRDefault="00000000" w:rsidRPr="00000000" w14:paraId="00001F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Blankness of Existence: Prolonged exposure to the Faceless Horror causes the affected to experience a dissociative break, where they lose track of time and place. This leads to a temporary amnesia or disorientation.</w:t>
      </w:r>
    </w:p>
    <w:p w:rsidR="00000000" w:rsidDel="00000000" w:rsidP="00000000" w:rsidRDefault="00000000" w:rsidRPr="00000000" w14:paraId="00001F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Tentacle Slap: The creature can lash out with slimy, tentacle-like limbs, dealing 1d8 damage to the players in close range.</w:t>
      </w:r>
    </w:p>
    <w:p w:rsidR="00000000" w:rsidDel="00000000" w:rsidP="00000000" w:rsidRDefault="00000000" w:rsidRPr="00000000" w14:paraId="00001F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seeing the Faceless Horror or experiencing its disturbing presence.</w:t>
      </w:r>
    </w:p>
    <w:p w:rsidR="00000000" w:rsidDel="00000000" w:rsidP="00000000" w:rsidRDefault="00000000" w:rsidRPr="00000000" w14:paraId="00001F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The Sky-Walker</w:t>
      </w:r>
    </w:p>
    <w:p w:rsidR="00000000" w:rsidDel="00000000" w:rsidP="00000000" w:rsidRDefault="00000000" w:rsidRPr="00000000" w14:paraId="00001F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F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rsidR="00000000" w:rsidDel="00000000" w:rsidP="00000000" w:rsidRDefault="00000000" w:rsidRPr="00000000" w14:paraId="00001F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1F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1F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Astral Whip (2d8), Energy Drain (1d6)</w:t>
      </w:r>
    </w:p>
    <w:p w:rsidR="00000000" w:rsidDel="00000000" w:rsidP="00000000" w:rsidRDefault="00000000" w:rsidRPr="00000000" w14:paraId="00001F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Astral Whip, Energy Drain</w:t>
      </w:r>
    </w:p>
    <w:p w:rsidR="00000000" w:rsidDel="00000000" w:rsidP="00000000" w:rsidRDefault="00000000" w:rsidRPr="00000000" w14:paraId="00001F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Astral Whip: The Sky-Walker can lash out with its ethereal whip-like appendages, dealing 2d8 damage to any character in reach.</w:t>
      </w:r>
    </w:p>
    <w:p w:rsidR="00000000" w:rsidDel="00000000" w:rsidP="00000000" w:rsidRDefault="00000000" w:rsidRPr="00000000" w14:paraId="00001F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Energy Drain: The Sky-Walker can drain energy from a player by siphoning starlight. This results in 1d6 damage and loss of stamina.</w:t>
      </w:r>
    </w:p>
    <w:p w:rsidR="00000000" w:rsidDel="00000000" w:rsidP="00000000" w:rsidRDefault="00000000" w:rsidRPr="00000000" w14:paraId="00001F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Starry Gaze: Characters who gaze directly into the Sky-Walker’s eyes must make a Sanity Check or take 1d4 Sanity loss from the overwhelming void of the cosmos.</w:t>
      </w:r>
    </w:p>
    <w:p w:rsidR="00000000" w:rsidDel="00000000" w:rsidP="00000000" w:rsidRDefault="00000000" w:rsidRPr="00000000" w14:paraId="00001F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prolonged exposure to the Sky-Walker or its energy drain.</w:t>
      </w:r>
    </w:p>
    <w:p w:rsidR="00000000" w:rsidDel="00000000" w:rsidP="00000000" w:rsidRDefault="00000000" w:rsidRPr="00000000" w14:paraId="00001F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The Eldritch Cloud</w:t>
      </w:r>
    </w:p>
    <w:p w:rsidR="00000000" w:rsidDel="00000000" w:rsidP="00000000" w:rsidRDefault="00000000" w:rsidRPr="00000000" w14:paraId="00001F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F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Eldritch Cloud is a floating mass of mist filled with unseen horrors. Within it lie thousands of voices, strange shapes, and aberrant figures. It is often encountered during moments of cosmic shifts or reality rifts, where it acts as a harbinger of impending chaos.</w:t>
      </w:r>
    </w:p>
    <w:p w:rsidR="00000000" w:rsidDel="00000000" w:rsidP="00000000" w:rsidRDefault="00000000" w:rsidRPr="00000000" w14:paraId="00001F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1F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1F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Fog (1d6), Mind Fracture (1d8)</w:t>
      </w:r>
    </w:p>
    <w:p w:rsidR="00000000" w:rsidDel="00000000" w:rsidP="00000000" w:rsidRDefault="00000000" w:rsidRPr="00000000" w14:paraId="00001F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Cloud Infestation, Mental Disintegration</w:t>
      </w:r>
    </w:p>
    <w:p w:rsidR="00000000" w:rsidDel="00000000" w:rsidP="00000000" w:rsidRDefault="00000000" w:rsidRPr="00000000" w14:paraId="00001F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Fog: The Eldritch Cloud emits a fog that causes hallucinations and time dilation. Anyone in the fog must make a Sanity Check or suffer 1d6 Sanity loss per round.</w:t>
      </w:r>
    </w:p>
    <w:p w:rsidR="00000000" w:rsidDel="00000000" w:rsidP="00000000" w:rsidRDefault="00000000" w:rsidRPr="00000000" w14:paraId="00001F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Mental Disintegration: The cloud can mentally break down a player, causing memories and perceptions to become fractured. This results in 1d8 psychic damage and confusion.</w:t>
      </w:r>
    </w:p>
    <w:p w:rsidR="00000000" w:rsidDel="00000000" w:rsidP="00000000" w:rsidRDefault="00000000" w:rsidRPr="00000000" w14:paraId="00001F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prolonged exposure to the cloud or its disturbing fog.</w:t>
      </w:r>
    </w:p>
    <w:p w:rsidR="00000000" w:rsidDel="00000000" w:rsidP="00000000" w:rsidRDefault="00000000" w:rsidRPr="00000000" w14:paraId="00001F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The Abyssal Warden</w:t>
      </w:r>
    </w:p>
    <w:p w:rsidR="00000000" w:rsidDel="00000000" w:rsidP="00000000" w:rsidRDefault="00000000" w:rsidRPr="00000000" w14:paraId="00001F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w:t>
      </w:r>
    </w:p>
    <w:p w:rsidR="00000000" w:rsidDel="00000000" w:rsidP="00000000" w:rsidRDefault="00000000" w:rsidRPr="00000000" w14:paraId="00001F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Abyssal Warden is a terrifying guardian of the gates of the unknown, watching over the barriers between dimensions. It is a being of great strength and cosmic power, tasked with keeping ancient horrors imprisoned beyond the realms of existence.</w:t>
      </w:r>
    </w:p>
    <w:p w:rsidR="00000000" w:rsidDel="00000000" w:rsidP="00000000" w:rsidRDefault="00000000" w:rsidRPr="00000000" w14:paraId="00001F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1F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1F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Fist (3d10), Reality Shockwave (2d6)</w:t>
      </w:r>
    </w:p>
    <w:p w:rsidR="00000000" w:rsidDel="00000000" w:rsidP="00000000" w:rsidRDefault="00000000" w:rsidRPr="00000000" w14:paraId="00001F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Forceful Strike and Cosmic Restraint</w:t>
      </w:r>
    </w:p>
    <w:p w:rsidR="00000000" w:rsidDel="00000000" w:rsidP="00000000" w:rsidRDefault="00000000" w:rsidRPr="00000000" w14:paraId="00001F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Shockwave: The Abyssal Warden can generate a shockwave of cosmic energy that destabilizes reality, dealing 2d6 damage and causing nearby structures to collapse.</w:t>
      </w:r>
    </w:p>
    <w:p w:rsidR="00000000" w:rsidDel="00000000" w:rsidP="00000000" w:rsidRDefault="00000000" w:rsidRPr="00000000" w14:paraId="00001F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Dimensional Bind: The Warden can summon bonds of energy that trap players in a pocket dimension for several rounds. Players must make a Strength Check to break free.</w:t>
      </w:r>
    </w:p>
    <w:p w:rsidR="00000000" w:rsidDel="00000000" w:rsidP="00000000" w:rsidRDefault="00000000" w:rsidRPr="00000000" w14:paraId="00001F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Ancient Knowledge: The Warden knows the secrets of the universe, and players who attempt to interrogate it may gain cosmic knowledge at the cost of 1d6 Sanity loss.</w:t>
      </w:r>
    </w:p>
    <w:p w:rsidR="00000000" w:rsidDel="00000000" w:rsidP="00000000" w:rsidRDefault="00000000" w:rsidRPr="00000000" w14:paraId="00001F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being exposed to the Warden’s full power or its dimensional manipulation.</w:t>
      </w:r>
    </w:p>
    <w:p w:rsidR="00000000" w:rsidDel="00000000" w:rsidP="00000000" w:rsidRDefault="00000000" w:rsidRPr="00000000" w14:paraId="00001F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The Time-Breaker</w:t>
      </w:r>
    </w:p>
    <w:p w:rsidR="00000000" w:rsidDel="00000000" w:rsidP="00000000" w:rsidRDefault="00000000" w:rsidRPr="00000000" w14:paraId="00001F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w:t>
      </w:r>
    </w:p>
    <w:p w:rsidR="00000000" w:rsidDel="00000000" w:rsidP="00000000" w:rsidRDefault="00000000" w:rsidRPr="00000000" w14:paraId="00001F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rsidR="00000000" w:rsidDel="00000000" w:rsidP="00000000" w:rsidRDefault="00000000" w:rsidRPr="00000000" w14:paraId="00001F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1F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F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Temporal Rift (3d8), Time Crush (2d10)</w:t>
      </w:r>
    </w:p>
    <w:p w:rsidR="00000000" w:rsidDel="00000000" w:rsidP="00000000" w:rsidRDefault="00000000" w:rsidRPr="00000000" w14:paraId="00001F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Time Manipulation and Temporal Distortion</w:t>
      </w:r>
    </w:p>
    <w:p w:rsidR="00000000" w:rsidDel="00000000" w:rsidP="00000000" w:rsidRDefault="00000000" w:rsidRPr="00000000" w14:paraId="00001F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Temporal Rift: The Time-Breaker can fracture time, causing reality to shift and disorient players. Players must make a Sanity Check or take 3d8 damage as the timeline becomes distorted.</w:t>
      </w:r>
    </w:p>
    <w:p w:rsidR="00000000" w:rsidDel="00000000" w:rsidP="00000000" w:rsidRDefault="00000000" w:rsidRPr="00000000" w14:paraId="00001F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Crush: The Time-Breaker can compress time around an individual, causing their body to experience extreme aging. The target must make a Constitution Check or suffer 2d10 damage as their body rapidly decays.</w:t>
      </w:r>
    </w:p>
    <w:p w:rsidR="00000000" w:rsidDel="00000000" w:rsidP="00000000" w:rsidRDefault="00000000" w:rsidRPr="00000000" w14:paraId="00001F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Flux: Players within the Time-Breaker’s vicinity may experience time loops, or their actions may be undone as time resets.</w:t>
      </w:r>
    </w:p>
    <w:p w:rsidR="00000000" w:rsidDel="00000000" w:rsidP="00000000" w:rsidRDefault="00000000" w:rsidRPr="00000000" w14:paraId="00001F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1d10 Sanity loss for prolonged exposure to its temporal manipulations.</w:t>
      </w:r>
    </w:p>
    <w:p w:rsidR="00000000" w:rsidDel="00000000" w:rsidP="00000000" w:rsidRDefault="00000000" w:rsidRPr="00000000" w14:paraId="00001F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The Cosmic Witness</w:t>
      </w:r>
    </w:p>
    <w:p w:rsidR="00000000" w:rsidDel="00000000" w:rsidP="00000000" w:rsidRDefault="00000000" w:rsidRPr="00000000" w14:paraId="00001F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F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rsidR="00000000" w:rsidDel="00000000" w:rsidP="00000000" w:rsidRDefault="00000000" w:rsidRPr="00000000" w14:paraId="00001F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1F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F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Eye of the Void (2d6), Cosmic Sight (3d10)</w:t>
      </w:r>
    </w:p>
    <w:p w:rsidR="00000000" w:rsidDel="00000000" w:rsidP="00000000" w:rsidRDefault="00000000" w:rsidRPr="00000000" w14:paraId="00001F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Staring Madness and Astral Projection</w:t>
      </w:r>
    </w:p>
    <w:p w:rsidR="00000000" w:rsidDel="00000000" w:rsidP="00000000" w:rsidRDefault="00000000" w:rsidRPr="00000000" w14:paraId="00001F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Eye of the Void: The Cosmic Witness can focus its gaze on a target, causing them to experience the full weight of the universe. Victims must make a Sanity Check or lose 1d10 Sanity and be stunned for 1d4 rounds.</w:t>
      </w:r>
    </w:p>
    <w:p w:rsidR="00000000" w:rsidDel="00000000" w:rsidP="00000000" w:rsidRDefault="00000000" w:rsidRPr="00000000" w14:paraId="00001F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Sight: Those who stare directly at the Cosmic Witness may gain visions of the cosmos, but at the cost of their sanity. They learn truths about the universe that they were not meant to know.</w:t>
      </w:r>
    </w:p>
    <w:p w:rsidR="00000000" w:rsidDel="00000000" w:rsidP="00000000" w:rsidRDefault="00000000" w:rsidRPr="00000000" w14:paraId="00001F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Astral Projection: The Cosmic Witness can project itself into other realms, manifesting only a small part of its true power. This can result in mental possession of individuals in the same realm.</w:t>
      </w:r>
    </w:p>
    <w:p w:rsidR="00000000" w:rsidDel="00000000" w:rsidP="00000000" w:rsidRDefault="00000000" w:rsidRPr="00000000" w14:paraId="00001F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prolonged exposure or gaining insight into its nature.</w:t>
      </w:r>
    </w:p>
    <w:p w:rsidR="00000000" w:rsidDel="00000000" w:rsidP="00000000" w:rsidRDefault="00000000" w:rsidRPr="00000000" w14:paraId="00001F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The Infinite Maw</w:t>
      </w:r>
    </w:p>
    <w:p w:rsidR="00000000" w:rsidDel="00000000" w:rsidP="00000000" w:rsidRDefault="00000000" w:rsidRPr="00000000" w14:paraId="00001F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w:t>
      </w:r>
    </w:p>
    <w:p w:rsidR="00000000" w:rsidDel="00000000" w:rsidP="00000000" w:rsidRDefault="00000000" w:rsidRPr="00000000" w14:paraId="00001F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rsidR="00000000" w:rsidDel="00000000" w:rsidP="00000000" w:rsidRDefault="00000000" w:rsidRPr="00000000" w14:paraId="00001F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600</w:t>
      </w:r>
    </w:p>
    <w:p w:rsidR="00000000" w:rsidDel="00000000" w:rsidP="00000000" w:rsidRDefault="00000000" w:rsidRPr="00000000" w14:paraId="00001F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1F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Devouring (5d10), Bite (4d8)</w:t>
      </w:r>
    </w:p>
    <w:p w:rsidR="00000000" w:rsidDel="00000000" w:rsidP="00000000" w:rsidRDefault="00000000" w:rsidRPr="00000000" w14:paraId="00001F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Consumption and Maw Devouring</w:t>
      </w:r>
    </w:p>
    <w:p w:rsidR="00000000" w:rsidDel="00000000" w:rsidP="00000000" w:rsidRDefault="00000000" w:rsidRPr="00000000" w14:paraId="00001F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Devouring: The Infinite Maw can consume time and space within a 200-foot radius, causing entire areas to disintegrate into nothingness. Anything in this area suffers 5d10 damage.</w:t>
      </w:r>
    </w:p>
    <w:p w:rsidR="00000000" w:rsidDel="00000000" w:rsidP="00000000" w:rsidRDefault="00000000" w:rsidRPr="00000000" w14:paraId="00001F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Bite of the Void: The Infinite Maw can snap its maw shut, causing reality itself to fracture. Anyone within range is swallowed whole, suffering 4d8 damage and being consumed by the Maw.</w:t>
      </w:r>
    </w:p>
    <w:p w:rsidR="00000000" w:rsidDel="00000000" w:rsidP="00000000" w:rsidRDefault="00000000" w:rsidRPr="00000000" w14:paraId="00001F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Consumption of Souls: It feeds on the very souls of those it consumes. Those who are devoured find themselves lost in endless blackness.</w:t>
      </w:r>
    </w:p>
    <w:p w:rsidR="00000000" w:rsidDel="00000000" w:rsidP="00000000" w:rsidRDefault="00000000" w:rsidRPr="00000000" w14:paraId="00001F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upon witnessing the Maw devour a world or a person.</w:t>
      </w:r>
    </w:p>
    <w:p w:rsidR="00000000" w:rsidDel="00000000" w:rsidP="00000000" w:rsidRDefault="00000000" w:rsidRPr="00000000" w14:paraId="00001F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A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A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 The Blind Watchers</w:t>
      </w:r>
    </w:p>
    <w:p w:rsidR="00000000" w:rsidDel="00000000" w:rsidP="00000000" w:rsidRDefault="00000000" w:rsidRPr="00000000" w14:paraId="00001F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F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rsidR="00000000" w:rsidDel="00000000" w:rsidP="00000000" w:rsidRDefault="00000000" w:rsidRPr="00000000" w14:paraId="00001F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1F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1F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Glare of Perception (2d6), Cosmic Gaze (3d8)</w:t>
      </w:r>
    </w:p>
    <w:p w:rsidR="00000000" w:rsidDel="00000000" w:rsidP="00000000" w:rsidRDefault="00000000" w:rsidRPr="00000000" w14:paraId="00001F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Mental Gaze and Eye of Reality</w:t>
      </w:r>
    </w:p>
    <w:p w:rsidR="00000000" w:rsidDel="00000000" w:rsidP="00000000" w:rsidRDefault="00000000" w:rsidRPr="00000000" w14:paraId="00001F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Glare of Perception: The Blind Watchers can see beyond human comprehension, and their gaze causes reality to become warped. Targets who are gazed at must make a Sanity Check or lose 1d6 Sanity and suffer disorientation.</w:t>
      </w:r>
    </w:p>
    <w:p w:rsidR="00000000" w:rsidDel="00000000" w:rsidP="00000000" w:rsidRDefault="00000000" w:rsidRPr="00000000" w14:paraId="00001F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Gaze: The Watchers can gaze into the future or the past, revealing terrifying truths about the universe. Those who meet their gaze must make a Sanity Check or take 2d6 Sanity loss.</w:t>
      </w:r>
    </w:p>
    <w:p w:rsidR="00000000" w:rsidDel="00000000" w:rsidP="00000000" w:rsidRDefault="00000000" w:rsidRPr="00000000" w14:paraId="00001F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Fracture: The Blind Watchers’ sight can fracture minds, causing temporary insanity or memory loss.</w:t>
      </w:r>
    </w:p>
    <w:p w:rsidR="00000000" w:rsidDel="00000000" w:rsidP="00000000" w:rsidRDefault="00000000" w:rsidRPr="00000000" w14:paraId="00001F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per interaction with the Blind Watchers or their influence.</w:t>
      </w:r>
    </w:p>
    <w:p w:rsidR="00000000" w:rsidDel="00000000" w:rsidP="00000000" w:rsidRDefault="00000000" w:rsidRPr="00000000" w14:paraId="00001F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B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16. The Great Devourer</w:t>
      </w:r>
    </w:p>
    <w:p w:rsidR="00000000" w:rsidDel="00000000" w:rsidP="00000000" w:rsidRDefault="00000000" w:rsidRPr="00000000" w14:paraId="00001F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w:t>
      </w:r>
    </w:p>
    <w:p w:rsidR="00000000" w:rsidDel="00000000" w:rsidP="00000000" w:rsidRDefault="00000000" w:rsidRPr="00000000" w14:paraId="00001F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Great Devourer is a colossal being that exists only to consume. It travels across the multiverse, devouring worlds, stars, and even gods. It is said that its hunger is so vast that no reality is safe from its insatiable cravings.</w:t>
      </w:r>
    </w:p>
    <w:p w:rsidR="00000000" w:rsidDel="00000000" w:rsidP="00000000" w:rsidRDefault="00000000" w:rsidRPr="00000000" w14:paraId="00001F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w:t>
      </w:r>
    </w:p>
    <w:p w:rsidR="00000000" w:rsidDel="00000000" w:rsidP="00000000" w:rsidRDefault="00000000" w:rsidRPr="00000000" w14:paraId="00001F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w:t>
      </w:r>
    </w:p>
    <w:p w:rsidR="00000000" w:rsidDel="00000000" w:rsidP="00000000" w:rsidRDefault="00000000" w:rsidRPr="00000000" w14:paraId="00001F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Consuming (5d6), Cosmic Bite (4d10)</w:t>
      </w:r>
    </w:p>
    <w:p w:rsidR="00000000" w:rsidDel="00000000" w:rsidP="00000000" w:rsidRDefault="00000000" w:rsidRPr="00000000" w14:paraId="00001F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Consumption, Devouring Bite</w:t>
      </w:r>
    </w:p>
    <w:p w:rsidR="00000000" w:rsidDel="00000000" w:rsidP="00000000" w:rsidRDefault="00000000" w:rsidRPr="00000000" w14:paraId="00001F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Consuming: The Great Devourer can consume reality itself, swallowing up anything that exists within its reach. Players caught within its range must make a Dodge Check or suffer 5d6 damage and be erased from existence.</w:t>
      </w:r>
    </w:p>
    <w:p w:rsidR="00000000" w:rsidDel="00000000" w:rsidP="00000000" w:rsidRDefault="00000000" w:rsidRPr="00000000" w14:paraId="00001F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Devouring Bite: The Devourer can bite down with its cosmic maw, dealing 4d10 damage and causing instant destruction to any material object.</w:t>
      </w:r>
    </w:p>
    <w:p w:rsidR="00000000" w:rsidDel="00000000" w:rsidP="00000000" w:rsidRDefault="00000000" w:rsidRPr="00000000" w14:paraId="00001F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World Eater: The Great Devourer can destroy entire worlds or dimensions, causing irreversible destruction on a cosmic scale.</w:t>
      </w:r>
    </w:p>
    <w:p w:rsidR="00000000" w:rsidDel="00000000" w:rsidP="00000000" w:rsidRDefault="00000000" w:rsidRPr="00000000" w14:paraId="00001F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seeing the Devourer’s full form or witnessing its destructive power.</w:t>
      </w:r>
    </w:p>
    <w:p w:rsidR="00000000" w:rsidDel="00000000" w:rsidP="00000000" w:rsidRDefault="00000000" w:rsidRPr="00000000" w14:paraId="00001F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  The Silent Scream</w:t>
      </w:r>
    </w:p>
    <w:p w:rsidR="00000000" w:rsidDel="00000000" w:rsidP="00000000" w:rsidRDefault="00000000" w:rsidRPr="00000000" w14:paraId="00001F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F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rsidR="00000000" w:rsidDel="00000000" w:rsidP="00000000" w:rsidRDefault="00000000" w:rsidRPr="00000000" w14:paraId="00001F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90</w:t>
      </w:r>
    </w:p>
    <w:p w:rsidR="00000000" w:rsidDel="00000000" w:rsidP="00000000" w:rsidRDefault="00000000" w:rsidRPr="00000000" w14:paraId="00001F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1F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Sonic Wave (2d8), Mental Scream (1d10)</w:t>
      </w:r>
    </w:p>
    <w:p w:rsidR="00000000" w:rsidDel="00000000" w:rsidP="00000000" w:rsidRDefault="00000000" w:rsidRPr="00000000" w14:paraId="00001F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Sound-based Influence, Mental Scream</w:t>
      </w:r>
    </w:p>
    <w:p w:rsidR="00000000" w:rsidDel="00000000" w:rsidP="00000000" w:rsidRDefault="00000000" w:rsidRPr="00000000" w14:paraId="00001F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Silent Scream: The entity can emit a screaming wave of psychic energy that causes all within a 30-foot radius to experience extreme fear. Players must make a Willpower Check or be paralyzed by fear for 1d6 rounds.</w:t>
      </w:r>
    </w:p>
    <w:p w:rsidR="00000000" w:rsidDel="00000000" w:rsidP="00000000" w:rsidRDefault="00000000" w:rsidRPr="00000000" w14:paraId="00001F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Sonic Wave: The Silent Scream can create bursts of sound that physically damage nearby objects, dealing 2d8 damage to anyone in the vicinity.</w:t>
      </w:r>
    </w:p>
    <w:p w:rsidR="00000000" w:rsidDel="00000000" w:rsidP="00000000" w:rsidRDefault="00000000" w:rsidRPr="00000000" w14:paraId="00001F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Mind-Shattering Presence: Its mere presence causes psychic distortion, causing the environment to bend and twist in unsettling ways.</w:t>
      </w:r>
    </w:p>
    <w:p w:rsidR="00000000" w:rsidDel="00000000" w:rsidP="00000000" w:rsidRDefault="00000000" w:rsidRPr="00000000" w14:paraId="00001F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when hearing the Silent Scream or coming into direct contact with the entity.</w:t>
      </w:r>
    </w:p>
    <w:p w:rsidR="00000000" w:rsidDel="00000000" w:rsidP="00000000" w:rsidRDefault="00000000" w:rsidRPr="00000000" w14:paraId="00001F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Dark Entities</w:t>
      </w:r>
    </w:p>
    <w:p w:rsidR="00000000" w:rsidDel="00000000" w:rsidP="00000000" w:rsidRDefault="00000000" w:rsidRPr="00000000" w14:paraId="00001F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Dark Entities are creatures or beings tied to darker forces, often embodiments of malice or suffering. These creatures can often manipulate minds or are often summoned by cults to wreak havoc.</w:t>
      </w:r>
    </w:p>
    <w:p w:rsidR="00000000" w:rsidDel="00000000" w:rsidP="00000000" w:rsidRDefault="00000000" w:rsidRPr="00000000" w14:paraId="00001F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Shadow Walker</w:t>
      </w:r>
    </w:p>
    <w:p w:rsidR="00000000" w:rsidDel="00000000" w:rsidP="00000000" w:rsidRDefault="00000000" w:rsidRPr="00000000" w14:paraId="00001F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F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Shadow Walker is an eldritch entity that exists in the shadows between worlds. It is a darkness made manifest, often appearing as a shadowy figure that can move between dimensions at will, creeping through cracks in reality. It feeds on fear and souls.</w:t>
      </w:r>
    </w:p>
    <w:p w:rsidR="00000000" w:rsidDel="00000000" w:rsidP="00000000" w:rsidRDefault="00000000" w:rsidRPr="00000000" w14:paraId="00001F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1F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1F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Shadow Grasp (2d6), Fear-Induced Paralysis (1d10)</w:t>
      </w:r>
    </w:p>
    <w:p w:rsidR="00000000" w:rsidDel="00000000" w:rsidP="00000000" w:rsidRDefault="00000000" w:rsidRPr="00000000" w14:paraId="00001F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Shadow Strike, Soul Drain</w:t>
      </w:r>
    </w:p>
    <w:p w:rsidR="00000000" w:rsidDel="00000000" w:rsidP="00000000" w:rsidRDefault="00000000" w:rsidRPr="00000000" w14:paraId="00001F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 Grasp: The Shadow Walker can reach out from the shadows to bind and trap a victim in place, dealing 2d6 damage and forcing a Strength Check to break free.</w:t>
      </w:r>
    </w:p>
    <w:p w:rsidR="00000000" w:rsidDel="00000000" w:rsidP="00000000" w:rsidRDefault="00000000" w:rsidRPr="00000000" w14:paraId="00001F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Fear-Induced Paralysis: The mere sight of the Shadow Walker causes intense terror. Targets within 30 feet must make a Willpower Check or be paralyzed in fear for 1d6 rounds.</w:t>
      </w:r>
    </w:p>
    <w:p w:rsidR="00000000" w:rsidDel="00000000" w:rsidP="00000000" w:rsidRDefault="00000000" w:rsidRPr="00000000" w14:paraId="00001F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Interdimensional Movement: The Shadow Walker can slip through dimensions, appearing anywhere within 100 feet of its current location.</w:t>
      </w:r>
    </w:p>
    <w:p w:rsidR="00000000" w:rsidDel="00000000" w:rsidP="00000000" w:rsidRDefault="00000000" w:rsidRPr="00000000" w14:paraId="00001F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seeing the shadowy form of the Walker.</w:t>
      </w:r>
    </w:p>
    <w:p w:rsidR="00000000" w:rsidDel="00000000" w:rsidP="00000000" w:rsidRDefault="00000000" w:rsidRPr="00000000" w14:paraId="00001F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Demon of Flame</w:t>
      </w:r>
    </w:p>
    <w:p w:rsidR="00000000" w:rsidDel="00000000" w:rsidP="00000000" w:rsidRDefault="00000000" w:rsidRPr="00000000" w14:paraId="00001F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1F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Flame is a fiery beast with burning wings, a mouth that spits hellfire, and claws that can melt through solid stone. It is a manifestation of rage and destruction, summoned to lay waste to entire cities or armies.</w:t>
      </w:r>
    </w:p>
    <w:p w:rsidR="00000000" w:rsidDel="00000000" w:rsidP="00000000" w:rsidRDefault="00000000" w:rsidRPr="00000000" w14:paraId="00001F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1F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1F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Hellfire Breath (3d6), Claw Slash (2d8)</w:t>
      </w:r>
    </w:p>
    <w:p w:rsidR="00000000" w:rsidDel="00000000" w:rsidP="00000000" w:rsidRDefault="00000000" w:rsidRPr="00000000" w14:paraId="00001F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Fireball, Claws, Hellfire</w:t>
      </w:r>
    </w:p>
    <w:p w:rsidR="00000000" w:rsidDel="00000000" w:rsidP="00000000" w:rsidRDefault="00000000" w:rsidRPr="00000000" w14:paraId="00001F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1F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Breath: The Demon can unleash a blast of fire, dealing 3d6 damage in a 15-foot cone.</w:t>
      </w:r>
    </w:p>
    <w:p w:rsidR="00000000" w:rsidDel="00000000" w:rsidP="00000000" w:rsidRDefault="00000000" w:rsidRPr="00000000" w14:paraId="00001F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Flame Aura: The Demon of Flame is surrounded by an aura of hellfire, causing 1d6 damage to anyone within 10 feet.</w:t>
      </w:r>
    </w:p>
    <w:p w:rsidR="00000000" w:rsidDel="00000000" w:rsidP="00000000" w:rsidRDefault="00000000" w:rsidRPr="00000000" w14:paraId="00001F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Molten Form: Its skin is made of molten rock, making it immune to most physical damage unless using magical or extreme cold attacks.</w:t>
      </w:r>
    </w:p>
    <w:p w:rsidR="00000000" w:rsidDel="00000000" w:rsidP="00000000" w:rsidRDefault="00000000" w:rsidRPr="00000000" w14:paraId="00001F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being near its overwhelming heat and destructive presence.</w:t>
      </w:r>
    </w:p>
    <w:p w:rsidR="00000000" w:rsidDel="00000000" w:rsidP="00000000" w:rsidRDefault="00000000" w:rsidRPr="00000000" w14:paraId="00001F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Devouring Darkness</w:t>
      </w:r>
    </w:p>
    <w:p w:rsidR="00000000" w:rsidDel="00000000" w:rsidP="00000000" w:rsidRDefault="00000000" w:rsidRPr="00000000" w14:paraId="00001F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1F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1F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Devouring Darkness is a void-like creature, born of the deepest corners of the universe. It seeks to consume all light and existence itself. It is formless and indescribable, constantly shifting and distorting the very space around it.</w:t>
      </w:r>
    </w:p>
    <w:p w:rsidR="00000000" w:rsidDel="00000000" w:rsidP="00000000" w:rsidRDefault="00000000" w:rsidRPr="00000000" w14:paraId="000020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20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20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Hunger (2d10), Reality Tear (1d10)</w:t>
      </w:r>
    </w:p>
    <w:p w:rsidR="00000000" w:rsidDel="00000000" w:rsidP="00000000" w:rsidRDefault="00000000" w:rsidRPr="00000000" w14:paraId="000020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Absorption and Reality Tear</w:t>
      </w:r>
    </w:p>
    <w:p w:rsidR="00000000" w:rsidDel="00000000" w:rsidP="00000000" w:rsidRDefault="00000000" w:rsidRPr="00000000" w14:paraId="000020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Hunger: The Devouring Darkness consumes light and energy in a given area. This causes players to suffer mental exhaustion and health loss (2d10 damage per round).</w:t>
      </w:r>
    </w:p>
    <w:p w:rsidR="00000000" w:rsidDel="00000000" w:rsidP="00000000" w:rsidRDefault="00000000" w:rsidRPr="00000000" w14:paraId="000020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Tear: The Darkness can tear at reality, causing physical and psychic damage. Anyone near it must make a Sanity Check to avoid being sucked into the void for 1d10 rounds.</w:t>
      </w:r>
    </w:p>
    <w:p w:rsidR="00000000" w:rsidDel="00000000" w:rsidP="00000000" w:rsidRDefault="00000000" w:rsidRPr="00000000" w14:paraId="000020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Blackout: The area around the creature becomes an impenetrable void, leaving no light. Anyone within this zone suffers from extreme disorientation and blindness.</w:t>
      </w:r>
    </w:p>
    <w:p w:rsidR="00000000" w:rsidDel="00000000" w:rsidP="00000000" w:rsidRDefault="00000000" w:rsidRPr="00000000" w14:paraId="000020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prolonged exposure.</w:t>
      </w:r>
    </w:p>
    <w:p w:rsidR="00000000" w:rsidDel="00000000" w:rsidP="00000000" w:rsidRDefault="00000000" w:rsidRPr="00000000" w14:paraId="000020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Hollow Wraith</w:t>
      </w:r>
    </w:p>
    <w:p w:rsidR="00000000" w:rsidDel="00000000" w:rsidP="00000000" w:rsidRDefault="00000000" w:rsidRPr="00000000" w14:paraId="000020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0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Hollow Wraith is the spirit of someone lost to the abyss, now returned as a wraith-like creature with empty eye sockets and a body that fades in and out of reality. It seeks vengeance, driven by the hunger for the living.</w:t>
      </w:r>
    </w:p>
    <w:p w:rsidR="00000000" w:rsidDel="00000000" w:rsidP="00000000" w:rsidRDefault="00000000" w:rsidRPr="00000000" w14:paraId="000020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110</w:t>
      </w:r>
    </w:p>
    <w:p w:rsidR="00000000" w:rsidDel="00000000" w:rsidP="00000000" w:rsidRDefault="00000000" w:rsidRPr="00000000" w14:paraId="000020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0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Spectral Touch (1d8), Drain Life (2d6)</w:t>
      </w:r>
    </w:p>
    <w:p w:rsidR="00000000" w:rsidDel="00000000" w:rsidP="00000000" w:rsidRDefault="00000000" w:rsidRPr="00000000" w14:paraId="000020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Phantom Touch, Life Siphon</w:t>
      </w:r>
    </w:p>
    <w:p w:rsidR="00000000" w:rsidDel="00000000" w:rsidP="00000000" w:rsidRDefault="00000000" w:rsidRPr="00000000" w14:paraId="000020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Phantom Touch: The Hollow Wraith can pass through walls and strike through solid objects. It deals 1d8 damage with a chilling touch that causes psychic numbness.</w:t>
      </w:r>
    </w:p>
    <w:p w:rsidR="00000000" w:rsidDel="00000000" w:rsidP="00000000" w:rsidRDefault="00000000" w:rsidRPr="00000000" w14:paraId="000020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Drain Life: It can drain the life force from its victims, healing itself for 2d6 HP per round. Players can resist this attack with a Strength Check.</w:t>
      </w:r>
    </w:p>
    <w:p w:rsidR="00000000" w:rsidDel="00000000" w:rsidP="00000000" w:rsidRDefault="00000000" w:rsidRPr="00000000" w14:paraId="000020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Phase Shift: The Hollow Wraith can phase in and out of physical existence, making it immune to most attacks unless the player can wield spiritual or magical weapons.</w:t>
      </w:r>
    </w:p>
    <w:p w:rsidR="00000000" w:rsidDel="00000000" w:rsidP="00000000" w:rsidRDefault="00000000" w:rsidRPr="00000000" w14:paraId="000020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encountering its eerie, intangible presence.</w:t>
      </w:r>
    </w:p>
    <w:p w:rsidR="00000000" w:rsidDel="00000000" w:rsidP="00000000" w:rsidRDefault="00000000" w:rsidRPr="00000000" w14:paraId="000020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Blood Moon</w:t>
      </w:r>
    </w:p>
    <w:p w:rsidR="00000000" w:rsidDel="00000000" w:rsidP="00000000" w:rsidRDefault="00000000" w:rsidRPr="00000000" w14:paraId="000020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20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Blood Moon is a celestial event that heralds the rise of a powerful cosmic entity. It manifests as a large, blood-red moon in the sky that influences dark magic and rituals. As it rises, it warps reality, causing death and bloodshed to ensue in its wake.</w:t>
      </w:r>
    </w:p>
    <w:p w:rsidR="00000000" w:rsidDel="00000000" w:rsidP="00000000" w:rsidRDefault="00000000" w:rsidRPr="00000000" w14:paraId="000020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N/A (Celestial Event)</w:t>
      </w:r>
    </w:p>
    <w:p w:rsidR="00000000" w:rsidDel="00000000" w:rsidP="00000000" w:rsidRDefault="00000000" w:rsidRPr="00000000" w14:paraId="000020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20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Disruption (1d10), Life Siphon (2d8)</w:t>
      </w:r>
    </w:p>
    <w:p w:rsidR="00000000" w:rsidDel="00000000" w:rsidP="00000000" w:rsidRDefault="00000000" w:rsidRPr="00000000" w14:paraId="000020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Reality Warping, Blood Magic</w:t>
      </w:r>
    </w:p>
    <w:p w:rsidR="00000000" w:rsidDel="00000000" w:rsidP="00000000" w:rsidRDefault="00000000" w:rsidRPr="00000000" w14:paraId="000020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Disruption: The Blood Moon causes the fabric of reality to weaken. Players must make a Sanity Check or suffer 1d10 sanity loss.</w:t>
      </w:r>
    </w:p>
    <w:p w:rsidR="00000000" w:rsidDel="00000000" w:rsidP="00000000" w:rsidRDefault="00000000" w:rsidRPr="00000000" w14:paraId="000020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Life Siphon: The magic of the Blood Moon feeds on the life force of those in its influence, healing the cosmic entity or those who perform rituals in its name. Each ritual performed under the Blood Moon heals 1d6 HP per player sacrificed.</w:t>
      </w:r>
    </w:p>
    <w:p w:rsidR="00000000" w:rsidDel="00000000" w:rsidP="00000000" w:rsidRDefault="00000000" w:rsidRPr="00000000" w14:paraId="000020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Rain: When the Blood Moon is at its peak, it causes a rain of blood, dealing 1d6 damage per round to anyone standing in the open.</w:t>
      </w:r>
    </w:p>
    <w:p w:rsidR="00000000" w:rsidDel="00000000" w:rsidP="00000000" w:rsidRDefault="00000000" w:rsidRPr="00000000" w14:paraId="000020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1d8 Sanity loss when the Blood Moon’s effects are in full force.</w:t>
      </w:r>
    </w:p>
    <w:p w:rsidR="00000000" w:rsidDel="00000000" w:rsidP="00000000" w:rsidRDefault="00000000" w:rsidRPr="00000000" w14:paraId="000020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Screeching Beast</w:t>
      </w:r>
    </w:p>
    <w:p w:rsidR="00000000" w:rsidDel="00000000" w:rsidP="00000000" w:rsidRDefault="00000000" w:rsidRPr="00000000" w14:paraId="000020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0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rsidR="00000000" w:rsidDel="00000000" w:rsidP="00000000" w:rsidRDefault="00000000" w:rsidRPr="00000000" w14:paraId="000020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20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20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Slash (1d10), Screech (2d6)</w:t>
      </w:r>
    </w:p>
    <w:p w:rsidR="00000000" w:rsidDel="00000000" w:rsidP="00000000" w:rsidRDefault="00000000" w:rsidRPr="00000000" w14:paraId="000020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Claws, Screech of Terror</w:t>
      </w:r>
    </w:p>
    <w:p w:rsidR="00000000" w:rsidDel="00000000" w:rsidP="00000000" w:rsidRDefault="00000000" w:rsidRPr="00000000" w14:paraId="000020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Screech of Terror: The beast can emit a piercing screech that forces nearby creatures to make a Sanity Check or become paralyzed with fear for 1d4 rounds.</w:t>
      </w:r>
    </w:p>
    <w:p w:rsidR="00000000" w:rsidDel="00000000" w:rsidP="00000000" w:rsidRDefault="00000000" w:rsidRPr="00000000" w14:paraId="000020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Ferocity: The Screeching Beast is incredibly fast and can make 2 attacks per round. It also has enhanced senses, making it difficult to escape from.</w:t>
      </w:r>
    </w:p>
    <w:p w:rsidR="00000000" w:rsidDel="00000000" w:rsidP="00000000" w:rsidRDefault="00000000" w:rsidRPr="00000000" w14:paraId="000020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hearing the beast’s terrifying screech.</w:t>
      </w:r>
    </w:p>
    <w:p w:rsidR="00000000" w:rsidDel="00000000" w:rsidP="00000000" w:rsidRDefault="00000000" w:rsidRPr="00000000" w14:paraId="000020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Faceless Stalker</w:t>
      </w:r>
    </w:p>
    <w:p w:rsidR="00000000" w:rsidDel="00000000" w:rsidP="00000000" w:rsidRDefault="00000000" w:rsidRPr="00000000" w14:paraId="000020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0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man-shaped figure that stalks its prey, the Faceless Stalker has no features—only a smooth, featureless face and hollow eyes. It moves quietly, blending in with shadows, and silently follows its victims until the time is right to strike.</w:t>
      </w:r>
    </w:p>
    <w:p w:rsidR="00000000" w:rsidDel="00000000" w:rsidP="00000000" w:rsidRDefault="00000000" w:rsidRPr="00000000" w14:paraId="000020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20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0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Slash (2d6), Mind Contamination (1d4)</w:t>
      </w:r>
    </w:p>
    <w:p w:rsidR="00000000" w:rsidDel="00000000" w:rsidP="00000000" w:rsidRDefault="00000000" w:rsidRPr="00000000" w14:paraId="000020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Suffocating Claws, Fear-Inducing Stare</w:t>
      </w:r>
    </w:p>
    <w:p w:rsidR="00000000" w:rsidDel="00000000" w:rsidP="00000000" w:rsidRDefault="00000000" w:rsidRPr="00000000" w14:paraId="000020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Suffocating Claws: When the Faceless Stalker captures a victim, it attempts to suffocate them. The target must make a Strength Check or suffer 2d6 damage each round while trapped.</w:t>
      </w:r>
    </w:p>
    <w:p w:rsidR="00000000" w:rsidDel="00000000" w:rsidP="00000000" w:rsidRDefault="00000000" w:rsidRPr="00000000" w14:paraId="000020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Fear-Inducing Stare: The Stalker can paralyze a victim by locking eyes with them. Victims must make a Willpower Check to avoid freezing in terror.</w:t>
      </w:r>
    </w:p>
    <w:p w:rsidR="00000000" w:rsidDel="00000000" w:rsidP="00000000" w:rsidRDefault="00000000" w:rsidRPr="00000000" w14:paraId="000020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Sanity Loss: 1d4 Sanity loss for encountering its faceless appearance.</w:t>
      </w:r>
    </w:p>
    <w:p w:rsidR="00000000" w:rsidDel="00000000" w:rsidP="00000000" w:rsidRDefault="00000000" w:rsidRPr="00000000" w14:paraId="000020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The Dread Lord</w:t>
      </w:r>
    </w:p>
    <w:p w:rsidR="00000000" w:rsidDel="00000000" w:rsidP="00000000" w:rsidRDefault="00000000" w:rsidRPr="00000000" w14:paraId="0000204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20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rsidR="00000000" w:rsidDel="00000000" w:rsidP="00000000" w:rsidRDefault="00000000" w:rsidRPr="00000000" w14:paraId="000020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20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0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Strike (3d6), Claw (2d10)</w:t>
      </w:r>
    </w:p>
    <w:p w:rsidR="00000000" w:rsidDel="00000000" w:rsidP="00000000" w:rsidRDefault="00000000" w:rsidRPr="00000000" w14:paraId="000020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Mind Manipulation, Physical Claws</w:t>
      </w:r>
    </w:p>
    <w:p w:rsidR="00000000" w:rsidDel="00000000" w:rsidP="00000000" w:rsidRDefault="00000000" w:rsidRPr="00000000" w14:paraId="000020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Strike: The Dread Lord can psychically torment its enemies, forcing them to make a Sanity Check or take 3d6 psychic damage.</w:t>
      </w:r>
    </w:p>
    <w:p w:rsidR="00000000" w:rsidDel="00000000" w:rsidP="00000000" w:rsidRDefault="00000000" w:rsidRPr="00000000" w14:paraId="000020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The Dread Lord can dominate the minds of weaker creatures, forcing them to follow its will. Players must make a Willpower Check to resist.</w:t>
      </w:r>
    </w:p>
    <w:p w:rsidR="00000000" w:rsidDel="00000000" w:rsidP="00000000" w:rsidRDefault="00000000" w:rsidRPr="00000000" w14:paraId="000020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Fear: Anyone within 50 feet of the Dread Lord must make a Sanity Check or be paralyzed with fear for 1d6 rounds.</w:t>
      </w:r>
    </w:p>
    <w:p w:rsidR="00000000" w:rsidDel="00000000" w:rsidP="00000000" w:rsidRDefault="00000000" w:rsidRPr="00000000" w14:paraId="000020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1d6+2 Sanity loss for prolonged exposure to the Dread Lord’s influence.</w:t>
      </w:r>
    </w:p>
    <w:p w:rsidR="00000000" w:rsidDel="00000000" w:rsidP="00000000" w:rsidRDefault="00000000" w:rsidRPr="00000000" w14:paraId="000020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The Hollow Eyes</w:t>
      </w:r>
    </w:p>
    <w:p w:rsidR="00000000" w:rsidDel="00000000" w:rsidP="00000000" w:rsidRDefault="00000000" w:rsidRPr="00000000" w14:paraId="000020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0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Hollow Eyes are a manifestation of lost souls, forever trapped in a state of eternal searching. Their blackened eyes, devoid of pupils, are said to see beyond the veil, catching glimpses of cosmic horrors. Their gaze alone is enough to drive a person mad.</w:t>
      </w:r>
    </w:p>
    <w:p w:rsidR="00000000" w:rsidDel="00000000" w:rsidP="00000000" w:rsidRDefault="00000000" w:rsidRPr="00000000" w14:paraId="000020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20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0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Gaze of Madness (2d6), Claw Slash (1d8)</w:t>
      </w:r>
    </w:p>
    <w:p w:rsidR="00000000" w:rsidDel="00000000" w:rsidP="00000000" w:rsidRDefault="00000000" w:rsidRPr="00000000" w14:paraId="000020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Gaze, Physical Claws</w:t>
      </w:r>
    </w:p>
    <w:p w:rsidR="00000000" w:rsidDel="00000000" w:rsidP="00000000" w:rsidRDefault="00000000" w:rsidRPr="00000000" w14:paraId="000020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Gaze of Madness: The Hollow Eyes can lock eyes with a target, causing a psychic wave of horror that deals 2d6 damage and forces a Sanity Check. Failure results in the target suffering confusion for 1d6 rounds.</w:t>
      </w:r>
    </w:p>
    <w:p w:rsidR="00000000" w:rsidDel="00000000" w:rsidP="00000000" w:rsidRDefault="00000000" w:rsidRPr="00000000" w14:paraId="000020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Fracture: Anyone who gazes into the Hollow Eyes for too long risks tearing the fabric of reality, causing the player to experience hallucinations or displacement.</w:t>
      </w:r>
    </w:p>
    <w:p w:rsidR="00000000" w:rsidDel="00000000" w:rsidP="00000000" w:rsidRDefault="00000000" w:rsidRPr="00000000" w14:paraId="000020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1d8 Sanity loss upon direct eye contact.</w:t>
      </w:r>
    </w:p>
    <w:p w:rsidR="00000000" w:rsidDel="00000000" w:rsidP="00000000" w:rsidRDefault="00000000" w:rsidRPr="00000000" w14:paraId="0000206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The Flesh-Faced Horror</w:t>
      </w:r>
    </w:p>
    <w:p w:rsidR="00000000" w:rsidDel="00000000" w:rsidP="00000000" w:rsidRDefault="00000000" w:rsidRPr="00000000" w14:paraId="0000206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0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This creature is a grotesque, flesh-covered monstrosity that appears to have human faces instead of eyes, constantly screaming in agony. It is a twisted parody of humanity, representing the ultimate corruption of life.</w:t>
      </w:r>
    </w:p>
    <w:p w:rsidR="00000000" w:rsidDel="00000000" w:rsidP="00000000" w:rsidRDefault="00000000" w:rsidRPr="00000000" w14:paraId="000020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200</w:t>
      </w:r>
    </w:p>
    <w:p w:rsidR="00000000" w:rsidDel="00000000" w:rsidP="00000000" w:rsidRDefault="00000000" w:rsidRPr="00000000" w14:paraId="000020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0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Flesh Tear (2d8), Scream of Agony (2d6)</w:t>
      </w:r>
    </w:p>
    <w:p w:rsidR="00000000" w:rsidDel="00000000" w:rsidP="00000000" w:rsidRDefault="00000000" w:rsidRPr="00000000" w14:paraId="000020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Slash, Sonic Scream</w:t>
      </w:r>
    </w:p>
    <w:p w:rsidR="00000000" w:rsidDel="00000000" w:rsidP="00000000" w:rsidRDefault="00000000" w:rsidRPr="00000000" w14:paraId="000020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Scream of Agony: The Flesh-Faced Horror can scream, causing psychic damage. All creatures within 30 feet must make a Sanity Check or take 2d6 psychic damage.</w:t>
      </w:r>
    </w:p>
    <w:p w:rsidR="00000000" w:rsidDel="00000000" w:rsidP="00000000" w:rsidRDefault="00000000" w:rsidRPr="00000000" w14:paraId="000020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Face Feast: The creature can tear off faces from victims, absorbing their memories and abilities temporarily. It heals for 2d6 HP per face torn off.</w:t>
      </w:r>
    </w:p>
    <w:p w:rsidR="00000000" w:rsidDel="00000000" w:rsidP="00000000" w:rsidRDefault="00000000" w:rsidRPr="00000000" w14:paraId="000020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Acidic Spit: The Flesh-Faced Horror can project a toxic bile that corrodes anything it touches. It deals 2d6 damage and may disfigure equipment.</w:t>
      </w:r>
    </w:p>
    <w:p w:rsidR="00000000" w:rsidDel="00000000" w:rsidP="00000000" w:rsidRDefault="00000000" w:rsidRPr="00000000" w14:paraId="000020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its horrible visage.</w:t>
      </w:r>
    </w:p>
    <w:p w:rsidR="00000000" w:rsidDel="00000000" w:rsidP="00000000" w:rsidRDefault="00000000" w:rsidRPr="00000000" w14:paraId="000020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7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The Night Beast</w:t>
      </w:r>
    </w:p>
    <w:p w:rsidR="00000000" w:rsidDel="00000000" w:rsidP="00000000" w:rsidRDefault="00000000" w:rsidRPr="00000000" w14:paraId="000020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0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Night Beast is a shadowy, nocturnal predator with glowing red eyes and a mouth full of razor-sharp teeth. It hunts under the cover of darkness and has an insatiable hunger for blood and flesh.</w:t>
      </w:r>
    </w:p>
    <w:p w:rsidR="00000000" w:rsidDel="00000000" w:rsidP="00000000" w:rsidRDefault="00000000" w:rsidRPr="00000000" w14:paraId="000020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160</w:t>
      </w:r>
    </w:p>
    <w:p w:rsidR="00000000" w:rsidDel="00000000" w:rsidP="00000000" w:rsidRDefault="00000000" w:rsidRPr="00000000" w14:paraId="000020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0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Claws (2d8), Bite (3d6)</w:t>
      </w:r>
    </w:p>
    <w:p w:rsidR="00000000" w:rsidDel="00000000" w:rsidP="00000000" w:rsidRDefault="00000000" w:rsidRPr="00000000" w14:paraId="000020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Strike, Bite</w:t>
      </w:r>
    </w:p>
    <w:p w:rsidR="00000000" w:rsidDel="00000000" w:rsidP="00000000" w:rsidRDefault="00000000" w:rsidRPr="00000000" w14:paraId="000020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 Vision: The Night Beast can see clearly in total darkness, gaining advantage on Stealth Checks in dim light or darkness.</w:t>
      </w:r>
    </w:p>
    <w:p w:rsidR="00000000" w:rsidDel="00000000" w:rsidP="00000000" w:rsidRDefault="00000000" w:rsidRPr="00000000" w14:paraId="000020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Frenzy: The Beast becomes faster and stronger as it feeds. It gains 1d6 bonus damage for every kill it makes during the encounter.</w:t>
      </w:r>
    </w:p>
    <w:p w:rsidR="00000000" w:rsidDel="00000000" w:rsidP="00000000" w:rsidRDefault="00000000" w:rsidRPr="00000000" w14:paraId="000020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Chill of Night: The mere presence of the Night Beast causes the temperature to drop. Anyone within 20 feet must make a Constitution Check or suffer 1d4 cold damage per round.</w:t>
      </w:r>
    </w:p>
    <w:p w:rsidR="00000000" w:rsidDel="00000000" w:rsidP="00000000" w:rsidRDefault="00000000" w:rsidRPr="00000000" w14:paraId="000020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its terrifying appearance.</w:t>
      </w:r>
    </w:p>
    <w:p w:rsidR="00000000" w:rsidDel="00000000" w:rsidP="00000000" w:rsidRDefault="00000000" w:rsidRPr="00000000" w14:paraId="000020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The Unholy One</w:t>
      </w:r>
    </w:p>
    <w:p w:rsidR="00000000" w:rsidDel="00000000" w:rsidP="00000000" w:rsidRDefault="00000000" w:rsidRPr="00000000" w14:paraId="000020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0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Unholy One is a being of pure evil, often taking the form of a demonic figure with horns, clawed hands, and red glowing eyes. It represents the pinnacle of corruption and despair, spreading disease and misery wherever it goes.</w:t>
      </w:r>
    </w:p>
    <w:p w:rsidR="00000000" w:rsidDel="00000000" w:rsidP="00000000" w:rsidRDefault="00000000" w:rsidRPr="00000000" w14:paraId="000020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20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20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Hellfire (3d6), Claw (2d10)</w:t>
      </w:r>
    </w:p>
    <w:p w:rsidR="00000000" w:rsidDel="00000000" w:rsidP="00000000" w:rsidRDefault="00000000" w:rsidRPr="00000000" w14:paraId="000020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Hellfire Blast, Claws of Despair</w:t>
      </w:r>
    </w:p>
    <w:p w:rsidR="00000000" w:rsidDel="00000000" w:rsidP="00000000" w:rsidRDefault="00000000" w:rsidRPr="00000000" w14:paraId="000020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Blast: The Unholy One can emit a blast of infernal flame, dealing 3d6 damage in a 20-foot radius.</w:t>
      </w:r>
    </w:p>
    <w:p w:rsidR="00000000" w:rsidDel="00000000" w:rsidP="00000000" w:rsidRDefault="00000000" w:rsidRPr="00000000" w14:paraId="000020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Claws of Despair: Its claws cause psychic pain with every strike, dealing 2d10 physical damage and causing the victim to suffer 1d6 Sanity loss.</w:t>
      </w:r>
    </w:p>
    <w:p w:rsidR="00000000" w:rsidDel="00000000" w:rsidP="00000000" w:rsidRDefault="00000000" w:rsidRPr="00000000" w14:paraId="000020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Despair Aura: The Unholy One exudes an aura of despair, causing anyone within 50 feet to suffer from intense hopelessness. The players must make a Willpower Check or be overcome by a deep depression that hinders their actions.</w:t>
      </w:r>
    </w:p>
    <w:p w:rsidR="00000000" w:rsidDel="00000000" w:rsidP="00000000" w:rsidRDefault="00000000" w:rsidRPr="00000000" w14:paraId="000020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upon exposure to the Unholy One’s presence.</w:t>
      </w:r>
    </w:p>
    <w:p w:rsidR="00000000" w:rsidDel="00000000" w:rsidP="00000000" w:rsidRDefault="00000000" w:rsidRPr="00000000" w14:paraId="000020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The Mind-Bender</w:t>
      </w:r>
    </w:p>
    <w:p w:rsidR="00000000" w:rsidDel="00000000" w:rsidP="00000000" w:rsidRDefault="00000000" w:rsidRPr="00000000" w14:paraId="000020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Being</w:t>
      </w:r>
    </w:p>
    <w:p w:rsidR="00000000" w:rsidDel="00000000" w:rsidP="00000000" w:rsidRDefault="00000000" w:rsidRPr="00000000" w14:paraId="000020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rsidR="00000000" w:rsidDel="00000000" w:rsidP="00000000" w:rsidRDefault="00000000" w:rsidRPr="00000000" w14:paraId="000020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20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65%</w:t>
      </w:r>
    </w:p>
    <w:p w:rsidR="00000000" w:rsidDel="00000000" w:rsidP="00000000" w:rsidRDefault="00000000" w:rsidRPr="00000000" w14:paraId="000020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Attack (3d6), Memory Drain (2d6)</w:t>
      </w:r>
    </w:p>
    <w:p w:rsidR="00000000" w:rsidDel="00000000" w:rsidP="00000000" w:rsidRDefault="00000000" w:rsidRPr="00000000" w14:paraId="000020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Telepathic Strikes, Mental Manipulation</w:t>
      </w:r>
    </w:p>
    <w:p w:rsidR="00000000" w:rsidDel="00000000" w:rsidP="00000000" w:rsidRDefault="00000000" w:rsidRPr="00000000" w14:paraId="000020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Attack: The Mind-Bender can launch psychic bolts, dealing 3d6 psychic damage. The victim must make a Willpower Check to resist.</w:t>
      </w:r>
    </w:p>
    <w:p w:rsidR="00000000" w:rsidDel="00000000" w:rsidP="00000000" w:rsidRDefault="00000000" w:rsidRPr="00000000" w14:paraId="000020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Memory Drain: It can drain memories from its victims, causing them to forget important aspects of their past, and draining their knowledge. This causes 1d6 Sanity loss for every memory lost.</w:t>
      </w:r>
    </w:p>
    <w:p w:rsidR="00000000" w:rsidDel="00000000" w:rsidP="00000000" w:rsidRDefault="00000000" w:rsidRPr="00000000" w14:paraId="000020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Possession: The Mind-Bender can take control of a target’s body, making them act against their will. The target must make a Willpower Check to resist.</w:t>
      </w:r>
    </w:p>
    <w:p w:rsidR="00000000" w:rsidDel="00000000" w:rsidP="00000000" w:rsidRDefault="00000000" w:rsidRPr="00000000" w14:paraId="000020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each time it exerts influence over a player.</w:t>
      </w:r>
    </w:p>
    <w:p w:rsidR="00000000" w:rsidDel="00000000" w:rsidP="00000000" w:rsidRDefault="00000000" w:rsidRPr="00000000" w14:paraId="000020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The Flesh-Eater</w:t>
      </w:r>
    </w:p>
    <w:p w:rsidR="00000000" w:rsidDel="00000000" w:rsidP="00000000" w:rsidRDefault="00000000" w:rsidRPr="00000000" w14:paraId="000020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0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Flesh-Eater is a grotesque, decaying creature that survives by consuming human flesh. Its body is a disfigured mass of rotting skin and muscle, and it relentlessly seeks to feed on the living.</w:t>
      </w:r>
    </w:p>
    <w:p w:rsidR="00000000" w:rsidDel="00000000" w:rsidP="00000000" w:rsidRDefault="00000000" w:rsidRPr="00000000" w14:paraId="000020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20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20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Bite (2d8), Flesh Tear (2d6)</w:t>
      </w:r>
    </w:p>
    <w:p w:rsidR="00000000" w:rsidDel="00000000" w:rsidP="00000000" w:rsidRDefault="00000000" w:rsidRPr="00000000" w14:paraId="000020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Claw Slash</w:t>
      </w:r>
    </w:p>
    <w:p w:rsidR="00000000" w:rsidDel="00000000" w:rsidP="00000000" w:rsidRDefault="00000000" w:rsidRPr="00000000" w14:paraId="000020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Rend Flesh: The Flesh-Eater deals 2d6 damage each time it strikes, tearing into its prey with savage strength.</w:t>
      </w:r>
    </w:p>
    <w:p w:rsidR="00000000" w:rsidDel="00000000" w:rsidP="00000000" w:rsidRDefault="00000000" w:rsidRPr="00000000" w14:paraId="000020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Feeding Frenzy: When the Flesh-Eater kills its target, it heals 1d6 HP.</w:t>
      </w:r>
    </w:p>
    <w:p w:rsidR="00000000" w:rsidDel="00000000" w:rsidP="00000000" w:rsidRDefault="00000000" w:rsidRPr="00000000" w14:paraId="000020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Regeneration: The creature regenerates 1d6 HP every round, unless exposed to fire or holy light.</w:t>
      </w:r>
    </w:p>
    <w:p w:rsidR="00000000" w:rsidDel="00000000" w:rsidP="00000000" w:rsidRDefault="00000000" w:rsidRPr="00000000" w14:paraId="000020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seeing its grotesque appearance.</w:t>
      </w:r>
    </w:p>
    <w:p w:rsidR="00000000" w:rsidDel="00000000" w:rsidP="00000000" w:rsidRDefault="00000000" w:rsidRPr="00000000" w14:paraId="000020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 The Demon of Ashes</w:t>
      </w:r>
    </w:p>
    <w:p w:rsidR="00000000" w:rsidDel="00000000" w:rsidP="00000000" w:rsidRDefault="00000000" w:rsidRPr="00000000" w14:paraId="000020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0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rsidR="00000000" w:rsidDel="00000000" w:rsidP="00000000" w:rsidRDefault="00000000" w:rsidRPr="00000000" w14:paraId="000020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200</w:t>
      </w:r>
    </w:p>
    <w:p w:rsidR="00000000" w:rsidDel="00000000" w:rsidP="00000000" w:rsidRDefault="00000000" w:rsidRPr="00000000" w14:paraId="000020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0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Hellfire Breath (2d8), Ashen Claws (2d10)</w:t>
      </w:r>
    </w:p>
    <w:p w:rsidR="00000000" w:rsidDel="00000000" w:rsidP="00000000" w:rsidRDefault="00000000" w:rsidRPr="00000000" w14:paraId="000020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Fire-based Attacks, Physical Claws</w:t>
      </w:r>
    </w:p>
    <w:p w:rsidR="00000000" w:rsidDel="00000000" w:rsidP="00000000" w:rsidRDefault="00000000" w:rsidRPr="00000000" w14:paraId="000020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Breath: The Demon can unleash a blast of fiery ash that deals 2d8 fire damage in a 15-foot cone.</w:t>
      </w:r>
    </w:p>
    <w:p w:rsidR="00000000" w:rsidDel="00000000" w:rsidP="00000000" w:rsidRDefault="00000000" w:rsidRPr="00000000" w14:paraId="000020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Ashen Aura: The Demon’s presence causes everything within a 50-foot radius to decay and disintegrate. Non-magical items suffer 2d6 damage each round.</w:t>
      </w:r>
    </w:p>
    <w:p w:rsidR="00000000" w:rsidDel="00000000" w:rsidP="00000000" w:rsidRDefault="00000000" w:rsidRPr="00000000" w14:paraId="000020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Fiery Regeneration: The Demon can regenerate 1d6 HP per round by consuming the ambient heat around it.</w:t>
      </w:r>
    </w:p>
    <w:p w:rsidR="00000000" w:rsidDel="00000000" w:rsidP="00000000" w:rsidRDefault="00000000" w:rsidRPr="00000000" w14:paraId="000020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when exposed to its fiery presence and unsettling form.</w:t>
      </w:r>
    </w:p>
    <w:p w:rsidR="00000000" w:rsidDel="00000000" w:rsidP="00000000" w:rsidRDefault="00000000" w:rsidRPr="00000000" w14:paraId="000020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16. The Corruptor</w:t>
      </w:r>
    </w:p>
    <w:p w:rsidR="00000000" w:rsidDel="00000000" w:rsidP="00000000" w:rsidRDefault="00000000" w:rsidRPr="00000000" w14:paraId="000020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Entity</w:t>
      </w:r>
    </w:p>
    <w:p w:rsidR="00000000" w:rsidDel="00000000" w:rsidP="00000000" w:rsidRDefault="00000000" w:rsidRPr="00000000" w14:paraId="000020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rsidR="00000000" w:rsidDel="00000000" w:rsidP="00000000" w:rsidRDefault="00000000" w:rsidRPr="00000000" w14:paraId="000020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20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0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Corruptive Touch (1d10), Psychic Drain (2d6)</w:t>
      </w:r>
    </w:p>
    <w:p w:rsidR="00000000" w:rsidDel="00000000" w:rsidP="00000000" w:rsidRDefault="00000000" w:rsidRPr="00000000" w14:paraId="000020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Manipulation, Physical Corruption</w:t>
      </w:r>
    </w:p>
    <w:p w:rsidR="00000000" w:rsidDel="00000000" w:rsidP="00000000" w:rsidRDefault="00000000" w:rsidRPr="00000000" w14:paraId="000020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Corruptive Touch: The Corruptor can lay hands on its target, corrupting their minds and souls, causing 1d10 damage and psychic trauma.</w:t>
      </w:r>
    </w:p>
    <w:p w:rsidR="00000000" w:rsidDel="00000000" w:rsidP="00000000" w:rsidRDefault="00000000" w:rsidRPr="00000000" w14:paraId="000020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The Corruptor can dominate a victim’s will, forcing them to act against their own nature. Victims must make a Willpower Check to resist its influence.</w:t>
      </w:r>
    </w:p>
    <w:p w:rsidR="00000000" w:rsidDel="00000000" w:rsidP="00000000" w:rsidRDefault="00000000" w:rsidRPr="00000000" w14:paraId="000020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Aura: The Corruptor exudes a negative aura, causing anything it touches to decay, whether it’s living creatures or magical constructs.</w:t>
      </w:r>
    </w:p>
    <w:p w:rsidR="00000000" w:rsidDel="00000000" w:rsidP="00000000" w:rsidRDefault="00000000" w:rsidRPr="00000000" w14:paraId="000020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the Corruptor’s evil influence or experiencing its manipulative powers.</w:t>
      </w:r>
    </w:p>
    <w:p w:rsidR="00000000" w:rsidDel="00000000" w:rsidP="00000000" w:rsidRDefault="00000000" w:rsidRPr="00000000" w14:paraId="000020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D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 The Bitter Spirit</w:t>
      </w:r>
    </w:p>
    <w:p w:rsidR="00000000" w:rsidDel="00000000" w:rsidP="00000000" w:rsidRDefault="00000000" w:rsidRPr="00000000" w14:paraId="000020E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Spirit</w:t>
      </w:r>
    </w:p>
    <w:p w:rsidR="00000000" w:rsidDel="00000000" w:rsidP="00000000" w:rsidRDefault="00000000" w:rsidRPr="00000000" w14:paraId="000020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rsidR="00000000" w:rsidDel="00000000" w:rsidP="00000000" w:rsidRDefault="00000000" w:rsidRPr="00000000" w14:paraId="000020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90</w:t>
      </w:r>
    </w:p>
    <w:p w:rsidR="00000000" w:rsidDel="00000000" w:rsidP="00000000" w:rsidRDefault="00000000" w:rsidRPr="00000000" w14:paraId="000020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0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Screeching Wail (1d8), Rage Strike (2d6)</w:t>
      </w:r>
    </w:p>
    <w:p w:rsidR="00000000" w:rsidDel="00000000" w:rsidP="00000000" w:rsidRDefault="00000000" w:rsidRPr="00000000" w14:paraId="000020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Screeching Wail, Vengeful Strike</w:t>
      </w:r>
    </w:p>
    <w:p w:rsidR="00000000" w:rsidDel="00000000" w:rsidP="00000000" w:rsidRDefault="00000000" w:rsidRPr="00000000" w14:paraId="000020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Screeching Wail: The Bitter Spirit can unleash a piercing wail that causes psychic agony. Everyone within 20 feet must make a Sanity Check or suffer 1d8 sanity loss.</w:t>
      </w:r>
    </w:p>
    <w:p w:rsidR="00000000" w:rsidDel="00000000" w:rsidP="00000000" w:rsidRDefault="00000000" w:rsidRPr="00000000" w14:paraId="000020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Vengeful Strike: The spirit can attack with its ethereal claws, dealing 2d6 damage to its victim.</w:t>
      </w:r>
    </w:p>
    <w:p w:rsidR="00000000" w:rsidDel="00000000" w:rsidP="00000000" w:rsidRDefault="00000000" w:rsidRPr="00000000" w14:paraId="000020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Ethereal Form: The Bitter Spirit can become ethereal, allowing it to pass through walls and barriers, making it difficult to stop with conventional weapons.</w:t>
      </w:r>
    </w:p>
    <w:p w:rsidR="00000000" w:rsidDel="00000000" w:rsidP="00000000" w:rsidRDefault="00000000" w:rsidRPr="00000000" w14:paraId="000020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hearing its wail or seeing its twisted form.</w:t>
      </w:r>
    </w:p>
    <w:p w:rsidR="00000000" w:rsidDel="00000000" w:rsidP="00000000" w:rsidRDefault="00000000" w:rsidRPr="00000000" w14:paraId="000020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18. The Fallen Angel</w:t>
      </w:r>
    </w:p>
    <w:p w:rsidR="00000000" w:rsidDel="00000000" w:rsidP="00000000" w:rsidRDefault="00000000" w:rsidRPr="00000000" w14:paraId="000020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0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rsidR="00000000" w:rsidDel="00000000" w:rsidP="00000000" w:rsidRDefault="00000000" w:rsidRPr="00000000" w14:paraId="000020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20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0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Divine Fire (2d6), Claw of Judgment (2d10)</w:t>
      </w:r>
    </w:p>
    <w:p w:rsidR="00000000" w:rsidDel="00000000" w:rsidP="00000000" w:rsidRDefault="00000000" w:rsidRPr="00000000" w14:paraId="000020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Divine Fire, Claws</w:t>
      </w:r>
    </w:p>
    <w:p w:rsidR="00000000" w:rsidDel="00000000" w:rsidP="00000000" w:rsidRDefault="00000000" w:rsidRPr="00000000" w14:paraId="000020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0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Divine Fire: The Fallen Angel can call down hellish flames, causing 2d6 damage to anyone in its immediate area.</w:t>
      </w:r>
    </w:p>
    <w:p w:rsidR="00000000" w:rsidDel="00000000" w:rsidP="00000000" w:rsidRDefault="00000000" w:rsidRPr="00000000" w14:paraId="000020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Judgment: The Fallen Angel can strike with its claws or wings, causing 2d10 damage. It often strikes at the guilt or sins of the target, invoking a psychological response.</w:t>
      </w:r>
    </w:p>
    <w:p w:rsidR="00000000" w:rsidDel="00000000" w:rsidP="00000000" w:rsidRDefault="00000000" w:rsidRPr="00000000" w14:paraId="000020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Heavenly Defeat: The Fallen Angel’s presence brings despair and the belief that everything is doomed. It can shatter the morale of its enemies, forcing a Willpower Check to avoid despair.</w:t>
      </w:r>
    </w:p>
    <w:p w:rsidR="00000000" w:rsidDel="00000000" w:rsidP="00000000" w:rsidRDefault="00000000" w:rsidRPr="00000000" w14:paraId="000020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hearing the Fallen Angel’s lament or encountering its overwhelming presence.</w:t>
      </w:r>
    </w:p>
    <w:p w:rsidR="00000000" w:rsidDel="00000000" w:rsidP="00000000" w:rsidRDefault="00000000" w:rsidRPr="00000000" w14:paraId="000020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0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 The Winged Terror</w:t>
      </w:r>
    </w:p>
    <w:p w:rsidR="00000000" w:rsidDel="00000000" w:rsidP="00000000" w:rsidRDefault="00000000" w:rsidRPr="00000000" w14:paraId="000021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1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giant, bat-like monster with massive wings, the Winged Terror hunts at night, preying on anyone who stays out after dark. It swoops down silently and strikes with blinding speed, carrying its victims off to feed on them.</w:t>
      </w:r>
    </w:p>
    <w:p w:rsidR="00000000" w:rsidDel="00000000" w:rsidP="00000000" w:rsidRDefault="00000000" w:rsidRPr="00000000" w14:paraId="000021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21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1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(2d6), Sonic Screech (1d8)</w:t>
      </w:r>
    </w:p>
    <w:p w:rsidR="00000000" w:rsidDel="00000000" w:rsidP="00000000" w:rsidRDefault="00000000" w:rsidRPr="00000000" w14:paraId="000021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Claws, Sonic Attack</w:t>
      </w:r>
    </w:p>
    <w:p w:rsidR="00000000" w:rsidDel="00000000" w:rsidP="00000000" w:rsidRDefault="00000000" w:rsidRPr="00000000" w14:paraId="000021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Blinding Speed: The Winged Terror can move with incredible speed, making it difficult to hit. It dodges incoming attacks on a roll of 50% or higher.</w:t>
      </w:r>
    </w:p>
    <w:p w:rsidR="00000000" w:rsidDel="00000000" w:rsidP="00000000" w:rsidRDefault="00000000" w:rsidRPr="00000000" w14:paraId="000021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Sonic Screech: The Winged Terror emits a high-pitched sonic scream that causes disorientation and pain, dealing 1d8 damage.</w:t>
      </w:r>
    </w:p>
    <w:p w:rsidR="00000000" w:rsidDel="00000000" w:rsidP="00000000" w:rsidRDefault="00000000" w:rsidRPr="00000000" w14:paraId="000021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Aerial Agility: Its wings give it immense aerial maneuverability, allowing it to escape attacks with ease.</w:t>
      </w:r>
    </w:p>
    <w:p w:rsidR="00000000" w:rsidDel="00000000" w:rsidP="00000000" w:rsidRDefault="00000000" w:rsidRPr="00000000" w14:paraId="000021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seeing it swoop down or hearing its blood-curdling scream.</w:t>
      </w:r>
    </w:p>
    <w:p w:rsidR="00000000" w:rsidDel="00000000" w:rsidP="00000000" w:rsidRDefault="00000000" w:rsidRPr="00000000" w14:paraId="000021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  The Dreadful Knight</w:t>
      </w:r>
    </w:p>
    <w:p w:rsidR="00000000" w:rsidDel="00000000" w:rsidP="00000000" w:rsidRDefault="00000000" w:rsidRPr="00000000" w14:paraId="000021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1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Dreadful Knight is a terrifying figure who wears ancient armor and wields a sword of darkness. This being is bound to serve an ancient dark lord and carries the weight of eternity and vengeance.</w:t>
      </w:r>
    </w:p>
    <w:p w:rsidR="00000000" w:rsidDel="00000000" w:rsidP="00000000" w:rsidRDefault="00000000" w:rsidRPr="00000000" w14:paraId="000021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21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1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Sword Strike (3d6), Shield Bash (2d10)</w:t>
      </w:r>
    </w:p>
    <w:p w:rsidR="00000000" w:rsidDel="00000000" w:rsidP="00000000" w:rsidRDefault="00000000" w:rsidRPr="00000000" w14:paraId="000021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Strike, Shield Bash</w:t>
      </w:r>
    </w:p>
    <w:p w:rsidR="00000000" w:rsidDel="00000000" w:rsidP="00000000" w:rsidRDefault="00000000" w:rsidRPr="00000000" w14:paraId="000021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Unyielding Stance: The Dreadful Knight has perfect defense, making it immune to physical damage from non-magical attacks.</w:t>
      </w:r>
    </w:p>
    <w:p w:rsidR="00000000" w:rsidDel="00000000" w:rsidP="00000000" w:rsidRDefault="00000000" w:rsidRPr="00000000" w14:paraId="000021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Shield Bash: The Knight can bash with its shield, forcing a Strength Check on its target or causing 2d10 damage.</w:t>
      </w:r>
    </w:p>
    <w:p w:rsidR="00000000" w:rsidDel="00000000" w:rsidP="00000000" w:rsidRDefault="00000000" w:rsidRPr="00000000" w14:paraId="000021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 Sword: The Knight’s sword is enchanted with dark magic, causing anyone struck by it to suffer a curse, which slowly drains their vitality (1d6 damage per round).</w:t>
      </w:r>
    </w:p>
    <w:p w:rsidR="00000000" w:rsidDel="00000000" w:rsidP="00000000" w:rsidRDefault="00000000" w:rsidRPr="00000000" w14:paraId="000021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encountering the Knight in battle or seeing it wield its cursed sword.</w:t>
      </w:r>
    </w:p>
    <w:p w:rsidR="00000000" w:rsidDel="00000000" w:rsidP="00000000" w:rsidRDefault="00000000" w:rsidRPr="00000000" w14:paraId="000021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20. The Whispering Fear</w:t>
      </w:r>
    </w:p>
    <w:p w:rsidR="00000000" w:rsidDel="00000000" w:rsidP="00000000" w:rsidRDefault="00000000" w:rsidRPr="00000000" w14:paraId="000021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21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Whispering Fear is an invisible, intangible force that exists to induce paranoia and terror. It speaks directly to its victims, sowing doubt, delusion, and fear through whispered words only they can hear.</w:t>
      </w:r>
    </w:p>
    <w:p w:rsidR="00000000" w:rsidDel="00000000" w:rsidP="00000000" w:rsidRDefault="00000000" w:rsidRPr="00000000" w14:paraId="000021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N/A (Psychic Entity)</w:t>
      </w:r>
    </w:p>
    <w:p w:rsidR="00000000" w:rsidDel="00000000" w:rsidP="00000000" w:rsidRDefault="00000000" w:rsidRPr="00000000" w14:paraId="000021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21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Mental Crush (1d8), Whispering Voices (2d6)</w:t>
      </w:r>
    </w:p>
    <w:p w:rsidR="00000000" w:rsidDel="00000000" w:rsidP="00000000" w:rsidRDefault="00000000" w:rsidRPr="00000000" w14:paraId="000021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Whispers</w:t>
      </w:r>
    </w:p>
    <w:p w:rsidR="00000000" w:rsidDel="00000000" w:rsidP="00000000" w:rsidRDefault="00000000" w:rsidRPr="00000000" w14:paraId="000021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Whispers of Madness: The Whispering Fear can cause psychic delusions by whispering directly into the minds of its victims. Players must make a Sanity Check or suffer 2d6 sanity damage.</w:t>
      </w:r>
    </w:p>
    <w:p w:rsidR="00000000" w:rsidDel="00000000" w:rsidP="00000000" w:rsidRDefault="00000000" w:rsidRPr="00000000" w14:paraId="000021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Mental Crush: It can crush the minds of its victims with overwhelming fear, dealing 1d8 psychic damage and causing intense hallucinations.</w:t>
      </w:r>
    </w:p>
    <w:p w:rsidR="00000000" w:rsidDel="00000000" w:rsidP="00000000" w:rsidRDefault="00000000" w:rsidRPr="00000000" w14:paraId="000021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1d8 Sanity loss each time the Whispering Fear speaks.</w:t>
      </w:r>
    </w:p>
    <w:p w:rsidR="00000000" w:rsidDel="00000000" w:rsidP="00000000" w:rsidRDefault="00000000" w:rsidRPr="00000000" w14:paraId="000021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The Forsaken Child</w:t>
      </w:r>
    </w:p>
    <w:p w:rsidR="00000000" w:rsidDel="00000000" w:rsidP="00000000" w:rsidRDefault="00000000" w:rsidRPr="00000000" w14:paraId="000021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w:t>
      </w:r>
    </w:p>
    <w:p w:rsidR="00000000" w:rsidDel="00000000" w:rsidP="00000000" w:rsidRDefault="00000000" w:rsidRPr="00000000" w14:paraId="000021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Forsaken Child is a twisted entity, resembling an innocent child, but its form is a grotesque parody of youth. It feeds on the innocence of others and lures victims into its grasp by pretending to be helpless.</w:t>
      </w:r>
    </w:p>
    <w:p w:rsidR="00000000" w:rsidDel="00000000" w:rsidP="00000000" w:rsidRDefault="00000000" w:rsidRPr="00000000" w14:paraId="000021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21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1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Wail of Despair (1d6), Sharp Nails (2d6)</w:t>
      </w:r>
    </w:p>
    <w:p w:rsidR="00000000" w:rsidDel="00000000" w:rsidP="00000000" w:rsidRDefault="00000000" w:rsidRPr="00000000" w14:paraId="000021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Wail, Claw Strike</w:t>
      </w:r>
    </w:p>
    <w:p w:rsidR="00000000" w:rsidDel="00000000" w:rsidP="00000000" w:rsidRDefault="00000000" w:rsidRPr="00000000" w14:paraId="000021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Wail of Despair: The Forsaken Child can emit a wail that causes grief and despair, forcing all within a 30-foot radius to make a Willpower Check or suffer 1d6 sanity loss.</w:t>
      </w:r>
    </w:p>
    <w:p w:rsidR="00000000" w:rsidDel="00000000" w:rsidP="00000000" w:rsidRDefault="00000000" w:rsidRPr="00000000" w14:paraId="000021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Deceptive Innocence: The Forsaken Child’s appearance is highly deceptive. It can trick players into believing it is harmless, but it attacks when the player’s guard is down.</w:t>
      </w:r>
    </w:p>
    <w:p w:rsidR="00000000" w:rsidDel="00000000" w:rsidP="00000000" w:rsidRDefault="00000000" w:rsidRPr="00000000" w14:paraId="000021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witnessing the Forsaken Child’s distorted form.</w:t>
      </w:r>
    </w:p>
    <w:p w:rsidR="00000000" w:rsidDel="00000000" w:rsidP="00000000" w:rsidRDefault="00000000" w:rsidRPr="00000000" w14:paraId="000021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22. The Lurker in the Shadows</w:t>
      </w:r>
    </w:p>
    <w:p w:rsidR="00000000" w:rsidDel="00000000" w:rsidP="00000000" w:rsidRDefault="00000000" w:rsidRPr="00000000" w14:paraId="000021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21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Lurker in the Shadows is a formless entity that exists in darkness, invisible to the naked eye. It is constantly watching, lurking in the corners of the world. Its influence grows stronger in places of darkness and despair.</w:t>
      </w:r>
    </w:p>
    <w:p w:rsidR="00000000" w:rsidDel="00000000" w:rsidP="00000000" w:rsidRDefault="00000000" w:rsidRPr="00000000" w14:paraId="000021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140</w:t>
      </w:r>
    </w:p>
    <w:p w:rsidR="00000000" w:rsidDel="00000000" w:rsidP="00000000" w:rsidRDefault="00000000" w:rsidRPr="00000000" w14:paraId="000021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 (Invisible)</w:t>
      </w:r>
    </w:p>
    <w:p w:rsidR="00000000" w:rsidDel="00000000" w:rsidP="00000000" w:rsidRDefault="00000000" w:rsidRPr="00000000" w14:paraId="000021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Shadow Claws (1d6), Psychic Attack (2d6)</w:t>
      </w:r>
    </w:p>
    <w:p w:rsidR="00000000" w:rsidDel="00000000" w:rsidP="00000000" w:rsidRDefault="00000000" w:rsidRPr="00000000" w14:paraId="000021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Invisible Strike, Mind Influence</w:t>
      </w:r>
    </w:p>
    <w:p w:rsidR="00000000" w:rsidDel="00000000" w:rsidP="00000000" w:rsidRDefault="00000000" w:rsidRPr="00000000" w14:paraId="000021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Invisibility: The Lurker can move in and out of visibility, making it difficult to track or attack.</w:t>
      </w:r>
    </w:p>
    <w:p w:rsidR="00000000" w:rsidDel="00000000" w:rsidP="00000000" w:rsidRDefault="00000000" w:rsidRPr="00000000" w14:paraId="000021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Siphon: The Lurker can drain the emotional energy of a victim, causing 1d6 psychic damage per round.</w:t>
      </w:r>
    </w:p>
    <w:p w:rsidR="00000000" w:rsidDel="00000000" w:rsidP="00000000" w:rsidRDefault="00000000" w:rsidRPr="00000000" w14:paraId="000021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Whispers in the Dark: It can plant horrific thoughts and hallucinations in the minds of those nearby.</w:t>
      </w:r>
    </w:p>
    <w:p w:rsidR="00000000" w:rsidDel="00000000" w:rsidP="00000000" w:rsidRDefault="00000000" w:rsidRPr="00000000" w14:paraId="000021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each round of exposure.</w:t>
      </w:r>
    </w:p>
    <w:p w:rsidR="00000000" w:rsidDel="00000000" w:rsidP="00000000" w:rsidRDefault="00000000" w:rsidRPr="00000000" w14:paraId="000021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23. The Abyssal Fiend</w:t>
      </w:r>
    </w:p>
    <w:p w:rsidR="00000000" w:rsidDel="00000000" w:rsidP="00000000" w:rsidRDefault="00000000" w:rsidRPr="00000000" w14:paraId="000021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1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Abyssal Fiend is an ancient creature of darkness and fire, often appearing as a massive creature with horns and a mouth filled with razor teeth. It is a herald of despair, and its arrival marks the end of hope for all in its path.</w:t>
      </w:r>
    </w:p>
    <w:p w:rsidR="00000000" w:rsidDel="00000000" w:rsidP="00000000" w:rsidRDefault="00000000" w:rsidRPr="00000000" w14:paraId="000021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21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1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Flame Breath (3d8), Claw of Ruin (2d10)</w:t>
      </w:r>
    </w:p>
    <w:p w:rsidR="00000000" w:rsidDel="00000000" w:rsidP="00000000" w:rsidRDefault="00000000" w:rsidRPr="00000000" w14:paraId="000021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Hellfire, Claw Strike</w:t>
      </w:r>
    </w:p>
    <w:p w:rsidR="00000000" w:rsidDel="00000000" w:rsidP="00000000" w:rsidRDefault="00000000" w:rsidRPr="00000000" w14:paraId="000021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Flame Breath: The Abyssal Fiend can spew hellish fire, causing 3d8 damage to anything in its path.</w:t>
      </w:r>
    </w:p>
    <w:p w:rsidR="00000000" w:rsidDel="00000000" w:rsidP="00000000" w:rsidRDefault="00000000" w:rsidRPr="00000000" w14:paraId="000021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of Ruin: Its claws are capable of dealing 2d10 damage, and they can rip through almost any material.</w:t>
      </w:r>
    </w:p>
    <w:p w:rsidR="00000000" w:rsidDel="00000000" w:rsidP="00000000" w:rsidRDefault="00000000" w:rsidRPr="00000000" w14:paraId="000021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Despair: Anyone within 50 feet of the Fiend must make a Willpower Check or become overwhelmed with a sense of doom, suffering from depression or despair.</w:t>
      </w:r>
    </w:p>
    <w:p w:rsidR="00000000" w:rsidDel="00000000" w:rsidP="00000000" w:rsidRDefault="00000000" w:rsidRPr="00000000" w14:paraId="000021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upon first witnessing the Abyssal Fiend.</w:t>
      </w:r>
    </w:p>
    <w:p w:rsidR="00000000" w:rsidDel="00000000" w:rsidP="00000000" w:rsidRDefault="00000000" w:rsidRPr="00000000" w14:paraId="000021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 The Wailing Specter</w:t>
      </w:r>
    </w:p>
    <w:p w:rsidR="00000000" w:rsidDel="00000000" w:rsidP="00000000" w:rsidRDefault="00000000" w:rsidRPr="00000000" w14:paraId="000021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Spirit</w:t>
      </w:r>
    </w:p>
    <w:p w:rsidR="00000000" w:rsidDel="00000000" w:rsidP="00000000" w:rsidRDefault="00000000" w:rsidRPr="00000000" w14:paraId="000021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rsidR="00000000" w:rsidDel="00000000" w:rsidP="00000000" w:rsidRDefault="00000000" w:rsidRPr="00000000" w14:paraId="000021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21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1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Wailing Agony (1d6), Spectral Claw (2d6)</w:t>
      </w:r>
    </w:p>
    <w:p w:rsidR="00000000" w:rsidDel="00000000" w:rsidP="00000000" w:rsidRDefault="00000000" w:rsidRPr="00000000" w14:paraId="000021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Sonic Screech, Claws</w:t>
      </w:r>
    </w:p>
    <w:p w:rsidR="00000000" w:rsidDel="00000000" w:rsidP="00000000" w:rsidRDefault="00000000" w:rsidRPr="00000000" w14:paraId="000021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Wailing Agony: The Wailing Specter emits a terrifying wail, causing anyone within a 30-foot radius to make a Sanity Check. Failure results in 1d6 sanity loss and disorientation.</w:t>
      </w:r>
    </w:p>
    <w:p w:rsidR="00000000" w:rsidDel="00000000" w:rsidP="00000000" w:rsidRDefault="00000000" w:rsidRPr="00000000" w14:paraId="000021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Spectral Claws: The Wailing Specter can attack with its ethereal claws, dealing 2d6 damage. These claws phase through armor and mundane barriers.</w:t>
      </w:r>
    </w:p>
    <w:p w:rsidR="00000000" w:rsidDel="00000000" w:rsidP="00000000" w:rsidRDefault="00000000" w:rsidRPr="00000000" w14:paraId="000021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Spirit Bind: If a character fails a Sanity Check, the Wailing Specter can bind itself to their soul temporarily, causing psychic damage each round.</w:t>
      </w:r>
    </w:p>
    <w:p w:rsidR="00000000" w:rsidDel="00000000" w:rsidP="00000000" w:rsidRDefault="00000000" w:rsidRPr="00000000" w14:paraId="000021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Ethereal Form: The Wailing Specter can phase through walls and barriers, making it immune to non-magical physical damage.</w:t>
      </w:r>
    </w:p>
    <w:p w:rsidR="00000000" w:rsidDel="00000000" w:rsidP="00000000" w:rsidRDefault="00000000" w:rsidRPr="00000000" w14:paraId="000021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encountering the wailing, spectral form and hearing its lament.</w:t>
      </w:r>
    </w:p>
    <w:p w:rsidR="00000000" w:rsidDel="00000000" w:rsidP="00000000" w:rsidRDefault="00000000" w:rsidRPr="00000000" w14:paraId="000021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Demon Lord of Despair</w:t>
      </w:r>
    </w:p>
    <w:p w:rsidR="00000000" w:rsidDel="00000000" w:rsidP="00000000" w:rsidRDefault="00000000" w:rsidRPr="00000000" w14:paraId="000021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1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rsidR="00000000" w:rsidDel="00000000" w:rsidP="00000000" w:rsidRDefault="00000000" w:rsidRPr="00000000" w14:paraId="000021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21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1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of Despair (3d6), Aura of Doom (1d10)</w:t>
      </w:r>
    </w:p>
    <w:p w:rsidR="00000000" w:rsidDel="00000000" w:rsidP="00000000" w:rsidRDefault="00000000" w:rsidRPr="00000000" w14:paraId="000021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Strike, Psychic Influence</w:t>
      </w:r>
    </w:p>
    <w:p w:rsidR="00000000" w:rsidDel="00000000" w:rsidP="00000000" w:rsidRDefault="00000000" w:rsidRPr="00000000" w14:paraId="000021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of Despair: The Demon Lord strikes with its clawed hands, dealing 3d6 damage and causing intense psychic suffering.</w:t>
      </w:r>
    </w:p>
    <w:p w:rsidR="00000000" w:rsidDel="00000000" w:rsidP="00000000" w:rsidRDefault="00000000" w:rsidRPr="00000000" w14:paraId="000021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Doom: The presence of the Demon Lord creates an aura of despair within a 50-foot radius, forcing all who enter to make a Willpower Check. Failure causes 1d10 damage to both sanity and health due to the oppressive weight of despair.</w:t>
      </w:r>
    </w:p>
    <w:p w:rsidR="00000000" w:rsidDel="00000000" w:rsidP="00000000" w:rsidRDefault="00000000" w:rsidRPr="00000000" w14:paraId="000021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Soul Shatter: The Demon Lord can target an individual’s greatest fear and exploit it, causing them to lose 1d6 HP and 1d4 Sanity with each use. The fear manifests in hallucinations.</w:t>
      </w:r>
    </w:p>
    <w:p w:rsidR="00000000" w:rsidDel="00000000" w:rsidP="00000000" w:rsidRDefault="00000000" w:rsidRPr="00000000" w14:paraId="000021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Dominion: The Demon Lord can hypnotize those it deems weak-willed, forcing them to obey its commands. Targets must make a Willpower Check to resist being mentally controlled.</w:t>
      </w:r>
    </w:p>
    <w:p w:rsidR="00000000" w:rsidDel="00000000" w:rsidP="00000000" w:rsidRDefault="00000000" w:rsidRPr="00000000" w14:paraId="000021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being exposed to the Demon Lord’s presence and overwhelming despair.</w:t>
      </w:r>
    </w:p>
    <w:p w:rsidR="00000000" w:rsidDel="00000000" w:rsidP="00000000" w:rsidRDefault="00000000" w:rsidRPr="00000000" w14:paraId="000021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Earthbound Creatures</w:t>
      </w:r>
    </w:p>
    <w:p w:rsidR="00000000" w:rsidDel="00000000" w:rsidP="00000000" w:rsidRDefault="00000000" w:rsidRPr="00000000" w14:paraId="000021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creatures are either mutated versions of mundane animals or twisted forms of earthly life that have been changed by dark rituals, natural disasters, or experimentation.</w:t>
      </w:r>
    </w:p>
    <w:p w:rsidR="00000000" w:rsidDel="00000000" w:rsidP="00000000" w:rsidRDefault="00000000" w:rsidRPr="00000000" w14:paraId="000021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Cursed Hound</w:t>
      </w:r>
    </w:p>
    <w:p w:rsidR="00000000" w:rsidDel="00000000" w:rsidP="00000000" w:rsidRDefault="00000000" w:rsidRPr="00000000" w14:paraId="000021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1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rsidR="00000000" w:rsidDel="00000000" w:rsidP="00000000" w:rsidRDefault="00000000" w:rsidRPr="00000000" w14:paraId="000021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w:t>
      </w:r>
    </w:p>
    <w:p w:rsidR="00000000" w:rsidDel="00000000" w:rsidP="00000000" w:rsidRDefault="00000000" w:rsidRPr="00000000" w14:paraId="000021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1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Bite (2d6), Claw (1d8)</w:t>
      </w:r>
    </w:p>
    <w:p w:rsidR="00000000" w:rsidDel="00000000" w:rsidP="00000000" w:rsidRDefault="00000000" w:rsidRPr="00000000" w14:paraId="000021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Bite, Claw Swipe</w:t>
      </w:r>
    </w:p>
    <w:p w:rsidR="00000000" w:rsidDel="00000000" w:rsidP="00000000" w:rsidRDefault="00000000" w:rsidRPr="00000000" w14:paraId="000021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Infectious Bite: The bite of the Cursed Hound carries a disease that causes the target to suffer 1d6 poison damage for each round until cured.</w:t>
      </w:r>
    </w:p>
    <w:p w:rsidR="00000000" w:rsidDel="00000000" w:rsidP="00000000" w:rsidRDefault="00000000" w:rsidRPr="00000000" w14:paraId="000021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Track and Hunt: The Cursed Hound can track its prey over great distances, making it difficult to escape once it has locked onto a target.</w:t>
      </w:r>
    </w:p>
    <w:p w:rsidR="00000000" w:rsidDel="00000000" w:rsidP="00000000" w:rsidRDefault="00000000" w:rsidRPr="00000000" w14:paraId="000021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Terrifying Howl: The Cursed Hound emits a chilling howl that causes 1d4 Sanity loss to anyone who hears it, instilling fear and dread.</w:t>
      </w:r>
    </w:p>
    <w:p w:rsidR="00000000" w:rsidDel="00000000" w:rsidP="00000000" w:rsidRDefault="00000000" w:rsidRPr="00000000" w14:paraId="000021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hearing its unsettling howl or witnessing its spectral form.</w:t>
      </w:r>
    </w:p>
    <w:p w:rsidR="00000000" w:rsidDel="00000000" w:rsidP="00000000" w:rsidRDefault="00000000" w:rsidRPr="00000000" w14:paraId="000021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Mutant Rat</w:t>
      </w:r>
    </w:p>
    <w:p w:rsidR="00000000" w:rsidDel="00000000" w:rsidP="00000000" w:rsidRDefault="00000000" w:rsidRPr="00000000" w14:paraId="000021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1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Mutant Rat is an abomination born from chemical experimentation or occult rituals. Larger than an ordinary rat, with glowing eyes and twisted features, this creature is vicious and aggressive, often attacking in packs.</w:t>
      </w:r>
    </w:p>
    <w:p w:rsidR="00000000" w:rsidDel="00000000" w:rsidP="00000000" w:rsidRDefault="00000000" w:rsidRPr="00000000" w14:paraId="000021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w:t>
      </w:r>
    </w:p>
    <w:p w:rsidR="00000000" w:rsidDel="00000000" w:rsidP="00000000" w:rsidRDefault="00000000" w:rsidRPr="00000000" w14:paraId="000021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21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Bite (1d6), Venomous Spit (1d4)</w:t>
      </w:r>
    </w:p>
    <w:p w:rsidR="00000000" w:rsidDel="00000000" w:rsidP="00000000" w:rsidRDefault="00000000" w:rsidRPr="00000000" w14:paraId="000021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Poisonous Spit</w:t>
      </w:r>
    </w:p>
    <w:p w:rsidR="00000000" w:rsidDel="00000000" w:rsidP="00000000" w:rsidRDefault="00000000" w:rsidRPr="00000000" w14:paraId="000021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Venomous Bite: The bite of a Mutant Rat injects poison, causing 1d6 damage and forcing a Constitution Check to avoid poison.</w:t>
      </w:r>
    </w:p>
    <w:p w:rsidR="00000000" w:rsidDel="00000000" w:rsidP="00000000" w:rsidRDefault="00000000" w:rsidRPr="00000000" w14:paraId="000021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Swarm Tactics: Mutant Rats often attack in groups, gaining an advantage on Attack Rolls when more than three are present.</w:t>
      </w:r>
    </w:p>
    <w:p w:rsidR="00000000" w:rsidDel="00000000" w:rsidP="00000000" w:rsidRDefault="00000000" w:rsidRPr="00000000" w14:paraId="000021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Vile Scent: The rats emit an unbearable, decaying odor, causing 1d6 Sanity loss to anyone who comes too close.</w:t>
      </w:r>
    </w:p>
    <w:p w:rsidR="00000000" w:rsidDel="00000000" w:rsidP="00000000" w:rsidRDefault="00000000" w:rsidRPr="00000000" w14:paraId="000021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witnessing the grotesque appearance and disturbing behavior.</w:t>
      </w:r>
    </w:p>
    <w:p w:rsidR="00000000" w:rsidDel="00000000" w:rsidP="00000000" w:rsidRDefault="00000000" w:rsidRPr="00000000" w14:paraId="000021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Twisted Bear</w:t>
      </w:r>
    </w:p>
    <w:p w:rsidR="00000000" w:rsidDel="00000000" w:rsidP="00000000" w:rsidRDefault="00000000" w:rsidRPr="00000000" w14:paraId="000021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1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rsidR="00000000" w:rsidDel="00000000" w:rsidP="00000000" w:rsidRDefault="00000000" w:rsidRPr="00000000" w14:paraId="000021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21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1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Slash (2d10), Maul (3d6)</w:t>
      </w:r>
    </w:p>
    <w:p w:rsidR="00000000" w:rsidDel="00000000" w:rsidP="00000000" w:rsidRDefault="00000000" w:rsidRPr="00000000" w14:paraId="000021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Strike, Bite</w:t>
      </w:r>
    </w:p>
    <w:p w:rsidR="00000000" w:rsidDel="00000000" w:rsidP="00000000" w:rsidRDefault="00000000" w:rsidRPr="00000000" w14:paraId="000021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Vicious Charge: The Twisted Bear can charge at its prey with blinding speed, causing 3d6 damage on a successful hit.</w:t>
      </w:r>
    </w:p>
    <w:p w:rsidR="00000000" w:rsidDel="00000000" w:rsidP="00000000" w:rsidRDefault="00000000" w:rsidRPr="00000000" w14:paraId="000021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Rage: When the bear’s health drops below 50%, it enters a rage state, gaining 1d6 extra damage per attack.</w:t>
      </w:r>
    </w:p>
    <w:p w:rsidR="00000000" w:rsidDel="00000000" w:rsidP="00000000" w:rsidRDefault="00000000" w:rsidRPr="00000000" w14:paraId="000021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Poisonous Bite: Its bite injects poison that causes 1d6 damage and forces the victim to make a Constitution Check or become poisoned.</w:t>
      </w:r>
    </w:p>
    <w:p w:rsidR="00000000" w:rsidDel="00000000" w:rsidP="00000000" w:rsidRDefault="00000000" w:rsidRPr="00000000" w14:paraId="000021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encountering the creature’s disturbing and unnatural form.</w:t>
      </w:r>
    </w:p>
    <w:p w:rsidR="00000000" w:rsidDel="00000000" w:rsidP="00000000" w:rsidRDefault="00000000" w:rsidRPr="00000000" w14:paraId="000021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Venomous Insectoid</w:t>
      </w:r>
    </w:p>
    <w:p w:rsidR="00000000" w:rsidDel="00000000" w:rsidP="00000000" w:rsidRDefault="00000000" w:rsidRPr="00000000" w14:paraId="000021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1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Venomous Insectoid is a giant, insect-like creature with multiple legs, barbed mandibles, and an exoskeleton that shimmers in the light. Its venomous bite is capable of paralyzing its prey.</w:t>
      </w:r>
    </w:p>
    <w:p w:rsidR="00000000" w:rsidDel="00000000" w:rsidP="00000000" w:rsidRDefault="00000000" w:rsidRPr="00000000" w14:paraId="000021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21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1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Mandible Slash (2d6), Venomous Bite (2d8)</w:t>
      </w:r>
    </w:p>
    <w:p w:rsidR="00000000" w:rsidDel="00000000" w:rsidP="00000000" w:rsidRDefault="00000000" w:rsidRPr="00000000" w14:paraId="000021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Strike, Venom Injection</w:t>
      </w:r>
    </w:p>
    <w:p w:rsidR="00000000" w:rsidDel="00000000" w:rsidP="00000000" w:rsidRDefault="00000000" w:rsidRPr="00000000" w14:paraId="000021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Venomous Bite: The bite of this insect paralyzes the victim, forcing a Constitution Check to resist. Failure results in 1d8 damage and paralysis for 1d6 rounds.</w:t>
      </w:r>
    </w:p>
    <w:p w:rsidR="00000000" w:rsidDel="00000000" w:rsidP="00000000" w:rsidRDefault="00000000" w:rsidRPr="00000000" w14:paraId="000021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Insectoid Swarm: If confronted by multiple attackers, the Venomous Insectoid can summon a swarm of smaller insectoids that deal 1d6 damage per round.</w:t>
      </w:r>
    </w:p>
    <w:p w:rsidR="00000000" w:rsidDel="00000000" w:rsidP="00000000" w:rsidRDefault="00000000" w:rsidRPr="00000000" w14:paraId="000021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Exoskeleton: The creature’s hardened body grants it resistance to physical damage.</w:t>
      </w:r>
    </w:p>
    <w:p w:rsidR="00000000" w:rsidDel="00000000" w:rsidP="00000000" w:rsidRDefault="00000000" w:rsidRPr="00000000" w14:paraId="000021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witnessing the insectoid’s terrifying mandibles and unnatural movements.</w:t>
      </w:r>
    </w:p>
    <w:p w:rsidR="00000000" w:rsidDel="00000000" w:rsidP="00000000" w:rsidRDefault="00000000" w:rsidRPr="00000000" w14:paraId="000021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Flesh-Bound Scorpion</w:t>
      </w:r>
    </w:p>
    <w:p w:rsidR="00000000" w:rsidDel="00000000" w:rsidP="00000000" w:rsidRDefault="00000000" w:rsidRPr="00000000" w14:paraId="000021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1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Flesh-Bound Scorpion is a mutated, gigantic scorpion whose exoskeleton is held together by flesh, rather than its natural armor. The creature has sharp pincers, a venomous stinger, and a mindless thirst for blood.</w:t>
      </w:r>
    </w:p>
    <w:p w:rsidR="00000000" w:rsidDel="00000000" w:rsidP="00000000" w:rsidRDefault="00000000" w:rsidRPr="00000000" w14:paraId="000021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21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21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(2d6), Venomous Stinger (3d6)</w:t>
      </w:r>
    </w:p>
    <w:p w:rsidR="00000000" w:rsidDel="00000000" w:rsidP="00000000" w:rsidRDefault="00000000" w:rsidRPr="00000000" w14:paraId="000021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Strike, Venom Injection</w:t>
      </w:r>
    </w:p>
    <w:p w:rsidR="00000000" w:rsidDel="00000000" w:rsidP="00000000" w:rsidRDefault="00000000" w:rsidRPr="00000000" w14:paraId="000021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Venomous Stinger: The Flesh-Bound Scorpion’s sting causes 3d6 damage and forces a Constitution Check to avoid paralysis.</w:t>
      </w:r>
    </w:p>
    <w:p w:rsidR="00000000" w:rsidDel="00000000" w:rsidP="00000000" w:rsidRDefault="00000000" w:rsidRPr="00000000" w14:paraId="000021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Flesh Armor: The scorpion’s flesh-binding makes it resistant to damage, reducing all physical attacks by 1d4 damage.</w:t>
      </w:r>
    </w:p>
    <w:p w:rsidR="00000000" w:rsidDel="00000000" w:rsidP="00000000" w:rsidRDefault="00000000" w:rsidRPr="00000000" w14:paraId="000021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Pin and Crush: When it successfully lands a claw strike, the scorpion can pin its target, preventing them from escaping. The target suffers 2d10 crushing damage per round until they escape.</w:t>
      </w:r>
    </w:p>
    <w:p w:rsidR="00000000" w:rsidDel="00000000" w:rsidP="00000000" w:rsidRDefault="00000000" w:rsidRPr="00000000" w14:paraId="000021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its disturbing and unsettling appearance.</w:t>
      </w:r>
    </w:p>
    <w:p w:rsidR="00000000" w:rsidDel="00000000" w:rsidP="00000000" w:rsidRDefault="00000000" w:rsidRPr="00000000" w14:paraId="000021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D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Blood-Frenzied Boar</w:t>
      </w:r>
    </w:p>
    <w:p w:rsidR="00000000" w:rsidDel="00000000" w:rsidP="00000000" w:rsidRDefault="00000000" w:rsidRPr="00000000" w14:paraId="000021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1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Blood-Frenzied Boar is an enraged and violent creature, its fur matted with blood from its rampages. Its tusks are razor-sharp, and its behavior is driven by an uncontrollable lust for destruction.</w:t>
      </w:r>
    </w:p>
    <w:p w:rsidR="00000000" w:rsidDel="00000000" w:rsidP="00000000" w:rsidRDefault="00000000" w:rsidRPr="00000000" w14:paraId="000021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w:t>
      </w:r>
    </w:p>
    <w:p w:rsidR="00000000" w:rsidDel="00000000" w:rsidP="00000000" w:rsidRDefault="00000000" w:rsidRPr="00000000" w14:paraId="000021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1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Tusk Gore (2d8), Charge (3d6)</w:t>
      </w:r>
    </w:p>
    <w:p w:rsidR="00000000" w:rsidDel="00000000" w:rsidP="00000000" w:rsidRDefault="00000000" w:rsidRPr="00000000" w14:paraId="000021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Tusk Attack, Charge</w:t>
      </w:r>
    </w:p>
    <w:p w:rsidR="00000000" w:rsidDel="00000000" w:rsidP="00000000" w:rsidRDefault="00000000" w:rsidRPr="00000000" w14:paraId="000021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Charge: The Blood-Frenzied Boar can charge at a target, dealing 3d6 damage on impact.</w:t>
      </w:r>
    </w:p>
    <w:p w:rsidR="00000000" w:rsidDel="00000000" w:rsidP="00000000" w:rsidRDefault="00000000" w:rsidRPr="00000000" w14:paraId="000021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Frenzy: When the boar’s health drops below 50%, it becomes incredibly fast and gains an additional 1d6 damage per attack.</w:t>
      </w:r>
    </w:p>
    <w:p w:rsidR="00000000" w:rsidDel="00000000" w:rsidP="00000000" w:rsidRDefault="00000000" w:rsidRPr="00000000" w14:paraId="000021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Bloodlust: The boar senses blood and will pursue any injured creature, adding 1d6 damage for every victim it smells blood from.</w:t>
      </w:r>
    </w:p>
    <w:p w:rsidR="00000000" w:rsidDel="00000000" w:rsidP="00000000" w:rsidRDefault="00000000" w:rsidRPr="00000000" w14:paraId="000021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the sheer rage and brutality of the creature’s attacks.</w:t>
      </w:r>
    </w:p>
    <w:p w:rsidR="00000000" w:rsidDel="00000000" w:rsidP="00000000" w:rsidRDefault="00000000" w:rsidRPr="00000000" w14:paraId="000021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Dire Wolf</w:t>
      </w:r>
    </w:p>
    <w:p w:rsidR="00000000" w:rsidDel="00000000" w:rsidP="00000000" w:rsidRDefault="00000000" w:rsidRPr="00000000" w14:paraId="000021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1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Dire Wolf is an ancient and massive relative of the modern wolf. It is an apex predator, hunting in packs, with a terrifying howl that can chill the soul.</w:t>
      </w:r>
    </w:p>
    <w:p w:rsidR="00000000" w:rsidDel="00000000" w:rsidP="00000000" w:rsidRDefault="00000000" w:rsidRPr="00000000" w14:paraId="000021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130</w:t>
      </w:r>
    </w:p>
    <w:p w:rsidR="00000000" w:rsidDel="00000000" w:rsidP="00000000" w:rsidRDefault="00000000" w:rsidRPr="00000000" w14:paraId="000021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1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Bite (2d6), Claw (1d8)</w:t>
      </w:r>
    </w:p>
    <w:p w:rsidR="00000000" w:rsidDel="00000000" w:rsidP="00000000" w:rsidRDefault="00000000" w:rsidRPr="00000000" w14:paraId="000021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Claw Swipe</w:t>
      </w:r>
    </w:p>
    <w:p w:rsidR="00000000" w:rsidDel="00000000" w:rsidP="00000000" w:rsidRDefault="00000000" w:rsidRPr="00000000" w14:paraId="000021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1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Pack Tactics: When multiple Dire Wolves are present, they gain advantage on attacks, coordinating their strikes to take down prey.</w:t>
      </w:r>
    </w:p>
    <w:p w:rsidR="00000000" w:rsidDel="00000000" w:rsidP="00000000" w:rsidRDefault="00000000" w:rsidRPr="00000000" w14:paraId="000021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Chilling Howl: The Dire Wolf can howl to summon other creatures or disorient its prey. Anyone who hears the howl must make a Sanity Check or suffer 1d4 Sanity loss.</w:t>
      </w:r>
    </w:p>
    <w:p w:rsidR="00000000" w:rsidDel="00000000" w:rsidP="00000000" w:rsidRDefault="00000000" w:rsidRPr="00000000" w14:paraId="000021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Terrifying Bite: A successful bite causes the victim to bleed, dealing 1d6 damage per round until healed.</w:t>
      </w:r>
    </w:p>
    <w:p w:rsidR="00000000" w:rsidDel="00000000" w:rsidP="00000000" w:rsidRDefault="00000000" w:rsidRPr="00000000" w14:paraId="000021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hearing its horrifying howl or seeing its terrifying form.</w:t>
      </w:r>
    </w:p>
    <w:p w:rsidR="00000000" w:rsidDel="00000000" w:rsidP="00000000" w:rsidRDefault="00000000" w:rsidRPr="00000000" w14:paraId="000021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1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 Giant Leech</w:t>
      </w:r>
    </w:p>
    <w:p w:rsidR="00000000" w:rsidDel="00000000" w:rsidP="00000000" w:rsidRDefault="00000000" w:rsidRPr="00000000" w14:paraId="000021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1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This massive parasitic creature thrives in dark, damp environments, preying on anything that comes too close. Its slimy body and razor-lined maw make it a terrifying predator. The Giant Leech latches onto its victims, slowly draining their life force.</w:t>
      </w:r>
    </w:p>
    <w:p w:rsidR="00000000" w:rsidDel="00000000" w:rsidP="00000000" w:rsidRDefault="00000000" w:rsidRPr="00000000" w14:paraId="000022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22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22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Sanguine Drain (2d6)</w:t>
      </w:r>
    </w:p>
    <w:p w:rsidR="00000000" w:rsidDel="00000000" w:rsidP="00000000" w:rsidRDefault="00000000" w:rsidRPr="00000000" w14:paraId="000022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Latch and Drain</w:t>
      </w:r>
    </w:p>
    <w:p w:rsidR="00000000" w:rsidDel="00000000" w:rsidP="00000000" w:rsidRDefault="00000000" w:rsidRPr="00000000" w14:paraId="000022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Sanguine Drain: The leech attaches to its prey and drains 1d6 health points per round until removed. A Strength Check is required to break free.</w:t>
      </w:r>
    </w:p>
    <w:p w:rsidR="00000000" w:rsidDel="00000000" w:rsidP="00000000" w:rsidRDefault="00000000" w:rsidRPr="00000000" w14:paraId="000022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Toxic Slime: The creature secretes a toxic mucus that deals 1d4 poison damage to anyone attempting to grapple or touch it.</w:t>
      </w:r>
    </w:p>
    <w:p w:rsidR="00000000" w:rsidDel="00000000" w:rsidP="00000000" w:rsidRDefault="00000000" w:rsidRPr="00000000" w14:paraId="000022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Underwater Advantage: In water, the Giant Leech gains advantage on Stealth Checks and Attack Rolls due to its agility.</w:t>
      </w:r>
    </w:p>
    <w:p w:rsidR="00000000" w:rsidDel="00000000" w:rsidP="00000000" w:rsidRDefault="00000000" w:rsidRPr="00000000" w14:paraId="000022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seeing its grotesque, pulsating form.</w:t>
      </w:r>
    </w:p>
    <w:p w:rsidR="00000000" w:rsidDel="00000000" w:rsidP="00000000" w:rsidRDefault="00000000" w:rsidRPr="00000000" w14:paraId="000022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Mummified Guardian</w:t>
      </w:r>
    </w:p>
    <w:p w:rsidR="00000000" w:rsidDel="00000000" w:rsidP="00000000" w:rsidRDefault="00000000" w:rsidRPr="00000000" w14:paraId="000022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Undead</w:t>
      </w:r>
    </w:p>
    <w:p w:rsidR="00000000" w:rsidDel="00000000" w:rsidP="00000000" w:rsidRDefault="00000000" w:rsidRPr="00000000" w14:paraId="000022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Ancient protectors of tombs and artifacts, these creatures are preserved corpses brought back to unholy life. Their decayed, bandaged bodies are imbued with dark magic, and they are relentless in their duty to protect what they guard.</w:t>
      </w:r>
    </w:p>
    <w:p w:rsidR="00000000" w:rsidDel="00000000" w:rsidP="00000000" w:rsidRDefault="00000000" w:rsidRPr="00000000" w14:paraId="000022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150</w:t>
      </w:r>
    </w:p>
    <w:p w:rsidR="00000000" w:rsidDel="00000000" w:rsidP="00000000" w:rsidRDefault="00000000" w:rsidRPr="00000000" w14:paraId="000022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2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Cursed Strike (2d8)</w:t>
      </w:r>
    </w:p>
    <w:p w:rsidR="00000000" w:rsidDel="00000000" w:rsidP="00000000" w:rsidRDefault="00000000" w:rsidRPr="00000000" w14:paraId="000022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Curses</w:t>
      </w:r>
    </w:p>
    <w:p w:rsidR="00000000" w:rsidDel="00000000" w:rsidP="00000000" w:rsidRDefault="00000000" w:rsidRPr="00000000" w14:paraId="000022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Cursed Strike: The Mummified Guardian’s attacks are imbued with dark energy, dealing 2d8 damage and imposing a -10% penalty to all rolls for 1d6 rounds.</w:t>
      </w:r>
    </w:p>
    <w:p w:rsidR="00000000" w:rsidDel="00000000" w:rsidP="00000000" w:rsidRDefault="00000000" w:rsidRPr="00000000" w14:paraId="000022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Immortal Duty: The Guardian can only be permanently destroyed if its artifact or tomb is desecrated. Otherwise, it resurrects after 1d6 hours.</w:t>
      </w:r>
    </w:p>
    <w:p w:rsidR="00000000" w:rsidDel="00000000" w:rsidP="00000000" w:rsidRDefault="00000000" w:rsidRPr="00000000" w14:paraId="000022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 Aura: Anyone within a 10-foot radius must make a Sanity Check or suffer 1d6 Sanity loss and become paralyzed with fear for 1 round.</w:t>
      </w:r>
    </w:p>
    <w:p w:rsidR="00000000" w:rsidDel="00000000" w:rsidP="00000000" w:rsidRDefault="00000000" w:rsidRPr="00000000" w14:paraId="000022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its unholy movements.</w:t>
      </w:r>
    </w:p>
    <w:p w:rsidR="00000000" w:rsidDel="00000000" w:rsidP="00000000" w:rsidRDefault="00000000" w:rsidRPr="00000000" w14:paraId="000022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Shadow Beast</w:t>
      </w:r>
    </w:p>
    <w:p w:rsidR="00000000" w:rsidDel="00000000" w:rsidP="00000000" w:rsidRDefault="00000000" w:rsidRPr="00000000" w14:paraId="000022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22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Shadow Beast is a formless mass of darkness, with faint glowing eyes and the ability to shift its shape. It feeds on fear and light, spreading madness wherever it roams.</w:t>
      </w:r>
    </w:p>
    <w:p w:rsidR="00000000" w:rsidDel="00000000" w:rsidP="00000000" w:rsidRDefault="00000000" w:rsidRPr="00000000" w14:paraId="000022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22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22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Shadow Strike (2d6), Psychic Fear (2d8)</w:t>
      </w:r>
    </w:p>
    <w:p w:rsidR="00000000" w:rsidDel="00000000" w:rsidP="00000000" w:rsidRDefault="00000000" w:rsidRPr="00000000" w14:paraId="000022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and Physical</w:t>
      </w:r>
    </w:p>
    <w:p w:rsidR="00000000" w:rsidDel="00000000" w:rsidP="00000000" w:rsidRDefault="00000000" w:rsidRPr="00000000" w14:paraId="000022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 Strike: The Beast lashes out with tendrils of darkness, dealing 2d6 damage.</w:t>
      </w:r>
    </w:p>
    <w:p w:rsidR="00000000" w:rsidDel="00000000" w:rsidP="00000000" w:rsidRDefault="00000000" w:rsidRPr="00000000" w14:paraId="000022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Absorb Light: The Beast can extinguish all light within a 30-foot radius, making the area completely dark and causing -20% penalties to all sight-based rolls.</w:t>
      </w:r>
    </w:p>
    <w:p w:rsidR="00000000" w:rsidDel="00000000" w:rsidP="00000000" w:rsidRDefault="00000000" w:rsidRPr="00000000" w14:paraId="000022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Fear: The creature emits a wave of psychic energy, forcing everyone in range to make a Sanity Check. Failure results in 2d8 sanity loss and disorientation for 1d6 rounds.</w:t>
      </w:r>
    </w:p>
    <w:p w:rsidR="00000000" w:rsidDel="00000000" w:rsidP="00000000" w:rsidRDefault="00000000" w:rsidRPr="00000000" w14:paraId="000022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seeing the Shadow Beast’s horrifying form.</w:t>
      </w:r>
    </w:p>
    <w:p w:rsidR="00000000" w:rsidDel="00000000" w:rsidP="00000000" w:rsidRDefault="00000000" w:rsidRPr="00000000" w14:paraId="000022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Venomous Spider</w:t>
      </w:r>
    </w:p>
    <w:p w:rsidR="00000000" w:rsidDel="00000000" w:rsidP="00000000" w:rsidRDefault="00000000" w:rsidRPr="00000000" w14:paraId="000022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2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giant spider infused with unnatural venom, its body is bloated and covered in bristling hairs. It weaves sticky webs to trap its prey before injecting them with deadly venom.</w:t>
      </w:r>
    </w:p>
    <w:p w:rsidR="00000000" w:rsidDel="00000000" w:rsidP="00000000" w:rsidRDefault="00000000" w:rsidRPr="00000000" w14:paraId="000022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90</w:t>
      </w:r>
    </w:p>
    <w:p w:rsidR="00000000" w:rsidDel="00000000" w:rsidP="00000000" w:rsidRDefault="00000000" w:rsidRPr="00000000" w14:paraId="000022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35%</w:t>
      </w:r>
    </w:p>
    <w:p w:rsidR="00000000" w:rsidDel="00000000" w:rsidP="00000000" w:rsidRDefault="00000000" w:rsidRPr="00000000" w14:paraId="000022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Venom Bite (2d6), Web Trap</w:t>
      </w:r>
    </w:p>
    <w:p w:rsidR="00000000" w:rsidDel="00000000" w:rsidP="00000000" w:rsidRDefault="00000000" w:rsidRPr="00000000" w14:paraId="000022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Web Combat</w:t>
      </w:r>
    </w:p>
    <w:p w:rsidR="00000000" w:rsidDel="00000000" w:rsidP="00000000" w:rsidRDefault="00000000" w:rsidRPr="00000000" w14:paraId="000022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Venom Bite: A successful bite deals 2d6 damage and injects poison, forcing a Constitution Check or taking 1d6 poison damage for 1d4 rounds.</w:t>
      </w:r>
    </w:p>
    <w:p w:rsidR="00000000" w:rsidDel="00000000" w:rsidP="00000000" w:rsidRDefault="00000000" w:rsidRPr="00000000" w14:paraId="000022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Web Trap: The spider can entangle its prey in webs, preventing movement and requiring a Strength Check to escape.</w:t>
      </w:r>
    </w:p>
    <w:p w:rsidR="00000000" w:rsidDel="00000000" w:rsidP="00000000" w:rsidRDefault="00000000" w:rsidRPr="00000000" w14:paraId="000022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Wall Climb: The Venomous Spider can climb walls and ceilings, making it difficult to track or attack.</w:t>
      </w:r>
    </w:p>
    <w:p w:rsidR="00000000" w:rsidDel="00000000" w:rsidP="00000000" w:rsidRDefault="00000000" w:rsidRPr="00000000" w14:paraId="000022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seeing its unnatural size and malevolence.</w:t>
      </w:r>
    </w:p>
    <w:p w:rsidR="00000000" w:rsidDel="00000000" w:rsidP="00000000" w:rsidRDefault="00000000" w:rsidRPr="00000000" w14:paraId="000022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The Butchered Eagle</w:t>
      </w:r>
    </w:p>
    <w:p w:rsidR="00000000" w:rsidDel="00000000" w:rsidP="00000000" w:rsidRDefault="00000000" w:rsidRPr="00000000" w14:paraId="000022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Corrupted Creature</w:t>
      </w:r>
    </w:p>
    <w:p w:rsidR="00000000" w:rsidDel="00000000" w:rsidP="00000000" w:rsidRDefault="00000000" w:rsidRPr="00000000" w14:paraId="000022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This once-noble bird has been mutated by dark magic, its wings ragged and dripping with ichor. Its talons are elongated, and its cries are warped into something terrifyingly human-like.</w:t>
      </w:r>
    </w:p>
    <w:p w:rsidR="00000000" w:rsidDel="00000000" w:rsidP="00000000" w:rsidRDefault="00000000" w:rsidRPr="00000000" w14:paraId="000022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w:t>
      </w:r>
    </w:p>
    <w:p w:rsidR="00000000" w:rsidDel="00000000" w:rsidP="00000000" w:rsidRDefault="00000000" w:rsidRPr="00000000" w14:paraId="000022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2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Talon Slash (1d8), Screech (2d6)</w:t>
      </w:r>
    </w:p>
    <w:p w:rsidR="00000000" w:rsidDel="00000000" w:rsidP="00000000" w:rsidRDefault="00000000" w:rsidRPr="00000000" w14:paraId="000022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Aerial Combat</w:t>
      </w:r>
    </w:p>
    <w:p w:rsidR="00000000" w:rsidDel="00000000" w:rsidP="00000000" w:rsidRDefault="00000000" w:rsidRPr="00000000" w14:paraId="000022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Horrific Screech: The Butchered Eagle emits a screech that forces anyone within a 20-foot radius to make a Sanity Check. Failure results in 2d6 sanity loss and deafness for 1d4 rounds.</w:t>
      </w:r>
    </w:p>
    <w:p w:rsidR="00000000" w:rsidDel="00000000" w:rsidP="00000000" w:rsidRDefault="00000000" w:rsidRPr="00000000" w14:paraId="000022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Ichor Dive: The Eagle dives onto its prey, dealing 1d10 damage on a successful hit.</w:t>
      </w:r>
    </w:p>
    <w:p w:rsidR="00000000" w:rsidDel="00000000" w:rsidP="00000000" w:rsidRDefault="00000000" w:rsidRPr="00000000" w14:paraId="000022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Corrupted Feathers: Touching the Eagle’s feathers causes 1d4 poison damage.</w:t>
      </w:r>
    </w:p>
    <w:p w:rsidR="00000000" w:rsidDel="00000000" w:rsidP="00000000" w:rsidRDefault="00000000" w:rsidRPr="00000000" w14:paraId="000022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hearing its screech.</w:t>
      </w:r>
    </w:p>
    <w:p w:rsidR="00000000" w:rsidDel="00000000" w:rsidP="00000000" w:rsidRDefault="00000000" w:rsidRPr="00000000" w14:paraId="000022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Giant Centipede</w:t>
      </w:r>
    </w:p>
    <w:p w:rsidR="00000000" w:rsidDel="00000000" w:rsidP="00000000" w:rsidRDefault="00000000" w:rsidRPr="00000000" w14:paraId="000022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2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massive insect with a hard, chitinous body and venomous mandibles. Its many legs create a horrifying clicking sound as it moves.</w:t>
      </w:r>
    </w:p>
    <w:p w:rsidR="00000000" w:rsidDel="00000000" w:rsidP="00000000" w:rsidRDefault="00000000" w:rsidRPr="00000000" w14:paraId="000022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70</w:t>
      </w:r>
    </w:p>
    <w:p w:rsidR="00000000" w:rsidDel="00000000" w:rsidP="00000000" w:rsidRDefault="00000000" w:rsidRPr="00000000" w14:paraId="000022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2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Bite (1d6), Venomous Bite (1d10)</w:t>
      </w:r>
    </w:p>
    <w:p w:rsidR="00000000" w:rsidDel="00000000" w:rsidP="00000000" w:rsidRDefault="00000000" w:rsidRPr="00000000" w14:paraId="000022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Poison</w:t>
      </w:r>
    </w:p>
    <w:p w:rsidR="00000000" w:rsidDel="00000000" w:rsidP="00000000" w:rsidRDefault="00000000" w:rsidRPr="00000000" w14:paraId="000022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Venomous Bite: Its bite delivers a potent venom, dealing 1d10 damage and forcing a Constitution Check to avoid paralysis.</w:t>
      </w:r>
    </w:p>
    <w:p w:rsidR="00000000" w:rsidDel="00000000" w:rsidP="00000000" w:rsidRDefault="00000000" w:rsidRPr="00000000" w14:paraId="000022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Swarm Instinct: When multiple Giant Centipedes are present, they coordinate attacks, increasing their effectiveness.</w:t>
      </w:r>
    </w:p>
    <w:p w:rsidR="00000000" w:rsidDel="00000000" w:rsidP="00000000" w:rsidRDefault="00000000" w:rsidRPr="00000000" w14:paraId="000022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Camouflage: The centipede blends into its surroundings, gaining advantage on Stealth Checks.</w:t>
      </w:r>
    </w:p>
    <w:p w:rsidR="00000000" w:rsidDel="00000000" w:rsidP="00000000" w:rsidRDefault="00000000" w:rsidRPr="00000000" w14:paraId="000022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encountering this unnervingly large insect.</w:t>
      </w:r>
    </w:p>
    <w:p w:rsidR="00000000" w:rsidDel="00000000" w:rsidP="00000000" w:rsidRDefault="00000000" w:rsidRPr="00000000" w14:paraId="000022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6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14. Rotting Ox</w:t>
      </w:r>
    </w:p>
    <w:p w:rsidR="00000000" w:rsidDel="00000000" w:rsidP="00000000" w:rsidRDefault="00000000" w:rsidRPr="00000000" w14:paraId="000022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Undead</w:t>
      </w:r>
    </w:p>
    <w:p w:rsidR="00000000" w:rsidDel="00000000" w:rsidP="00000000" w:rsidRDefault="00000000" w:rsidRPr="00000000" w14:paraId="000022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decayed ox, reanimated by dark forces. Its flesh is rotting, and its movements are slow but deliberate. It attacks with its massive horns, spreading disease wherever it goes.</w:t>
      </w:r>
    </w:p>
    <w:p w:rsidR="00000000" w:rsidDel="00000000" w:rsidP="00000000" w:rsidRDefault="00000000" w:rsidRPr="00000000" w14:paraId="000022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140</w:t>
      </w:r>
    </w:p>
    <w:p w:rsidR="00000000" w:rsidDel="00000000" w:rsidP="00000000" w:rsidRDefault="00000000" w:rsidRPr="00000000" w14:paraId="000022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30%</w:t>
      </w:r>
    </w:p>
    <w:p w:rsidR="00000000" w:rsidDel="00000000" w:rsidP="00000000" w:rsidRDefault="00000000" w:rsidRPr="00000000" w14:paraId="000022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Horn Gore (2d8), Rotting Touch (1d6)</w:t>
      </w:r>
    </w:p>
    <w:p w:rsidR="00000000" w:rsidDel="00000000" w:rsidP="00000000" w:rsidRDefault="00000000" w:rsidRPr="00000000" w14:paraId="000022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w:t>
      </w:r>
    </w:p>
    <w:p w:rsidR="00000000" w:rsidDel="00000000" w:rsidP="00000000" w:rsidRDefault="00000000" w:rsidRPr="00000000" w14:paraId="000022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Rotting Touch: Anything the Rotting Ox touches begins to decay, dealing 1d6 damage per round to objects or living creatures.</w:t>
      </w:r>
    </w:p>
    <w:p w:rsidR="00000000" w:rsidDel="00000000" w:rsidP="00000000" w:rsidRDefault="00000000" w:rsidRPr="00000000" w14:paraId="000022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Disease Aura: Anyone within 10 feet must make a Constitution Check or become infected, suffering 1d4 damage per round.</w:t>
      </w:r>
    </w:p>
    <w:p w:rsidR="00000000" w:rsidDel="00000000" w:rsidP="00000000" w:rsidRDefault="00000000" w:rsidRPr="00000000" w14:paraId="000022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Trample: The Ox can charge forward, trampling enemies for 3d6 damage.</w:t>
      </w:r>
    </w:p>
    <w:p w:rsidR="00000000" w:rsidDel="00000000" w:rsidP="00000000" w:rsidRDefault="00000000" w:rsidRPr="00000000" w14:paraId="000022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its decaying form.</w:t>
      </w:r>
    </w:p>
    <w:p w:rsidR="00000000" w:rsidDel="00000000" w:rsidP="00000000" w:rsidRDefault="00000000" w:rsidRPr="00000000" w14:paraId="000022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 Demon-Touched Ape</w:t>
      </w:r>
    </w:p>
    <w:p w:rsidR="00000000" w:rsidDel="00000000" w:rsidP="00000000" w:rsidRDefault="00000000" w:rsidRPr="00000000" w14:paraId="0000227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Corrupted Creature</w:t>
      </w:r>
    </w:p>
    <w:p w:rsidR="00000000" w:rsidDel="00000000" w:rsidP="00000000" w:rsidRDefault="00000000" w:rsidRPr="00000000" w14:paraId="000022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 massive ape corrupted by demonic energy, with glowing red eyes and unnaturally sharp claws. It is intelligent, violent, and fiercely territorial.</w:t>
      </w:r>
    </w:p>
    <w:p w:rsidR="00000000" w:rsidDel="00000000" w:rsidP="00000000" w:rsidRDefault="00000000" w:rsidRPr="00000000" w14:paraId="000022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22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2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(2d8), Pummel (3d6)</w:t>
      </w:r>
    </w:p>
    <w:p w:rsidR="00000000" w:rsidDel="00000000" w:rsidP="00000000" w:rsidRDefault="00000000" w:rsidRPr="00000000" w14:paraId="000022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w:t>
      </w:r>
    </w:p>
    <w:p w:rsidR="00000000" w:rsidDel="00000000" w:rsidP="00000000" w:rsidRDefault="00000000" w:rsidRPr="00000000" w14:paraId="000022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Frenzied Attack: The Ape can attack twice per round if its health is below 50%.</w:t>
      </w:r>
    </w:p>
    <w:p w:rsidR="00000000" w:rsidDel="00000000" w:rsidP="00000000" w:rsidRDefault="00000000" w:rsidRPr="00000000" w14:paraId="000022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Demonic Rage: When enraged, the Ape gains 1d6 bonus damage to all physical attacks and becomes immune to fear.</w:t>
      </w:r>
    </w:p>
    <w:p w:rsidR="00000000" w:rsidDel="00000000" w:rsidP="00000000" w:rsidRDefault="00000000" w:rsidRPr="00000000" w14:paraId="000022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Howl of Dominion: The Ape can emit a demonic howl, forcing enemies within 30 feet to make a Sanity Check or suffer 2d6 sanity loss.</w:t>
      </w:r>
    </w:p>
    <w:p w:rsidR="00000000" w:rsidDel="00000000" w:rsidP="00000000" w:rsidRDefault="00000000" w:rsidRPr="00000000" w14:paraId="000022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witnessing its monstrous strength and the demonic aura surrounding it.</w:t>
      </w:r>
    </w:p>
    <w:p w:rsidR="00000000" w:rsidDel="00000000" w:rsidP="00000000" w:rsidRDefault="00000000" w:rsidRPr="00000000" w14:paraId="000022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8A">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Skinless Cat</w:t>
      </w:r>
    </w:p>
    <w:p w:rsidR="00000000" w:rsidDel="00000000" w:rsidP="00000000" w:rsidRDefault="00000000" w:rsidRPr="00000000" w14:paraId="000022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2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Skinless Cat is a horrifying creature, once a normal feline but now devoid of skin, its muscles exposed to the open air. Its body is an eerie combination of mutilated flesh, and its eyes glisten with a strange cosmic glow. It stalks its prey, moving with unnatural speed and exhibiting an unholy intelligence.</w:t>
      </w:r>
    </w:p>
    <w:p w:rsidR="00000000" w:rsidDel="00000000" w:rsidP="00000000" w:rsidRDefault="00000000" w:rsidRPr="00000000" w14:paraId="000022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w:t>
      </w:r>
    </w:p>
    <w:p w:rsidR="00000000" w:rsidDel="00000000" w:rsidP="00000000" w:rsidRDefault="00000000" w:rsidRPr="00000000" w14:paraId="000022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22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Rend Flesh (1d6), Bite (2d4)</w:t>
      </w:r>
    </w:p>
    <w:p w:rsidR="00000000" w:rsidDel="00000000" w:rsidP="00000000" w:rsidRDefault="00000000" w:rsidRPr="00000000" w14:paraId="000022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 Strike, Bite</w:t>
      </w:r>
    </w:p>
    <w:p w:rsidR="00000000" w:rsidDel="00000000" w:rsidP="00000000" w:rsidRDefault="00000000" w:rsidRPr="00000000" w14:paraId="000022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Rend Flesh: The Skinless Cat’s claws tear through flesh with disturbing precision, causing 1d6 damage.</w:t>
      </w:r>
    </w:p>
    <w:p w:rsidR="00000000" w:rsidDel="00000000" w:rsidP="00000000" w:rsidRDefault="00000000" w:rsidRPr="00000000" w14:paraId="000022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Silent Movement: Despite its horrific form, the Skinless Cat is capable of moving silently, granting it advantage on Stealth Checks.</w:t>
      </w:r>
    </w:p>
    <w:p w:rsidR="00000000" w:rsidDel="00000000" w:rsidP="00000000" w:rsidRDefault="00000000" w:rsidRPr="00000000" w14:paraId="000022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Unholy Intelligence: The Skinless Cat possesses an eerie intelligence, often setting traps for its prey, outsmarting those who pursue it.</w:t>
      </w:r>
    </w:p>
    <w:p w:rsidR="00000000" w:rsidDel="00000000" w:rsidP="00000000" w:rsidRDefault="00000000" w:rsidRPr="00000000" w14:paraId="000022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Acidic Blood: Its blood is toxic. Any weapon that pierces the cat’s body will take 1d4 damage from its acidic blood.</w:t>
      </w:r>
    </w:p>
    <w:p w:rsidR="00000000" w:rsidDel="00000000" w:rsidP="00000000" w:rsidRDefault="00000000" w:rsidRPr="00000000" w14:paraId="000022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seeing the horrifying and unnatural form of the Skinless Cat.</w:t>
      </w:r>
    </w:p>
    <w:p w:rsidR="00000000" w:rsidDel="00000000" w:rsidP="00000000" w:rsidRDefault="00000000" w:rsidRPr="00000000" w14:paraId="000022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9B">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9C">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9D">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9E">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Abnormal Fish</w:t>
      </w:r>
    </w:p>
    <w:p w:rsidR="00000000" w:rsidDel="00000000" w:rsidP="00000000" w:rsidRDefault="00000000" w:rsidRPr="00000000" w14:paraId="000022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2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rsidR="00000000" w:rsidDel="00000000" w:rsidP="00000000" w:rsidRDefault="00000000" w:rsidRPr="00000000" w14:paraId="000022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90</w:t>
      </w:r>
    </w:p>
    <w:p w:rsidR="00000000" w:rsidDel="00000000" w:rsidP="00000000" w:rsidRDefault="00000000" w:rsidRPr="00000000" w14:paraId="000022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2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Teeth Rake (1d8), Poisonous Gills (2d6)</w:t>
      </w:r>
    </w:p>
    <w:p w:rsidR="00000000" w:rsidDel="00000000" w:rsidP="00000000" w:rsidRDefault="00000000" w:rsidRPr="00000000" w14:paraId="000022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Bite, Poison</w:t>
      </w:r>
    </w:p>
    <w:p w:rsidR="00000000" w:rsidDel="00000000" w:rsidP="00000000" w:rsidRDefault="00000000" w:rsidRPr="00000000" w14:paraId="000022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Teeth Rake: The Abnormal Fish uses its sharp, jagged teeth to tear into its prey, causing 1d8 damage.</w:t>
      </w:r>
    </w:p>
    <w:p w:rsidR="00000000" w:rsidDel="00000000" w:rsidP="00000000" w:rsidRDefault="00000000" w:rsidRPr="00000000" w14:paraId="000022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Poisonous Gills: Any victim who touches the gills of the fish must make a Constitution Check or suffer 2d6 poison damage.</w:t>
      </w:r>
    </w:p>
    <w:p w:rsidR="00000000" w:rsidDel="00000000" w:rsidP="00000000" w:rsidRDefault="00000000" w:rsidRPr="00000000" w14:paraId="000022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Hypnotic Gaze: The fish has the ability to hypnotize its prey with its multiple, glowing eyes. Victims must make a Willpower Check to avoid being entranced for 1d6 rounds.</w:t>
      </w:r>
    </w:p>
    <w:p w:rsidR="00000000" w:rsidDel="00000000" w:rsidP="00000000" w:rsidRDefault="00000000" w:rsidRPr="00000000" w14:paraId="000022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Aquatic Agility: The Abnormal Fish can swim at impossible speeds, making it immune to most ranged attacks while submerged.</w:t>
      </w:r>
    </w:p>
    <w:p w:rsidR="00000000" w:rsidDel="00000000" w:rsidP="00000000" w:rsidRDefault="00000000" w:rsidRPr="00000000" w14:paraId="000022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seeing its unnatural and terrifying form, or witnessing the hypnotic gaze.</w:t>
      </w:r>
    </w:p>
    <w:p w:rsidR="00000000" w:rsidDel="00000000" w:rsidP="00000000" w:rsidRDefault="00000000" w:rsidRPr="00000000" w14:paraId="000022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B1">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B2">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Nightmare Elk</w:t>
      </w:r>
    </w:p>
    <w:p w:rsidR="00000000" w:rsidDel="00000000" w:rsidP="00000000" w:rsidRDefault="00000000" w:rsidRPr="00000000" w14:paraId="000022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22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rsidR="00000000" w:rsidDel="00000000" w:rsidP="00000000" w:rsidRDefault="00000000" w:rsidRPr="00000000" w14:paraId="000022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22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65%</w:t>
      </w:r>
    </w:p>
    <w:p w:rsidR="00000000" w:rsidDel="00000000" w:rsidP="00000000" w:rsidRDefault="00000000" w:rsidRPr="00000000" w14:paraId="000022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Antler Gore (3d6), Dream Siphon (2d10)</w:t>
      </w:r>
    </w:p>
    <w:p w:rsidR="00000000" w:rsidDel="00000000" w:rsidP="00000000" w:rsidRDefault="00000000" w:rsidRPr="00000000" w14:paraId="000022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Psychic Drain</w:t>
      </w:r>
    </w:p>
    <w:p w:rsidR="00000000" w:rsidDel="00000000" w:rsidP="00000000" w:rsidRDefault="00000000" w:rsidRPr="00000000" w14:paraId="000022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Antler Gore: The Nightmare Elk uses its massive, horned antlers to gore its prey, dealing 3d6 damage.</w:t>
      </w:r>
    </w:p>
    <w:p w:rsidR="00000000" w:rsidDel="00000000" w:rsidP="00000000" w:rsidRDefault="00000000" w:rsidRPr="00000000" w14:paraId="000022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Dream Siphon: The Nightmare Elk can feed off the nightmares of nearby individuals. It causes 2d10 psychic damage to those within 50 feet.</w:t>
      </w:r>
    </w:p>
    <w:p w:rsidR="00000000" w:rsidDel="00000000" w:rsidP="00000000" w:rsidRDefault="00000000" w:rsidRPr="00000000" w14:paraId="000022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Nightmare Vision: Those who meet its gaze are shown horrifying visions of their worst fears, forcing them to make a Sanity Check or suffer 1d6 Sanity loss.</w:t>
      </w:r>
    </w:p>
    <w:p w:rsidR="00000000" w:rsidDel="00000000" w:rsidP="00000000" w:rsidRDefault="00000000" w:rsidRPr="00000000" w14:paraId="000022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Nightmare Summoning: It can create nightmares to terrorize enemies, lowering their morale and making them more susceptible to fear.</w:t>
      </w:r>
    </w:p>
    <w:p w:rsidR="00000000" w:rsidDel="00000000" w:rsidP="00000000" w:rsidRDefault="00000000" w:rsidRPr="00000000" w14:paraId="000022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1d10 Sanity loss for seeing its unnatural form or being caught in its nightmarish aura.</w:t>
      </w:r>
    </w:p>
    <w:p w:rsidR="00000000" w:rsidDel="00000000" w:rsidP="00000000" w:rsidRDefault="00000000" w:rsidRPr="00000000" w14:paraId="000022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Blighted Deer</w:t>
      </w:r>
    </w:p>
    <w:p w:rsidR="00000000" w:rsidDel="00000000" w:rsidP="00000000" w:rsidRDefault="00000000" w:rsidRPr="00000000" w14:paraId="000022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Earthbound Creature</w:t>
      </w:r>
    </w:p>
    <w:p w:rsidR="00000000" w:rsidDel="00000000" w:rsidP="00000000" w:rsidRDefault="00000000" w:rsidRPr="00000000" w14:paraId="000022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rsidR="00000000" w:rsidDel="00000000" w:rsidP="00000000" w:rsidRDefault="00000000" w:rsidRPr="00000000" w14:paraId="000022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140</w:t>
      </w:r>
    </w:p>
    <w:p w:rsidR="00000000" w:rsidDel="00000000" w:rsidP="00000000" w:rsidRDefault="00000000" w:rsidRPr="00000000" w14:paraId="000022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22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Antler Impalement (2d8), Spore Release (1d6)</w:t>
      </w:r>
    </w:p>
    <w:p w:rsidR="00000000" w:rsidDel="00000000" w:rsidP="00000000" w:rsidRDefault="00000000" w:rsidRPr="00000000" w14:paraId="000022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Poisonous Spore</w:t>
      </w:r>
    </w:p>
    <w:p w:rsidR="00000000" w:rsidDel="00000000" w:rsidP="00000000" w:rsidRDefault="00000000" w:rsidRPr="00000000" w14:paraId="000022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Antler Impalement: The Blighted Deer charges forward with its razor-sharp antlers, dealing 2d8 damage on a successful hit.</w:t>
      </w:r>
    </w:p>
    <w:p w:rsidR="00000000" w:rsidDel="00000000" w:rsidP="00000000" w:rsidRDefault="00000000" w:rsidRPr="00000000" w14:paraId="000022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Poisonous Spore Release: When threatened, the deer releases a cloud of toxic spores that causes 1d6 poison damage to all creatures within 10 feet.</w:t>
      </w:r>
    </w:p>
    <w:p w:rsidR="00000000" w:rsidDel="00000000" w:rsidP="00000000" w:rsidRDefault="00000000" w:rsidRPr="00000000" w14:paraId="000022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Decay Aura: The presence of the Blighted Deer causes the decay of plants and contamination of the environment. Anything it touches begins to rot or break down.</w:t>
      </w:r>
    </w:p>
    <w:p w:rsidR="00000000" w:rsidDel="00000000" w:rsidP="00000000" w:rsidRDefault="00000000" w:rsidRPr="00000000" w14:paraId="000022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Fungal Regeneration: The creature can heal 1d6 HP every round by absorbing the toxic spores that it spreads.</w:t>
      </w:r>
    </w:p>
    <w:p w:rsidR="00000000" w:rsidDel="00000000" w:rsidP="00000000" w:rsidRDefault="00000000" w:rsidRPr="00000000" w14:paraId="000022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witnessing its horrific transformation into an unnatural creature.</w:t>
      </w:r>
    </w:p>
    <w:p w:rsidR="00000000" w:rsidDel="00000000" w:rsidP="00000000" w:rsidRDefault="00000000" w:rsidRPr="00000000" w14:paraId="000022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D1">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D2">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D3">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D4">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D5">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D6">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Demonic Creatures and        Entities</w:t>
      </w:r>
    </w:p>
    <w:p w:rsidR="00000000" w:rsidDel="00000000" w:rsidP="00000000" w:rsidRDefault="00000000" w:rsidRPr="00000000" w14:paraId="000022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are beings of immense power, often originating from the underworld or hellish realms. They are often tied to dark rituals or ancient cults, and may even offer dark bargains to unwitting humans.</w:t>
      </w:r>
    </w:p>
    <w:p w:rsidR="00000000" w:rsidDel="00000000" w:rsidP="00000000" w:rsidRDefault="00000000" w:rsidRPr="00000000" w14:paraId="000022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DB">
      <w:pPr>
        <w:spacing w:line="276" w:lineRule="auto"/>
        <w:rPr>
          <w:rFonts w:ascii="Oswald SemiBold" w:cs="Oswald SemiBold" w:eastAsia="Oswald SemiBold" w:hAnsi="Oswald SemiBold"/>
          <w:sz w:val="24"/>
          <w:szCs w:val="24"/>
        </w:rPr>
      </w:pPr>
      <w:r w:rsidDel="00000000" w:rsidR="00000000" w:rsidRPr="00000000">
        <w:rPr>
          <w:rtl w:val="0"/>
        </w:rPr>
      </w:r>
    </w:p>
    <w:p w:rsidR="00000000" w:rsidDel="00000000" w:rsidP="00000000" w:rsidRDefault="00000000" w:rsidRPr="00000000" w14:paraId="000022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Demon of Flame</w:t>
      </w:r>
    </w:p>
    <w:p w:rsidR="00000000" w:rsidDel="00000000" w:rsidP="00000000" w:rsidRDefault="00000000" w:rsidRPr="00000000" w14:paraId="000022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2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Flame is a creature of pure fire and rage, existing as an embodiment of destruction and chaos. Its fiery form burns with an intensity that can reduce anything in its path to ash. Its roar is a constant crackle, like burning wood in the inferno.</w:t>
      </w:r>
    </w:p>
    <w:p w:rsidR="00000000" w:rsidDel="00000000" w:rsidP="00000000" w:rsidRDefault="00000000" w:rsidRPr="00000000" w14:paraId="000022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22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2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Flame Claws (2d8), Fireball (3d6)</w:t>
      </w:r>
    </w:p>
    <w:p w:rsidR="00000000" w:rsidDel="00000000" w:rsidP="00000000" w:rsidRDefault="00000000" w:rsidRPr="00000000" w14:paraId="000022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Fire-based Attack, Melee</w:t>
      </w:r>
    </w:p>
    <w:p w:rsidR="00000000" w:rsidDel="00000000" w:rsidP="00000000" w:rsidRDefault="00000000" w:rsidRPr="00000000" w14:paraId="000022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Breath: The Demon can unleash a blast of hellish fire, dealing 3d6 damage to everything in a 20-foot cone.</w:t>
      </w:r>
    </w:p>
    <w:p w:rsidR="00000000" w:rsidDel="00000000" w:rsidP="00000000" w:rsidRDefault="00000000" w:rsidRPr="00000000" w14:paraId="000022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Flame Aura: The Demon is surrounded by a constant aura of flame that causes 1d4 damage to any creature within 10 feet.</w:t>
      </w:r>
    </w:p>
    <w:p w:rsidR="00000000" w:rsidDel="00000000" w:rsidP="00000000" w:rsidRDefault="00000000" w:rsidRPr="00000000" w14:paraId="000022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Immune to Fire: The Demon of Flame is completely immune to fire-based damage, healing instead from flames.</w:t>
      </w:r>
    </w:p>
    <w:p w:rsidR="00000000" w:rsidDel="00000000" w:rsidP="00000000" w:rsidRDefault="00000000" w:rsidRPr="00000000" w14:paraId="000022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being in the presence of intense, all-consuming fire.</w:t>
      </w:r>
    </w:p>
    <w:p w:rsidR="00000000" w:rsidDel="00000000" w:rsidP="00000000" w:rsidRDefault="00000000" w:rsidRPr="00000000" w14:paraId="000022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Lilith, Queen of the Damned</w:t>
      </w:r>
    </w:p>
    <w:p w:rsidR="00000000" w:rsidDel="00000000" w:rsidP="00000000" w:rsidRDefault="00000000" w:rsidRPr="00000000" w14:paraId="000022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22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Lilith is the matron of all dark forces, mother of demons, and ruler of the damned souls. Her appearance is sultry and alluring, with a twisted beauty that masks her cruelty and dark magic. She seduces, manipulates, and destroys those who fall under her thrall.</w:t>
      </w:r>
    </w:p>
    <w:p w:rsidR="00000000" w:rsidDel="00000000" w:rsidP="00000000" w:rsidRDefault="00000000" w:rsidRPr="00000000" w14:paraId="000022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22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2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Dark Kiss (2d8), Soul Drain (3d6)</w:t>
      </w:r>
    </w:p>
    <w:p w:rsidR="00000000" w:rsidDel="00000000" w:rsidP="00000000" w:rsidRDefault="00000000" w:rsidRPr="00000000" w14:paraId="000022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Physical</w:t>
      </w:r>
    </w:p>
    <w:p w:rsidR="00000000" w:rsidDel="00000000" w:rsidP="00000000" w:rsidRDefault="00000000" w:rsidRPr="00000000" w14:paraId="000022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2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Dark Kiss: Lilith’s kiss lures her victims into unholy submission, dealing 2d8 psychic damage and charming the target for 1d6 rounds.</w:t>
      </w:r>
    </w:p>
    <w:p w:rsidR="00000000" w:rsidDel="00000000" w:rsidP="00000000" w:rsidRDefault="00000000" w:rsidRPr="00000000" w14:paraId="000022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Soul Drain: Lilith can drain the life force of others, healing herself by 3d6 HP for each victim.</w:t>
      </w:r>
    </w:p>
    <w:p w:rsidR="00000000" w:rsidDel="00000000" w:rsidP="00000000" w:rsidRDefault="00000000" w:rsidRPr="00000000" w14:paraId="000022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Manipulation of Shadows: She can manipulate shadows to create illusions, forcing players to make Sanity Checks when attempting to differentiate real threats from her tricks.</w:t>
      </w:r>
    </w:p>
    <w:p w:rsidR="00000000" w:rsidDel="00000000" w:rsidP="00000000" w:rsidRDefault="00000000" w:rsidRPr="00000000" w14:paraId="000022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Temptation: Lilith can offer deals to her enemies, promising them power or rewards in exchange for their souls.</w:t>
      </w:r>
    </w:p>
    <w:p w:rsidR="00000000" w:rsidDel="00000000" w:rsidP="00000000" w:rsidRDefault="00000000" w:rsidRPr="00000000" w14:paraId="000022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hearing her whispers and witnessing her seductive yet demonic appearance.</w:t>
      </w:r>
    </w:p>
    <w:p w:rsidR="00000000" w:rsidDel="00000000" w:rsidP="00000000" w:rsidRDefault="00000000" w:rsidRPr="00000000" w14:paraId="000022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Belial, Lord of Lies</w:t>
      </w:r>
    </w:p>
    <w:p w:rsidR="00000000" w:rsidDel="00000000" w:rsidP="00000000" w:rsidRDefault="00000000" w:rsidRPr="00000000" w14:paraId="000022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2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23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Belial is the lord of deception and manipulation, weaving webs of lies and false promises. His form is that of a handsome and charismatic figure, whose words can turn allies against each other.</w:t>
      </w:r>
    </w:p>
    <w:p w:rsidR="00000000" w:rsidDel="00000000" w:rsidP="00000000" w:rsidRDefault="00000000" w:rsidRPr="00000000" w14:paraId="000023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23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23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Mind Twist (2d10), Claw (2d6)</w:t>
      </w:r>
    </w:p>
    <w:p w:rsidR="00000000" w:rsidDel="00000000" w:rsidP="00000000" w:rsidRDefault="00000000" w:rsidRPr="00000000" w14:paraId="000023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Mental Manipulation, Physical Strike</w:t>
      </w:r>
    </w:p>
    <w:p w:rsidR="00000000" w:rsidDel="00000000" w:rsidP="00000000" w:rsidRDefault="00000000" w:rsidRPr="00000000" w14:paraId="000023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Twist: Belial can plant false thoughts and delusions in a target’s mind, dealing 2d10 psychic damage and forcing them to act according to his will.</w:t>
      </w:r>
    </w:p>
    <w:p w:rsidR="00000000" w:rsidDel="00000000" w:rsidP="00000000" w:rsidRDefault="00000000" w:rsidRPr="00000000" w14:paraId="000023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Whispers of Deception: Those within 30 feet of Belial hear his lies, causing them to question reality. They must make a Willpower Check or be manipulated into betraying their allies.</w:t>
      </w:r>
    </w:p>
    <w:p w:rsidR="00000000" w:rsidDel="00000000" w:rsidP="00000000" w:rsidRDefault="00000000" w:rsidRPr="00000000" w14:paraId="000023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Form of Charisma: Belial can influence any creature to trust him, gaining advantage on all Persuasion or Deception rolls.</w:t>
      </w:r>
    </w:p>
    <w:p w:rsidR="00000000" w:rsidDel="00000000" w:rsidP="00000000" w:rsidRDefault="00000000" w:rsidRPr="00000000" w14:paraId="000023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when exposed to his endless, corrupting whispers.</w:t>
      </w:r>
    </w:p>
    <w:p w:rsidR="00000000" w:rsidDel="00000000" w:rsidP="00000000" w:rsidRDefault="00000000" w:rsidRPr="00000000" w14:paraId="000023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Asmodeus, Prince of Lust</w:t>
      </w:r>
    </w:p>
    <w:p w:rsidR="00000000" w:rsidDel="00000000" w:rsidP="00000000" w:rsidRDefault="00000000" w:rsidRPr="00000000" w14:paraId="000023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23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Asmodeus is the lord of lust and sensuality, a demon of extreme indulgence and pleasure. His form is both beautiful and terrifying, as his gaze alone can manipulate and control the desires of mortals.</w:t>
      </w:r>
    </w:p>
    <w:p w:rsidR="00000000" w:rsidDel="00000000" w:rsidP="00000000" w:rsidRDefault="00000000" w:rsidRPr="00000000" w14:paraId="000023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23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23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Lustful Kiss (3d6), Seductive Strike (2d8)</w:t>
      </w:r>
    </w:p>
    <w:p w:rsidR="00000000" w:rsidDel="00000000" w:rsidP="00000000" w:rsidRDefault="00000000" w:rsidRPr="00000000" w14:paraId="000023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Physical</w:t>
      </w:r>
    </w:p>
    <w:p w:rsidR="00000000" w:rsidDel="00000000" w:rsidP="00000000" w:rsidRDefault="00000000" w:rsidRPr="00000000" w14:paraId="000023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Lustful Kiss: Asmodeus’ kiss can bewitch anyone who is not strong-willed, dealing 3d6 psychic damage and forcing the target to become infatuated with him.</w:t>
      </w:r>
    </w:p>
    <w:p w:rsidR="00000000" w:rsidDel="00000000" w:rsidP="00000000" w:rsidRDefault="00000000" w:rsidRPr="00000000" w14:paraId="000023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Seductive Strike: Asmodeus strikes with unholy grace, dealing 2d8 damage with each claw strike or sensual touch.</w:t>
      </w:r>
    </w:p>
    <w:p w:rsidR="00000000" w:rsidDel="00000000" w:rsidP="00000000" w:rsidRDefault="00000000" w:rsidRPr="00000000" w14:paraId="000023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Manipulate Desires: Asmodeus can amplify the lust of others, forcing anyone in his vicinity to make a Sanity Check or suffer 1d6 sanity loss.</w:t>
      </w:r>
    </w:p>
    <w:p w:rsidR="00000000" w:rsidDel="00000000" w:rsidP="00000000" w:rsidRDefault="00000000" w:rsidRPr="00000000" w14:paraId="000023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exposure to the overwhelming physical and mental manipulation.</w:t>
      </w:r>
    </w:p>
    <w:p w:rsidR="00000000" w:rsidDel="00000000" w:rsidP="00000000" w:rsidRDefault="00000000" w:rsidRPr="00000000" w14:paraId="000023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Baal-Zebub, Lord of Flies</w:t>
      </w:r>
    </w:p>
    <w:p w:rsidR="00000000" w:rsidDel="00000000" w:rsidP="00000000" w:rsidRDefault="00000000" w:rsidRPr="00000000" w14:paraId="000023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3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Baal-Zebub, often called the Lord of Flies, is a decaying and putrid demon. He is surrounded by a cloud of flies that are extensions of his form. Wherever he treads, death and decay follow in his wake.</w:t>
      </w:r>
    </w:p>
    <w:p w:rsidR="00000000" w:rsidDel="00000000" w:rsidP="00000000" w:rsidRDefault="00000000" w:rsidRPr="00000000" w14:paraId="000023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270</w:t>
      </w:r>
    </w:p>
    <w:p w:rsidR="00000000" w:rsidDel="00000000" w:rsidP="00000000" w:rsidRDefault="00000000" w:rsidRPr="00000000" w14:paraId="000023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3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Swarm of Flies (3d6), Decay Touch (2d10)</w:t>
      </w:r>
    </w:p>
    <w:p w:rsidR="00000000" w:rsidDel="00000000" w:rsidP="00000000" w:rsidRDefault="00000000" w:rsidRPr="00000000" w14:paraId="000023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Swarm, Decay</w:t>
      </w:r>
    </w:p>
    <w:p w:rsidR="00000000" w:rsidDel="00000000" w:rsidP="00000000" w:rsidRDefault="00000000" w:rsidRPr="00000000" w14:paraId="000023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Swarm of Flies: Baal-Zebub can send a swarm of flies to attack, causing 3d6 damage in a 20-foot radius.</w:t>
      </w:r>
    </w:p>
    <w:p w:rsidR="00000000" w:rsidDel="00000000" w:rsidP="00000000" w:rsidRDefault="00000000" w:rsidRPr="00000000" w14:paraId="000023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Decay Touch: His touch is toxic, causing 2d10 damage and leaving the victim covered in filth and rot.</w:t>
      </w:r>
    </w:p>
    <w:p w:rsidR="00000000" w:rsidDel="00000000" w:rsidP="00000000" w:rsidRDefault="00000000" w:rsidRPr="00000000" w14:paraId="000023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Decay: Anyone within 50 feet of Baal-Zebub must make a Constitution Check or suffer 1d6 damage per round from the rotting influence.</w:t>
      </w:r>
    </w:p>
    <w:p w:rsidR="00000000" w:rsidDel="00000000" w:rsidP="00000000" w:rsidRDefault="00000000" w:rsidRPr="00000000" w14:paraId="000023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the intense aura of death and witnessing the demon’s putrid appearance.</w:t>
      </w:r>
    </w:p>
    <w:p w:rsidR="00000000" w:rsidDel="00000000" w:rsidP="00000000" w:rsidRDefault="00000000" w:rsidRPr="00000000" w14:paraId="000023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Infernal Beast</w:t>
      </w:r>
    </w:p>
    <w:p w:rsidR="00000000" w:rsidDel="00000000" w:rsidP="00000000" w:rsidRDefault="00000000" w:rsidRPr="00000000" w14:paraId="000023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3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Infernal Beast is a ferocious, massive creature of flames and blood, with barbed claws and horns that gleam like obsidian. It serves as the hound of Hell, hunting down souls for its infernal masters.</w:t>
      </w:r>
    </w:p>
    <w:p w:rsidR="00000000" w:rsidDel="00000000" w:rsidP="00000000" w:rsidRDefault="00000000" w:rsidRPr="00000000" w14:paraId="000023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350</w:t>
      </w:r>
    </w:p>
    <w:p w:rsidR="00000000" w:rsidDel="00000000" w:rsidP="00000000" w:rsidRDefault="00000000" w:rsidRPr="00000000" w14:paraId="000023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23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(3d8), Hellfire (4d6)</w:t>
      </w:r>
    </w:p>
    <w:p w:rsidR="00000000" w:rsidDel="00000000" w:rsidP="00000000" w:rsidRDefault="00000000" w:rsidRPr="00000000" w14:paraId="000023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Claws, Fire</w:t>
      </w:r>
    </w:p>
    <w:p w:rsidR="00000000" w:rsidDel="00000000" w:rsidP="00000000" w:rsidRDefault="00000000" w:rsidRPr="00000000" w14:paraId="000023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Strike: The Infernal Beast strikes with massive claws, dealing 3d8 damage per attack.</w:t>
      </w:r>
    </w:p>
    <w:p w:rsidR="00000000" w:rsidDel="00000000" w:rsidP="00000000" w:rsidRDefault="00000000" w:rsidRPr="00000000" w14:paraId="000023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It can launch explosive balls of fire, causing 4d6 damage in a 15-foot radius.</w:t>
      </w:r>
    </w:p>
    <w:p w:rsidR="00000000" w:rsidDel="00000000" w:rsidP="00000000" w:rsidRDefault="00000000" w:rsidRPr="00000000" w14:paraId="000023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Infernal Roar: The Beast’s roar causes all enemies within 30 feet to make a Sanity Check or suffer 2d6 sanity loss and become frightened for 1d6 rounds.</w:t>
      </w:r>
    </w:p>
    <w:p w:rsidR="00000000" w:rsidDel="00000000" w:rsidP="00000000" w:rsidRDefault="00000000" w:rsidRPr="00000000" w14:paraId="000023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1d8 Sanity loss when exposed to the demonic energy and flaming presence.</w:t>
      </w:r>
    </w:p>
    <w:p w:rsidR="00000000" w:rsidDel="00000000" w:rsidP="00000000" w:rsidRDefault="00000000" w:rsidRPr="00000000" w14:paraId="000023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Corruptor of Souls</w:t>
      </w:r>
    </w:p>
    <w:p w:rsidR="00000000" w:rsidDel="00000000" w:rsidP="00000000" w:rsidRDefault="00000000" w:rsidRPr="00000000" w14:paraId="000023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 / Demonic Entity</w:t>
      </w:r>
    </w:p>
    <w:p w:rsidR="00000000" w:rsidDel="00000000" w:rsidP="00000000" w:rsidRDefault="00000000" w:rsidRPr="00000000" w14:paraId="000023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Corruptor of Souls is a being who exists to corrupt the very essence of life and soul. It appears as a shadowed figure with countless eyes that whisper the deepest, darkest desires of its victims.</w:t>
      </w:r>
    </w:p>
    <w:p w:rsidR="00000000" w:rsidDel="00000000" w:rsidP="00000000" w:rsidRDefault="00000000" w:rsidRPr="00000000" w14:paraId="000023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23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3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Soul Drain (2d10), Corruptive Touch (1d8)</w:t>
      </w:r>
    </w:p>
    <w:p w:rsidR="00000000" w:rsidDel="00000000" w:rsidP="00000000" w:rsidRDefault="00000000" w:rsidRPr="00000000" w14:paraId="000023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Melee</w:t>
      </w:r>
    </w:p>
    <w:p w:rsidR="00000000" w:rsidDel="00000000" w:rsidP="00000000" w:rsidRDefault="00000000" w:rsidRPr="00000000" w14:paraId="000023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Soul Drain: The Corruptor can drain the souls of those nearby, causing 2d10 damage and healing itself for half the damage dealt.</w:t>
      </w:r>
    </w:p>
    <w:p w:rsidR="00000000" w:rsidDel="00000000" w:rsidP="00000000" w:rsidRDefault="00000000" w:rsidRPr="00000000" w14:paraId="000023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Aura: The Corruptor emits a miasmic aura that slowly erodes the willpower of nearby creatures. Victims must make a Willpower Check or suffer 1d6 sanity loss per round.</w:t>
      </w:r>
    </w:p>
    <w:p w:rsidR="00000000" w:rsidDel="00000000" w:rsidP="00000000" w:rsidRDefault="00000000" w:rsidRPr="00000000" w14:paraId="000023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Tempting Whispers: The Corruptor can offer its victims false promises, causing them to make rash decisions. They must make a Willpower Check or be deceived into a course of action that might bring harm.</w:t>
      </w:r>
    </w:p>
    <w:p w:rsidR="00000000" w:rsidDel="00000000" w:rsidP="00000000" w:rsidRDefault="00000000" w:rsidRPr="00000000" w14:paraId="000023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corruption of a soul or hearing its whispers.</w:t>
      </w:r>
    </w:p>
    <w:p w:rsidR="00000000" w:rsidDel="00000000" w:rsidP="00000000" w:rsidRDefault="00000000" w:rsidRPr="00000000" w14:paraId="0000234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Demon Prince of Hate</w:t>
      </w:r>
    </w:p>
    <w:p w:rsidR="00000000" w:rsidDel="00000000" w:rsidP="00000000" w:rsidRDefault="00000000" w:rsidRPr="00000000" w14:paraId="000023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3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Prince of Hate is a malignant and ancient being that feeds off the anger, rage, and hatred of mortals. Appearing as a hulking figure with red skin and smoldering eyes, it can manipulate and amplify emotions to turn allies into enemies.</w:t>
      </w:r>
    </w:p>
    <w:p w:rsidR="00000000" w:rsidDel="00000000" w:rsidP="00000000" w:rsidRDefault="00000000" w:rsidRPr="00000000" w14:paraId="000023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280</w:t>
      </w:r>
    </w:p>
    <w:p w:rsidR="00000000" w:rsidDel="00000000" w:rsidP="00000000" w:rsidRDefault="00000000" w:rsidRPr="00000000" w14:paraId="000023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3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(2d10), Hate Infusion (3d6)</w:t>
      </w:r>
    </w:p>
    <w:p w:rsidR="00000000" w:rsidDel="00000000" w:rsidP="00000000" w:rsidRDefault="00000000" w:rsidRPr="00000000" w14:paraId="000023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Psychic Manipulation</w:t>
      </w:r>
    </w:p>
    <w:p w:rsidR="00000000" w:rsidDel="00000000" w:rsidP="00000000" w:rsidRDefault="00000000" w:rsidRPr="00000000" w14:paraId="000023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Hate Infusion: The Demon Prince can infuse others with irrational rage, causing them to deal 3d6 extra damage and fight with blinded fury.</w:t>
      </w:r>
    </w:p>
    <w:p w:rsidR="00000000" w:rsidDel="00000000" w:rsidP="00000000" w:rsidRDefault="00000000" w:rsidRPr="00000000" w14:paraId="000023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Wrathful Roar: A terrifying roar that causes everyone within a 30-foot radius to make a Sanity Check or suffer 2d6 sanity loss.</w:t>
      </w:r>
    </w:p>
    <w:p w:rsidR="00000000" w:rsidDel="00000000" w:rsidP="00000000" w:rsidRDefault="00000000" w:rsidRPr="00000000" w14:paraId="000023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Mind-Breaking Hate: The Demon can force a target to relive horrific memories, causing them to lose 1d6 sanity per round.</w:t>
      </w:r>
    </w:p>
    <w:p w:rsidR="00000000" w:rsidDel="00000000" w:rsidP="00000000" w:rsidRDefault="00000000" w:rsidRPr="00000000" w14:paraId="000023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exposure to the Demon’s rage and psychic manipulation.</w:t>
      </w:r>
    </w:p>
    <w:p w:rsidR="00000000" w:rsidDel="00000000" w:rsidP="00000000" w:rsidRDefault="00000000" w:rsidRPr="00000000" w14:paraId="000023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Hellish Scholar</w:t>
      </w:r>
    </w:p>
    <w:p w:rsidR="00000000" w:rsidDel="00000000" w:rsidP="00000000" w:rsidRDefault="00000000" w:rsidRPr="00000000" w14:paraId="000023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23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Hellish Scholar is an ancient demon of knowledge and arcane power. It appears as a tall figure with burning eyes and an ever-growing collection of forbidden texts. It seeks to uncover the secrets of reality, often corrupting those who seek its wisdom.</w:t>
      </w:r>
    </w:p>
    <w:p w:rsidR="00000000" w:rsidDel="00000000" w:rsidP="00000000" w:rsidRDefault="00000000" w:rsidRPr="00000000" w14:paraId="000023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23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3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Arcane Strike (3d6), Knowledge Drain (2d8)</w:t>
      </w:r>
    </w:p>
    <w:p w:rsidR="00000000" w:rsidDel="00000000" w:rsidP="00000000" w:rsidRDefault="00000000" w:rsidRPr="00000000" w14:paraId="000023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Magic-based Attack, Psychic Manipulation</w:t>
      </w:r>
    </w:p>
    <w:p w:rsidR="00000000" w:rsidDel="00000000" w:rsidP="00000000" w:rsidRDefault="00000000" w:rsidRPr="00000000" w14:paraId="000023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Forbidden Knowledge: The Hellish Scholar can impart cursed knowledge to those it deems worthy, causing 2d8 damage and making the recipient obsessed with the knowledge.</w:t>
      </w:r>
    </w:p>
    <w:p w:rsidR="00000000" w:rsidDel="00000000" w:rsidP="00000000" w:rsidRDefault="00000000" w:rsidRPr="00000000" w14:paraId="000023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Arcane Strike: The Scholar can unleash arcane energy, dealing 3d6 damage with dark, destructive magic.</w:t>
      </w:r>
    </w:p>
    <w:p w:rsidR="00000000" w:rsidDel="00000000" w:rsidP="00000000" w:rsidRDefault="00000000" w:rsidRPr="00000000" w14:paraId="000023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Corrupting Influence: The Scholar can take control of weakened minds, making them act as his agents, forcing a Willpower Check to resist.</w:t>
      </w:r>
    </w:p>
    <w:p w:rsidR="00000000" w:rsidDel="00000000" w:rsidP="00000000" w:rsidRDefault="00000000" w:rsidRPr="00000000" w14:paraId="000023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forbidden knowledge or witnessing the Scholar’s arcane power.</w:t>
      </w:r>
    </w:p>
    <w:p w:rsidR="00000000" w:rsidDel="00000000" w:rsidP="00000000" w:rsidRDefault="00000000" w:rsidRPr="00000000" w14:paraId="000023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Demon of Blood</w:t>
      </w:r>
    </w:p>
    <w:p w:rsidR="00000000" w:rsidDel="00000000" w:rsidP="00000000" w:rsidRDefault="00000000" w:rsidRPr="00000000" w14:paraId="000023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3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Blood is a ferocious and bloodthirsty demon, embodying the very essence of life’s fluid. It appears as a hulking, muscular beast with blood-red skin, and its claws are soaked in the blood of its victims.</w:t>
      </w:r>
    </w:p>
    <w:p w:rsidR="00000000" w:rsidDel="00000000" w:rsidP="00000000" w:rsidRDefault="00000000" w:rsidRPr="00000000" w14:paraId="000023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220</w:t>
      </w:r>
    </w:p>
    <w:p w:rsidR="00000000" w:rsidDel="00000000" w:rsidP="00000000" w:rsidRDefault="00000000" w:rsidRPr="00000000" w14:paraId="000023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23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Blood Claws (2d8), Blood Spear (3d6)</w:t>
      </w:r>
    </w:p>
    <w:p w:rsidR="00000000" w:rsidDel="00000000" w:rsidP="00000000" w:rsidRDefault="00000000" w:rsidRPr="00000000" w14:paraId="000023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Strike, Blood Manipulation</w:t>
      </w:r>
    </w:p>
    <w:p w:rsidR="00000000" w:rsidDel="00000000" w:rsidP="00000000" w:rsidRDefault="00000000" w:rsidRPr="00000000" w14:paraId="000023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Claws: The Demon can slash with its blood-soaked claws, dealing 2d8 damage.</w:t>
      </w:r>
    </w:p>
    <w:p w:rsidR="00000000" w:rsidDel="00000000" w:rsidP="00000000" w:rsidRDefault="00000000" w:rsidRPr="00000000" w14:paraId="000023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Spear: It can create a spear made of solidified blood, throwing it with great precision for 3d6 damage.</w:t>
      </w:r>
    </w:p>
    <w:p w:rsidR="00000000" w:rsidDel="00000000" w:rsidP="00000000" w:rsidRDefault="00000000" w:rsidRPr="00000000" w14:paraId="000023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Puppeteer: The Demon can control the blood of others, forcing a target to make a Constitution Check or be paralyzed for 1d4 rounds.</w:t>
      </w:r>
    </w:p>
    <w:p w:rsidR="00000000" w:rsidDel="00000000" w:rsidP="00000000" w:rsidRDefault="00000000" w:rsidRPr="00000000" w14:paraId="000023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 Frenzy: The Demon can enter a rage when injured, gaining extra damage and reduced defense for each victim’s blood spilled.</w:t>
      </w:r>
    </w:p>
    <w:p w:rsidR="00000000" w:rsidDel="00000000" w:rsidP="00000000" w:rsidRDefault="00000000" w:rsidRPr="00000000" w14:paraId="000023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encountering the Demon’s blood-soaked form.</w:t>
      </w:r>
    </w:p>
    <w:p w:rsidR="00000000" w:rsidDel="00000000" w:rsidP="00000000" w:rsidRDefault="00000000" w:rsidRPr="00000000" w14:paraId="000023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Lord of Temptation</w:t>
      </w:r>
    </w:p>
    <w:p w:rsidR="00000000" w:rsidDel="00000000" w:rsidP="00000000" w:rsidRDefault="00000000" w:rsidRPr="00000000" w14:paraId="000023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23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Lord of Temptation is the ultimate seducer, a demonic entity that whispers promises of power, wealth, and glory to those it chooses. Appearing as a handsome, charismatic figure, it is the embodiment of sinful desires.</w:t>
      </w:r>
    </w:p>
    <w:p w:rsidR="00000000" w:rsidDel="00000000" w:rsidP="00000000" w:rsidRDefault="00000000" w:rsidRPr="00000000" w14:paraId="000023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240</w:t>
      </w:r>
    </w:p>
    <w:p w:rsidR="00000000" w:rsidDel="00000000" w:rsidP="00000000" w:rsidRDefault="00000000" w:rsidRPr="00000000" w14:paraId="000023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23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Tempting Words (1d8), Seductive Kiss (3d6)</w:t>
      </w:r>
    </w:p>
    <w:p w:rsidR="00000000" w:rsidDel="00000000" w:rsidP="00000000" w:rsidRDefault="00000000" w:rsidRPr="00000000" w14:paraId="000023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Manipulation, Physical Attack</w:t>
      </w:r>
    </w:p>
    <w:p w:rsidR="00000000" w:rsidDel="00000000" w:rsidP="00000000" w:rsidRDefault="00000000" w:rsidRPr="00000000" w14:paraId="000023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Tempting Words: The Lord can whisper temptations into the minds of others, forcing them to make a Willpower Check or give in to the temptation. Those who fail take 1d8 psychic damage.</w:t>
      </w:r>
    </w:p>
    <w:p w:rsidR="00000000" w:rsidDel="00000000" w:rsidP="00000000" w:rsidRDefault="00000000" w:rsidRPr="00000000" w14:paraId="000023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Seductive Kiss: The Lord can kiss its victim, causing 3d6 damage and charming the target into doing its bidding.</w:t>
      </w:r>
    </w:p>
    <w:p w:rsidR="00000000" w:rsidDel="00000000" w:rsidP="00000000" w:rsidRDefault="00000000" w:rsidRPr="00000000" w14:paraId="000023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Master of Illusions: The Lord can create illusions of wealth and power, making it difficult for the victim to distinguish fantasy from reality.</w:t>
      </w:r>
    </w:p>
    <w:p w:rsidR="00000000" w:rsidDel="00000000" w:rsidP="00000000" w:rsidRDefault="00000000" w:rsidRPr="00000000" w14:paraId="000023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being exposed to its corrupting influence.</w:t>
      </w:r>
    </w:p>
    <w:p w:rsidR="00000000" w:rsidDel="00000000" w:rsidP="00000000" w:rsidRDefault="00000000" w:rsidRPr="00000000" w14:paraId="0000239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Corruptor</w:t>
      </w:r>
    </w:p>
    <w:p w:rsidR="00000000" w:rsidDel="00000000" w:rsidP="00000000" w:rsidRDefault="00000000" w:rsidRPr="00000000" w14:paraId="000023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3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Corruptor is an ancient force of decay and evil, known for its ability to turn even the most virtuous into corrupt servants. It appears as a wretched figure, covered in decaying flesh, with tendrils that can warp and distort anything they touch.</w:t>
      </w:r>
    </w:p>
    <w:p w:rsidR="00000000" w:rsidDel="00000000" w:rsidP="00000000" w:rsidRDefault="00000000" w:rsidRPr="00000000" w14:paraId="000023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280</w:t>
      </w:r>
    </w:p>
    <w:p w:rsidR="00000000" w:rsidDel="00000000" w:rsidP="00000000" w:rsidRDefault="00000000" w:rsidRPr="00000000" w14:paraId="000023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3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Corrupting Touch (2d6), Decay Blast (3d6)</w:t>
      </w:r>
    </w:p>
    <w:p w:rsidR="00000000" w:rsidDel="00000000" w:rsidP="00000000" w:rsidRDefault="00000000" w:rsidRPr="00000000" w14:paraId="000023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Corruption, Decay</w:t>
      </w:r>
    </w:p>
    <w:p w:rsidR="00000000" w:rsidDel="00000000" w:rsidP="00000000" w:rsidRDefault="00000000" w:rsidRPr="00000000" w14:paraId="000023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Corrupting Touch: The Corruptor’s touch corrupts the very soul of its victim, causing 2d6 damage and forcing the target to make a Sanity Check or become tainted.</w:t>
      </w:r>
    </w:p>
    <w:p w:rsidR="00000000" w:rsidDel="00000000" w:rsidP="00000000" w:rsidRDefault="00000000" w:rsidRPr="00000000" w14:paraId="000023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Decay Blast: It can release a blast of corrupted energy, causing 3d6 damage and weakening the victim’s vitality.</w:t>
      </w:r>
    </w:p>
    <w:p w:rsidR="00000000" w:rsidDel="00000000" w:rsidP="00000000" w:rsidRDefault="00000000" w:rsidRPr="00000000" w14:paraId="000023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Soul Manipulation: The Corruptor can alter the memories and personalities of its victims, turning them into agents of chaos and evil.</w:t>
      </w:r>
    </w:p>
    <w:p w:rsidR="00000000" w:rsidDel="00000000" w:rsidP="00000000" w:rsidRDefault="00000000" w:rsidRPr="00000000" w14:paraId="000023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the corruption of a victim’s soul.</w:t>
      </w:r>
    </w:p>
    <w:p w:rsidR="00000000" w:rsidDel="00000000" w:rsidP="00000000" w:rsidRDefault="00000000" w:rsidRPr="00000000" w14:paraId="000023A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Beast of Wrath</w:t>
      </w:r>
    </w:p>
    <w:p w:rsidR="00000000" w:rsidDel="00000000" w:rsidP="00000000" w:rsidRDefault="00000000" w:rsidRPr="00000000" w14:paraId="000023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3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Beast of Wrath is the embodiment of rage and violence, a hulking creature with muscles rippling with dark power. It attacks without thought, driven by a primal desire to destroy.</w:t>
      </w:r>
    </w:p>
    <w:p w:rsidR="00000000" w:rsidDel="00000000" w:rsidP="00000000" w:rsidRDefault="00000000" w:rsidRPr="00000000" w14:paraId="000023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23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45%</w:t>
      </w:r>
    </w:p>
    <w:p w:rsidR="00000000" w:rsidDel="00000000" w:rsidP="00000000" w:rsidRDefault="00000000" w:rsidRPr="00000000" w14:paraId="000023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(3d8), Rage Fury (2d6)</w:t>
      </w:r>
    </w:p>
    <w:p w:rsidR="00000000" w:rsidDel="00000000" w:rsidP="00000000" w:rsidRDefault="00000000" w:rsidRPr="00000000" w14:paraId="000023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w:t>
      </w:r>
    </w:p>
    <w:p w:rsidR="00000000" w:rsidDel="00000000" w:rsidP="00000000" w:rsidRDefault="00000000" w:rsidRPr="00000000" w14:paraId="000023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Strike: The Beast uses its massive claws to deal 3d8 damage in a vicious swipe.</w:t>
      </w:r>
    </w:p>
    <w:p w:rsidR="00000000" w:rsidDel="00000000" w:rsidP="00000000" w:rsidRDefault="00000000" w:rsidRPr="00000000" w14:paraId="000023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Rage Fury: When the Beast’s health drops below 50%, it gains 1d6 bonus damage per attack and becomes nearly impossible to stop.</w:t>
      </w:r>
    </w:p>
    <w:p w:rsidR="00000000" w:rsidDel="00000000" w:rsidP="00000000" w:rsidRDefault="00000000" w:rsidRPr="00000000" w14:paraId="000023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Bloodlust: The Beast gains advantage on attacks if its opponent is bleeding or injured.</w:t>
      </w:r>
    </w:p>
    <w:p w:rsidR="00000000" w:rsidDel="00000000" w:rsidP="00000000" w:rsidRDefault="00000000" w:rsidRPr="00000000" w14:paraId="000023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encountering the raw destructive power of this demonic entity.</w:t>
      </w:r>
    </w:p>
    <w:p w:rsidR="00000000" w:rsidDel="00000000" w:rsidP="00000000" w:rsidRDefault="00000000" w:rsidRPr="00000000" w14:paraId="000023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Infernal Queen</w:t>
      </w:r>
    </w:p>
    <w:p w:rsidR="00000000" w:rsidDel="00000000" w:rsidP="00000000" w:rsidRDefault="00000000" w:rsidRPr="00000000" w14:paraId="000023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23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Infernal Queen is a demonic ruler, a dark matron who commands legions of lesser demons. She appears as a beautiful, powerful figure, cloaked in silks and adorned with jewels that glow with unholy light.</w:t>
      </w:r>
    </w:p>
    <w:p w:rsidR="00000000" w:rsidDel="00000000" w:rsidP="00000000" w:rsidRDefault="00000000" w:rsidRPr="00000000" w14:paraId="000023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23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23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Infernal Charm (2d6), Hellfire Strike (3d8)</w:t>
      </w:r>
    </w:p>
    <w:p w:rsidR="00000000" w:rsidDel="00000000" w:rsidP="00000000" w:rsidRDefault="00000000" w:rsidRPr="00000000" w14:paraId="000023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Charm, Fire-based Attack</w:t>
      </w:r>
    </w:p>
    <w:p w:rsidR="00000000" w:rsidDel="00000000" w:rsidP="00000000" w:rsidRDefault="00000000" w:rsidRPr="00000000" w14:paraId="000023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Infernal Charm: The Infernal Queen can charm anyone who looks into her eyes, causing them to do her bidding for 1d6 rounds.</w:t>
      </w:r>
    </w:p>
    <w:p w:rsidR="00000000" w:rsidDel="00000000" w:rsidP="00000000" w:rsidRDefault="00000000" w:rsidRPr="00000000" w14:paraId="000023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Hellfire Strike: She can conjure flames from her hands, dealing 3d8 fire damage to a target.</w:t>
      </w:r>
    </w:p>
    <w:p w:rsidR="00000000" w:rsidDel="00000000" w:rsidP="00000000" w:rsidRDefault="00000000" w:rsidRPr="00000000" w14:paraId="000023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Control of Demons: The Infernal Queen can command lesser demons, granting them bonus attacks or defensive capabilities.</w:t>
      </w:r>
    </w:p>
    <w:p w:rsidR="00000000" w:rsidDel="00000000" w:rsidP="00000000" w:rsidRDefault="00000000" w:rsidRPr="00000000" w14:paraId="000023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evil power of the Queen.</w:t>
      </w:r>
    </w:p>
    <w:p w:rsidR="00000000" w:rsidDel="00000000" w:rsidP="00000000" w:rsidRDefault="00000000" w:rsidRPr="00000000" w14:paraId="000023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Infernal King</w:t>
      </w:r>
    </w:p>
    <w:p w:rsidR="00000000" w:rsidDel="00000000" w:rsidP="00000000" w:rsidRDefault="00000000" w:rsidRPr="00000000" w14:paraId="000023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23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rsidR="00000000" w:rsidDel="00000000" w:rsidP="00000000" w:rsidRDefault="00000000" w:rsidRPr="00000000" w14:paraId="000023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350</w:t>
      </w:r>
    </w:p>
    <w:p w:rsidR="00000000" w:rsidDel="00000000" w:rsidP="00000000" w:rsidRDefault="00000000" w:rsidRPr="00000000" w14:paraId="000023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3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Infernal Sword (3d8), Crown of Fire (2d10)</w:t>
      </w:r>
    </w:p>
    <w:p w:rsidR="00000000" w:rsidDel="00000000" w:rsidP="00000000" w:rsidRDefault="00000000" w:rsidRPr="00000000" w14:paraId="000023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Fire-based Attack</w:t>
      </w:r>
    </w:p>
    <w:p w:rsidR="00000000" w:rsidDel="00000000" w:rsidP="00000000" w:rsidRDefault="00000000" w:rsidRPr="00000000" w14:paraId="000023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Infernal Sword: The Infernal King’s sword of hellfire strikes with devastating force, dealing 3d8 damage and causing burning on a successful hit.</w:t>
      </w:r>
    </w:p>
    <w:p w:rsidR="00000000" w:rsidDel="00000000" w:rsidP="00000000" w:rsidRDefault="00000000" w:rsidRPr="00000000" w14:paraId="000023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Crown of Fire: His crown radiates flames, forcing all creatures within 30 feet to make a Constitution Check or suffer 2d10 fire damage.</w:t>
      </w:r>
    </w:p>
    <w:p w:rsidR="00000000" w:rsidDel="00000000" w:rsidP="00000000" w:rsidRDefault="00000000" w:rsidRPr="00000000" w14:paraId="000023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King’s Command: The Infernal King can command mortals and demons to obey his every word, forcing them to make a Willpower Check or be compelled to do his bidding.</w:t>
      </w:r>
    </w:p>
    <w:p w:rsidR="00000000" w:rsidDel="00000000" w:rsidP="00000000" w:rsidRDefault="00000000" w:rsidRPr="00000000" w14:paraId="000023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Hellish Aura: The King’s presence causes an overwhelming sense of doom, forcing enemies to make a Sanity Check or lose 1d6 Sanity each round.</w:t>
      </w:r>
    </w:p>
    <w:p w:rsidR="00000000" w:rsidDel="00000000" w:rsidP="00000000" w:rsidRDefault="00000000" w:rsidRPr="00000000" w14:paraId="000023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encountering the all-consuming power and presence of this demonic ruler.</w:t>
      </w:r>
    </w:p>
    <w:p w:rsidR="00000000" w:rsidDel="00000000" w:rsidP="00000000" w:rsidRDefault="00000000" w:rsidRPr="00000000" w14:paraId="000023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Hellish Child</w:t>
      </w:r>
    </w:p>
    <w:p w:rsidR="00000000" w:rsidDel="00000000" w:rsidP="00000000" w:rsidRDefault="00000000" w:rsidRPr="00000000" w14:paraId="000023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Spawn</w:t>
      </w:r>
    </w:p>
    <w:p w:rsidR="00000000" w:rsidDel="00000000" w:rsidP="00000000" w:rsidRDefault="00000000" w:rsidRPr="00000000" w14:paraId="000023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rsidR="00000000" w:rsidDel="00000000" w:rsidP="00000000" w:rsidRDefault="00000000" w:rsidRPr="00000000" w14:paraId="000023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w:t>
      </w:r>
    </w:p>
    <w:p w:rsidR="00000000" w:rsidDel="00000000" w:rsidP="00000000" w:rsidRDefault="00000000" w:rsidRPr="00000000" w14:paraId="000023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40%</w:t>
      </w:r>
    </w:p>
    <w:p w:rsidR="00000000" w:rsidDel="00000000" w:rsidP="00000000" w:rsidRDefault="00000000" w:rsidRPr="00000000" w14:paraId="000023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(1d6), Hellish Cry (2d6)</w:t>
      </w:r>
    </w:p>
    <w:p w:rsidR="00000000" w:rsidDel="00000000" w:rsidP="00000000" w:rsidRDefault="00000000" w:rsidRPr="00000000" w14:paraId="000023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Combat, Psychic Influence</w:t>
      </w:r>
    </w:p>
    <w:p w:rsidR="00000000" w:rsidDel="00000000" w:rsidP="00000000" w:rsidRDefault="00000000" w:rsidRPr="00000000" w14:paraId="000023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3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Strike: The Hellish Child’s sharp claws inflict 1d6 damage on a successful strike.</w:t>
      </w:r>
    </w:p>
    <w:p w:rsidR="00000000" w:rsidDel="00000000" w:rsidP="00000000" w:rsidRDefault="00000000" w:rsidRPr="00000000" w14:paraId="000023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Hellish Cry: The child can emit a demonic wail, forcing everyone within 20 feet to make a Sanity Check or suffer 2d6 sanity loss.</w:t>
      </w:r>
    </w:p>
    <w:p w:rsidR="00000000" w:rsidDel="00000000" w:rsidP="00000000" w:rsidRDefault="00000000" w:rsidRPr="00000000" w14:paraId="000023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Corrupting Influence: The Hellish Child has the ability to corrupt those around it, influencing weak-willed characters to follow its commands, forcing a Willpower Check.</w:t>
      </w:r>
    </w:p>
    <w:p w:rsidR="00000000" w:rsidDel="00000000" w:rsidP="00000000" w:rsidRDefault="00000000" w:rsidRPr="00000000" w14:paraId="000023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Demonic Curse: The Hellish Child can curse a character, causing them to suffer disadvantage on all rolls for 1d4 rounds.</w:t>
      </w:r>
    </w:p>
    <w:p w:rsidR="00000000" w:rsidDel="00000000" w:rsidP="00000000" w:rsidRDefault="00000000" w:rsidRPr="00000000" w14:paraId="000023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witnessing the horrific appearance and unnatural behavior of the Hellish Child.</w:t>
      </w:r>
    </w:p>
    <w:p w:rsidR="00000000" w:rsidDel="00000000" w:rsidP="00000000" w:rsidRDefault="00000000" w:rsidRPr="00000000" w14:paraId="000023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Demon of Misfortune</w:t>
      </w:r>
    </w:p>
    <w:p w:rsidR="00000000" w:rsidDel="00000000" w:rsidP="00000000" w:rsidRDefault="00000000" w:rsidRPr="00000000" w14:paraId="000023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3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Demonic Entity</w:t>
      </w:r>
    </w:p>
    <w:p w:rsidR="00000000" w:rsidDel="00000000" w:rsidP="00000000" w:rsidRDefault="00000000" w:rsidRPr="00000000" w14:paraId="000023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rsidR="00000000" w:rsidDel="00000000" w:rsidP="00000000" w:rsidRDefault="00000000" w:rsidRPr="00000000" w14:paraId="000023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180</w:t>
      </w:r>
    </w:p>
    <w:p w:rsidR="00000000" w:rsidDel="00000000" w:rsidP="00000000" w:rsidRDefault="00000000" w:rsidRPr="00000000" w14:paraId="000023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3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Luck Drain (2d6), Cursed Touch (1d6)</w:t>
      </w:r>
    </w:p>
    <w:p w:rsidR="00000000" w:rsidDel="00000000" w:rsidP="00000000" w:rsidRDefault="00000000" w:rsidRPr="00000000" w14:paraId="000023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Melee Combat</w:t>
      </w:r>
    </w:p>
    <w:p w:rsidR="00000000" w:rsidDel="00000000" w:rsidP="00000000" w:rsidRDefault="00000000" w:rsidRPr="00000000" w14:paraId="000023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Luck Drain: The Demon can drain luck from its victims, reducing their chances of success by 1d6 for every successful Luck Drain.</w:t>
      </w:r>
    </w:p>
    <w:p w:rsidR="00000000" w:rsidDel="00000000" w:rsidP="00000000" w:rsidRDefault="00000000" w:rsidRPr="00000000" w14:paraId="000024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Cursed Touch: A touch from the Demon brings misfortune, causing 1d6 damage and forcing the victim to make a Sanity Check to resist being cursed.</w:t>
      </w:r>
    </w:p>
    <w:p w:rsidR="00000000" w:rsidDel="00000000" w:rsidP="00000000" w:rsidRDefault="00000000" w:rsidRPr="00000000" w14:paraId="000024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Doomed Presence: The Demon’s presence causes constant misfortune to all nearby, imposing a -20% penalty to all skill checks made within a 30-foot radius.</w:t>
      </w:r>
    </w:p>
    <w:p w:rsidR="00000000" w:rsidDel="00000000" w:rsidP="00000000" w:rsidRDefault="00000000" w:rsidRPr="00000000" w14:paraId="000024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Manifestation of Disaster: The Demon can create a localized disaster (e.g., fire, earthquake, accident) that forces players to make Dexterity or Constitution Checks to avoid damage.</w:t>
      </w:r>
    </w:p>
    <w:p w:rsidR="00000000" w:rsidDel="00000000" w:rsidP="00000000" w:rsidRDefault="00000000" w:rsidRPr="00000000" w14:paraId="000024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1d4 Sanity loss for realizing the calamitous nature of its power.</w:t>
      </w:r>
    </w:p>
    <w:p w:rsidR="00000000" w:rsidDel="00000000" w:rsidP="00000000" w:rsidRDefault="00000000" w:rsidRPr="00000000" w14:paraId="000024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Prince of Despair</w:t>
      </w:r>
    </w:p>
    <w:p w:rsidR="00000000" w:rsidDel="00000000" w:rsidP="00000000" w:rsidRDefault="00000000" w:rsidRPr="00000000" w14:paraId="000024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Demon Lord</w:t>
      </w:r>
    </w:p>
    <w:p w:rsidR="00000000" w:rsidDel="00000000" w:rsidP="00000000" w:rsidRDefault="00000000" w:rsidRPr="00000000" w14:paraId="000024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rsidR="00000000" w:rsidDel="00000000" w:rsidP="00000000" w:rsidRDefault="00000000" w:rsidRPr="00000000" w14:paraId="000024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350</w:t>
      </w:r>
    </w:p>
    <w:p w:rsidR="00000000" w:rsidDel="00000000" w:rsidP="00000000" w:rsidRDefault="00000000" w:rsidRPr="00000000" w14:paraId="000024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65%</w:t>
      </w:r>
    </w:p>
    <w:p w:rsidR="00000000" w:rsidDel="00000000" w:rsidP="00000000" w:rsidRDefault="00000000" w:rsidRPr="00000000" w14:paraId="000024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Dreadful Gaze (3d6), Despairful Touch (2d8)</w:t>
      </w:r>
    </w:p>
    <w:p w:rsidR="00000000" w:rsidDel="00000000" w:rsidP="00000000" w:rsidRDefault="00000000" w:rsidRPr="00000000" w14:paraId="000024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Attack, Melee Combat</w:t>
      </w:r>
    </w:p>
    <w:p w:rsidR="00000000" w:rsidDel="00000000" w:rsidP="00000000" w:rsidRDefault="00000000" w:rsidRPr="00000000" w14:paraId="000024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Dreadful Gaze: The Prince of Despair can lock eyes with a victim, causing them to lose 3d6 Sanity and be paralyzed with hopelessness for 1d6 rounds.</w:t>
      </w:r>
    </w:p>
    <w:p w:rsidR="00000000" w:rsidDel="00000000" w:rsidP="00000000" w:rsidRDefault="00000000" w:rsidRPr="00000000" w14:paraId="000024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Despairful Touch: The touch of the Prince can inflict 2d8 damage and leave the victim feeling empty and spiritually crushed.</w:t>
      </w:r>
    </w:p>
    <w:p w:rsidR="00000000" w:rsidDel="00000000" w:rsidP="00000000" w:rsidRDefault="00000000" w:rsidRPr="00000000" w14:paraId="000024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Hopelessness: The Prince radiates an aura of despair. Anyone within a 30-foot radius must make a Sanity Check or lose 1d6 Sanity each round spent in its presence.</w:t>
      </w:r>
    </w:p>
    <w:p w:rsidR="00000000" w:rsidDel="00000000" w:rsidP="00000000" w:rsidRDefault="00000000" w:rsidRPr="00000000" w14:paraId="000024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Endless Darkness: The Prince can cloak the area in unfathomable darkness, forcing those within to make a Perception Check or become lost within the infinite void.</w:t>
      </w:r>
    </w:p>
    <w:p w:rsidR="00000000" w:rsidDel="00000000" w:rsidP="00000000" w:rsidRDefault="00000000" w:rsidRPr="00000000" w14:paraId="000024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being exposed to the all-encompassing despair that the Prince radiates.</w:t>
      </w:r>
    </w:p>
    <w:p w:rsidR="00000000" w:rsidDel="00000000" w:rsidP="00000000" w:rsidRDefault="00000000" w:rsidRPr="00000000" w14:paraId="000024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Eldritch Beings and Gods</w:t>
      </w:r>
    </w:p>
    <w:p w:rsidR="00000000" w:rsidDel="00000000" w:rsidP="00000000" w:rsidRDefault="00000000" w:rsidRPr="00000000" w14:paraId="000024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beings are often ancient gods or beings of immeasurable power that exist outside normal human understanding. Their very existence bends reality and challenges logic itself.</w:t>
      </w:r>
    </w:p>
    <w:p w:rsidR="00000000" w:rsidDel="00000000" w:rsidP="00000000" w:rsidRDefault="00000000" w:rsidRPr="00000000" w14:paraId="000024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Yog-Sothoth</w:t>
      </w:r>
    </w:p>
    <w:p w:rsidR="00000000" w:rsidDel="00000000" w:rsidP="00000000" w:rsidRDefault="00000000" w:rsidRPr="00000000" w14:paraId="000024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w:t>
      </w:r>
    </w:p>
    <w:p w:rsidR="00000000" w:rsidDel="00000000" w:rsidP="00000000" w:rsidRDefault="00000000" w:rsidRPr="00000000" w14:paraId="000024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Yog-Sothoth is one of the Great Old Ones, a being that exists beyond time and space. Yog-Sothoth is often depicted as a conglomeration of shifting spheres and an all-knowing entity that embodies the cosmic truth. It is said that Yog-Sothoth is the key to everything, controlling all of time and space.</w:t>
      </w:r>
    </w:p>
    <w:p w:rsidR="00000000" w:rsidDel="00000000" w:rsidP="00000000" w:rsidRDefault="00000000" w:rsidRPr="00000000" w14:paraId="000024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w:t>
      </w:r>
    </w:p>
    <w:p w:rsidR="00000000" w:rsidDel="00000000" w:rsidP="00000000" w:rsidRDefault="00000000" w:rsidRPr="00000000" w14:paraId="000024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24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Energy Blast (4d10), Reality Manipulation (5d6)</w:t>
      </w:r>
    </w:p>
    <w:p w:rsidR="00000000" w:rsidDel="00000000" w:rsidP="00000000" w:rsidRDefault="00000000" w:rsidRPr="00000000" w14:paraId="000024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Energy-based Attack, Reality-Bending Influence</w:t>
      </w:r>
    </w:p>
    <w:p w:rsidR="00000000" w:rsidDel="00000000" w:rsidP="00000000" w:rsidRDefault="00000000" w:rsidRPr="00000000" w14:paraId="000024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Energy Blast: Yog-Sothoth can unleash an immense blast of pure energy that deals 4d10 damage to all within a 50-foot radius.</w:t>
      </w:r>
    </w:p>
    <w:p w:rsidR="00000000" w:rsidDel="00000000" w:rsidP="00000000" w:rsidRDefault="00000000" w:rsidRPr="00000000" w14:paraId="000024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Manipulation: Yog-Sothoth can bend and distort reality itself, causing the environment to shift and warp. It can impose impossible challenges on the players, forcing them to make Willpower Checks to avoid psychic damage.</w:t>
      </w:r>
    </w:p>
    <w:p w:rsidR="00000000" w:rsidDel="00000000" w:rsidP="00000000" w:rsidRDefault="00000000" w:rsidRPr="00000000" w14:paraId="000024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Distortion: Yog-Sothoth can control time, causing victims to experience time loops, random temporal displacements, or aging them rapidly, leading to instant death for those who fail a Constitution Check.</w:t>
      </w:r>
    </w:p>
    <w:p w:rsidR="00000000" w:rsidDel="00000000" w:rsidP="00000000" w:rsidRDefault="00000000" w:rsidRPr="00000000" w14:paraId="000024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Knowledge: Yog-Sothoth possesses omniscient knowledge of the universe, and it can provide players with forbidden knowledge. However, the knowledge comes at a cost, leading to permanent Sanity loss.</w:t>
      </w:r>
    </w:p>
    <w:p w:rsidR="00000000" w:rsidDel="00000000" w:rsidP="00000000" w:rsidRDefault="00000000" w:rsidRPr="00000000" w14:paraId="000024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witnessing the entity’s true form or coming into contact with its cosmic knowledge.</w:t>
      </w:r>
    </w:p>
    <w:p w:rsidR="00000000" w:rsidDel="00000000" w:rsidP="00000000" w:rsidRDefault="00000000" w:rsidRPr="00000000" w14:paraId="000024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Azathoth</w:t>
      </w:r>
    </w:p>
    <w:p w:rsidR="00000000" w:rsidDel="00000000" w:rsidP="00000000" w:rsidRDefault="00000000" w:rsidRPr="00000000" w14:paraId="0000243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w:t>
      </w:r>
    </w:p>
    <w:p w:rsidR="00000000" w:rsidDel="00000000" w:rsidP="00000000" w:rsidRDefault="00000000" w:rsidRPr="00000000" w14:paraId="000024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Azathoth is the Blind Idiot God, a massive and mindless entity at the center of the universe. Often depicted as a vast, chaotic force of destruction, it is surrounded by an eternal cacophony of sound as the center of the cosmos. Azathoth’s mindless nature means it unintentionally shapes reality, causing random cataclysmic events.</w:t>
      </w:r>
    </w:p>
    <w:p w:rsidR="00000000" w:rsidDel="00000000" w:rsidP="00000000" w:rsidRDefault="00000000" w:rsidRPr="00000000" w14:paraId="000024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500</w:t>
      </w:r>
    </w:p>
    <w:p w:rsidR="00000000" w:rsidDel="00000000" w:rsidP="00000000" w:rsidRDefault="00000000" w:rsidRPr="00000000" w14:paraId="000024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95% (Cosmic Unknowability)</w:t>
      </w:r>
    </w:p>
    <w:p w:rsidR="00000000" w:rsidDel="00000000" w:rsidP="00000000" w:rsidRDefault="00000000" w:rsidRPr="00000000" w14:paraId="000024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Noise (2d10), Reality Tear (3d8)</w:t>
      </w:r>
    </w:p>
    <w:p w:rsidR="00000000" w:rsidDel="00000000" w:rsidP="00000000" w:rsidRDefault="00000000" w:rsidRPr="00000000" w14:paraId="000024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Chaos, Mind-Fragmenting Influence</w:t>
      </w:r>
    </w:p>
    <w:p w:rsidR="00000000" w:rsidDel="00000000" w:rsidP="00000000" w:rsidRDefault="00000000" w:rsidRPr="00000000" w14:paraId="000024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Noise: Azathoth can release an ear-shattering noise that deals 2d10 psychic damage and causes 1d6 Sanity loss to all nearby.</w:t>
      </w:r>
    </w:p>
    <w:p w:rsidR="00000000" w:rsidDel="00000000" w:rsidP="00000000" w:rsidRDefault="00000000" w:rsidRPr="00000000" w14:paraId="000024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Tear: Azathoth’s mindless influence causes rifts in reality, opening portals to unknown dimensions. The portal tears reality itself, causing 3d8 damage to all in the vicinity and 1d10 psychic damage.</w:t>
      </w:r>
    </w:p>
    <w:p w:rsidR="00000000" w:rsidDel="00000000" w:rsidP="00000000" w:rsidRDefault="00000000" w:rsidRPr="00000000" w14:paraId="000024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Unfathomable Presence: Azathoth’s sheer existence causes chaos and disturbance in the laws of physics, forcing anyone within 100 feet to make a Willpower Check or suffer random hallucinations.</w:t>
      </w:r>
    </w:p>
    <w:p w:rsidR="00000000" w:rsidDel="00000000" w:rsidP="00000000" w:rsidRDefault="00000000" w:rsidRPr="00000000" w14:paraId="000024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encountering Azathoth’s mind-shattering presence.</w:t>
      </w:r>
    </w:p>
    <w:p w:rsidR="00000000" w:rsidDel="00000000" w:rsidP="00000000" w:rsidRDefault="00000000" w:rsidRPr="00000000" w14:paraId="000024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Nyarlathotep</w:t>
      </w:r>
    </w:p>
    <w:p w:rsidR="00000000" w:rsidDel="00000000" w:rsidP="00000000" w:rsidRDefault="00000000" w:rsidRPr="00000000" w14:paraId="000024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 / Cosmic Entity</w:t>
      </w:r>
    </w:p>
    <w:p w:rsidR="00000000" w:rsidDel="00000000" w:rsidP="00000000" w:rsidRDefault="00000000" w:rsidRPr="00000000" w14:paraId="000024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rsidR="00000000" w:rsidDel="00000000" w:rsidP="00000000" w:rsidRDefault="00000000" w:rsidRPr="00000000" w14:paraId="000024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450</w:t>
      </w:r>
    </w:p>
    <w:p w:rsidR="00000000" w:rsidDel="00000000" w:rsidP="00000000" w:rsidRDefault="00000000" w:rsidRPr="00000000" w14:paraId="000024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24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Mind Shatter (3d6), Corporeal Strike (2d8)</w:t>
      </w:r>
    </w:p>
    <w:p w:rsidR="00000000" w:rsidDel="00000000" w:rsidP="00000000" w:rsidRDefault="00000000" w:rsidRPr="00000000" w14:paraId="000024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Physical Strike</w:t>
      </w:r>
    </w:p>
    <w:p w:rsidR="00000000" w:rsidDel="00000000" w:rsidP="00000000" w:rsidRDefault="00000000" w:rsidRPr="00000000" w14:paraId="000024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Shatter: Nyarlathotep can invade a person’s mind, causing 3d6 damage and causing their thoughts to fragment.</w:t>
      </w:r>
    </w:p>
    <w:p w:rsidR="00000000" w:rsidDel="00000000" w:rsidP="00000000" w:rsidRDefault="00000000" w:rsidRPr="00000000" w14:paraId="000024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Mimicry: Nyarlathotep can assume any form, making it difficult to discern friend from foe. Those it manipulates become its puppets, obeying its every word.</w:t>
      </w:r>
    </w:p>
    <w:p w:rsidR="00000000" w:rsidDel="00000000" w:rsidP="00000000" w:rsidRDefault="00000000" w:rsidRPr="00000000" w14:paraId="000024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Deceptive Presence: Those who encounter Nyarlathotep must make a Sanity Check. Failure results in 1d6 Sanity loss and the hallucination of false realities.</w:t>
      </w:r>
    </w:p>
    <w:p w:rsidR="00000000" w:rsidDel="00000000" w:rsidP="00000000" w:rsidRDefault="00000000" w:rsidRPr="00000000" w14:paraId="000024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Illusion Mastery: Nyarlathotep can create realistic illusions that deceive the senses, forcing Wisdom Checks to differentiate between reality and illusion.</w:t>
      </w:r>
    </w:p>
    <w:p w:rsidR="00000000" w:rsidDel="00000000" w:rsidP="00000000" w:rsidRDefault="00000000" w:rsidRPr="00000000" w14:paraId="000024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entity’s deception and experiencing its mind-altering influence.</w:t>
      </w:r>
    </w:p>
    <w:p w:rsidR="00000000" w:rsidDel="00000000" w:rsidP="00000000" w:rsidRDefault="00000000" w:rsidRPr="00000000" w14:paraId="000024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Black Goat of the Woods with a Thousand Young</w:t>
      </w:r>
    </w:p>
    <w:p w:rsidR="00000000" w:rsidDel="00000000" w:rsidP="00000000" w:rsidRDefault="00000000" w:rsidRPr="00000000" w14:paraId="000024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 / Cosmic Entity</w:t>
      </w:r>
    </w:p>
    <w:p w:rsidR="00000000" w:rsidDel="00000000" w:rsidP="00000000" w:rsidRDefault="00000000" w:rsidRPr="00000000" w14:paraId="000024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Black Goat of the Woods is a vast and ancient creature that serves as the maternal figure for countless nightmarish offspring. It is often associated with Shub-Niggurath and is worshiped by those seeking to invoke chaos and fertility. It appears as a shadowy, monstrous goat, surrounded by a host of creeping, dark young that follow it in a mindless herd.</w:t>
      </w:r>
    </w:p>
    <w:p w:rsidR="00000000" w:rsidDel="00000000" w:rsidP="00000000" w:rsidRDefault="00000000" w:rsidRPr="00000000" w14:paraId="000024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24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4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Hoof Strike (2d6), Spawn Attack (1d10)</w:t>
      </w:r>
    </w:p>
    <w:p w:rsidR="00000000" w:rsidDel="00000000" w:rsidP="00000000" w:rsidRDefault="00000000" w:rsidRPr="00000000" w14:paraId="000024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Attack, Spawn</w:t>
      </w:r>
    </w:p>
    <w:p w:rsidR="00000000" w:rsidDel="00000000" w:rsidP="00000000" w:rsidRDefault="00000000" w:rsidRPr="00000000" w14:paraId="000024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Spawn Attack: The Black Goat’s offspring can swarm enemies, each young causing 1d10 damage on a successful attack.</w:t>
      </w:r>
    </w:p>
    <w:p w:rsidR="00000000" w:rsidDel="00000000" w:rsidP="00000000" w:rsidRDefault="00000000" w:rsidRPr="00000000" w14:paraId="000024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Fertility Curse: Any female in proximity to the Black Goat may become infected with an unnatural pregnancy, forcing a Constitution Check to avoid the mutation.</w:t>
      </w:r>
    </w:p>
    <w:p w:rsidR="00000000" w:rsidDel="00000000" w:rsidP="00000000" w:rsidRDefault="00000000" w:rsidRPr="00000000" w14:paraId="000024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Nightmare Infestation: The Goat can summon dreams of its young, forcing players to make a Sanity Check or suffer 1d10 sanity loss for seeing grotesque visions of its offspring.</w:t>
      </w:r>
    </w:p>
    <w:p w:rsidR="00000000" w:rsidDel="00000000" w:rsidP="00000000" w:rsidRDefault="00000000" w:rsidRPr="00000000" w14:paraId="000024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the unnatural and disgusting form of this entity and its unnerving spawn.</w:t>
      </w:r>
    </w:p>
    <w:p w:rsidR="00000000" w:rsidDel="00000000" w:rsidP="00000000" w:rsidRDefault="00000000" w:rsidRPr="00000000" w14:paraId="000024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Shub-Niggurath</w:t>
      </w:r>
    </w:p>
    <w:p w:rsidR="00000000" w:rsidDel="00000000" w:rsidP="00000000" w:rsidRDefault="00000000" w:rsidRPr="00000000" w14:paraId="000024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w:t>
      </w:r>
    </w:p>
    <w:p w:rsidR="00000000" w:rsidDel="00000000" w:rsidP="00000000" w:rsidRDefault="00000000" w:rsidRPr="00000000" w14:paraId="000024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Known as the Black Goat of the Woods with a Thousand Young, Shub-Niggurath is a dark, amorphous entity that symbolizes fertility and chaos. It is a cosmic and alien presence, a being whose true form is both incomprehensible and overwhelmingly vast. It is the matron of all cosmic horrors and births untold monstrosities.</w:t>
      </w:r>
    </w:p>
    <w:p w:rsidR="00000000" w:rsidDel="00000000" w:rsidP="00000000" w:rsidRDefault="00000000" w:rsidRPr="00000000" w14:paraId="000024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800</w:t>
      </w:r>
    </w:p>
    <w:p w:rsidR="00000000" w:rsidDel="00000000" w:rsidP="00000000" w:rsidRDefault="00000000" w:rsidRPr="00000000" w14:paraId="000024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24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Chaos Breath (5d6), Eldritch Claws (3d10)</w:t>
      </w:r>
    </w:p>
    <w:p w:rsidR="00000000" w:rsidDel="00000000" w:rsidP="00000000" w:rsidRDefault="00000000" w:rsidRPr="00000000" w14:paraId="000024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Energy, Melee Combat</w:t>
      </w:r>
    </w:p>
    <w:p w:rsidR="00000000" w:rsidDel="00000000" w:rsidP="00000000" w:rsidRDefault="00000000" w:rsidRPr="00000000" w14:paraId="000024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Chaos Breath: Shub-Niggurath can unleash a wave of chaotic energy, causing 5d6 damage in a cone.</w:t>
      </w:r>
    </w:p>
    <w:p w:rsidR="00000000" w:rsidDel="00000000" w:rsidP="00000000" w:rsidRDefault="00000000" w:rsidRPr="00000000" w14:paraId="000024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Eldritch Claws: Its claws can tear through reality itself, causing 3d10 damage and leaving chaos in their wake.</w:t>
      </w:r>
    </w:p>
    <w:p w:rsidR="00000000" w:rsidDel="00000000" w:rsidP="00000000" w:rsidRDefault="00000000" w:rsidRPr="00000000" w14:paraId="000024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Spawn Creation: Shub-Niggurath can create horrific spawn, summoning monstrous creatures to aid in its defense.</w:t>
      </w:r>
    </w:p>
    <w:p w:rsidR="00000000" w:rsidDel="00000000" w:rsidP="00000000" w:rsidRDefault="00000000" w:rsidRPr="00000000" w14:paraId="000024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Corruption Aura: Anyone in the presence of Shub-Niggurath must make a Sanity Check or suffer 2d6 sanity loss each round.</w:t>
      </w:r>
    </w:p>
    <w:p w:rsidR="00000000" w:rsidDel="00000000" w:rsidP="00000000" w:rsidRDefault="00000000" w:rsidRPr="00000000" w14:paraId="000024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encountering its cosmic presence and witnessing the birth of horrors.</w:t>
      </w:r>
    </w:p>
    <w:p w:rsidR="00000000" w:rsidDel="00000000" w:rsidP="00000000" w:rsidRDefault="00000000" w:rsidRPr="00000000" w14:paraId="000024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Cosmic Matron</w:t>
      </w:r>
    </w:p>
    <w:p w:rsidR="00000000" w:rsidDel="00000000" w:rsidP="00000000" w:rsidRDefault="00000000" w:rsidRPr="00000000" w14:paraId="000024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w:t>
      </w:r>
    </w:p>
    <w:p w:rsidR="00000000" w:rsidDel="00000000" w:rsidP="00000000" w:rsidRDefault="00000000" w:rsidRPr="00000000" w14:paraId="000024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Cosmic Matron is a divine and ancient being that embodies creation and destruction. Its form shifts between humanoid and nebulous, with an ethereal presence that challenges the very fabric of reality.</w:t>
      </w:r>
    </w:p>
    <w:p w:rsidR="00000000" w:rsidDel="00000000" w:rsidP="00000000" w:rsidRDefault="00000000" w:rsidRPr="00000000" w14:paraId="000024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350</w:t>
      </w:r>
    </w:p>
    <w:p w:rsidR="00000000" w:rsidDel="00000000" w:rsidP="00000000" w:rsidRDefault="00000000" w:rsidRPr="00000000" w14:paraId="000024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24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Stellar Flame (4d6), Cosmic Grasp (3d8)</w:t>
      </w:r>
    </w:p>
    <w:p w:rsidR="00000000" w:rsidDel="00000000" w:rsidP="00000000" w:rsidRDefault="00000000" w:rsidRPr="00000000" w14:paraId="000024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 Attack, Reality Manipulation</w:t>
      </w:r>
    </w:p>
    <w:p w:rsidR="00000000" w:rsidDel="00000000" w:rsidP="00000000" w:rsidRDefault="00000000" w:rsidRPr="00000000" w14:paraId="000024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Stellar Flame: The Cosmic Matron can unleash a blast of stellar energy, dealing 4d6 damage to all in a 20-foot radius.</w:t>
      </w:r>
    </w:p>
    <w:p w:rsidR="00000000" w:rsidDel="00000000" w:rsidP="00000000" w:rsidRDefault="00000000" w:rsidRPr="00000000" w14:paraId="000024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Grasp: She can manipulate reality and time, causing 3d8 damage and forcing targets to make a Constitution Check or be paralyzed.</w:t>
      </w:r>
    </w:p>
    <w:p w:rsidR="00000000" w:rsidDel="00000000" w:rsidP="00000000" w:rsidRDefault="00000000" w:rsidRPr="00000000" w14:paraId="000024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Siphon: The Matron can drain reality itself, causing an area to become unstable, resulting in temporal distortions and displacement.</w:t>
      </w:r>
    </w:p>
    <w:p w:rsidR="00000000" w:rsidDel="00000000" w:rsidP="00000000" w:rsidRDefault="00000000" w:rsidRPr="00000000" w14:paraId="000024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encountering the mind-bending and transcendent nature of this entity.</w:t>
      </w:r>
    </w:p>
    <w:p w:rsidR="00000000" w:rsidDel="00000000" w:rsidP="00000000" w:rsidRDefault="00000000" w:rsidRPr="00000000" w14:paraId="000024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Elder Spawn</w:t>
      </w:r>
    </w:p>
    <w:p w:rsidR="00000000" w:rsidDel="00000000" w:rsidP="00000000" w:rsidRDefault="00000000" w:rsidRPr="00000000" w14:paraId="000024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24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Elder Spawn are horrific offspring of the ancient Outer Gods, twisted in form and unimaginable in their purpose. They are shapeless, incomprehensible beings that exist to serve their cosmic progenitors.</w:t>
      </w:r>
    </w:p>
    <w:p w:rsidR="00000000" w:rsidDel="00000000" w:rsidP="00000000" w:rsidRDefault="00000000" w:rsidRPr="00000000" w14:paraId="000024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24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24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Tentacle Strike (2d8), Cosmic Absorption (3d6)</w:t>
      </w:r>
    </w:p>
    <w:p w:rsidR="00000000" w:rsidDel="00000000" w:rsidP="00000000" w:rsidRDefault="00000000" w:rsidRPr="00000000" w14:paraId="000024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Tentacle Strike, Psychic Influence</w:t>
      </w:r>
    </w:p>
    <w:p w:rsidR="00000000" w:rsidDel="00000000" w:rsidP="00000000" w:rsidRDefault="00000000" w:rsidRPr="00000000" w14:paraId="000024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Tentacle Strike: The Elder Spawn can attack with multiple, writhing tentacles, dealing 2d8 damage per strike.</w:t>
      </w:r>
    </w:p>
    <w:p w:rsidR="00000000" w:rsidDel="00000000" w:rsidP="00000000" w:rsidRDefault="00000000" w:rsidRPr="00000000" w14:paraId="000024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Absorption: It can absorb energy from its environment, healing itself for 3d6 HP and draining life force from the surroundings.</w:t>
      </w:r>
    </w:p>
    <w:p w:rsidR="00000000" w:rsidDel="00000000" w:rsidP="00000000" w:rsidRDefault="00000000" w:rsidRPr="00000000" w14:paraId="000024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Warping: The Elder Spawn can warp space-time, forcing players to make a Sanity Check or become displaced in time.</w:t>
      </w:r>
    </w:p>
    <w:p w:rsidR="00000000" w:rsidDel="00000000" w:rsidP="00000000" w:rsidRDefault="00000000" w:rsidRPr="00000000" w14:paraId="000024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utterly alien form of this cosmic horror.</w:t>
      </w:r>
    </w:p>
    <w:p w:rsidR="00000000" w:rsidDel="00000000" w:rsidP="00000000" w:rsidRDefault="00000000" w:rsidRPr="00000000" w14:paraId="000024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9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9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Infinite Watcher</w:t>
      </w:r>
    </w:p>
    <w:p w:rsidR="00000000" w:rsidDel="00000000" w:rsidP="00000000" w:rsidRDefault="00000000" w:rsidRPr="00000000" w14:paraId="000024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 / Cosmic Entity</w:t>
      </w:r>
    </w:p>
    <w:p w:rsidR="00000000" w:rsidDel="00000000" w:rsidP="00000000" w:rsidRDefault="00000000" w:rsidRPr="00000000" w14:paraId="000024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rsidR="00000000" w:rsidDel="00000000" w:rsidP="00000000" w:rsidRDefault="00000000" w:rsidRPr="00000000" w14:paraId="000024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700</w:t>
      </w:r>
    </w:p>
    <w:p w:rsidR="00000000" w:rsidDel="00000000" w:rsidP="00000000" w:rsidRDefault="00000000" w:rsidRPr="00000000" w14:paraId="000024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w:t>
      </w:r>
    </w:p>
    <w:p w:rsidR="00000000" w:rsidDel="00000000" w:rsidP="00000000" w:rsidRDefault="00000000" w:rsidRPr="00000000" w14:paraId="000024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Gaze (5d6), Temporal Displacement (4d10)</w:t>
      </w:r>
    </w:p>
    <w:p w:rsidR="00000000" w:rsidDel="00000000" w:rsidP="00000000" w:rsidRDefault="00000000" w:rsidRPr="00000000" w14:paraId="000024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 Attack, Time Distortion</w:t>
      </w:r>
    </w:p>
    <w:p w:rsidR="00000000" w:rsidDel="00000000" w:rsidP="00000000" w:rsidRDefault="00000000" w:rsidRPr="00000000" w14:paraId="000024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Gaze: The Infinite Watcher can direct its gaze at any target, dealing 5d6 damage and forcing the target to make a Sanity Check or lose 1d6 Sanity for being exposed to its all-seeing eye.</w:t>
      </w:r>
    </w:p>
    <w:p w:rsidR="00000000" w:rsidDel="00000000" w:rsidP="00000000" w:rsidRDefault="00000000" w:rsidRPr="00000000" w14:paraId="000024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Temporal Displacement: The Watcher can manipulate time, forcing any target it gazes upon to suffer a random temporal displacement—either aging rapidly, becoming younger, or being sent to the past or future. This causes 4d10 damage from the traumatic effects.</w:t>
      </w:r>
    </w:p>
    <w:p w:rsidR="00000000" w:rsidDel="00000000" w:rsidP="00000000" w:rsidRDefault="00000000" w:rsidRPr="00000000" w14:paraId="000024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Omniscient Knowledge: The Watcher can impart forbidden knowledge to those who seek it, but this causes massive Sanity loss as the knowledge reveals the futility of human existence.</w:t>
      </w:r>
    </w:p>
    <w:p w:rsidR="00000000" w:rsidDel="00000000" w:rsidP="00000000" w:rsidRDefault="00000000" w:rsidRPr="00000000" w14:paraId="000024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Presence of the Void: Its constant presence can cause madness and despair. Anyone within a 30-foot radius must make a Sanity Check or lose 1d6 Sanity each round.</w:t>
      </w:r>
    </w:p>
    <w:p w:rsidR="00000000" w:rsidDel="00000000" w:rsidP="00000000" w:rsidRDefault="00000000" w:rsidRPr="00000000" w14:paraId="000024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coming into contact with the infinite, mind-shattering nature of the Watcher.</w:t>
      </w:r>
    </w:p>
    <w:p w:rsidR="00000000" w:rsidDel="00000000" w:rsidP="00000000" w:rsidRDefault="00000000" w:rsidRPr="00000000" w14:paraId="000024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Nameless Horror</w:t>
      </w:r>
    </w:p>
    <w:p w:rsidR="00000000" w:rsidDel="00000000" w:rsidP="00000000" w:rsidRDefault="00000000" w:rsidRPr="00000000" w14:paraId="000024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Entity</w:t>
      </w:r>
    </w:p>
    <w:p w:rsidR="00000000" w:rsidDel="00000000" w:rsidP="00000000" w:rsidRDefault="00000000" w:rsidRPr="00000000" w14:paraId="000024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rsidR="00000000" w:rsidDel="00000000" w:rsidP="00000000" w:rsidRDefault="00000000" w:rsidRPr="00000000" w14:paraId="000024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300</w:t>
      </w:r>
    </w:p>
    <w:p w:rsidR="00000000" w:rsidDel="00000000" w:rsidP="00000000" w:rsidRDefault="00000000" w:rsidRPr="00000000" w14:paraId="000024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24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Mind Crush (4d6), Shadow Strangle (3d6)</w:t>
      </w:r>
    </w:p>
    <w:p w:rsidR="00000000" w:rsidDel="00000000" w:rsidP="00000000" w:rsidRDefault="00000000" w:rsidRPr="00000000" w14:paraId="000024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Physical Attack</w:t>
      </w:r>
    </w:p>
    <w:p w:rsidR="00000000" w:rsidDel="00000000" w:rsidP="00000000" w:rsidRDefault="00000000" w:rsidRPr="00000000" w14:paraId="000024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Crush: The Nameless Horror can send mental waves that crush the psyche, causing 4d6 damage and forcing targets to make a Sanity Check or suffer additional 1d6 Sanity loss.</w:t>
      </w:r>
    </w:p>
    <w:p w:rsidR="00000000" w:rsidDel="00000000" w:rsidP="00000000" w:rsidRDefault="00000000" w:rsidRPr="00000000" w14:paraId="000024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Shadow Strangle: It can form shadow tendrils that attempt to choke and strangle its victims, dealing 3d6 damage and paralyzing them for 1d6 rounds.</w:t>
      </w:r>
    </w:p>
    <w:p w:rsidR="00000000" w:rsidDel="00000000" w:rsidP="00000000" w:rsidRDefault="00000000" w:rsidRPr="00000000" w14:paraId="000024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 Inducement: The Horror can induce intense terror within a target, forcing them to make a Willpower Check or suffer 2d6 damage from the crushing fear.</w:t>
      </w:r>
    </w:p>
    <w:p w:rsidR="00000000" w:rsidDel="00000000" w:rsidP="00000000" w:rsidRDefault="00000000" w:rsidRPr="00000000" w14:paraId="000024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Invisibility: The Nameless Horror can become completely invisible within shadows, making it difficult to target by normal means.</w:t>
      </w:r>
    </w:p>
    <w:p w:rsidR="00000000" w:rsidDel="00000000" w:rsidP="00000000" w:rsidRDefault="00000000" w:rsidRPr="00000000" w14:paraId="000024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the indescribable nature of the horror and its ability to manifest nightmarish visions.</w:t>
      </w:r>
    </w:p>
    <w:p w:rsidR="00000000" w:rsidDel="00000000" w:rsidP="00000000" w:rsidRDefault="00000000" w:rsidRPr="00000000" w14:paraId="000024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Old Ones</w:t>
      </w:r>
    </w:p>
    <w:p w:rsidR="00000000" w:rsidDel="00000000" w:rsidP="00000000" w:rsidRDefault="00000000" w:rsidRPr="00000000" w14:paraId="000024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Elder Gods / Cosmic Entity</w:t>
      </w:r>
    </w:p>
    <w:p w:rsidR="00000000" w:rsidDel="00000000" w:rsidP="00000000" w:rsidRDefault="00000000" w:rsidRPr="00000000" w14:paraId="000024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rsidR="00000000" w:rsidDel="00000000" w:rsidP="00000000" w:rsidRDefault="00000000" w:rsidRPr="00000000" w14:paraId="000024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w:t>
      </w:r>
    </w:p>
    <w:p w:rsidR="00000000" w:rsidDel="00000000" w:rsidP="00000000" w:rsidRDefault="00000000" w:rsidRPr="00000000" w14:paraId="000024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24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Pulse (5d10), Reality Tear (6d8)</w:t>
      </w:r>
    </w:p>
    <w:p w:rsidR="00000000" w:rsidDel="00000000" w:rsidP="00000000" w:rsidRDefault="00000000" w:rsidRPr="00000000" w14:paraId="000024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Power, Energy-based Attack</w:t>
      </w:r>
    </w:p>
    <w:p w:rsidR="00000000" w:rsidDel="00000000" w:rsidP="00000000" w:rsidRDefault="00000000" w:rsidRPr="00000000" w14:paraId="000024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Pulse: The Old Ones can unleash a pulse of cosmic energy that tears through reality, causing 5d10 damage and distorting space around it.</w:t>
      </w:r>
    </w:p>
    <w:p w:rsidR="00000000" w:rsidDel="00000000" w:rsidP="00000000" w:rsidRDefault="00000000" w:rsidRPr="00000000" w14:paraId="000024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Tear: The Old Ones can tear open a rift in reality, causing 6d8 damage and leaving permanent disruptions in the world around them.</w:t>
      </w:r>
    </w:p>
    <w:p w:rsidR="00000000" w:rsidDel="00000000" w:rsidP="00000000" w:rsidRDefault="00000000" w:rsidRPr="00000000" w14:paraId="000024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Creation of Life: The Old Ones can create life forms or twist existing creatures, causing them to mutate and become agents of chaos.</w:t>
      </w:r>
    </w:p>
    <w:p w:rsidR="00000000" w:rsidDel="00000000" w:rsidP="00000000" w:rsidRDefault="00000000" w:rsidRPr="00000000" w14:paraId="000024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Aura of Cosmic Power: The Old Ones radiate cosmic energy, forcing anyone within 50 feet to make a Sanity Check or suffer 2d6 sanity loss per round.</w:t>
      </w:r>
    </w:p>
    <w:p w:rsidR="00000000" w:rsidDel="00000000" w:rsidP="00000000" w:rsidRDefault="00000000" w:rsidRPr="00000000" w14:paraId="000024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4d10 Sanity loss for encountering the raw cosmic force and unfathomable power of these beings.</w:t>
      </w:r>
    </w:p>
    <w:p w:rsidR="00000000" w:rsidDel="00000000" w:rsidP="00000000" w:rsidRDefault="00000000" w:rsidRPr="00000000" w14:paraId="000024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Many-Angled Ones</w:t>
      </w:r>
    </w:p>
    <w:p w:rsidR="00000000" w:rsidDel="00000000" w:rsidP="00000000" w:rsidRDefault="00000000" w:rsidRPr="00000000" w14:paraId="000024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w:t>
      </w:r>
    </w:p>
    <w:p w:rsidR="00000000" w:rsidDel="00000000" w:rsidP="00000000" w:rsidRDefault="00000000" w:rsidRPr="00000000" w14:paraId="000024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rsidR="00000000" w:rsidDel="00000000" w:rsidP="00000000" w:rsidRDefault="00000000" w:rsidRPr="00000000" w14:paraId="000024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450</w:t>
      </w:r>
    </w:p>
    <w:p w:rsidR="00000000" w:rsidDel="00000000" w:rsidP="00000000" w:rsidRDefault="00000000" w:rsidRPr="00000000" w14:paraId="000024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75%</w:t>
      </w:r>
    </w:p>
    <w:p w:rsidR="00000000" w:rsidDel="00000000" w:rsidP="00000000" w:rsidRDefault="00000000" w:rsidRPr="00000000" w14:paraId="000024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Angle Strike (3d10), Mind Fracture (4d6)</w:t>
      </w:r>
    </w:p>
    <w:p w:rsidR="00000000" w:rsidDel="00000000" w:rsidP="00000000" w:rsidRDefault="00000000" w:rsidRPr="00000000" w14:paraId="000024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Combat, Psychic Assault</w:t>
      </w:r>
    </w:p>
    <w:p w:rsidR="00000000" w:rsidDel="00000000" w:rsidP="00000000" w:rsidRDefault="00000000" w:rsidRPr="00000000" w14:paraId="000024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Angle Strike: The Many-Angled Ones can attack using impossible geometry, striking with energy blades that deal 3d10 damage.</w:t>
      </w:r>
    </w:p>
    <w:p w:rsidR="00000000" w:rsidDel="00000000" w:rsidP="00000000" w:rsidRDefault="00000000" w:rsidRPr="00000000" w14:paraId="000024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Fracture: Their very presence causes psychic dissonance, forcing a Sanity Check. Failure results in 4d6 psychic damage and disorientation.</w:t>
      </w:r>
    </w:p>
    <w:p w:rsidR="00000000" w:rsidDel="00000000" w:rsidP="00000000" w:rsidRDefault="00000000" w:rsidRPr="00000000" w14:paraId="000024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Shifting Form: These beings constantly change their form, making it difficult to track or predict their movements. They gain advantage on attack rolls due to their shifting nature.</w:t>
      </w:r>
    </w:p>
    <w:p w:rsidR="00000000" w:rsidDel="00000000" w:rsidP="00000000" w:rsidRDefault="00000000" w:rsidRPr="00000000" w14:paraId="000024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2d10 Sanity loss for witnessing the impossible, mind-shattering form of the Many-Angled Ones.</w:t>
      </w:r>
    </w:p>
    <w:p w:rsidR="00000000" w:rsidDel="00000000" w:rsidP="00000000" w:rsidRDefault="00000000" w:rsidRPr="00000000" w14:paraId="000024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Great One</w:t>
      </w:r>
    </w:p>
    <w:p w:rsidR="00000000" w:rsidDel="00000000" w:rsidP="00000000" w:rsidRDefault="00000000" w:rsidRPr="00000000" w14:paraId="000024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Entity</w:t>
      </w:r>
    </w:p>
    <w:p w:rsidR="00000000" w:rsidDel="00000000" w:rsidP="00000000" w:rsidRDefault="00000000" w:rsidRPr="00000000" w14:paraId="000024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rsidR="00000000" w:rsidDel="00000000" w:rsidP="00000000" w:rsidRDefault="00000000" w:rsidRPr="00000000" w14:paraId="000024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600</w:t>
      </w:r>
    </w:p>
    <w:p w:rsidR="00000000" w:rsidDel="00000000" w:rsidP="00000000" w:rsidRDefault="00000000" w:rsidRPr="00000000" w14:paraId="000024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24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Devastation (5d8), Psychic Overload (3d10)</w:t>
      </w:r>
    </w:p>
    <w:p w:rsidR="00000000" w:rsidDel="00000000" w:rsidP="00000000" w:rsidRDefault="00000000" w:rsidRPr="00000000" w14:paraId="000024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Reality Shattering Power, Energy Wave</w:t>
      </w:r>
    </w:p>
    <w:p w:rsidR="00000000" w:rsidDel="00000000" w:rsidP="00000000" w:rsidRDefault="00000000" w:rsidRPr="00000000" w14:paraId="000024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Devastation: The Great One can unleash immense cosmic forces, causing 5d8 damage to all in a 50-foot radius.</w:t>
      </w:r>
    </w:p>
    <w:p w:rsidR="00000000" w:rsidDel="00000000" w:rsidP="00000000" w:rsidRDefault="00000000" w:rsidRPr="00000000" w14:paraId="000024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Overload: The sheer psychic presence of the Great One can overwhelm a mortal mind, dealing 3d10 psychic damage and forcing a Sanity Check to avoid mental collapse.</w:t>
      </w:r>
    </w:p>
    <w:p w:rsidR="00000000" w:rsidDel="00000000" w:rsidP="00000000" w:rsidRDefault="00000000" w:rsidRPr="00000000" w14:paraId="000024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Shape of the Void: The Great One can change its form at will, becoming one with the void. This makes it immune to most forms of attack.</w:t>
      </w:r>
    </w:p>
    <w:p w:rsidR="00000000" w:rsidDel="00000000" w:rsidP="00000000" w:rsidRDefault="00000000" w:rsidRPr="00000000" w14:paraId="000024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confronting this cosmic entity and feeling the disintegration of reality.</w:t>
      </w:r>
    </w:p>
    <w:p w:rsidR="00000000" w:rsidDel="00000000" w:rsidP="00000000" w:rsidRDefault="00000000" w:rsidRPr="00000000" w14:paraId="000024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Ever-Flowing Stream</w:t>
      </w:r>
    </w:p>
    <w:p w:rsidR="00000000" w:rsidDel="00000000" w:rsidP="00000000" w:rsidRDefault="00000000" w:rsidRPr="00000000" w14:paraId="000024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4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Entity / Elemental Horror</w:t>
      </w:r>
    </w:p>
    <w:p w:rsidR="00000000" w:rsidDel="00000000" w:rsidP="00000000" w:rsidRDefault="00000000" w:rsidRPr="00000000" w14:paraId="000024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Ever-Flowing Stream is a cosmic and elemental force that exists as a torrential flow of water from an unknown realm. It is said to be an embodiment of the endless march of time, and its currents can sweep away anything in its path.</w:t>
      </w:r>
    </w:p>
    <w:p w:rsidR="00000000" w:rsidDel="00000000" w:rsidP="00000000" w:rsidRDefault="00000000" w:rsidRPr="00000000" w14:paraId="000024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400</w:t>
      </w:r>
    </w:p>
    <w:p w:rsidR="00000000" w:rsidDel="00000000" w:rsidP="00000000" w:rsidRDefault="00000000" w:rsidRPr="00000000" w14:paraId="000024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4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Tidal Crush (4d6), Drowning Wave (5d6)</w:t>
      </w:r>
    </w:p>
    <w:p w:rsidR="00000000" w:rsidDel="00000000" w:rsidP="00000000" w:rsidRDefault="00000000" w:rsidRPr="00000000" w14:paraId="000024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Water-based Attack, Drowning</w:t>
      </w:r>
    </w:p>
    <w:p w:rsidR="00000000" w:rsidDel="00000000" w:rsidP="00000000" w:rsidRDefault="00000000" w:rsidRPr="00000000" w14:paraId="000024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4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Tidal Crush: The Stream can summon a massive tidal wave, dealing 4d6 damage to everything in its path.</w:t>
      </w:r>
    </w:p>
    <w:p w:rsidR="00000000" w:rsidDel="00000000" w:rsidP="00000000" w:rsidRDefault="00000000" w:rsidRPr="00000000" w14:paraId="000025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Drowning Wave: It can create waves of water that force targets to make a Strength Check or become trapped underwater for 3d6 rounds.</w:t>
      </w:r>
    </w:p>
    <w:p w:rsidR="00000000" w:rsidDel="00000000" w:rsidP="00000000" w:rsidRDefault="00000000" w:rsidRPr="00000000" w14:paraId="000025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Temporal Drift: Those who enter the stream’s flow may experience time distortion, seeing the past and future. This causes psychic damage and disorientation.</w:t>
      </w:r>
    </w:p>
    <w:p w:rsidR="00000000" w:rsidDel="00000000" w:rsidP="00000000" w:rsidRDefault="00000000" w:rsidRPr="00000000" w14:paraId="000025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being engulfed by the terrifying flow of time and water.</w:t>
      </w:r>
    </w:p>
    <w:p w:rsidR="00000000" w:rsidDel="00000000" w:rsidP="00000000" w:rsidRDefault="00000000" w:rsidRPr="00000000" w14:paraId="000025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Unfathomable One</w:t>
      </w:r>
    </w:p>
    <w:p w:rsidR="00000000" w:rsidDel="00000000" w:rsidP="00000000" w:rsidRDefault="00000000" w:rsidRPr="00000000" w14:paraId="000025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 / Cosmic Entity</w:t>
      </w:r>
    </w:p>
    <w:p w:rsidR="00000000" w:rsidDel="00000000" w:rsidP="00000000" w:rsidRDefault="00000000" w:rsidRPr="00000000" w14:paraId="000025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Unfathomable One is a being whose very presence warps space and reality. It is a primordial entity that exists as an unfathomable mass of dark energy, constantly shifting and changing, making it impossible to comprehend or confront directly.</w:t>
      </w:r>
    </w:p>
    <w:p w:rsidR="00000000" w:rsidDel="00000000" w:rsidP="00000000" w:rsidRDefault="00000000" w:rsidRPr="00000000" w14:paraId="000025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500</w:t>
      </w:r>
    </w:p>
    <w:p w:rsidR="00000000" w:rsidDel="00000000" w:rsidP="00000000" w:rsidRDefault="00000000" w:rsidRPr="00000000" w14:paraId="000025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w:t>
      </w:r>
    </w:p>
    <w:p w:rsidR="00000000" w:rsidDel="00000000" w:rsidP="00000000" w:rsidRDefault="00000000" w:rsidRPr="00000000" w14:paraId="000025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Void Tendrils (3d10), Mind Warp (5d6)</w:t>
      </w:r>
    </w:p>
    <w:p w:rsidR="00000000" w:rsidDel="00000000" w:rsidP="00000000" w:rsidRDefault="00000000" w:rsidRPr="00000000" w14:paraId="000025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 Strike, Reality Manipulation</w:t>
      </w:r>
    </w:p>
    <w:p w:rsidR="00000000" w:rsidDel="00000000" w:rsidP="00000000" w:rsidRDefault="00000000" w:rsidRPr="00000000" w14:paraId="000025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Void Tendrils: The Unfathomable One can summon dark tendrils to attack, dealing 3d10 damage and potentially wrapping around its victims.</w:t>
      </w:r>
    </w:p>
    <w:p w:rsidR="00000000" w:rsidDel="00000000" w:rsidP="00000000" w:rsidRDefault="00000000" w:rsidRPr="00000000" w14:paraId="000025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Warp: The Unfathomable One can alter the mind of those near it, causing them to lose their sense of self. Victims must make a Willpower Check or suffer 5d6 psychic damage.</w:t>
      </w:r>
    </w:p>
    <w:p w:rsidR="00000000" w:rsidDel="00000000" w:rsidP="00000000" w:rsidRDefault="00000000" w:rsidRPr="00000000" w14:paraId="000025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Tear: It can create gashes in reality that disrupt time, space, and matter, dealing 5d6 damage.</w:t>
      </w:r>
    </w:p>
    <w:p w:rsidR="00000000" w:rsidDel="00000000" w:rsidP="00000000" w:rsidRDefault="00000000" w:rsidRPr="00000000" w14:paraId="000025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encountering a creature so alien that it causes complete mental collapse.</w:t>
      </w:r>
    </w:p>
    <w:p w:rsidR="00000000" w:rsidDel="00000000" w:rsidP="00000000" w:rsidRDefault="00000000" w:rsidRPr="00000000" w14:paraId="000025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Aliens and Outer Gods</w:t>
      </w:r>
    </w:p>
    <w:p w:rsidR="00000000" w:rsidDel="00000000" w:rsidP="00000000" w:rsidRDefault="00000000" w:rsidRPr="00000000" w14:paraId="000025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beings exist beyond human comprehension and are tied to the very fabric of reality.              They may be invaders from outer space or entities from realms beyond the stars.</w:t>
      </w:r>
    </w:p>
    <w:p w:rsidR="00000000" w:rsidDel="00000000" w:rsidP="00000000" w:rsidRDefault="00000000" w:rsidRPr="00000000" w14:paraId="000025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Great Old Ones</w:t>
      </w:r>
    </w:p>
    <w:p w:rsidR="00000000" w:rsidDel="00000000" w:rsidP="00000000" w:rsidRDefault="00000000" w:rsidRPr="00000000" w14:paraId="000025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Entity</w:t>
      </w:r>
    </w:p>
    <w:p w:rsidR="00000000" w:rsidDel="00000000" w:rsidP="00000000" w:rsidRDefault="00000000" w:rsidRPr="00000000" w14:paraId="000025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Great Old Ones are a race of ancient and incomprehensible entities, once worshiped by humanity and older races. They slumber beneath the earth and stars, waiting for their return. These entities are too vast and alien for the human mind to comprehend.</w:t>
      </w:r>
    </w:p>
    <w:p w:rsidR="00000000" w:rsidDel="00000000" w:rsidP="00000000" w:rsidRDefault="00000000" w:rsidRPr="00000000" w14:paraId="000025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w:t>
      </w:r>
    </w:p>
    <w:p w:rsidR="00000000" w:rsidDel="00000000" w:rsidP="00000000" w:rsidRDefault="00000000" w:rsidRPr="00000000" w14:paraId="000025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 (Reality-Bending Presence)</w:t>
      </w:r>
    </w:p>
    <w:p w:rsidR="00000000" w:rsidDel="00000000" w:rsidP="00000000" w:rsidRDefault="00000000" w:rsidRPr="00000000" w14:paraId="000025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Cosmic Fist (6d10), Mind Raze (5d8)</w:t>
      </w:r>
    </w:p>
    <w:p w:rsidR="00000000" w:rsidDel="00000000" w:rsidP="00000000" w:rsidRDefault="00000000" w:rsidRPr="00000000" w14:paraId="000025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Psychic Influence</w:t>
      </w:r>
    </w:p>
    <w:p w:rsidR="00000000" w:rsidDel="00000000" w:rsidP="00000000" w:rsidRDefault="00000000" w:rsidRPr="00000000" w14:paraId="000025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Fist: The Great Old Ones possess immense physical strength. A single strike with their cosmic fists deals 6d10 damage.</w:t>
      </w:r>
    </w:p>
    <w:p w:rsidR="00000000" w:rsidDel="00000000" w:rsidP="00000000" w:rsidRDefault="00000000" w:rsidRPr="00000000" w14:paraId="000025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Raze: They can pierce the minds of mortals with their alien intelligence, dealing 5d8 psychic damage and causing intense Sanity loss.</w:t>
      </w:r>
    </w:p>
    <w:p w:rsidR="00000000" w:rsidDel="00000000" w:rsidP="00000000" w:rsidRDefault="00000000" w:rsidRPr="00000000" w14:paraId="000025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Shattering Presence: Any creature within 100 feet must make a Willpower Check or lose 1d6 sanity per round in their presence.</w:t>
      </w:r>
    </w:p>
    <w:p w:rsidR="00000000" w:rsidDel="00000000" w:rsidP="00000000" w:rsidRDefault="00000000" w:rsidRPr="00000000" w14:paraId="000025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Cyclic Awakening: The Great Old Ones are always awakening or slumbering. If they awaken, the world is in peril.</w:t>
      </w:r>
    </w:p>
    <w:p w:rsidR="00000000" w:rsidDel="00000000" w:rsidP="00000000" w:rsidRDefault="00000000" w:rsidRPr="00000000" w14:paraId="000025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witnessing the power of the Great Old Ones and their impossible nature.</w:t>
      </w:r>
    </w:p>
    <w:p w:rsidR="00000000" w:rsidDel="00000000" w:rsidP="00000000" w:rsidRDefault="00000000" w:rsidRPr="00000000" w14:paraId="000025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Crawling Chaos (Nyarlathotep)</w:t>
      </w:r>
    </w:p>
    <w:p w:rsidR="00000000" w:rsidDel="00000000" w:rsidP="00000000" w:rsidRDefault="00000000" w:rsidRPr="00000000" w14:paraId="000025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 / Shape-Shifting Entity</w:t>
      </w:r>
    </w:p>
    <w:p w:rsidR="00000000" w:rsidDel="00000000" w:rsidP="00000000" w:rsidRDefault="00000000" w:rsidRPr="00000000" w14:paraId="000025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rsidR="00000000" w:rsidDel="00000000" w:rsidP="00000000" w:rsidRDefault="00000000" w:rsidRPr="00000000" w14:paraId="000025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450</w:t>
      </w:r>
    </w:p>
    <w:p w:rsidR="00000000" w:rsidDel="00000000" w:rsidP="00000000" w:rsidRDefault="00000000" w:rsidRPr="00000000" w14:paraId="000025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75%</w:t>
      </w:r>
    </w:p>
    <w:p w:rsidR="00000000" w:rsidDel="00000000" w:rsidP="00000000" w:rsidRDefault="00000000" w:rsidRPr="00000000" w14:paraId="000025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Mind Warp (3d10), Mimicry (2d8)</w:t>
      </w:r>
    </w:p>
    <w:p w:rsidR="00000000" w:rsidDel="00000000" w:rsidP="00000000" w:rsidRDefault="00000000" w:rsidRPr="00000000" w14:paraId="000025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Shape-Shifting</w:t>
      </w:r>
    </w:p>
    <w:p w:rsidR="00000000" w:rsidDel="00000000" w:rsidP="00000000" w:rsidRDefault="00000000" w:rsidRPr="00000000" w14:paraId="000025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Warp: Nyarlathotep can force individuals to relive their worst nightmares, dealing 3d10 psychic damage.</w:t>
      </w:r>
    </w:p>
    <w:p w:rsidR="00000000" w:rsidDel="00000000" w:rsidP="00000000" w:rsidRDefault="00000000" w:rsidRPr="00000000" w14:paraId="000025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Mimicry: It can take the form of any humanoid and deceive others, using this ability to manipulate and control.</w:t>
      </w:r>
    </w:p>
    <w:p w:rsidR="00000000" w:rsidDel="00000000" w:rsidP="00000000" w:rsidRDefault="00000000" w:rsidRPr="00000000" w14:paraId="000025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Lurking Fear: Anyone in the presence of Nyarlathotep must make a Sanity Check or suffer 2d6 sanity loss from the overwhelming fear it causes.</w:t>
      </w:r>
    </w:p>
    <w:p w:rsidR="00000000" w:rsidDel="00000000" w:rsidP="00000000" w:rsidRDefault="00000000" w:rsidRPr="00000000" w14:paraId="000025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Whisper: Nyarlathotep can subtly influence those around it with whispers that bend their thoughts toward chaos and self-destruction.</w:t>
      </w:r>
    </w:p>
    <w:p w:rsidR="00000000" w:rsidDel="00000000" w:rsidP="00000000" w:rsidRDefault="00000000" w:rsidRPr="00000000" w14:paraId="000025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Crawling Chaos or interacting with its deceptive presence.</w:t>
      </w:r>
    </w:p>
    <w:p w:rsidR="00000000" w:rsidDel="00000000" w:rsidP="00000000" w:rsidRDefault="00000000" w:rsidRPr="00000000" w14:paraId="000025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Black Stars</w:t>
      </w:r>
    </w:p>
    <w:p w:rsidR="00000000" w:rsidDel="00000000" w:rsidP="00000000" w:rsidRDefault="00000000" w:rsidRPr="00000000" w14:paraId="000025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Celestial Phenomenon</w:t>
      </w:r>
    </w:p>
    <w:p w:rsidR="00000000" w:rsidDel="00000000" w:rsidP="00000000" w:rsidRDefault="00000000" w:rsidRPr="00000000" w14:paraId="000025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rsidR="00000000" w:rsidDel="00000000" w:rsidP="00000000" w:rsidRDefault="00000000" w:rsidRPr="00000000" w14:paraId="000025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600 (Entropic Force)</w:t>
      </w:r>
    </w:p>
    <w:p w:rsidR="00000000" w:rsidDel="00000000" w:rsidP="00000000" w:rsidRDefault="00000000" w:rsidRPr="00000000" w14:paraId="000025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100% (Cosmic Law)</w:t>
      </w:r>
    </w:p>
    <w:p w:rsidR="00000000" w:rsidDel="00000000" w:rsidP="00000000" w:rsidRDefault="00000000" w:rsidRPr="00000000" w14:paraId="000025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Gravitational Crush (4d12), Reality Twist (3d10)</w:t>
      </w:r>
    </w:p>
    <w:p w:rsidR="00000000" w:rsidDel="00000000" w:rsidP="00000000" w:rsidRDefault="00000000" w:rsidRPr="00000000" w14:paraId="000025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Gravitational Force, Reality Manipulation</w:t>
      </w:r>
    </w:p>
    <w:p w:rsidR="00000000" w:rsidDel="00000000" w:rsidP="00000000" w:rsidRDefault="00000000" w:rsidRPr="00000000" w14:paraId="000025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Gravitational Crush: The Black Stars can collapse space-time in a 20-foot radius, dealing 4d12 damage to all creatures and objects within.</w:t>
      </w:r>
    </w:p>
    <w:p w:rsidR="00000000" w:rsidDel="00000000" w:rsidP="00000000" w:rsidRDefault="00000000" w:rsidRPr="00000000" w14:paraId="000025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Twist: The Black Stars distort the fabric of reality, forcing any targets within their area of influence to make a Sanity Check or suffer 3d10 psychic damage.</w:t>
      </w:r>
    </w:p>
    <w:p w:rsidR="00000000" w:rsidDel="00000000" w:rsidP="00000000" w:rsidRDefault="00000000" w:rsidRPr="00000000" w14:paraId="000025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Warped Time: Within the presence of the Black Stars, time becomes fluid. Players may experience temporal dislocations and are subject to time loops or rapid aging.</w:t>
      </w:r>
    </w:p>
    <w:p w:rsidR="00000000" w:rsidDel="00000000" w:rsidP="00000000" w:rsidRDefault="00000000" w:rsidRPr="00000000" w14:paraId="000025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4d10 Sanity loss for encountering the gravitational force and the warping of reality.</w:t>
      </w:r>
    </w:p>
    <w:p w:rsidR="00000000" w:rsidDel="00000000" w:rsidP="00000000" w:rsidRDefault="00000000" w:rsidRPr="00000000" w14:paraId="000025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4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Outer Gods</w:t>
      </w:r>
    </w:p>
    <w:p w:rsidR="00000000" w:rsidDel="00000000" w:rsidP="00000000" w:rsidRDefault="00000000" w:rsidRPr="00000000" w14:paraId="000025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Entities</w:t>
      </w:r>
    </w:p>
    <w:p w:rsidR="00000000" w:rsidDel="00000000" w:rsidP="00000000" w:rsidRDefault="00000000" w:rsidRPr="00000000" w14:paraId="000025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rsidR="00000000" w:rsidDel="00000000" w:rsidP="00000000" w:rsidRDefault="00000000" w:rsidRPr="00000000" w14:paraId="000025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1000 (Cosmic Force)</w:t>
      </w:r>
    </w:p>
    <w:p w:rsidR="00000000" w:rsidDel="00000000" w:rsidP="00000000" w:rsidRDefault="00000000" w:rsidRPr="00000000" w14:paraId="000025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100% (Incomprehensible)</w:t>
      </w:r>
    </w:p>
    <w:p w:rsidR="00000000" w:rsidDel="00000000" w:rsidP="00000000" w:rsidRDefault="00000000" w:rsidRPr="00000000" w14:paraId="000025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Astral Devastation (5d12), Mind Collapse (4d10)</w:t>
      </w:r>
    </w:p>
    <w:p w:rsidR="00000000" w:rsidDel="00000000" w:rsidP="00000000" w:rsidRDefault="00000000" w:rsidRPr="00000000" w14:paraId="000025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Reality-Altering Power, Cosmic Energy</w:t>
      </w:r>
    </w:p>
    <w:p w:rsidR="00000000" w:rsidDel="00000000" w:rsidP="00000000" w:rsidRDefault="00000000" w:rsidRPr="00000000" w14:paraId="000025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Astral Devastation: The Outer Gods can unleash devastating cosmic power, dealing 5d12 damage to any target within a 50-foot radius.</w:t>
      </w:r>
    </w:p>
    <w:p w:rsidR="00000000" w:rsidDel="00000000" w:rsidP="00000000" w:rsidRDefault="00000000" w:rsidRPr="00000000" w14:paraId="000025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Collapse: Their presence causes the minds of mortals to break, forcing all those within range to make a Sanity Check or suffer 4d10 psychic damage.</w:t>
      </w:r>
    </w:p>
    <w:p w:rsidR="00000000" w:rsidDel="00000000" w:rsidP="00000000" w:rsidRDefault="00000000" w:rsidRPr="00000000" w14:paraId="000025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Incomprehensible Form: The form of the Outer Gods is indescribable, making it difficult to pinpoint their true nature. They are immune to most forms of attack and exist outside of mortal understanding.</w:t>
      </w:r>
    </w:p>
    <w:p w:rsidR="00000000" w:rsidDel="00000000" w:rsidP="00000000" w:rsidRDefault="00000000" w:rsidRPr="00000000" w14:paraId="000025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5d10 Sanity loss for coming into contact with their unknowable power and alien presence.</w:t>
      </w:r>
    </w:p>
    <w:p w:rsidR="00000000" w:rsidDel="00000000" w:rsidP="00000000" w:rsidRDefault="00000000" w:rsidRPr="00000000" w14:paraId="000025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Starspawn</w:t>
      </w:r>
    </w:p>
    <w:p w:rsidR="00000000" w:rsidDel="00000000" w:rsidP="00000000" w:rsidRDefault="00000000" w:rsidRPr="00000000" w14:paraId="000025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Spawn</w:t>
      </w:r>
    </w:p>
    <w:p w:rsidR="00000000" w:rsidDel="00000000" w:rsidP="00000000" w:rsidRDefault="00000000" w:rsidRPr="00000000" w14:paraId="000025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Starspawn are the offspring of the Great Old Ones and other ancient cosmic beings. They are alien, monstrous creatures that exist to serve their progenitors. Their forms are vile, resembling combinations of insectoid, amphibious, and tentacled horrors.</w:t>
      </w:r>
    </w:p>
    <w:p w:rsidR="00000000" w:rsidDel="00000000" w:rsidP="00000000" w:rsidRDefault="00000000" w:rsidRPr="00000000" w14:paraId="000025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400</w:t>
      </w:r>
    </w:p>
    <w:p w:rsidR="00000000" w:rsidDel="00000000" w:rsidP="00000000" w:rsidRDefault="00000000" w:rsidRPr="00000000" w14:paraId="000025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5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Claw Strike (3d8), Tentacle Slam (4d6)</w:t>
      </w:r>
    </w:p>
    <w:p w:rsidR="00000000" w:rsidDel="00000000" w:rsidP="00000000" w:rsidRDefault="00000000" w:rsidRPr="00000000" w14:paraId="000025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Combat</w:t>
      </w:r>
    </w:p>
    <w:p w:rsidR="00000000" w:rsidDel="00000000" w:rsidP="00000000" w:rsidRDefault="00000000" w:rsidRPr="00000000" w14:paraId="000025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Claw Strike: The Starspawn’s claws are sharp and powerful, dealing 3d8 damage on a successful attack.</w:t>
      </w:r>
    </w:p>
    <w:p w:rsidR="00000000" w:rsidDel="00000000" w:rsidP="00000000" w:rsidRDefault="00000000" w:rsidRPr="00000000" w14:paraId="000025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Tentacle Slam: With its long, slimy tentacles, the Starspawn can slam into targets for 4d6 damage, often trapping its victims.</w:t>
      </w:r>
    </w:p>
    <w:p w:rsidR="00000000" w:rsidDel="00000000" w:rsidP="00000000" w:rsidRDefault="00000000" w:rsidRPr="00000000" w14:paraId="000025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Control: The Starspawn can telepathically communicate and control lesser beings, forcing a Willpower Check to resist.</w:t>
      </w:r>
    </w:p>
    <w:p w:rsidR="00000000" w:rsidDel="00000000" w:rsidP="00000000" w:rsidRDefault="00000000" w:rsidRPr="00000000" w14:paraId="000025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Summon the Void: The Starspawn can summon void creatures to assist in battle, causing additional chaotic damage to players.</w:t>
      </w:r>
    </w:p>
    <w:p w:rsidR="00000000" w:rsidDel="00000000" w:rsidP="00000000" w:rsidRDefault="00000000" w:rsidRPr="00000000" w14:paraId="000025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encountering the horrific, alien nature of these spawn.</w:t>
      </w:r>
    </w:p>
    <w:p w:rsidR="00000000" w:rsidDel="00000000" w:rsidP="00000000" w:rsidRDefault="00000000" w:rsidRPr="00000000" w14:paraId="0000256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Unseen Ones</w:t>
      </w:r>
    </w:p>
    <w:p w:rsidR="00000000" w:rsidDel="00000000" w:rsidP="00000000" w:rsidRDefault="00000000" w:rsidRPr="00000000" w14:paraId="000025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Entity</w:t>
      </w:r>
    </w:p>
    <w:p w:rsidR="00000000" w:rsidDel="00000000" w:rsidP="00000000" w:rsidRDefault="00000000" w:rsidRPr="00000000" w14:paraId="000025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rsidR="00000000" w:rsidDel="00000000" w:rsidP="00000000" w:rsidRDefault="00000000" w:rsidRPr="00000000" w14:paraId="000025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500</w:t>
      </w:r>
    </w:p>
    <w:p w:rsidR="00000000" w:rsidDel="00000000" w:rsidP="00000000" w:rsidRDefault="00000000" w:rsidRPr="00000000" w14:paraId="000025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 (Invisibility)</w:t>
      </w:r>
    </w:p>
    <w:p w:rsidR="00000000" w:rsidDel="00000000" w:rsidP="00000000" w:rsidRDefault="00000000" w:rsidRPr="00000000" w14:paraId="000025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Phantom Touch (2d10), Reality Breach (3d6)</w:t>
      </w:r>
    </w:p>
    <w:p w:rsidR="00000000" w:rsidDel="00000000" w:rsidP="00000000" w:rsidRDefault="00000000" w:rsidRPr="00000000" w14:paraId="000025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Intangible Strike, Reality Distortion</w:t>
      </w:r>
    </w:p>
    <w:p w:rsidR="00000000" w:rsidDel="00000000" w:rsidP="00000000" w:rsidRDefault="00000000" w:rsidRPr="00000000" w14:paraId="000025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Phantom Touch: The Unseen Ones can touch their victims from an unknown direction, causing 2d10 damage and leaving no trace of the attack.</w:t>
      </w:r>
    </w:p>
    <w:p w:rsidR="00000000" w:rsidDel="00000000" w:rsidP="00000000" w:rsidRDefault="00000000" w:rsidRPr="00000000" w14:paraId="000025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Breach: The Unseen Ones can cause portals to open, unleashing alien energies that deal 3d6 damage.</w:t>
      </w:r>
    </w:p>
    <w:p w:rsidR="00000000" w:rsidDel="00000000" w:rsidP="00000000" w:rsidRDefault="00000000" w:rsidRPr="00000000" w14:paraId="000025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Invisibility: The Unseen Ones are imperceptible to the naked eye, gaining advantage on Stealth and Attack rolls.</w:t>
      </w:r>
    </w:p>
    <w:p w:rsidR="00000000" w:rsidDel="00000000" w:rsidP="00000000" w:rsidRDefault="00000000" w:rsidRPr="00000000" w14:paraId="000025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realizing the incomprehensibility of these creatures and their bizarre power.</w:t>
      </w:r>
    </w:p>
    <w:p w:rsidR="00000000" w:rsidDel="00000000" w:rsidP="00000000" w:rsidRDefault="00000000" w:rsidRPr="00000000" w14:paraId="000025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Void-Walker</w:t>
      </w:r>
    </w:p>
    <w:p w:rsidR="00000000" w:rsidDel="00000000" w:rsidP="00000000" w:rsidRDefault="00000000" w:rsidRPr="00000000" w14:paraId="000025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w:t>
      </w:r>
    </w:p>
    <w:p w:rsidR="00000000" w:rsidDel="00000000" w:rsidP="00000000" w:rsidRDefault="00000000" w:rsidRPr="00000000" w14:paraId="000025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rsidR="00000000" w:rsidDel="00000000" w:rsidP="00000000" w:rsidRDefault="00000000" w:rsidRPr="00000000" w14:paraId="000025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600</w:t>
      </w:r>
    </w:p>
    <w:p w:rsidR="00000000" w:rsidDel="00000000" w:rsidP="00000000" w:rsidRDefault="00000000" w:rsidRPr="00000000" w14:paraId="000025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25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Void Crush (4d10), Temporal Strike (3d6)</w:t>
      </w:r>
    </w:p>
    <w:p w:rsidR="00000000" w:rsidDel="00000000" w:rsidP="00000000" w:rsidRDefault="00000000" w:rsidRPr="00000000" w14:paraId="000025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Energy-based Combat, Reality Manipulation</w:t>
      </w:r>
    </w:p>
    <w:p w:rsidR="00000000" w:rsidDel="00000000" w:rsidP="00000000" w:rsidRDefault="00000000" w:rsidRPr="00000000" w14:paraId="000025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Void Crush: The Void-Walker can compress space, crushing anything within 10 feet, dealing 4d10 damage.</w:t>
      </w:r>
    </w:p>
    <w:p w:rsidR="00000000" w:rsidDel="00000000" w:rsidP="00000000" w:rsidRDefault="00000000" w:rsidRPr="00000000" w14:paraId="000025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Temporal Strike: The Void-Walker can strike at the fabric of time, causing the target to experience time distortions and paradoxes.</w:t>
      </w:r>
    </w:p>
    <w:p w:rsidR="00000000" w:rsidDel="00000000" w:rsidP="00000000" w:rsidRDefault="00000000" w:rsidRPr="00000000" w14:paraId="000025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Dimensional Tear: It can open tears in the fabric of reality, pulling in creatures and objects from other dimensions, causing 3d6 damage.</w:t>
      </w:r>
    </w:p>
    <w:p w:rsidR="00000000" w:rsidDel="00000000" w:rsidP="00000000" w:rsidRDefault="00000000" w:rsidRPr="00000000" w14:paraId="000025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experiencing the alien nature of the Void-Walker and feeling the distortion of reality.</w:t>
      </w:r>
    </w:p>
    <w:p w:rsidR="00000000" w:rsidDel="00000000" w:rsidP="00000000" w:rsidRDefault="00000000" w:rsidRPr="00000000" w14:paraId="000025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The Ancient Starbeast</w:t>
      </w:r>
    </w:p>
    <w:p w:rsidR="00000000" w:rsidDel="00000000" w:rsidP="00000000" w:rsidRDefault="00000000" w:rsidRPr="00000000" w14:paraId="000025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Horror</w:t>
      </w:r>
    </w:p>
    <w:p w:rsidR="00000000" w:rsidDel="00000000" w:rsidP="00000000" w:rsidRDefault="00000000" w:rsidRPr="00000000" w14:paraId="000025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Ancient Starbeast is a colossal creature that has existed for eons. It is the embodiment of the cosmic void and can be found lurking in the cold, dark expanse of space. It is amorphous, often appearing as a massive, glowing, tentacled beast.</w:t>
      </w:r>
    </w:p>
    <w:p w:rsidR="00000000" w:rsidDel="00000000" w:rsidP="00000000" w:rsidRDefault="00000000" w:rsidRPr="00000000" w14:paraId="000025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800</w:t>
      </w:r>
    </w:p>
    <w:p w:rsidR="00000000" w:rsidDel="00000000" w:rsidP="00000000" w:rsidRDefault="00000000" w:rsidRPr="00000000" w14:paraId="000025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w:t>
      </w:r>
    </w:p>
    <w:p w:rsidR="00000000" w:rsidDel="00000000" w:rsidP="00000000" w:rsidRDefault="00000000" w:rsidRPr="00000000" w14:paraId="000025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Tentacle Slam (4d10), Cosmic Breath (3d6)</w:t>
      </w:r>
    </w:p>
    <w:p w:rsidR="00000000" w:rsidDel="00000000" w:rsidP="00000000" w:rsidRDefault="00000000" w:rsidRPr="00000000" w14:paraId="000025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Combat, Energy-based Attack</w:t>
      </w:r>
    </w:p>
    <w:p w:rsidR="00000000" w:rsidDel="00000000" w:rsidP="00000000" w:rsidRDefault="00000000" w:rsidRPr="00000000" w14:paraId="000025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Tentacle Slam: The Ancient Starbeast can crush opponents with its immense tentacles, dealing 4d10 damage.</w:t>
      </w:r>
    </w:p>
    <w:p w:rsidR="00000000" w:rsidDel="00000000" w:rsidP="00000000" w:rsidRDefault="00000000" w:rsidRPr="00000000" w14:paraId="000025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Breath: It can exhale a beam of cosmic energy, dealing 3d6 damage and causing a Sanity Check to avoid psychic damage.</w:t>
      </w:r>
    </w:p>
    <w:p w:rsidR="00000000" w:rsidDel="00000000" w:rsidP="00000000" w:rsidRDefault="00000000" w:rsidRPr="00000000" w14:paraId="000025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Astral Movement: The Ancient Starbeast can move through space at incredible speeds, causing it to appear and disappear at will, making it difficult to track.</w:t>
      </w:r>
    </w:p>
    <w:p w:rsidR="00000000" w:rsidDel="00000000" w:rsidP="00000000" w:rsidRDefault="00000000" w:rsidRPr="00000000" w14:paraId="000025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4d10 Sanity loss for encountering its vast, alien form and feeling the power of the ancient cosmos.</w:t>
      </w:r>
    </w:p>
    <w:p w:rsidR="00000000" w:rsidDel="00000000" w:rsidP="00000000" w:rsidRDefault="00000000" w:rsidRPr="00000000" w14:paraId="000025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Cosmic Seeder</w:t>
      </w:r>
    </w:p>
    <w:p w:rsidR="00000000" w:rsidDel="00000000" w:rsidP="00000000" w:rsidRDefault="00000000" w:rsidRPr="00000000" w14:paraId="0000259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Entity</w:t>
      </w:r>
    </w:p>
    <w:p w:rsidR="00000000" w:rsidDel="00000000" w:rsidP="00000000" w:rsidRDefault="00000000" w:rsidRPr="00000000" w14:paraId="000025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rsidR="00000000" w:rsidDel="00000000" w:rsidP="00000000" w:rsidRDefault="00000000" w:rsidRPr="00000000" w14:paraId="000025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750</w:t>
      </w:r>
    </w:p>
    <w:p w:rsidR="00000000" w:rsidDel="00000000" w:rsidP="00000000" w:rsidRDefault="00000000" w:rsidRPr="00000000" w14:paraId="000025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25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Energy Seed (5d6), Life Decay (4d10)</w:t>
      </w:r>
    </w:p>
    <w:p w:rsidR="00000000" w:rsidDel="00000000" w:rsidP="00000000" w:rsidRDefault="00000000" w:rsidRPr="00000000" w14:paraId="000025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Energy, Reality Manipulation</w:t>
      </w:r>
    </w:p>
    <w:p w:rsidR="00000000" w:rsidDel="00000000" w:rsidP="00000000" w:rsidRDefault="00000000" w:rsidRPr="00000000" w14:paraId="000025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Energy Seed: The Cosmic Seeder can plant a cosmic seed, causing 5d6 damage to the target and warping their biology in the process.</w:t>
      </w:r>
    </w:p>
    <w:p w:rsidR="00000000" w:rsidDel="00000000" w:rsidP="00000000" w:rsidRDefault="00000000" w:rsidRPr="00000000" w14:paraId="000025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Life Decay: It can accelerate biological decay, causing 4d10 damage and forcing a Constitution Check to avoid mutation.</w:t>
      </w:r>
    </w:p>
    <w:p w:rsidR="00000000" w:rsidDel="00000000" w:rsidP="00000000" w:rsidRDefault="00000000" w:rsidRPr="00000000" w14:paraId="000025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Growth Cycle: The Cosmic Seeder causes life to rapidly grow and decay, leading to horrific mutations in its wake.</w:t>
      </w:r>
    </w:p>
    <w:p w:rsidR="00000000" w:rsidDel="00000000" w:rsidP="00000000" w:rsidRDefault="00000000" w:rsidRPr="00000000" w14:paraId="000025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Warping: It can bend space and time, forcing reality distortions that cause temporal anomalies.</w:t>
      </w:r>
    </w:p>
    <w:p w:rsidR="00000000" w:rsidDel="00000000" w:rsidP="00000000" w:rsidRDefault="00000000" w:rsidRPr="00000000" w14:paraId="000025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witnessing the unnatural growth and decay caused by the Cosmic Seeder’s influence.</w:t>
      </w:r>
    </w:p>
    <w:p w:rsidR="00000000" w:rsidDel="00000000" w:rsidP="00000000" w:rsidRDefault="00000000" w:rsidRPr="00000000" w14:paraId="000025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Elder Gods</w:t>
      </w:r>
    </w:p>
    <w:p w:rsidR="00000000" w:rsidDel="00000000" w:rsidP="00000000" w:rsidRDefault="00000000" w:rsidRPr="00000000" w14:paraId="000025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Ancient Cosmic Entities</w:t>
      </w:r>
    </w:p>
    <w:p w:rsidR="00000000" w:rsidDel="00000000" w:rsidP="00000000" w:rsidRDefault="00000000" w:rsidRPr="00000000" w14:paraId="000025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rsidR="00000000" w:rsidDel="00000000" w:rsidP="00000000" w:rsidRDefault="00000000" w:rsidRPr="00000000" w14:paraId="000025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800</w:t>
      </w:r>
    </w:p>
    <w:p w:rsidR="00000000" w:rsidDel="00000000" w:rsidP="00000000" w:rsidRDefault="00000000" w:rsidRPr="00000000" w14:paraId="000025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w:t>
      </w:r>
    </w:p>
    <w:p w:rsidR="00000000" w:rsidDel="00000000" w:rsidP="00000000" w:rsidRDefault="00000000" w:rsidRPr="00000000" w14:paraId="000025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Lawful Burst (6d8), Reality Binding (4d6)</w:t>
      </w:r>
    </w:p>
    <w:p w:rsidR="00000000" w:rsidDel="00000000" w:rsidP="00000000" w:rsidRDefault="00000000" w:rsidRPr="00000000" w14:paraId="000025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Cosmic Energy, Reality Control</w:t>
      </w:r>
    </w:p>
    <w:p w:rsidR="00000000" w:rsidDel="00000000" w:rsidP="00000000" w:rsidRDefault="00000000" w:rsidRPr="00000000" w14:paraId="000025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Lawful Burst: The Elder Gods can channel cosmic energy into a burst, dealing 6d8 damage and forcing enemies to make a Sanity Check or suffer 1d6 insanity.</w:t>
      </w:r>
    </w:p>
    <w:p w:rsidR="00000000" w:rsidDel="00000000" w:rsidP="00000000" w:rsidRDefault="00000000" w:rsidRPr="00000000" w14:paraId="000025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Binding: These entities can manipulate space and time, binding enemies in a pocket dimension. Anyone caught in this field suffers 4d6 damage and cannot escape without making a Strength Check.</w:t>
      </w:r>
    </w:p>
    <w:p w:rsidR="00000000" w:rsidDel="00000000" w:rsidP="00000000" w:rsidRDefault="00000000" w:rsidRPr="00000000" w14:paraId="000025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Will: The Elder Gods can impose their will, forcing individuals to make a Willpower Check or bend to their cosmic authority, losing control of their actions.</w:t>
      </w:r>
    </w:p>
    <w:p w:rsidR="00000000" w:rsidDel="00000000" w:rsidP="00000000" w:rsidRDefault="00000000" w:rsidRPr="00000000" w14:paraId="000025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3d10 Sanity loss for encountering the indifferent power and incomprehensible nature of the Elder Gods.</w:t>
      </w:r>
    </w:p>
    <w:p w:rsidR="00000000" w:rsidDel="00000000" w:rsidP="00000000" w:rsidRDefault="00000000" w:rsidRPr="00000000" w14:paraId="000025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Alien Apparition</w:t>
      </w:r>
    </w:p>
    <w:p w:rsidR="00000000" w:rsidDel="00000000" w:rsidP="00000000" w:rsidRDefault="00000000" w:rsidRPr="00000000" w14:paraId="000025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Eldritch Horror</w:t>
      </w:r>
    </w:p>
    <w:p w:rsidR="00000000" w:rsidDel="00000000" w:rsidP="00000000" w:rsidRDefault="00000000" w:rsidRPr="00000000" w14:paraId="000025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Alien Apparition is a being that transcends space and time, appearing as an intangible or invisible presence. It can manifest as an invisible force, a shifting shape, or a terrifying, translucent form. It is not fully understood but is believed to be a creature from beyond reality, with motives that humans cannot fathom.</w:t>
      </w:r>
    </w:p>
    <w:p w:rsidR="00000000" w:rsidDel="00000000" w:rsidP="00000000" w:rsidRDefault="00000000" w:rsidRPr="00000000" w14:paraId="000025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200</w:t>
      </w:r>
    </w:p>
    <w:p w:rsidR="00000000" w:rsidDel="00000000" w:rsidP="00000000" w:rsidRDefault="00000000" w:rsidRPr="00000000" w14:paraId="000025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90% (Intangible)</w:t>
      </w:r>
    </w:p>
    <w:p w:rsidR="00000000" w:rsidDel="00000000" w:rsidP="00000000" w:rsidRDefault="00000000" w:rsidRPr="00000000" w14:paraId="000025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Energy Pulse (2d10), Invisible Grasp (3d6)</w:t>
      </w:r>
    </w:p>
    <w:p w:rsidR="00000000" w:rsidDel="00000000" w:rsidP="00000000" w:rsidRDefault="00000000" w:rsidRPr="00000000" w14:paraId="000025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Influence, Energy Manipulation</w:t>
      </w:r>
    </w:p>
    <w:p w:rsidR="00000000" w:rsidDel="00000000" w:rsidP="00000000" w:rsidRDefault="00000000" w:rsidRPr="00000000" w14:paraId="000025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Energy Pulse: The Alien Apparition can fire pulses of destructive energy, dealing 2d10 damage to any target it hits.</w:t>
      </w:r>
    </w:p>
    <w:p w:rsidR="00000000" w:rsidDel="00000000" w:rsidP="00000000" w:rsidRDefault="00000000" w:rsidRPr="00000000" w14:paraId="000025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Invisible Grasp: It can touch its victims with its ethereal form, causing 3d6 damage and paralyzing them for 1d6 rounds.</w:t>
      </w:r>
    </w:p>
    <w:p w:rsidR="00000000" w:rsidDel="00000000" w:rsidP="00000000" w:rsidRDefault="00000000" w:rsidRPr="00000000" w14:paraId="000025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Displacement: The Apparition can cause temporal displacements, forcing a victim to experience time in a non-linear fashion, causing psychic confusion and distorted perception.</w:t>
      </w:r>
    </w:p>
    <w:p w:rsidR="00000000" w:rsidDel="00000000" w:rsidP="00000000" w:rsidRDefault="00000000" w:rsidRPr="00000000" w14:paraId="000025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confronting an entity that exists outside of human perception.</w:t>
      </w:r>
    </w:p>
    <w:p w:rsidR="00000000" w:rsidDel="00000000" w:rsidP="00000000" w:rsidRDefault="00000000" w:rsidRPr="00000000" w14:paraId="000025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Astral Shapeshifter</w:t>
      </w:r>
    </w:p>
    <w:p w:rsidR="00000000" w:rsidDel="00000000" w:rsidP="00000000" w:rsidRDefault="00000000" w:rsidRPr="00000000" w14:paraId="000025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Shape-shifter</w:t>
      </w:r>
    </w:p>
    <w:p w:rsidR="00000000" w:rsidDel="00000000" w:rsidP="00000000" w:rsidRDefault="00000000" w:rsidRPr="00000000" w14:paraId="000025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rsidR="00000000" w:rsidDel="00000000" w:rsidP="00000000" w:rsidRDefault="00000000" w:rsidRPr="00000000" w14:paraId="000025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250</w:t>
      </w:r>
    </w:p>
    <w:p w:rsidR="00000000" w:rsidDel="00000000" w:rsidP="00000000" w:rsidRDefault="00000000" w:rsidRPr="00000000" w14:paraId="000025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75%</w:t>
      </w:r>
    </w:p>
    <w:p w:rsidR="00000000" w:rsidDel="00000000" w:rsidP="00000000" w:rsidRDefault="00000000" w:rsidRPr="00000000" w14:paraId="000025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Psychic Influence (3d6), Shapeshift Strike (2d8)</w:t>
      </w:r>
    </w:p>
    <w:p w:rsidR="00000000" w:rsidDel="00000000" w:rsidP="00000000" w:rsidRDefault="00000000" w:rsidRPr="00000000" w14:paraId="000025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Psychic Manipulation, Physical Combat</w:t>
      </w:r>
    </w:p>
    <w:p w:rsidR="00000000" w:rsidDel="00000000" w:rsidP="00000000" w:rsidRDefault="00000000" w:rsidRPr="00000000" w14:paraId="000025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Influence: The Astral Shapeshifter can invade minds, controlling and manipulating thoughts for 3d6 damage and forcing the target to make a Willpower Check to resist.</w:t>
      </w:r>
    </w:p>
    <w:p w:rsidR="00000000" w:rsidDel="00000000" w:rsidP="00000000" w:rsidRDefault="00000000" w:rsidRPr="00000000" w14:paraId="000025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Shapeshift Strike: When in combat, the Shapeshifter uses its ability to alter its form to create blades, tentacles, or other weapons to deal 2d8 damage.</w:t>
      </w:r>
    </w:p>
    <w:p w:rsidR="00000000" w:rsidDel="00000000" w:rsidP="00000000" w:rsidRDefault="00000000" w:rsidRPr="00000000" w14:paraId="000025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Illusionary Form: It can assume any human or monstrous form, confusing the senses of those who encounter it.</w:t>
      </w:r>
    </w:p>
    <w:p w:rsidR="00000000" w:rsidDel="00000000" w:rsidP="00000000" w:rsidRDefault="00000000" w:rsidRPr="00000000" w14:paraId="000025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incredible malleability of its form.</w:t>
      </w:r>
    </w:p>
    <w:p w:rsidR="00000000" w:rsidDel="00000000" w:rsidP="00000000" w:rsidRDefault="00000000" w:rsidRPr="00000000" w14:paraId="000025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Cosmic Destroyer</w:t>
      </w:r>
    </w:p>
    <w:p w:rsidR="00000000" w:rsidDel="00000000" w:rsidP="00000000" w:rsidRDefault="00000000" w:rsidRPr="00000000" w14:paraId="000025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Outer God</w:t>
      </w:r>
    </w:p>
    <w:p w:rsidR="00000000" w:rsidDel="00000000" w:rsidP="00000000" w:rsidRDefault="00000000" w:rsidRPr="00000000" w14:paraId="000025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rsidR="00000000" w:rsidDel="00000000" w:rsidP="00000000" w:rsidRDefault="00000000" w:rsidRPr="00000000" w14:paraId="000025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1200</w:t>
      </w:r>
    </w:p>
    <w:p w:rsidR="00000000" w:rsidDel="00000000" w:rsidP="00000000" w:rsidRDefault="00000000" w:rsidRPr="00000000" w14:paraId="000025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95%</w:t>
      </w:r>
    </w:p>
    <w:p w:rsidR="00000000" w:rsidDel="00000000" w:rsidP="00000000" w:rsidRDefault="00000000" w:rsidRPr="00000000" w14:paraId="000025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Reality Destruction (6d10), Cosmic Breath (4d12)</w:t>
      </w:r>
    </w:p>
    <w:p w:rsidR="00000000" w:rsidDel="00000000" w:rsidP="00000000" w:rsidRDefault="00000000" w:rsidRPr="00000000" w14:paraId="000025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Energy-based Combat, Reality Warping</w:t>
      </w:r>
    </w:p>
    <w:p w:rsidR="00000000" w:rsidDel="00000000" w:rsidP="00000000" w:rsidRDefault="00000000" w:rsidRPr="00000000" w14:paraId="000025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Reality Destruction: The Cosmic Destroyer can release a wave of destructive energy, causing 6d10 damage to all in its path and warping the fabric of reality itself.</w:t>
      </w:r>
    </w:p>
    <w:p w:rsidR="00000000" w:rsidDel="00000000" w:rsidP="00000000" w:rsidRDefault="00000000" w:rsidRPr="00000000" w14:paraId="000025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Breath: It can exhale a breath of pure destructive force, dealing 4d12 damage and causing a Reality Collapse in the affected area.</w:t>
      </w:r>
    </w:p>
    <w:p w:rsidR="00000000" w:rsidDel="00000000" w:rsidP="00000000" w:rsidRDefault="00000000" w:rsidRPr="00000000" w14:paraId="000025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Void Consumption: The Cosmic Destroyer can absorb life forces, draining energy and vitality from anything nearby, causing psychic and physical harm.</w:t>
      </w:r>
    </w:p>
    <w:p w:rsidR="00000000" w:rsidDel="00000000" w:rsidP="00000000" w:rsidRDefault="00000000" w:rsidRPr="00000000" w14:paraId="000025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5d10 Sanity loss for encountering the raw destruction of the Cosmic Destroyer.</w:t>
      </w:r>
    </w:p>
    <w:p w:rsidR="00000000" w:rsidDel="00000000" w:rsidP="00000000" w:rsidRDefault="00000000" w:rsidRPr="00000000" w14:paraId="000025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The Star Wanderer</w:t>
      </w:r>
    </w:p>
    <w:p w:rsidR="00000000" w:rsidDel="00000000" w:rsidP="00000000" w:rsidRDefault="00000000" w:rsidRPr="00000000" w14:paraId="000025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Entity</w:t>
      </w:r>
    </w:p>
    <w:p w:rsidR="00000000" w:rsidDel="00000000" w:rsidP="00000000" w:rsidRDefault="00000000" w:rsidRPr="00000000" w14:paraId="000025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rsidR="00000000" w:rsidDel="00000000" w:rsidP="00000000" w:rsidRDefault="00000000" w:rsidRPr="00000000" w14:paraId="000025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600</w:t>
      </w:r>
    </w:p>
    <w:p w:rsidR="00000000" w:rsidDel="00000000" w:rsidP="00000000" w:rsidRDefault="00000000" w:rsidRPr="00000000" w14:paraId="000025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80%</w:t>
      </w:r>
    </w:p>
    <w:p w:rsidR="00000000" w:rsidDel="00000000" w:rsidP="00000000" w:rsidRDefault="00000000" w:rsidRPr="00000000" w14:paraId="000025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Stellar Ray (3d8), Radiant Presence (2d10)</w:t>
      </w:r>
    </w:p>
    <w:p w:rsidR="00000000" w:rsidDel="00000000" w:rsidP="00000000" w:rsidRDefault="00000000" w:rsidRPr="00000000" w14:paraId="000025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Energy Attack, Radiant Manipulation</w:t>
      </w:r>
    </w:p>
    <w:p w:rsidR="00000000" w:rsidDel="00000000" w:rsidP="00000000" w:rsidRDefault="00000000" w:rsidRPr="00000000" w14:paraId="000025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Stellar Ray: The Star Wanderer can fire powerful rays of stellar energy, dealing 3d8 damage to its target.</w:t>
      </w:r>
    </w:p>
    <w:p w:rsidR="00000000" w:rsidDel="00000000" w:rsidP="00000000" w:rsidRDefault="00000000" w:rsidRPr="00000000" w14:paraId="000025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Radiant Presence: The presence of the Wanderer causes light-based radiation to affect those nearby, dealing 2d10 damage and forcing Sanity Checks.</w:t>
      </w:r>
    </w:p>
    <w:p w:rsidR="00000000" w:rsidDel="00000000" w:rsidP="00000000" w:rsidRDefault="00000000" w:rsidRPr="00000000" w14:paraId="000025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Time-Warping Gaze: The Wanderer can cause time distortions by locking eyes with its victim, forcing them to experience future events in a non-linear fashion.</w:t>
      </w:r>
    </w:p>
    <w:p w:rsidR="00000000" w:rsidDel="00000000" w:rsidP="00000000" w:rsidRDefault="00000000" w:rsidRPr="00000000" w14:paraId="000025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the cosmic scale of the Star Wanderer’s existence.</w:t>
      </w:r>
    </w:p>
    <w:p w:rsidR="00000000" w:rsidDel="00000000" w:rsidP="00000000" w:rsidRDefault="00000000" w:rsidRPr="00000000" w14:paraId="000025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The Distant Horizon</w:t>
      </w:r>
    </w:p>
    <w:p w:rsidR="00000000" w:rsidDel="00000000" w:rsidP="00000000" w:rsidRDefault="00000000" w:rsidRPr="00000000" w14:paraId="000025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Cosmic Entity</w:t>
      </w:r>
    </w:p>
    <w:p w:rsidR="00000000" w:rsidDel="00000000" w:rsidP="00000000" w:rsidRDefault="00000000" w:rsidRPr="00000000" w14:paraId="000025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rsidR="00000000" w:rsidDel="00000000" w:rsidP="00000000" w:rsidRDefault="00000000" w:rsidRPr="00000000" w14:paraId="000025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500</w:t>
      </w:r>
    </w:p>
    <w:p w:rsidR="00000000" w:rsidDel="00000000" w:rsidP="00000000" w:rsidRDefault="00000000" w:rsidRPr="00000000" w14:paraId="000025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85%</w:t>
      </w:r>
    </w:p>
    <w:p w:rsidR="00000000" w:rsidDel="00000000" w:rsidP="00000000" w:rsidRDefault="00000000" w:rsidRPr="00000000" w14:paraId="000025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Existential Strike (4d6), Entropy Wave (5d8)</w:t>
      </w:r>
    </w:p>
    <w:p w:rsidR="00000000" w:rsidDel="00000000" w:rsidP="00000000" w:rsidRDefault="00000000" w:rsidRPr="00000000" w14:paraId="000025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Entropy-based Power, Cosmic Devastation</w:t>
      </w:r>
    </w:p>
    <w:p w:rsidR="00000000" w:rsidDel="00000000" w:rsidP="00000000" w:rsidRDefault="00000000" w:rsidRPr="00000000" w14:paraId="000025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5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Existential Strike: The Distant Horizon can attack with a wave of pure destruction, causing 4d6 damage and causing temporary disintegration to the victim.</w:t>
      </w:r>
    </w:p>
    <w:p w:rsidR="00000000" w:rsidDel="00000000" w:rsidP="00000000" w:rsidRDefault="00000000" w:rsidRPr="00000000" w14:paraId="000025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Entropy Wave: It can unleash a wave of entropy, causing 5d8 damage and forcing players to make a Sanity Check or suffer temporal displacement.</w:t>
      </w:r>
    </w:p>
    <w:p w:rsidR="00000000" w:rsidDel="00000000" w:rsidP="00000000" w:rsidRDefault="00000000" w:rsidRPr="00000000" w14:paraId="000025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End of Time: The Distant Horizon can create a space-time rift, forcing characters to face their death or experience the end of reality.</w:t>
      </w:r>
    </w:p>
    <w:p w:rsidR="00000000" w:rsidDel="00000000" w:rsidP="00000000" w:rsidRDefault="00000000" w:rsidRPr="00000000" w14:paraId="000025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4d6 Sanity loss for witnessing the inevitable decay brought by the Distant Horizon.</w:t>
      </w:r>
    </w:p>
    <w:p w:rsidR="00000000" w:rsidDel="00000000" w:rsidP="00000000" w:rsidRDefault="00000000" w:rsidRPr="00000000" w14:paraId="000025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5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Mundane Creatures, Animals, and People</w:t>
      </w:r>
    </w:p>
    <w:p w:rsidR="00000000" w:rsidDel="00000000" w:rsidP="00000000" w:rsidRDefault="00000000" w:rsidRPr="00000000" w14:paraId="0000260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rsidR="00000000" w:rsidDel="00000000" w:rsidP="00000000" w:rsidRDefault="00000000" w:rsidRPr="00000000" w14:paraId="000026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Human npcs for The Harrowing Truth</w:t>
      </w:r>
    </w:p>
    <w:p w:rsidR="00000000" w:rsidDel="00000000" w:rsidP="00000000" w:rsidRDefault="00000000" w:rsidRPr="00000000" w14:paraId="000026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Town Guard (Human NPC)</w:t>
      </w:r>
    </w:p>
    <w:p w:rsidR="00000000" w:rsidDel="00000000" w:rsidP="00000000" w:rsidRDefault="00000000" w:rsidRPr="00000000" w14:paraId="000026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w:t>
      </w:r>
    </w:p>
    <w:p w:rsidR="00000000" w:rsidDel="00000000" w:rsidP="00000000" w:rsidRDefault="00000000" w:rsidRPr="00000000" w14:paraId="000026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6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Club (1d6), Spear (2d6)</w:t>
      </w:r>
    </w:p>
    <w:p w:rsidR="00000000" w:rsidDel="00000000" w:rsidP="00000000" w:rsidRDefault="00000000" w:rsidRPr="00000000" w14:paraId="000026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w:t>
      </w:r>
    </w:p>
    <w:p w:rsidR="00000000" w:rsidDel="00000000" w:rsidP="00000000" w:rsidRDefault="00000000" w:rsidRPr="00000000" w14:paraId="000026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Melee Combat, Intimidation, Perception</w:t>
      </w:r>
    </w:p>
    <w:p w:rsidR="00000000" w:rsidDel="00000000" w:rsidP="00000000" w:rsidRDefault="00000000" w:rsidRPr="00000000" w14:paraId="000026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Civic Duty: The Town Guard is loyal to the local community and duty-bound to protect the town. They are skilled in keeping order and will defend their territory from intruders.</w:t>
      </w:r>
    </w:p>
    <w:p w:rsidR="00000000" w:rsidDel="00000000" w:rsidP="00000000" w:rsidRDefault="00000000" w:rsidRPr="00000000" w14:paraId="000026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Patrolling Knowledge: They are familiar with the layout of the town and its inhabitants, giving them a +10% bonus to investigate or track down npcs in the area.</w:t>
      </w:r>
    </w:p>
    <w:p w:rsidR="00000000" w:rsidDel="00000000" w:rsidP="00000000" w:rsidRDefault="00000000" w:rsidRPr="00000000" w14:paraId="000026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Authority: The Town Guard has some authority in the town, so their presence can either calm a situation or intimidate those who may be out of place.</w:t>
      </w:r>
    </w:p>
    <w:p w:rsidR="00000000" w:rsidDel="00000000" w:rsidP="00000000" w:rsidRDefault="00000000" w:rsidRPr="00000000" w14:paraId="000026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 Proficiency: Trained in the use of clubs and spears, the Town Guard is capable of holding their ground against common threats.</w:t>
      </w:r>
    </w:p>
    <w:p w:rsidR="00000000" w:rsidDel="00000000" w:rsidP="00000000" w:rsidRDefault="00000000" w:rsidRPr="00000000" w14:paraId="000026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0 (No inherent cosmic horrors unless involved in a ritualistic or supernatural event).</w:t>
      </w:r>
    </w:p>
    <w:p w:rsidR="00000000" w:rsidDel="00000000" w:rsidP="00000000" w:rsidRDefault="00000000" w:rsidRPr="00000000" w14:paraId="000026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Cult Leader (Human NPC)</w:t>
      </w:r>
    </w:p>
    <w:p w:rsidR="00000000" w:rsidDel="00000000" w:rsidP="00000000" w:rsidRDefault="00000000" w:rsidRPr="00000000" w14:paraId="000026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65</w:t>
      </w:r>
    </w:p>
    <w:p w:rsidR="00000000" w:rsidDel="00000000" w:rsidP="00000000" w:rsidRDefault="00000000" w:rsidRPr="00000000" w14:paraId="000026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65%</w:t>
      </w:r>
    </w:p>
    <w:p w:rsidR="00000000" w:rsidDel="00000000" w:rsidP="00000000" w:rsidRDefault="00000000" w:rsidRPr="00000000" w14:paraId="000026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Ritual Dagger (2d8), Dark Words (1d6 + 1d4 Sanity)</w:t>
      </w:r>
    </w:p>
    <w:p w:rsidR="00000000" w:rsidDel="00000000" w:rsidP="00000000" w:rsidRDefault="00000000" w:rsidRPr="00000000" w14:paraId="000026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Psychic Manipulation</w:t>
      </w:r>
    </w:p>
    <w:p w:rsidR="00000000" w:rsidDel="00000000" w:rsidP="00000000" w:rsidRDefault="00000000" w:rsidRPr="00000000" w14:paraId="000026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Occult Knowledge, Leadership, Deception, Persuasion</w:t>
      </w:r>
    </w:p>
    <w:p w:rsidR="00000000" w:rsidDel="00000000" w:rsidP="00000000" w:rsidRDefault="00000000" w:rsidRPr="00000000" w14:paraId="000026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Occult Mastery: The Cult Leader has an in-depth understanding of forbidden rituals, and can call upon eldritch powers to summon horrors, curse enemies, or bind others to their will.</w:t>
      </w:r>
    </w:p>
    <w:p w:rsidR="00000000" w:rsidDel="00000000" w:rsidP="00000000" w:rsidRDefault="00000000" w:rsidRPr="00000000" w14:paraId="000026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Charismatic Influence: Using their powerful presence, the Cult Leader can manipulate and deceive others. Those who come under their sway might perform unnatural tasks or fall under their command.</w:t>
      </w:r>
    </w:p>
    <w:p w:rsidR="00000000" w:rsidDel="00000000" w:rsidP="00000000" w:rsidRDefault="00000000" w:rsidRPr="00000000" w14:paraId="000026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Cult Rituals: The Cult Leader can conduct dark rituals, often involving blood sacrifice or summoning spells that invoke cosmic horrors or lesser entities. These rituals can either grant power or invite madness.</w:t>
      </w:r>
    </w:p>
    <w:p w:rsidR="00000000" w:rsidDel="00000000" w:rsidP="00000000" w:rsidRDefault="00000000" w:rsidRPr="00000000" w14:paraId="000026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Sacrificial Power: When the Cult Leader sacrifices someone to their dark patrons, they may receive temporary enhancements in health, power, or arcane ability.</w:t>
      </w:r>
    </w:p>
    <w:p w:rsidR="00000000" w:rsidDel="00000000" w:rsidP="00000000" w:rsidRDefault="00000000" w:rsidRPr="00000000" w14:paraId="000026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Mind-Bending Commands: The Cult Leader can use hypnotic speech to force others to obey. Those who fail a Willpower Check may suffer psychic control for a short period, carrying out the Leader’s commands unwillingly.</w:t>
      </w:r>
    </w:p>
    <w:p w:rsidR="00000000" w:rsidDel="00000000" w:rsidP="00000000" w:rsidRDefault="00000000" w:rsidRPr="00000000" w14:paraId="000026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witnessing a ritual or hearing the whispers of the elder gods or outside entities. Severe exposure to their power can cause up to 4d10 Sanity loss depending on the encounter’s intensity.</w:t>
      </w:r>
    </w:p>
    <w:p w:rsidR="00000000" w:rsidDel="00000000" w:rsidP="00000000" w:rsidRDefault="00000000" w:rsidRPr="00000000" w14:paraId="000026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Cult Leader Example in Lore</w:t>
      </w:r>
    </w:p>
    <w:p w:rsidR="00000000" w:rsidDel="00000000" w:rsidP="00000000" w:rsidRDefault="00000000" w:rsidRPr="00000000" w14:paraId="000026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Lovecraft’s works, the Cult Leader is often a manipulative figure who seeks to gain power through worship of forbidden gods or cosmic beings. A good example is Robert Blake from The Case of Charles Dexter Ward or Wilbur Whateley from The Dunwich Horror. These figures use charisma and occult knowledge to control others, often leading to horrific and world-altering outcomes.</w:t>
      </w:r>
    </w:p>
    <w:p w:rsidR="00000000" w:rsidDel="00000000" w:rsidP="00000000" w:rsidRDefault="00000000" w:rsidRPr="00000000" w14:paraId="000026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Innkeeper (Human NPC)</w:t>
      </w:r>
    </w:p>
    <w:p w:rsidR="00000000" w:rsidDel="00000000" w:rsidP="00000000" w:rsidRDefault="00000000" w:rsidRPr="00000000" w14:paraId="000026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45</w:t>
      </w:r>
    </w:p>
    <w:p w:rsidR="00000000" w:rsidDel="00000000" w:rsidP="00000000" w:rsidRDefault="00000000" w:rsidRPr="00000000" w14:paraId="000026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55%</w:t>
      </w:r>
    </w:p>
    <w:p w:rsidR="00000000" w:rsidDel="00000000" w:rsidP="00000000" w:rsidRDefault="00000000" w:rsidRPr="00000000" w14:paraId="000026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Club (1d6)</w:t>
      </w:r>
    </w:p>
    <w:p w:rsidR="00000000" w:rsidDel="00000000" w:rsidP="00000000" w:rsidRDefault="00000000" w:rsidRPr="00000000" w14:paraId="000026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w:t>
      </w:r>
    </w:p>
    <w:p w:rsidR="00000000" w:rsidDel="00000000" w:rsidP="00000000" w:rsidRDefault="00000000" w:rsidRPr="00000000" w14:paraId="000026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Persuasion, Survival, Hospitality</w:t>
      </w:r>
    </w:p>
    <w:p w:rsidR="00000000" w:rsidDel="00000000" w:rsidP="00000000" w:rsidRDefault="00000000" w:rsidRPr="00000000" w14:paraId="000026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Local Knowledge: The Innkeeper has deep knowledge of the local area, rumors, and travelers, making them an excellent source of information for those who ask the right questions.</w:t>
      </w:r>
    </w:p>
    <w:p w:rsidR="00000000" w:rsidDel="00000000" w:rsidP="00000000" w:rsidRDefault="00000000" w:rsidRPr="00000000" w14:paraId="000026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Calm Presence: The Innkeeper can calm nervous or anxious travelers, granting them a +10% bonus to all social interactions.</w:t>
      </w:r>
    </w:p>
    <w:p w:rsidR="00000000" w:rsidDel="00000000" w:rsidP="00000000" w:rsidRDefault="00000000" w:rsidRPr="00000000" w14:paraId="000026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None, unless involved in cosmic horrors.</w:t>
      </w:r>
    </w:p>
    <w:p w:rsidR="00000000" w:rsidDel="00000000" w:rsidP="00000000" w:rsidRDefault="00000000" w:rsidRPr="00000000" w14:paraId="000026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Farmer (Human NPC)</w:t>
      </w:r>
    </w:p>
    <w:p w:rsidR="00000000" w:rsidDel="00000000" w:rsidP="00000000" w:rsidRDefault="00000000" w:rsidRPr="00000000" w14:paraId="000026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w:t>
      </w:r>
    </w:p>
    <w:p w:rsidR="00000000" w:rsidDel="00000000" w:rsidP="00000000" w:rsidRDefault="00000000" w:rsidRPr="00000000" w14:paraId="000026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6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Pitchfork (2d6)</w:t>
      </w:r>
    </w:p>
    <w:p w:rsidR="00000000" w:rsidDel="00000000" w:rsidP="00000000" w:rsidRDefault="00000000" w:rsidRPr="00000000" w14:paraId="000026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w:t>
      </w:r>
    </w:p>
    <w:p w:rsidR="00000000" w:rsidDel="00000000" w:rsidP="00000000" w:rsidRDefault="00000000" w:rsidRPr="00000000" w14:paraId="000026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Animal Handling, Survival, Agriculture</w:t>
      </w:r>
    </w:p>
    <w:p w:rsidR="00000000" w:rsidDel="00000000" w:rsidP="00000000" w:rsidRDefault="00000000" w:rsidRPr="00000000" w14:paraId="000026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Local Connections: The Farmer has deep connections with other locals, providing valuable insight into village happenings or information about strange events.</w:t>
      </w:r>
    </w:p>
    <w:p w:rsidR="00000000" w:rsidDel="00000000" w:rsidP="00000000" w:rsidRDefault="00000000" w:rsidRPr="00000000" w14:paraId="000026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Toughened: Years of working the land have made the Farmer tough, granting a +5% bonus to Physical Resistance and endurance checks.</w:t>
      </w:r>
    </w:p>
    <w:p w:rsidR="00000000" w:rsidDel="00000000" w:rsidP="00000000" w:rsidRDefault="00000000" w:rsidRPr="00000000" w14:paraId="000026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None, unless confronted by unnatural creatures or cosmic phenomena.</w:t>
      </w:r>
    </w:p>
    <w:p w:rsidR="00000000" w:rsidDel="00000000" w:rsidP="00000000" w:rsidRDefault="00000000" w:rsidRPr="00000000" w14:paraId="000026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Mysterious Stranger (Human NPC)</w:t>
      </w:r>
    </w:p>
    <w:p w:rsidR="00000000" w:rsidDel="00000000" w:rsidP="00000000" w:rsidRDefault="00000000" w:rsidRPr="00000000" w14:paraId="000026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45</w:t>
      </w:r>
    </w:p>
    <w:p w:rsidR="00000000" w:rsidDel="00000000" w:rsidP="00000000" w:rsidRDefault="00000000" w:rsidRPr="00000000" w14:paraId="000026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6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Hidden Blade (2d6)</w:t>
      </w:r>
    </w:p>
    <w:p w:rsidR="00000000" w:rsidDel="00000000" w:rsidP="00000000" w:rsidRDefault="00000000" w:rsidRPr="00000000" w14:paraId="000026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Stealth Strike</w:t>
      </w:r>
    </w:p>
    <w:p w:rsidR="00000000" w:rsidDel="00000000" w:rsidP="00000000" w:rsidRDefault="00000000" w:rsidRPr="00000000" w14:paraId="000026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Stealth, Deception, Streetwise</w:t>
      </w:r>
    </w:p>
    <w:p w:rsidR="00000000" w:rsidDel="00000000" w:rsidP="00000000" w:rsidRDefault="00000000" w:rsidRPr="00000000" w14:paraId="000026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Unpredictable: The Mysterious Stranger’s motives are unclear, but they are an agent of chaos who may either aid or obstruct the players.</w:t>
      </w:r>
    </w:p>
    <w:p w:rsidR="00000000" w:rsidDel="00000000" w:rsidP="00000000" w:rsidRDefault="00000000" w:rsidRPr="00000000" w14:paraId="000026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Shifting Identity: The Stranger can use disguises and altered appearances to evade recognition, making them difficult to track.</w:t>
      </w:r>
    </w:p>
    <w:p w:rsidR="00000000" w:rsidDel="00000000" w:rsidP="00000000" w:rsidRDefault="00000000" w:rsidRPr="00000000" w14:paraId="000026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encountering the enigmatic nature of this person and the dark aura they radiate.</w:t>
      </w:r>
    </w:p>
    <w:p w:rsidR="00000000" w:rsidDel="00000000" w:rsidP="00000000" w:rsidRDefault="00000000" w:rsidRPr="00000000" w14:paraId="000026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Wounded Soldier (Human NPC)</w:t>
      </w:r>
    </w:p>
    <w:p w:rsidR="00000000" w:rsidDel="00000000" w:rsidP="00000000" w:rsidRDefault="00000000" w:rsidRPr="00000000" w14:paraId="000026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60</w:t>
      </w:r>
    </w:p>
    <w:p w:rsidR="00000000" w:rsidDel="00000000" w:rsidP="00000000" w:rsidRDefault="00000000" w:rsidRPr="00000000" w14:paraId="000026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26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Bayonet (3d6)</w:t>
      </w:r>
    </w:p>
    <w:p w:rsidR="00000000" w:rsidDel="00000000" w:rsidP="00000000" w:rsidRDefault="00000000" w:rsidRPr="00000000" w14:paraId="000026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Ranged Combat</w:t>
      </w:r>
    </w:p>
    <w:p w:rsidR="00000000" w:rsidDel="00000000" w:rsidP="00000000" w:rsidRDefault="00000000" w:rsidRPr="00000000" w14:paraId="000026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Combat Training, First Aid, Intimidation</w:t>
      </w:r>
    </w:p>
    <w:p w:rsidR="00000000" w:rsidDel="00000000" w:rsidP="00000000" w:rsidRDefault="00000000" w:rsidRPr="00000000" w14:paraId="000026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Battle-Worn: The Soldier is hardened by war, providing tactical advice and combat awareness, granting a +5% bonus to combat-related rolls.</w:t>
      </w:r>
    </w:p>
    <w:p w:rsidR="00000000" w:rsidDel="00000000" w:rsidP="00000000" w:rsidRDefault="00000000" w:rsidRPr="00000000" w14:paraId="000026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Survival Instinct: Despite the wounds, the Soldier can stay alive in dire situations, granting them the ability to recover from severe injuries faster.</w:t>
      </w:r>
    </w:p>
    <w:p w:rsidR="00000000" w:rsidDel="00000000" w:rsidP="00000000" w:rsidRDefault="00000000" w:rsidRPr="00000000" w14:paraId="000026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encountering the psychological trauma of war and violence.</w:t>
      </w:r>
    </w:p>
    <w:p w:rsidR="00000000" w:rsidDel="00000000" w:rsidP="00000000" w:rsidRDefault="00000000" w:rsidRPr="00000000" w14:paraId="000026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Occultist (Human NPC)</w:t>
      </w:r>
    </w:p>
    <w:p w:rsidR="00000000" w:rsidDel="00000000" w:rsidP="00000000" w:rsidRDefault="00000000" w:rsidRPr="00000000" w14:paraId="000026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55</w:t>
      </w:r>
    </w:p>
    <w:p w:rsidR="00000000" w:rsidDel="00000000" w:rsidP="00000000" w:rsidRDefault="00000000" w:rsidRPr="00000000" w14:paraId="000026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6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Ritual Dagger (2d8)</w:t>
      </w:r>
    </w:p>
    <w:p w:rsidR="00000000" w:rsidDel="00000000" w:rsidP="00000000" w:rsidRDefault="00000000" w:rsidRPr="00000000" w14:paraId="000026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Occult Powers, Melee Combat</w:t>
      </w:r>
    </w:p>
    <w:p w:rsidR="00000000" w:rsidDel="00000000" w:rsidP="00000000" w:rsidRDefault="00000000" w:rsidRPr="00000000" w14:paraId="000026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Occult Knowledge, Rituals, Arcane Lore</w:t>
      </w:r>
    </w:p>
    <w:p w:rsidR="00000000" w:rsidDel="00000000" w:rsidP="00000000" w:rsidRDefault="00000000" w:rsidRPr="00000000" w14:paraId="000026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Ritual Mastery: The Occultist can perform dark rituals to summon or communicate with otherworldly entities.</w:t>
      </w:r>
    </w:p>
    <w:p w:rsidR="00000000" w:rsidDel="00000000" w:rsidP="00000000" w:rsidRDefault="00000000" w:rsidRPr="00000000" w14:paraId="000026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Forbidden Knowledge: Has access to dark and dangerous knowledge, which can be shared with players—at the cost of their Sanity.</w:t>
      </w:r>
    </w:p>
    <w:p w:rsidR="00000000" w:rsidDel="00000000" w:rsidP="00000000" w:rsidRDefault="00000000" w:rsidRPr="00000000" w14:paraId="000026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learning forbidden secrets and confronting evil forces.</w:t>
      </w:r>
    </w:p>
    <w:p w:rsidR="00000000" w:rsidDel="00000000" w:rsidP="00000000" w:rsidRDefault="00000000" w:rsidRPr="00000000" w14:paraId="000026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Crazy Hermit (Human NPC)</w:t>
      </w:r>
    </w:p>
    <w:p w:rsidR="00000000" w:rsidDel="00000000" w:rsidP="00000000" w:rsidRDefault="00000000" w:rsidRPr="00000000" w14:paraId="000026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40</w:t>
      </w:r>
    </w:p>
    <w:p w:rsidR="00000000" w:rsidDel="00000000" w:rsidP="00000000" w:rsidRDefault="00000000" w:rsidRPr="00000000" w14:paraId="000026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6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Rusty Knife (1d6)</w:t>
      </w:r>
    </w:p>
    <w:p w:rsidR="00000000" w:rsidDel="00000000" w:rsidP="00000000" w:rsidRDefault="00000000" w:rsidRPr="00000000" w14:paraId="000026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Melee Combat, Psychic Disturbance</w:t>
      </w:r>
    </w:p>
    <w:p w:rsidR="00000000" w:rsidDel="00000000" w:rsidP="00000000" w:rsidRDefault="00000000" w:rsidRPr="00000000" w14:paraId="000026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Survival, Insight, Strange Lore</w:t>
      </w:r>
    </w:p>
    <w:p w:rsidR="00000000" w:rsidDel="00000000" w:rsidP="00000000" w:rsidRDefault="00000000" w:rsidRPr="00000000" w14:paraId="000026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Unhinged Mind: The Crazy Hermit’s fractured mind may provide hints to the players, but they are often cryptic and disjointed, making their value questionable.</w:t>
      </w:r>
    </w:p>
    <w:p w:rsidR="00000000" w:rsidDel="00000000" w:rsidP="00000000" w:rsidRDefault="00000000" w:rsidRPr="00000000" w14:paraId="000026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Unpredictable Behavior: The Hermit may suddenly lash out or offer unexpected assistance, keeping players on edge.</w:t>
      </w:r>
    </w:p>
    <w:p w:rsidR="00000000" w:rsidDel="00000000" w:rsidP="00000000" w:rsidRDefault="00000000" w:rsidRPr="00000000" w14:paraId="000026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dealing with the unpredictable madness of the hermit.</w:t>
      </w:r>
    </w:p>
    <w:p w:rsidR="00000000" w:rsidDel="00000000" w:rsidP="00000000" w:rsidRDefault="00000000" w:rsidRPr="00000000" w14:paraId="000026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Murderous Thug (Human NPC)</w:t>
      </w:r>
    </w:p>
    <w:p w:rsidR="00000000" w:rsidDel="00000000" w:rsidP="00000000" w:rsidRDefault="00000000" w:rsidRPr="00000000" w14:paraId="0000269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70</w:t>
      </w:r>
    </w:p>
    <w:p w:rsidR="00000000" w:rsidDel="00000000" w:rsidP="00000000" w:rsidRDefault="00000000" w:rsidRPr="00000000" w14:paraId="000026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50%</w:t>
      </w:r>
    </w:p>
    <w:p w:rsidR="00000000" w:rsidDel="00000000" w:rsidP="00000000" w:rsidRDefault="00000000" w:rsidRPr="00000000" w14:paraId="000026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Pistol (3d6), Knife (2d6)</w:t>
      </w:r>
    </w:p>
    <w:p w:rsidR="00000000" w:rsidDel="00000000" w:rsidP="00000000" w:rsidRDefault="00000000" w:rsidRPr="00000000" w14:paraId="000026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Ranged Combat, Melee Combat</w:t>
      </w:r>
    </w:p>
    <w:p w:rsidR="00000000" w:rsidDel="00000000" w:rsidP="00000000" w:rsidRDefault="00000000" w:rsidRPr="00000000" w14:paraId="000026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Brawling, Intimidation, Firearms</w:t>
      </w:r>
    </w:p>
    <w:p w:rsidR="00000000" w:rsidDel="00000000" w:rsidP="00000000" w:rsidRDefault="00000000" w:rsidRPr="00000000" w14:paraId="000026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Street Fighting: The Thug has experience in brutal combat, granting them the ability to make extra attacks during combat.</w:t>
      </w:r>
    </w:p>
    <w:p w:rsidR="00000000" w:rsidDel="00000000" w:rsidP="00000000" w:rsidRDefault="00000000" w:rsidRPr="00000000" w14:paraId="000026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 Inducement: The Thug can intimidate weaker-willed characters, forcing them to make a Willpower Check or be paralyzed with fear for 1d6 rounds.</w:t>
      </w:r>
    </w:p>
    <w:p w:rsidR="00000000" w:rsidDel="00000000" w:rsidP="00000000" w:rsidRDefault="00000000" w:rsidRPr="00000000" w14:paraId="000026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confronting the pure violence and savagery of this individual.</w:t>
      </w:r>
    </w:p>
    <w:p w:rsidR="00000000" w:rsidDel="00000000" w:rsidP="00000000" w:rsidRDefault="00000000" w:rsidRPr="00000000" w14:paraId="000026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9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Hired Gun (Human NPC)</w:t>
      </w:r>
    </w:p>
    <w:p w:rsidR="00000000" w:rsidDel="00000000" w:rsidP="00000000" w:rsidRDefault="00000000" w:rsidRPr="00000000" w14:paraId="000026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80</w:t>
      </w:r>
    </w:p>
    <w:p w:rsidR="00000000" w:rsidDel="00000000" w:rsidP="00000000" w:rsidRDefault="00000000" w:rsidRPr="00000000" w14:paraId="000026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70%</w:t>
      </w:r>
    </w:p>
    <w:p w:rsidR="00000000" w:rsidDel="00000000" w:rsidP="00000000" w:rsidRDefault="00000000" w:rsidRPr="00000000" w14:paraId="000026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Assault Rifle (4d8), Combat Knife (3d6)</w:t>
      </w:r>
    </w:p>
    <w:p w:rsidR="00000000" w:rsidDel="00000000" w:rsidP="00000000" w:rsidRDefault="00000000" w:rsidRPr="00000000" w14:paraId="000026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Ranged Combat, Melee Combat</w:t>
      </w:r>
    </w:p>
    <w:p w:rsidR="00000000" w:rsidDel="00000000" w:rsidP="00000000" w:rsidRDefault="00000000" w:rsidRPr="00000000" w14:paraId="000026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Firearms, Stealth, Combat Tactics</w:t>
      </w:r>
    </w:p>
    <w:p w:rsidR="00000000" w:rsidDel="00000000" w:rsidP="00000000" w:rsidRDefault="00000000" w:rsidRPr="00000000" w14:paraId="000026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Tactical Shooter: The Hired Gun is highly skilled with firearms, giving them a +10% bonus on all ranged combat checks.</w:t>
      </w:r>
    </w:p>
    <w:p w:rsidR="00000000" w:rsidDel="00000000" w:rsidP="00000000" w:rsidRDefault="00000000" w:rsidRPr="00000000" w14:paraId="000026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Quick Draw: They can quickly ready and fire a weapon in combat, gaining initiative advantage in the first round.</w:t>
      </w:r>
    </w:p>
    <w:p w:rsidR="00000000" w:rsidDel="00000000" w:rsidP="00000000" w:rsidRDefault="00000000" w:rsidRPr="00000000" w14:paraId="000026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1d6 Sanity loss for being in the presence of deadly violence and the cold-hearted nature of the mercenary.</w:t>
      </w:r>
    </w:p>
    <w:p w:rsidR="00000000" w:rsidDel="00000000" w:rsidP="00000000" w:rsidRDefault="00000000" w:rsidRPr="00000000" w14:paraId="000026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 Corrupted Priest (Human NPC)</w:t>
      </w:r>
    </w:p>
    <w:p w:rsidR="00000000" w:rsidDel="00000000" w:rsidP="00000000" w:rsidRDefault="00000000" w:rsidRPr="00000000" w14:paraId="000026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65</w:t>
      </w:r>
    </w:p>
    <w:p w:rsidR="00000000" w:rsidDel="00000000" w:rsidP="00000000" w:rsidRDefault="00000000" w:rsidRPr="00000000" w14:paraId="000026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6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Holy Smite (3d6), Cursed Word (2d6)</w:t>
      </w:r>
    </w:p>
    <w:p w:rsidR="00000000" w:rsidDel="00000000" w:rsidP="00000000" w:rsidRDefault="00000000" w:rsidRPr="00000000" w14:paraId="000026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Divine Power, Curses</w:t>
      </w:r>
    </w:p>
    <w:p w:rsidR="00000000" w:rsidDel="00000000" w:rsidP="00000000" w:rsidRDefault="00000000" w:rsidRPr="00000000" w14:paraId="000026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Religion, Occult Knowledge, Intimidation</w:t>
      </w:r>
    </w:p>
    <w:p w:rsidR="00000000" w:rsidDel="00000000" w:rsidP="00000000" w:rsidRDefault="00000000" w:rsidRPr="00000000" w14:paraId="000026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Holy Smite: The Priest can channel divine energy into a weapon strike, dealing 3d6 damage and causing wounds that do not heal.</w:t>
      </w:r>
    </w:p>
    <w:p w:rsidR="00000000" w:rsidDel="00000000" w:rsidP="00000000" w:rsidRDefault="00000000" w:rsidRPr="00000000" w14:paraId="000026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Cursed Word: The Corrupted Priest can utter blasphemous words that curse their enemies, forcing a Willpower Check to resist. Failure results in negative effects for 1d6 rounds.</w:t>
      </w:r>
    </w:p>
    <w:p w:rsidR="00000000" w:rsidDel="00000000" w:rsidP="00000000" w:rsidRDefault="00000000" w:rsidRPr="00000000" w14:paraId="000026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2d6 Sanity loss for realizing the unholy nature of this figure and the corruption they embody.</w:t>
      </w:r>
    </w:p>
    <w:p w:rsidR="00000000" w:rsidDel="00000000" w:rsidP="00000000" w:rsidRDefault="00000000" w:rsidRPr="00000000" w14:paraId="000026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10. Rogue Scholar (Human NPC)</w:t>
      </w:r>
    </w:p>
    <w:p w:rsidR="00000000" w:rsidDel="00000000" w:rsidP="00000000" w:rsidRDefault="00000000" w:rsidRPr="00000000" w14:paraId="000026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HP: 50</w:t>
      </w:r>
    </w:p>
    <w:p w:rsidR="00000000" w:rsidDel="00000000" w:rsidP="00000000" w:rsidRDefault="00000000" w:rsidRPr="00000000" w14:paraId="000026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Defense: 60%</w:t>
      </w:r>
    </w:p>
    <w:p w:rsidR="00000000" w:rsidDel="00000000" w:rsidP="00000000" w:rsidRDefault="00000000" w:rsidRPr="00000000" w14:paraId="000026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Poisoned Dagger (2d6), Book of Secrets (1d6)</w:t>
      </w:r>
    </w:p>
    <w:p w:rsidR="00000000" w:rsidDel="00000000" w:rsidP="00000000" w:rsidRDefault="00000000" w:rsidRPr="00000000" w14:paraId="000026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Type: Physical Combat, Mental Influence</w:t>
      </w:r>
    </w:p>
    <w:p w:rsidR="00000000" w:rsidDel="00000000" w:rsidP="00000000" w:rsidRDefault="00000000" w:rsidRPr="00000000" w14:paraId="000026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Skills: Occult Knowledge, History, Deception</w:t>
      </w:r>
    </w:p>
    <w:p w:rsidR="00000000" w:rsidDel="00000000" w:rsidP="00000000" w:rsidRDefault="00000000" w:rsidRPr="00000000" w14:paraId="000026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Abilities:</w:t>
      </w:r>
    </w:p>
    <w:p w:rsidR="00000000" w:rsidDel="00000000" w:rsidP="00000000" w:rsidRDefault="00000000" w:rsidRPr="00000000" w14:paraId="000026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Forbidden Knowledge: The Rogue Scholar has access to ancient texts, revealing arcane secrets or dark rituals.</w:t>
      </w:r>
    </w:p>
    <w:p w:rsidR="00000000" w:rsidDel="00000000" w:rsidP="00000000" w:rsidRDefault="00000000" w:rsidRPr="00000000" w14:paraId="000026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Games: The Scholar is adept at manipulating others, gaining a +5% bonus on all social skill checks.</w:t>
      </w:r>
    </w:p>
    <w:p w:rsidR="00000000" w:rsidDel="00000000" w:rsidP="00000000" w:rsidRDefault="00000000" w:rsidRPr="00000000" w14:paraId="000026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Loss: 3d6 Sanity loss for learning forbidden knowledge and</w:t>
      </w:r>
    </w:p>
    <w:p w:rsidR="00000000" w:rsidDel="00000000" w:rsidP="00000000" w:rsidRDefault="00000000" w:rsidRPr="00000000" w14:paraId="000026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NPC Creation (Humans)</w:t>
      </w:r>
    </w:p>
    <w:p w:rsidR="00000000" w:rsidDel="00000000" w:rsidP="00000000" w:rsidRDefault="00000000" w:rsidRPr="00000000" w14:paraId="000026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Creating human npcs in The Harrowing Truth involves considering their role in the plot, motivations, and how their actions can influence the players. Here’s a basic formula to create an NPC:</w:t>
      </w:r>
    </w:p>
    <w:p w:rsidR="00000000" w:rsidDel="00000000" w:rsidP="00000000" w:rsidRDefault="00000000" w:rsidRPr="00000000" w14:paraId="000026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Define Role and Function</w:t>
      </w:r>
    </w:p>
    <w:p w:rsidR="00000000" w:rsidDel="00000000" w:rsidP="00000000" w:rsidRDefault="00000000" w:rsidRPr="00000000" w14:paraId="000026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What is the role of the NPC in the story? Are they an ally, enemy, neutral party, or victim?</w:t>
      </w:r>
    </w:p>
    <w:p w:rsidR="00000000" w:rsidDel="00000000" w:rsidP="00000000" w:rsidRDefault="00000000" w:rsidRPr="00000000" w14:paraId="000026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What do they want? What are they afraid of? What secrets do they hold?</w:t>
      </w:r>
    </w:p>
    <w:p w:rsidR="00000000" w:rsidDel="00000000" w:rsidP="00000000" w:rsidRDefault="00000000" w:rsidRPr="00000000" w14:paraId="000026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Define Personality and Flaws</w:t>
      </w:r>
    </w:p>
    <w:p w:rsidR="00000000" w:rsidDel="00000000" w:rsidP="00000000" w:rsidRDefault="00000000" w:rsidRPr="00000000" w14:paraId="000026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Every NPC should have a unique personality—are they paranoid, charming, stoic, or arrogant?</w:t>
      </w:r>
    </w:p>
    <w:p w:rsidR="00000000" w:rsidDel="00000000" w:rsidP="00000000" w:rsidRDefault="00000000" w:rsidRPr="00000000" w14:paraId="000026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Flaws: Do they have any deep flaws that the players can exploit? Do they succumb to addictions, guilt, or greed?</w:t>
      </w:r>
    </w:p>
    <w:p w:rsidR="00000000" w:rsidDel="00000000" w:rsidP="00000000" w:rsidRDefault="00000000" w:rsidRPr="00000000" w14:paraId="000026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Physical Description</w:t>
      </w:r>
    </w:p>
    <w:p w:rsidR="00000000" w:rsidDel="00000000" w:rsidP="00000000" w:rsidRDefault="00000000" w:rsidRPr="00000000" w14:paraId="000026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Give each NPC a distinctive appearance that helps players remember them. Are they tall, short, scarred, well-dressed, or disheveled?</w:t>
      </w:r>
    </w:p>
    <w:p w:rsidR="00000000" w:rsidDel="00000000" w:rsidP="00000000" w:rsidRDefault="00000000" w:rsidRPr="00000000" w14:paraId="000026D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Skills and Abilities</w:t>
      </w:r>
    </w:p>
    <w:p w:rsidR="00000000" w:rsidDel="00000000" w:rsidP="00000000" w:rsidRDefault="00000000" w:rsidRPr="00000000" w14:paraId="000026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Based on their background, what skills or abilities does the NPC possess? Do they know the occult? Are they an expert in chemistry or medicine?</w:t>
      </w:r>
    </w:p>
    <w:p w:rsidR="00000000" w:rsidDel="00000000" w:rsidP="00000000" w:rsidRDefault="00000000" w:rsidRPr="00000000" w14:paraId="000026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Are they useful in a combat situation, or do they help with investigation or clue-gathering?</w:t>
      </w:r>
    </w:p>
    <w:p w:rsidR="00000000" w:rsidDel="00000000" w:rsidP="00000000" w:rsidRDefault="00000000" w:rsidRPr="00000000" w14:paraId="000026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Motivation and Secrets</w:t>
      </w:r>
    </w:p>
    <w:p w:rsidR="00000000" w:rsidDel="00000000" w:rsidP="00000000" w:rsidRDefault="00000000" w:rsidRPr="00000000" w14:paraId="000026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What do they want the players to do?</w:t>
      </w:r>
    </w:p>
    <w:p w:rsidR="00000000" w:rsidDel="00000000" w:rsidP="00000000" w:rsidRDefault="00000000" w:rsidRPr="00000000" w14:paraId="000026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Do they have an agenda that may not align with the players’ goals?</w:t>
      </w:r>
    </w:p>
    <w:p w:rsidR="00000000" w:rsidDel="00000000" w:rsidP="00000000" w:rsidRDefault="00000000" w:rsidRPr="00000000" w14:paraId="000026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 **Character Concept**</w:t>
      </w:r>
    </w:p>
    <w:p w:rsidR="00000000" w:rsidDel="00000000" w:rsidP="00000000" w:rsidRDefault="00000000" w:rsidRPr="00000000" w14:paraId="000026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Begin by choosing a broad concept for your character, such as an investigator, occultist, scholar, rogue, or survivor. This concept will guide your choices throughout the character creation process.</w:t>
      </w:r>
    </w:p>
    <w:p w:rsidR="00000000" w:rsidDel="00000000" w:rsidP="00000000" w:rsidRDefault="00000000" w:rsidRPr="00000000" w14:paraId="000026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 **Attributes (Primary Stats)**</w:t>
      </w:r>
    </w:p>
    <w:p w:rsidR="00000000" w:rsidDel="00000000" w:rsidP="00000000" w:rsidRDefault="00000000" w:rsidRPr="00000000" w14:paraId="000026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Characters in **Harrowing Truth** are defined by six primary attributes, each rated on a scale of 1-100. Roll D100 for each attribute to determine your character’s natural abilities. You may swap two of these rolls if desired.</w:t>
      </w:r>
    </w:p>
    <w:p w:rsidR="00000000" w:rsidDel="00000000" w:rsidP="00000000" w:rsidRDefault="00000000" w:rsidRPr="00000000" w14:paraId="000026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**Strength (STR)**: Physical power and endurance.</w:t>
      </w:r>
    </w:p>
    <w:p w:rsidR="00000000" w:rsidDel="00000000" w:rsidP="00000000" w:rsidRDefault="00000000" w:rsidRPr="00000000" w14:paraId="000026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**Dexterity (DEX)**: Agility, reflexes, and precision.</w:t>
      </w:r>
    </w:p>
    <w:p w:rsidR="00000000" w:rsidDel="00000000" w:rsidP="00000000" w:rsidRDefault="00000000" w:rsidRPr="00000000" w14:paraId="000026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**Intelligence (INT)**: Cognitive ability, problem-solving, and memory.</w:t>
      </w:r>
    </w:p>
    <w:p w:rsidR="00000000" w:rsidDel="00000000" w:rsidP="00000000" w:rsidRDefault="00000000" w:rsidRPr="00000000" w14:paraId="000026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**Willpower (WIL)**:</w:t>
      </w:r>
    </w:p>
    <w:p w:rsidR="00000000" w:rsidDel="00000000" w:rsidP="00000000" w:rsidRDefault="00000000" w:rsidRPr="00000000" w14:paraId="000026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4. **Skills**</w:t>
      </w:r>
    </w:p>
    <w:p w:rsidR="00000000" w:rsidDel="00000000" w:rsidP="00000000" w:rsidRDefault="00000000" w:rsidRPr="00000000" w14:paraId="000026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profession grants a set of skills. Skills are also rated on a scale of 1-100 and determine how likely your character is to succeed in related tasks. Allocate points to your skills based on your background and profession, then roll D100 for each skill to determine your starting proficiency.</w:t>
      </w:r>
    </w:p>
    <w:p w:rsidR="00000000" w:rsidDel="00000000" w:rsidP="00000000" w:rsidRDefault="00000000" w:rsidRPr="00000000" w14:paraId="000026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Points**: You receive 400 points to distribute across your profession’s skill list. No skill may exceed 90% at creation.</w:t>
      </w:r>
    </w:p>
    <w:p w:rsidR="00000000" w:rsidDel="00000000" w:rsidP="00000000" w:rsidRDefault="00000000" w:rsidRPr="00000000" w14:paraId="000026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**Skill Roll**: Roll D100 for each skill to determine the natural affinity. Add the result to the points you allocated to get your starting skill level.</w:t>
      </w:r>
    </w:p>
    <w:p w:rsidR="00000000" w:rsidDel="00000000" w:rsidP="00000000" w:rsidRDefault="00000000" w:rsidRPr="00000000" w14:paraId="000026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6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 **Traits and Flaws**</w:t>
      </w:r>
    </w:p>
    <w:p w:rsidR="00000000" w:rsidDel="00000000" w:rsidP="00000000" w:rsidRDefault="00000000" w:rsidRPr="00000000" w14:paraId="000026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Choose or roll for two traits and one flaw. Traits provide special benefits or bonuses, while flaws introduce challenges or weaknesses.</w:t>
      </w:r>
    </w:p>
    <w:p w:rsidR="00000000" w:rsidDel="00000000" w:rsidP="00000000" w:rsidRDefault="00000000" w:rsidRPr="00000000" w14:paraId="000026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**Traits** (Roll D100):</w:t>
      </w:r>
    </w:p>
    <w:p w:rsidR="00000000" w:rsidDel="00000000" w:rsidP="00000000" w:rsidRDefault="00000000" w:rsidRPr="00000000" w14:paraId="000027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- 1-10: Iron Will (Bonus to WIL checks)</w:t>
      </w:r>
    </w:p>
    <w:p w:rsidR="00000000" w:rsidDel="00000000" w:rsidP="00000000" w:rsidRDefault="00000000" w:rsidRPr="00000000" w14:paraId="000027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- 11-20: Keen Mind (Bonus to INT checks)</w:t>
      </w:r>
    </w:p>
    <w:p w:rsidR="00000000" w:rsidDel="00000000" w:rsidP="00000000" w:rsidRDefault="00000000" w:rsidRPr="00000000" w14:paraId="000027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- 21-30: Quick Reflexes (Bonus to DEX checks)</w:t>
      </w:r>
    </w:p>
    <w:p w:rsidR="00000000" w:rsidDel="00000000" w:rsidP="00000000" w:rsidRDefault="00000000" w:rsidRPr="00000000" w14:paraId="000027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- 31-40: Charming (Bonus to CHA checks)</w:t>
      </w:r>
    </w:p>
    <w:p w:rsidR="00000000" w:rsidDel="00000000" w:rsidP="00000000" w:rsidRDefault="00000000" w:rsidRPr="00000000" w14:paraId="000027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- 41-50: Resilient (Bonus to SAN checks)</w:t>
      </w:r>
    </w:p>
    <w:p w:rsidR="00000000" w:rsidDel="00000000" w:rsidP="00000000" w:rsidRDefault="00000000" w:rsidRPr="00000000" w14:paraId="000027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- 51-60: Steadfast (Bonus to STR checks)</w:t>
      </w:r>
    </w:p>
    <w:p w:rsidR="00000000" w:rsidDel="00000000" w:rsidP="00000000" w:rsidRDefault="00000000" w:rsidRPr="00000000" w14:paraId="000027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- 61-70: Occult Knowledge (Bonus to occult-related tasks)</w:t>
      </w:r>
    </w:p>
    <w:p w:rsidR="00000000" w:rsidDel="00000000" w:rsidP="00000000" w:rsidRDefault="00000000" w:rsidRPr="00000000" w14:paraId="000027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- 71-80: Unshakeable (Resistant to fear effects)</w:t>
      </w:r>
    </w:p>
    <w:p w:rsidR="00000000" w:rsidDel="00000000" w:rsidP="00000000" w:rsidRDefault="00000000" w:rsidRPr="00000000" w14:paraId="000027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- 81-90: Perceptive (Bonus to perception-related tasks)</w:t>
      </w:r>
    </w:p>
    <w:p w:rsidR="00000000" w:rsidDel="00000000" w:rsidP="00000000" w:rsidRDefault="00000000" w:rsidRPr="00000000" w14:paraId="000027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- 91-100: Lucky (Once per session, reroll a failed check)</w:t>
      </w:r>
    </w:p>
    <w:p w:rsidR="00000000" w:rsidDel="00000000" w:rsidP="00000000" w:rsidRDefault="00000000" w:rsidRPr="00000000" w14:paraId="000027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**Flaws** (Roll D100):</w:t>
      </w:r>
    </w:p>
    <w:p w:rsidR="00000000" w:rsidDel="00000000" w:rsidP="00000000" w:rsidRDefault="00000000" w:rsidRPr="00000000" w14:paraId="000027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- 1-10: Haunted (Frequent SAN checks due to ghostly encounters)</w:t>
      </w:r>
    </w:p>
    <w:p w:rsidR="00000000" w:rsidDel="00000000" w:rsidP="00000000" w:rsidRDefault="00000000" w:rsidRPr="00000000" w14:paraId="000027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- 11-20: Paranoid (Disadvantage on social interactions)</w:t>
      </w:r>
    </w:p>
    <w:p w:rsidR="00000000" w:rsidDel="00000000" w:rsidP="00000000" w:rsidRDefault="00000000" w:rsidRPr="00000000" w14:paraId="000027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- 21-30: Weak Constitution (Penalty to STR-related checks)</w:t>
      </w:r>
    </w:p>
    <w:p w:rsidR="00000000" w:rsidDel="00000000" w:rsidP="00000000" w:rsidRDefault="00000000" w:rsidRPr="00000000" w14:paraId="000027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- 31-40: Slow Reflexes (Penalty to DEX-related checks)</w:t>
      </w:r>
    </w:p>
    <w:p w:rsidR="00000000" w:rsidDel="00000000" w:rsidP="00000000" w:rsidRDefault="00000000" w:rsidRPr="00000000" w14:paraId="000027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- 41-50: Superstitious (Vulnerable to certain types of magic)</w:t>
      </w:r>
    </w:p>
    <w:p w:rsidR="00000000" w:rsidDel="00000000" w:rsidP="00000000" w:rsidRDefault="00000000" w:rsidRPr="00000000" w14:paraId="000027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- 51-60: Phobia (Choose a specific fear that triggers SAN checks)</w:t>
      </w:r>
    </w:p>
    <w:p w:rsidR="00000000" w:rsidDel="00000000" w:rsidP="00000000" w:rsidRDefault="00000000" w:rsidRPr="00000000" w14:paraId="000027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- 61-70: Dark Past (npcs from your past may betray or seek revenge)</w:t>
      </w:r>
    </w:p>
    <w:p w:rsidR="00000000" w:rsidDel="00000000" w:rsidP="00000000" w:rsidRDefault="00000000" w:rsidRPr="00000000" w14:paraId="000027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- 71-80: Cursed (You are plagued by misfortune; disadvantage on luck-based rolls)</w:t>
      </w:r>
    </w:p>
    <w:p w:rsidR="00000000" w:rsidDel="00000000" w:rsidP="00000000" w:rsidRDefault="00000000" w:rsidRPr="00000000" w14:paraId="000027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- 81-90: Impulsive (Must make WIL checks to resist rash decisions)</w:t>
      </w:r>
    </w:p>
    <w:p w:rsidR="00000000" w:rsidDel="00000000" w:rsidP="00000000" w:rsidRDefault="00000000" w:rsidRPr="00000000" w14:paraId="000027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- 91-100: Amnesiac (You cannot remember parts of your past)</w:t>
      </w:r>
    </w:p>
    <w:p w:rsidR="00000000" w:rsidDel="00000000" w:rsidP="00000000" w:rsidRDefault="00000000" w:rsidRPr="00000000" w14:paraId="000027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6. **Starting Equipment**</w:t>
      </w:r>
    </w:p>
    <w:p w:rsidR="00000000" w:rsidDel="00000000" w:rsidP="00000000" w:rsidRDefault="00000000" w:rsidRPr="00000000" w14:paraId="000027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Based on your background and profession, roll D100 to determine starting equipment. The equipment roll ensures that every character begins with essential items that fit their role in the group.</w:t>
      </w:r>
    </w:p>
    <w:p w:rsidR="00000000" w:rsidDel="00000000" w:rsidP="00000000" w:rsidRDefault="00000000" w:rsidRPr="00000000" w14:paraId="000027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**Equipment Roll**:</w:t>
      </w:r>
    </w:p>
    <w:p w:rsidR="00000000" w:rsidDel="00000000" w:rsidP="00000000" w:rsidRDefault="00000000" w:rsidRPr="00000000" w14:paraId="000027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- 1-10: Basic survival kit (rations, tent, water)</w:t>
      </w:r>
    </w:p>
    <w:p w:rsidR="00000000" w:rsidDel="00000000" w:rsidP="00000000" w:rsidRDefault="00000000" w:rsidRPr="00000000" w14:paraId="000027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- 11-20: Weapon (knife, revolver, or rifle depending on background)</w:t>
      </w:r>
    </w:p>
    <w:p w:rsidR="00000000" w:rsidDel="00000000" w:rsidP="00000000" w:rsidRDefault="00000000" w:rsidRPr="00000000" w14:paraId="000027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- 21-30: Occult tools (ritual implements, ancient texts)</w:t>
      </w:r>
    </w:p>
    <w:p w:rsidR="00000000" w:rsidDel="00000000" w:rsidP="00000000" w:rsidRDefault="00000000" w:rsidRPr="00000000" w14:paraId="000027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- 31-40: Medical supplies (first aid kit, healing herbs)</w:t>
      </w:r>
    </w:p>
    <w:p w:rsidR="00000000" w:rsidDel="00000000" w:rsidP="00000000" w:rsidRDefault="00000000" w:rsidRPr="00000000" w14:paraId="000027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- 41-50: Protective gear (light armor, gas mask)</w:t>
      </w:r>
    </w:p>
    <w:p w:rsidR="00000000" w:rsidDel="00000000" w:rsidP="00000000" w:rsidRDefault="00000000" w:rsidRPr="00000000" w14:paraId="000027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- 51-60: Research materials (books, notes, arcane scrolls)</w:t>
      </w:r>
    </w:p>
    <w:p w:rsidR="00000000" w:rsidDel="00000000" w:rsidP="00000000" w:rsidRDefault="00000000" w:rsidRPr="00000000" w14:paraId="000027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- 61-70: Tools of the trade (lockpicks, rope, mechanical tools)</w:t>
      </w:r>
    </w:p>
    <w:p w:rsidR="00000000" w:rsidDel="00000000" w:rsidP="00000000" w:rsidRDefault="00000000" w:rsidRPr="00000000" w14:paraId="000027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- 71-80: Artifacts (an ancient relic, mysterious amulet)</w:t>
      </w:r>
    </w:p>
    <w:p w:rsidR="00000000" w:rsidDel="00000000" w:rsidP="00000000" w:rsidRDefault="00000000" w:rsidRPr="00000000" w14:paraId="000027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- 81-90: Wealth (a significant amount of money or valuable items)</w:t>
      </w:r>
    </w:p>
    <w:p w:rsidR="00000000" w:rsidDel="00000000" w:rsidP="00000000" w:rsidRDefault="00000000" w:rsidRPr="00000000" w14:paraId="000027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- 91-100: Connection to a powerful NPC (mentor, informant, or ally)</w:t>
      </w:r>
    </w:p>
    <w:p w:rsidR="00000000" w:rsidDel="00000000" w:rsidP="00000000" w:rsidRDefault="00000000" w:rsidRPr="00000000" w14:paraId="000027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7. **Character History and Motivation**</w:t>
      </w:r>
    </w:p>
    <w:p w:rsidR="00000000" w:rsidDel="00000000" w:rsidP="00000000" w:rsidRDefault="00000000" w:rsidRPr="00000000" w14:paraId="000027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Develop a brief history for your character, incorporating their background, profession, traits, flaws, and starting equipment. Roll D100 to determine a key motivation driving your character forward.</w:t>
      </w:r>
    </w:p>
    <w:p w:rsidR="00000000" w:rsidDel="00000000" w:rsidP="00000000" w:rsidRDefault="00000000" w:rsidRPr="00000000" w14:paraId="000027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**Motivation Roll**:</w:t>
      </w:r>
    </w:p>
    <w:p w:rsidR="00000000" w:rsidDel="00000000" w:rsidP="00000000" w:rsidRDefault="00000000" w:rsidRPr="00000000" w14:paraId="000027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- 1-10: Revenge</w:t>
      </w:r>
    </w:p>
    <w:p w:rsidR="00000000" w:rsidDel="00000000" w:rsidP="00000000" w:rsidRDefault="00000000" w:rsidRPr="00000000" w14:paraId="000027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- 11-20: Knowledge</w:t>
      </w:r>
    </w:p>
    <w:p w:rsidR="00000000" w:rsidDel="00000000" w:rsidP="00000000" w:rsidRDefault="00000000" w:rsidRPr="00000000" w14:paraId="000027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- 21-30: Survival</w:t>
      </w:r>
    </w:p>
    <w:p w:rsidR="00000000" w:rsidDel="00000000" w:rsidP="00000000" w:rsidRDefault="00000000" w:rsidRPr="00000000" w14:paraId="000027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- 31-40: Redemption</w:t>
      </w:r>
    </w:p>
    <w:p w:rsidR="00000000" w:rsidDel="00000000" w:rsidP="00000000" w:rsidRDefault="00000000" w:rsidRPr="00000000" w14:paraId="000027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- 41-50: Power</w:t>
      </w:r>
    </w:p>
    <w:p w:rsidR="00000000" w:rsidDel="00000000" w:rsidP="00000000" w:rsidRDefault="00000000" w:rsidRPr="00000000" w14:paraId="000027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- 51-60: Duty</w:t>
      </w:r>
    </w:p>
    <w:p w:rsidR="00000000" w:rsidDel="00000000" w:rsidP="00000000" w:rsidRDefault="00000000" w:rsidRPr="00000000" w14:paraId="000027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- 61-70: Escape</w:t>
      </w:r>
    </w:p>
    <w:p w:rsidR="00000000" w:rsidDel="00000000" w:rsidP="00000000" w:rsidRDefault="00000000" w:rsidRPr="00000000" w14:paraId="000027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- 71-80: Justice</w:t>
      </w:r>
    </w:p>
    <w:p w:rsidR="00000000" w:rsidDel="00000000" w:rsidP="00000000" w:rsidRDefault="00000000" w:rsidRPr="00000000" w14:paraId="000027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- 81-90: Discovery</w:t>
      </w:r>
    </w:p>
    <w:p w:rsidR="00000000" w:rsidDel="00000000" w:rsidP="00000000" w:rsidRDefault="00000000" w:rsidRPr="00000000" w14:paraId="000027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- 91-100: Protection</w:t>
      </w:r>
    </w:p>
    <w:p w:rsidR="00000000" w:rsidDel="00000000" w:rsidP="00000000" w:rsidRDefault="00000000" w:rsidRPr="00000000" w14:paraId="000027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Combat Encounters</w:t>
      </w:r>
    </w:p>
    <w:p w:rsidR="00000000" w:rsidDel="00000000" w:rsidP="00000000" w:rsidRDefault="00000000" w:rsidRPr="00000000" w14:paraId="000027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Now that we’ve explored the mechanics of weapons, armor, and damage types, it’s crucial to understand how these systems impact the types of combat encounters players will face. In The Harrowing Truth, combat encounters are never just about rolling dice and swinging swords. They are about strategy, resource management, and, often, survival.</w:t>
      </w:r>
    </w:p>
    <w:p w:rsidR="00000000" w:rsidDel="00000000" w:rsidP="00000000" w:rsidRDefault="00000000" w:rsidRPr="00000000" w14:paraId="000027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 Combat Encounters:</w:t>
      </w:r>
    </w:p>
    <w:p w:rsidR="00000000" w:rsidDel="00000000" w:rsidP="00000000" w:rsidRDefault="00000000" w:rsidRPr="00000000" w14:paraId="000027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crawl-style combat is a staple of many tabletop rpgs, and in The Harrowing Truth, this style of encounter typically occurs in confined, hazardous environments where the players must use their wits and limited resources to survive. Combat is fast-paced, with enemies often appearing in waves or ambushes. The key here is to stay alert and manage resources, as the environment itself—be it a collapsing ruin or a haunted house—adds layers of complexity.</w:t>
      </w:r>
    </w:p>
    <w:p w:rsidR="00000000" w:rsidDel="00000000" w:rsidP="00000000" w:rsidRDefault="00000000" w:rsidRPr="00000000" w14:paraId="000027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Combat Encounters:</w:t>
      </w:r>
    </w:p>
    <w:p w:rsidR="00000000" w:rsidDel="00000000" w:rsidP="00000000" w:rsidRDefault="00000000" w:rsidRPr="00000000" w14:paraId="000027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Fighting cosmic entities is a different beast altogether. In these encounters, players are less likely to face physical combat and more likely to confront mind-bending horrors that challenge their sanity. These fights are psychological in nature, with the true damage coming not from physical wounds but from the creeping dread and madness that afflict the characters. In many cases, winning may not mean defeating the creature physically but escaping with their minds intact.</w:t>
      </w:r>
    </w:p>
    <w:p w:rsidR="00000000" w:rsidDel="00000000" w:rsidP="00000000" w:rsidRDefault="00000000" w:rsidRPr="00000000" w14:paraId="000027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Horror Combat Encounters:</w:t>
      </w:r>
    </w:p>
    <w:p w:rsidR="00000000" w:rsidDel="00000000" w:rsidP="00000000" w:rsidRDefault="00000000" w:rsidRPr="00000000" w14:paraId="000027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horror emphasizes resource scarcity and the looming threat of death. Ammo is limited, magical resources are strained, and enemies are often too numerous or too powerful to fight head-on. Instead, players must make strategic decisions—when to fight, when to run, and when to conserve resources. The environment can be just as dangerous as the monsters themselves, with traps, unstable structures, and environmental hazards playing a role in the outcome.</w:t>
      </w:r>
    </w:p>
    <w:p w:rsidR="00000000" w:rsidDel="00000000" w:rsidP="00000000" w:rsidRDefault="00000000" w:rsidRPr="00000000" w14:paraId="000027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Other Types of Combat Encounters</w:t>
      </w:r>
    </w:p>
    <w:p w:rsidR="00000000" w:rsidDel="00000000" w:rsidP="00000000" w:rsidRDefault="00000000" w:rsidRPr="00000000" w14:paraId="000027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crawls often feature a variety of combat encounters, from skirmishes with weak enemies to intense boss fights. The key is to keep the players on edge and provide challenges that require them to think strategically.</w:t>
      </w:r>
    </w:p>
    <w:p w:rsidR="00000000" w:rsidDel="00000000" w:rsidP="00000000" w:rsidRDefault="00000000" w:rsidRPr="00000000" w14:paraId="000027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Standard Encounters: These are the bulk of dungeon crawl encounters. Players face off against groups of enemies, such as cultists, mutated creatures, or summoned horrors. These fights are tactical, requiring players to make decisions about positioning, using cover, and utilizing their resources.</w:t>
      </w:r>
    </w:p>
    <w:p w:rsidR="00000000" w:rsidDel="00000000" w:rsidP="00000000" w:rsidRDefault="00000000" w:rsidRPr="00000000" w14:paraId="000027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Ambushes: As players explore, enemies may attempt to ambush them. These surprise encounters increase the risk and tension, especially if the players are not prepared.</w:t>
      </w:r>
    </w:p>
    <w:p w:rsidR="00000000" w:rsidDel="00000000" w:rsidP="00000000" w:rsidRDefault="00000000" w:rsidRPr="00000000" w14:paraId="000027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Boss Battles: Some dungeon crawls culminate in a confrontation with a major enemy—often a unique, powerful creature or an eldritch entity. Boss battles require players to use all their resources, strategies, and skills to overcome these formidable foes.</w:t>
      </w:r>
    </w:p>
    <w:p w:rsidR="00000000" w:rsidDel="00000000" w:rsidP="00000000" w:rsidRDefault="00000000" w:rsidRPr="00000000" w14:paraId="000027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Hazards in Combat</w:t>
      </w:r>
    </w:p>
    <w:p w:rsidR="00000000" w:rsidDel="00000000" w:rsidP="00000000" w:rsidRDefault="00000000" w:rsidRPr="00000000" w14:paraId="000027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dungeon crawl is not just about fighting monsters; the environment itself can pose threats to the players. These hazards include:</w:t>
      </w:r>
    </w:p>
    <w:p w:rsidR="00000000" w:rsidDel="00000000" w:rsidP="00000000" w:rsidRDefault="00000000" w:rsidRPr="00000000" w14:paraId="000027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Traps: Pressure plates, falling rocks, explosive runes, and magical wards that trigger on contact. Characters must make Perception or Investigation checks to spot and disarm traps.</w:t>
      </w:r>
    </w:p>
    <w:p w:rsidR="00000000" w:rsidDel="00000000" w:rsidP="00000000" w:rsidRDefault="00000000" w:rsidRPr="00000000" w14:paraId="000027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Curses: Some areas of the dungeon may be cursed, and entering them can inflict negative effects, such as Sanity loss, slow healing, or a gradual drain on health.</w:t>
      </w:r>
    </w:p>
    <w:p w:rsidR="00000000" w:rsidDel="00000000" w:rsidP="00000000" w:rsidRDefault="00000000" w:rsidRPr="00000000" w14:paraId="000027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Elemental Hazards: Areas of extreme heat, cold, or poison gas can add a layer of danger to exploration. Players must manage their resources and take precautions to survive.</w:t>
      </w:r>
    </w:p>
    <w:p w:rsidR="00000000" w:rsidDel="00000000" w:rsidP="00000000" w:rsidRDefault="00000000" w:rsidRPr="00000000" w14:paraId="000027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Loot and Rewards</w:t>
      </w:r>
    </w:p>
    <w:p w:rsidR="00000000" w:rsidDel="00000000" w:rsidP="00000000" w:rsidRDefault="00000000" w:rsidRPr="00000000" w14:paraId="000027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crawls are often about the discovery of valuable items, magical artifacts, or powerful relics. As players explore, they may come across chests, hidden stashes, or defeated enemies carrying important loot.</w:t>
      </w:r>
    </w:p>
    <w:p w:rsidR="00000000" w:rsidDel="00000000" w:rsidP="00000000" w:rsidRDefault="00000000" w:rsidRPr="00000000" w14:paraId="000027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Loot Types</w:t>
      </w:r>
    </w:p>
    <w:p w:rsidR="00000000" w:rsidDel="00000000" w:rsidP="00000000" w:rsidRDefault="00000000" w:rsidRPr="00000000" w14:paraId="000027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Loot can be categorized into:</w:t>
      </w:r>
    </w:p>
    <w:p w:rsidR="00000000" w:rsidDel="00000000" w:rsidP="00000000" w:rsidRDefault="00000000" w:rsidRPr="00000000" w14:paraId="000027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Magical Items: Enchanted weapons, armor, or accessories that can enhance a player’s abilities.</w:t>
      </w:r>
    </w:p>
    <w:p w:rsidR="00000000" w:rsidDel="00000000" w:rsidP="00000000" w:rsidRDefault="00000000" w:rsidRPr="00000000" w14:paraId="000027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Tech Artifacts: Devices or tools imbued with magical or technological properties, like the Quantum Disruptor or Technomagic Gauntlets.</w:t>
      </w:r>
    </w:p>
    <w:p w:rsidR="00000000" w:rsidDel="00000000" w:rsidP="00000000" w:rsidRDefault="00000000" w:rsidRPr="00000000" w14:paraId="000027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Knowledge and Relics: Ancient tomes, forbidden scrolls, or hidden knowledge that may offer insights into cosmic horrors, rituals, or secret dimensions.</w:t>
      </w:r>
    </w:p>
    <w:p w:rsidR="00000000" w:rsidDel="00000000" w:rsidP="00000000" w:rsidRDefault="00000000" w:rsidRPr="00000000" w14:paraId="000027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Loot Distribution</w:t>
      </w:r>
    </w:p>
    <w:p w:rsidR="00000000" w:rsidDel="00000000" w:rsidP="00000000" w:rsidRDefault="00000000" w:rsidRPr="00000000" w14:paraId="000027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Loot can be discovered by exploring the dungeon, defeating powerful enemies, or completing special challenges. The GM can reward players for creativity in combat, as well as for how they approach obstacles or solve puzzles.</w:t>
      </w:r>
    </w:p>
    <w:p w:rsidR="00000000" w:rsidDel="00000000" w:rsidP="00000000" w:rsidRDefault="00000000" w:rsidRPr="00000000" w14:paraId="000027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 Adaptations for Cosmic Horror</w:t>
      </w:r>
    </w:p>
    <w:p w:rsidR="00000000" w:rsidDel="00000000" w:rsidP="00000000" w:rsidRDefault="00000000" w:rsidRPr="00000000" w14:paraId="000027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Great! Let’s dive into the Dungeon Crawl adaptations for Cosmic Horror. This section will explore how the traditional dungeon crawl experience can be adapted to fit the unique atmosphere of cosmic horror, where reality itself may be shifting, sanity is in peril, and the very forces at play are incomprehensible.</w:t>
      </w:r>
    </w:p>
    <w:p w:rsidR="00000000" w:rsidDel="00000000" w:rsidP="00000000" w:rsidRDefault="00000000" w:rsidRPr="00000000" w14:paraId="000027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 Adaptations for Cosmic Horror</w:t>
      </w:r>
    </w:p>
    <w:p w:rsidR="00000000" w:rsidDel="00000000" w:rsidP="00000000" w:rsidRDefault="00000000" w:rsidRPr="00000000" w14:paraId="000027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Dungeon crawl mechanics have traditionally been associated with dungeon exploration, treasure hunting, and defeating monsters. However, when adapting this style of encounter for The Harrowing Truth and its focus on cosmic horror, there are several shifts that need to be made to accommodate the psychological and existential themes central to the genre.</w:t>
      </w:r>
    </w:p>
    <w:p w:rsidR="00000000" w:rsidDel="00000000" w:rsidP="00000000" w:rsidRDefault="00000000" w:rsidRPr="00000000" w14:paraId="000027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Atmosphere Over Action:</w:t>
      </w:r>
    </w:p>
    <w:p w:rsidR="00000000" w:rsidDel="00000000" w:rsidP="00000000" w:rsidRDefault="00000000" w:rsidRPr="00000000" w14:paraId="000027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traditional dungeon crawls, the primary focus is on the action—fighting monsters, finding treasure, and overcoming physical challenges. In cosmic horror-themed dungeon crawls, however, the environment itself becomes a character. Instead of just dark corridors or traps, the dungeon may feel alive, constantly shifting or warping in ways that challenge the player’s understanding of reality. Floors may disappear, walls might close in on the characters without warning, and rooms can seemingly change when the characters turn around. The dungeon itself is as much an adversary as the monsters it houses.</w:t>
      </w:r>
    </w:p>
    <w:p w:rsidR="00000000" w:rsidDel="00000000" w:rsidP="00000000" w:rsidRDefault="00000000" w:rsidRPr="00000000" w14:paraId="000027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27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players move through an abandoned mansion, they might encounter reality distortions. Doors may open to rooms that weren’t there before, or corridors might extend impossibly long when they should be short. The ground could vibrate ominously beneath their feet as if something is stirring beneath the structure, amplifying the sense of cosmic dread.</w:t>
      </w:r>
    </w:p>
    <w:p w:rsidR="00000000" w:rsidDel="00000000" w:rsidP="00000000" w:rsidRDefault="00000000" w:rsidRPr="00000000" w14:paraId="000027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Sanity as a Primary Resource:</w:t>
      </w:r>
    </w:p>
    <w:p w:rsidR="00000000" w:rsidDel="00000000" w:rsidP="00000000" w:rsidRDefault="00000000" w:rsidRPr="00000000" w14:paraId="000027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a traditional dungeon crawl, health and resources like food, water, or potions are typically the primary concerns for the players. In cosmic horror, however, sanity is just as important—if not more so—than physical health. Encounters with eldritch entities or corruptive forces can cause characters to lose their minds, meaning they must monitor both their physical and mental well-being.</w:t>
      </w:r>
    </w:p>
    <w:p w:rsidR="00000000" w:rsidDel="00000000" w:rsidP="00000000" w:rsidRDefault="00000000" w:rsidRPr="00000000" w14:paraId="000027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27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players explore a crypt filled with ancient, incomprehensible symbols, they may begin to experience hallucinations, where objects seem to move when they’re not looking or they hear whispers coming from walls that are supposed to be silent. These experiences could cause a slow erosion of their sanity, leading to dangerous consequences if ignored.</w:t>
      </w:r>
    </w:p>
    <w:p w:rsidR="00000000" w:rsidDel="00000000" w:rsidP="00000000" w:rsidRDefault="00000000" w:rsidRPr="00000000" w14:paraId="000027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Enemy Is the Unknown:</w:t>
      </w:r>
    </w:p>
    <w:p w:rsidR="00000000" w:rsidDel="00000000" w:rsidP="00000000" w:rsidRDefault="00000000" w:rsidRPr="00000000" w14:paraId="000027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Rather than relying on the traditional fantasy enemies (goblins, dragons, or undead), The Harrowing Truth introduces eldritch horrors whose motivations, abilities, and very existence defy human understanding. In a dungeon crawl adapted to cosmic horror, these monsters might appear with no clear origin or explanation. Perhaps they can’t be killed by conventional weapons or their true forms are incomprehensible to the human mind.</w:t>
      </w:r>
    </w:p>
    <w:p w:rsidR="00000000" w:rsidDel="00000000" w:rsidP="00000000" w:rsidRDefault="00000000" w:rsidRPr="00000000" w14:paraId="000027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27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a deep underground cavern, the characters may face an invisible entity—something they can’t see directly but can feel in the shifting air, hear in the sounds that seem to follow them, and sense through an overwhelming sense of unease. The players will need to adapt by using their wits or alternative methods, perhaps relying on mental powers or finding ways to alter the environment to reveal the creature’s true form.</w:t>
      </w:r>
    </w:p>
    <w:p w:rsidR="00000000" w:rsidDel="00000000" w:rsidP="00000000" w:rsidRDefault="00000000" w:rsidRPr="00000000" w14:paraId="000027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Time Distortions and Uncertainty:</w:t>
      </w:r>
    </w:p>
    <w:p w:rsidR="00000000" w:rsidDel="00000000" w:rsidP="00000000" w:rsidRDefault="00000000" w:rsidRPr="00000000" w14:paraId="000027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traditional dungeon crawls, time is relatively straightforward. Players navigate through dungeons, encounter challenges, and eventually reach the exit. In a cosmic horror setting, time itself can become distorted. Moments may stretch into eternity, or hours might pass in what seems like minutes. These time shifts can create a sense of pressure and inevitability, as players may not know if they’re moving in circles or if the passage of time is working against them.</w:t>
      </w:r>
    </w:p>
    <w:p w:rsidR="00000000" w:rsidDel="00000000" w:rsidP="00000000" w:rsidRDefault="00000000" w:rsidRPr="00000000" w14:paraId="000027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27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characters might stumble upon a room with an ancient mechanism—a clock or a timepiece—that seems to affect the flow of time. As they explore, they may find that an hour has passed while they were only gone for a few minutes. Or perhaps the further they venture into the dungeon, the more out of sync time becomes. In some areas, they might feel like they’ve already crossed the same path, only to realize they’ve been walking through different corridors with only subtle differences.</w:t>
      </w:r>
    </w:p>
    <w:p w:rsidR="00000000" w:rsidDel="00000000" w:rsidP="00000000" w:rsidRDefault="00000000" w:rsidRPr="00000000" w14:paraId="000027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Fight for Survival:</w:t>
      </w:r>
    </w:p>
    <w:p w:rsidR="00000000" w:rsidDel="00000000" w:rsidP="00000000" w:rsidRDefault="00000000" w:rsidRPr="00000000" w14:paraId="000027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a cosmic horror dungeon crawl is rarely as simple as slaying monsters. In fact, there might be moments when direct combat is impossible or inadvisable. Facing off against entities with incomprehensible abilities could quickly lead to the players’ downfall. Instead, players may need to strategize in unorthodox ways—avoiding certain monsters, using the environment to their advantage, or seeking knowledge to understand how to deal with an entity that defies logic.</w:t>
      </w:r>
    </w:p>
    <w:p w:rsidR="00000000" w:rsidDel="00000000" w:rsidP="00000000" w:rsidRDefault="00000000" w:rsidRPr="00000000" w14:paraId="000027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27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confrontation with a Nightmare Beast, a creature that can twist and warp reality, could prove deadly if fought directly. The characters might need to rely on non-combat tactics, such as using their knowledge of ancient lore to banish the creature temporarily or using special sigils or artifacts found in the dungeon to contain it.</w:t>
      </w:r>
    </w:p>
    <w:p w:rsidR="00000000" w:rsidDel="00000000" w:rsidP="00000000" w:rsidRDefault="00000000" w:rsidRPr="00000000" w14:paraId="000027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Clues, Puzzles, and Lore as Power:</w:t>
      </w:r>
    </w:p>
    <w:p w:rsidR="00000000" w:rsidDel="00000000" w:rsidP="00000000" w:rsidRDefault="00000000" w:rsidRPr="00000000" w14:paraId="000027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traditional dungeon crawls, the focus is often on finding treasure and defeating foes. However, in a cosmic horror crawl, the discovery of knowledge is equally valuable—and potentially more dangerous. Clues, symbols, and forgotten lore can offer ways to survive, but they may also lead the players deeper into madness. The dungeon becomes a place of exploration and discovery, but also a labyrinth of increasingly incomprehensible truths that will force the players to decide just how much they can handle.</w:t>
      </w:r>
    </w:p>
    <w:p w:rsidR="00000000" w:rsidDel="00000000" w:rsidP="00000000" w:rsidRDefault="00000000" w:rsidRPr="00000000" w14:paraId="000027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27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the players explore an ancient library in the dungeon, they might uncover a book containing eldritch symbols that hint at the nature of the horrors they face. Reading further, however, might cause a sanity check as the knowledge begins to overwhelm their minds. The book could provide the key to solving a puzzle or defeating a monster, but the cost could be the loss of their sanity or the triggering of a hidden, dark force.</w:t>
      </w:r>
    </w:p>
    <w:p w:rsidR="00000000" w:rsidDel="00000000" w:rsidP="00000000" w:rsidRDefault="00000000" w:rsidRPr="00000000" w14:paraId="000027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Environmental Hazards:</w:t>
      </w:r>
    </w:p>
    <w:p w:rsidR="00000000" w:rsidDel="00000000" w:rsidP="00000000" w:rsidRDefault="00000000" w:rsidRPr="00000000" w14:paraId="000027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environment in a dungeon crawl adapted for cosmic horror is not just a backdrop—it’s a key player in the story. Environmental hazards could range from the mundane (booby traps, collapsing floors) to the otherworldly (cracks in reality, temporal shifts, or areas of deep psychological influence). These environmental factors contribute to the growing tension and fear as the players delve deeper into the unknown.</w:t>
      </w:r>
    </w:p>
    <w:p w:rsidR="00000000" w:rsidDel="00000000" w:rsidP="00000000" w:rsidRDefault="00000000" w:rsidRPr="00000000" w14:paraId="000027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27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dungeon floor might begin to melt away as the characters enter a certain room, or strange, unexplainable noises could fill the air, disorienting the players and causing them to doubt their senses. In areas heavily affected by cosmic forces, reality might seem to fracture, with the laws of physics no longer obeyed, making navigation a challenge in itself.</w:t>
      </w:r>
    </w:p>
    <w:p w:rsidR="00000000" w:rsidDel="00000000" w:rsidP="00000000" w:rsidRDefault="00000000" w:rsidRPr="00000000" w14:paraId="000027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Transition to the Next Encounter</w:t>
      </w:r>
    </w:p>
    <w:p w:rsidR="00000000" w:rsidDel="00000000" w:rsidP="00000000" w:rsidRDefault="00000000" w:rsidRPr="00000000" w14:paraId="000027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Once the players have faced their cosmic horror dungeon crawl, the outcome will depend on the resources they have left, their sanity levels, and the knowledge they’ve acquired. In The Harrowing Truth, dungeon crawls often lead to the next phase of the adventure, where the players face greater threats or unravel the mysteries of the eldritch forces at play.</w:t>
      </w:r>
    </w:p>
    <w:p w:rsidR="00000000" w:rsidDel="00000000" w:rsidP="00000000" w:rsidRDefault="00000000" w:rsidRPr="00000000" w14:paraId="000027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By adapting traditional dungeon crawl mechanics for cosmic horror, we focus less on straightforward combat and more on the tension, fear, and uncertainty that comes from confronting the unknown. The dungeon itself becomes as much of an enemy as the creatures within, and the players’ minds will be just as challenged as their bodies. Ultimately, The Harrowing Truth turns the dungeon crawl into a battle not just for survival—but for understanding the nature of reality itself.</w:t>
      </w:r>
    </w:p>
    <w:p w:rsidR="00000000" w:rsidDel="00000000" w:rsidP="00000000" w:rsidRDefault="00000000" w:rsidRPr="00000000" w14:paraId="000027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Combat and Conflict</w:t>
      </w:r>
    </w:p>
    <w:p w:rsidR="00000000" w:rsidDel="00000000" w:rsidP="00000000" w:rsidRDefault="00000000" w:rsidRPr="00000000" w14:paraId="000027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is brutal, unforgiving, and often a last resort. In a world where survival itself is a tenuous hope, direct confrontation with physical threats is fraught with danger. Characters are rarely well-equipped to handle the nightmarish entities or violent factions that populate the world, and combat should never be taken lightly. Whether facing a monstrous creature, an angry cultist, or even other desperate survivors, combat should be swift, dangerous, and always unpredictable.</w:t>
      </w:r>
    </w:p>
    <w:p w:rsidR="00000000" w:rsidDel="00000000" w:rsidP="00000000" w:rsidRDefault="00000000" w:rsidRPr="00000000" w14:paraId="0000279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4.1. Combat Mechanics Overview</w:t>
      </w:r>
    </w:p>
    <w:p w:rsidR="00000000" w:rsidDel="00000000" w:rsidP="00000000" w:rsidRDefault="00000000" w:rsidRPr="00000000" w14:paraId="000027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follows the core d100 system, with combat rolls determining whether attacks succeed or fail, and how much damage is inflicted. The turn-based combat system is designed to reflect the tension and fear inherent in high-stakes encounters.</w:t>
      </w:r>
    </w:p>
    <w:p w:rsidR="00000000" w:rsidDel="00000000" w:rsidP="00000000" w:rsidRDefault="00000000" w:rsidRPr="00000000" w14:paraId="000027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Initiative</w:t>
      </w:r>
    </w:p>
    <w:p w:rsidR="00000000" w:rsidDel="00000000" w:rsidP="00000000" w:rsidRDefault="00000000" w:rsidRPr="00000000" w14:paraId="000027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the beginning of combat, each participant rolls for initiative. This determines the order of actions. Players and enemies will act in order of their rolls, starting from the highest.</w:t>
      </w:r>
    </w:p>
    <w:p w:rsidR="00000000" w:rsidDel="00000000" w:rsidP="00000000" w:rsidRDefault="00000000" w:rsidRPr="00000000" w14:paraId="000027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Initiative Roll:</w:t>
      </w:r>
    </w:p>
    <w:p w:rsidR="00000000" w:rsidDel="00000000" w:rsidP="00000000" w:rsidRDefault="00000000" w:rsidRPr="00000000" w14:paraId="000027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participant rolls d100 and adds their Dexterity (DEX) modifier to the result. The higher the result, the earlier the character acts in combat.</w:t>
      </w:r>
    </w:p>
    <w:p w:rsidR="00000000" w:rsidDel="00000000" w:rsidP="00000000" w:rsidRDefault="00000000" w:rsidRPr="00000000" w14:paraId="000027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with DEX 50% rolls a 46, and an enemy with DEX 40% rolls a 60. The player acts first because their roll is lower, indicating quicker reflexes.</w:t>
      </w:r>
    </w:p>
    <w:p w:rsidR="00000000" w:rsidDel="00000000" w:rsidP="00000000" w:rsidRDefault="00000000" w:rsidRPr="00000000" w14:paraId="000027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Important Note:</w:t>
      </w:r>
    </w:p>
    <w:p w:rsidR="00000000" w:rsidDel="00000000" w:rsidP="00000000" w:rsidRDefault="00000000" w:rsidRPr="00000000" w14:paraId="000027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Initiative is not tied to the character’s current Sanity score. Even though a character may have lost some of their Sanity, they still act in the same turn order as anyone else unless affected by other modifiers or game conditions.</w:t>
      </w:r>
    </w:p>
    <w:p w:rsidR="00000000" w:rsidDel="00000000" w:rsidP="00000000" w:rsidRDefault="00000000" w:rsidRPr="00000000" w14:paraId="000027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4.2. Attack Rolls and Damage Calculation</w:t>
      </w:r>
    </w:p>
    <w:p w:rsidR="00000000" w:rsidDel="00000000" w:rsidP="00000000" w:rsidRDefault="00000000" w:rsidRPr="00000000" w14:paraId="000027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Once the initiative order is determined, combatants begin taking turns to act. During each turn, players can attack using melee weapons, firearms, or other forms of combat. Attack rolls are made against the relevant skill, and damage is applied based on weapon type and other factors.</w:t>
      </w:r>
    </w:p>
    <w:p w:rsidR="00000000" w:rsidDel="00000000" w:rsidP="00000000" w:rsidRDefault="00000000" w:rsidRPr="00000000" w14:paraId="000027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Attack Rolls</w:t>
      </w:r>
    </w:p>
    <w:p w:rsidR="00000000" w:rsidDel="00000000" w:rsidP="00000000" w:rsidRDefault="00000000" w:rsidRPr="00000000" w14:paraId="000027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 resolve an attack, the player rolls d100 and compares the result to the relevant Combat Skill. A roll that is equal to or lower than the skill value results in a successful hit.</w:t>
      </w:r>
    </w:p>
    <w:p w:rsidR="00000000" w:rsidDel="00000000" w:rsidP="00000000" w:rsidRDefault="00000000" w:rsidRPr="00000000" w14:paraId="000027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Firearms (DEX): Ranged combat, such as pistols, rifles, or shotguns.</w:t>
      </w:r>
    </w:p>
    <w:p w:rsidR="00000000" w:rsidDel="00000000" w:rsidP="00000000" w:rsidRDefault="00000000" w:rsidRPr="00000000" w14:paraId="000027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Melee (STR): Combat using blunt objects, knives, or any close-quarters combat style.</w:t>
      </w:r>
    </w:p>
    <w:p w:rsidR="00000000" w:rsidDel="00000000" w:rsidP="00000000" w:rsidRDefault="00000000" w:rsidRPr="00000000" w14:paraId="000027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Unarmed Combat (DEX): Attacks made without weapons, using fists or kicks.</w:t>
      </w:r>
    </w:p>
    <w:p w:rsidR="00000000" w:rsidDel="00000000" w:rsidP="00000000" w:rsidRDefault="00000000" w:rsidRPr="00000000" w14:paraId="000027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Critical Hits and Failures</w:t>
      </w:r>
    </w:p>
    <w:p w:rsidR="00000000" w:rsidDel="00000000" w:rsidP="00000000" w:rsidRDefault="00000000" w:rsidRPr="00000000" w14:paraId="000027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Success (01-05): A hit that inflicts maximum damage or has an additional effect. For example, a critical success with a firearm might hit the target in a vital area, causing extra damage or disarming them.</w:t>
      </w:r>
    </w:p>
    <w:p w:rsidR="00000000" w:rsidDel="00000000" w:rsidP="00000000" w:rsidRDefault="00000000" w:rsidRPr="00000000" w14:paraId="000027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Failure (96-100): A catastrophic failure. For a firearm, this might mean a misfire or jam. For melee, the character might trip or accidentally injure themselves.</w:t>
      </w:r>
    </w:p>
    <w:p w:rsidR="00000000" w:rsidDel="00000000" w:rsidP="00000000" w:rsidRDefault="00000000" w:rsidRPr="00000000" w14:paraId="000027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Damage Calculation</w:t>
      </w:r>
    </w:p>
    <w:p w:rsidR="00000000" w:rsidDel="00000000" w:rsidP="00000000" w:rsidRDefault="00000000" w:rsidRPr="00000000" w14:paraId="000027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Each weapon has a set damage range, which is determined by its type. Damage is rolled by d6 or d8, and then modifiers from the character’s Strength or Dexterity are applied.</w:t>
      </w:r>
    </w:p>
    <w:p w:rsidR="00000000" w:rsidDel="00000000" w:rsidP="00000000" w:rsidRDefault="00000000" w:rsidRPr="00000000" w14:paraId="000027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Type</w:t>
        <w:tab/>
        <w:t xml:space="preserve">Damage</w:t>
      </w:r>
    </w:p>
    <w:p w:rsidR="00000000" w:rsidDel="00000000" w:rsidP="00000000" w:rsidRDefault="00000000" w:rsidRPr="00000000" w14:paraId="000027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Handgun</w:t>
        <w:tab/>
        <w:t xml:space="preserve">1d8 + DEX modifier</w:t>
      </w:r>
    </w:p>
    <w:p w:rsidR="00000000" w:rsidDel="00000000" w:rsidP="00000000" w:rsidRDefault="00000000" w:rsidRPr="00000000" w14:paraId="000027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Rifle</w:t>
        <w:tab/>
        <w:t xml:space="preserve">1d10 + DEX modifier</w:t>
      </w:r>
    </w:p>
    <w:p w:rsidR="00000000" w:rsidDel="00000000" w:rsidP="00000000" w:rsidRDefault="00000000" w:rsidRPr="00000000" w14:paraId="000027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Melee Weapon (Blunt)</w:t>
        <w:tab/>
        <w:t xml:space="preserve">1d6 + STR modifier</w:t>
      </w:r>
    </w:p>
    <w:p w:rsidR="00000000" w:rsidDel="00000000" w:rsidP="00000000" w:rsidRDefault="00000000" w:rsidRPr="00000000" w14:paraId="000027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Melee Weapon (Sharp)</w:t>
        <w:tab/>
        <w:t xml:space="preserve">1d8 + STR modifier</w:t>
      </w:r>
    </w:p>
    <w:p w:rsidR="00000000" w:rsidDel="00000000" w:rsidP="00000000" w:rsidRDefault="00000000" w:rsidRPr="00000000" w14:paraId="000027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Unarmed Strike</w:t>
        <w:tab/>
        <w:t xml:space="preserve">1d4 + DEX modifier</w:t>
      </w:r>
    </w:p>
    <w:p w:rsidR="00000000" w:rsidDel="00000000" w:rsidP="00000000" w:rsidRDefault="00000000" w:rsidRPr="00000000" w14:paraId="000027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27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 with Strength 60% and a base melee damage of 1d6 will roll 1d6 for damage and then add their Strength modifier (+3 for STR 60%) to the result. This makes melee combat a potent way to deal damage, though it requires getting up close and personal with the enemy.</w:t>
      </w:r>
    </w:p>
    <w:p w:rsidR="00000000" w:rsidDel="00000000" w:rsidP="00000000" w:rsidRDefault="00000000" w:rsidRPr="00000000" w14:paraId="000027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4.3. Health Points (HP)</w:t>
      </w:r>
    </w:p>
    <w:p w:rsidR="00000000" w:rsidDel="00000000" w:rsidP="00000000" w:rsidRDefault="00000000" w:rsidRPr="00000000" w14:paraId="000027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 character’s Health Points (HP) represent their ability to withstand physical damage. HP is calculated based on the character’s Constitution attribute and their starting health. In The Harrowing Truth, HP is fragile, and combat is intended to be dangerous—every encounter could be fatal, and each injury brings the character one step closer to death or incapacitation.</w:t>
      </w:r>
    </w:p>
    <w:p w:rsidR="00000000" w:rsidDel="00000000" w:rsidP="00000000" w:rsidRDefault="00000000" w:rsidRPr="00000000" w14:paraId="000027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Health Calculation</w:t>
      </w:r>
    </w:p>
    <w:p w:rsidR="00000000" w:rsidDel="00000000" w:rsidP="00000000" w:rsidRDefault="00000000" w:rsidRPr="00000000" w14:paraId="000027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Starting HP is Constitution (CON) x 5.</w:t>
      </w:r>
    </w:p>
    <w:p w:rsidR="00000000" w:rsidDel="00000000" w:rsidP="00000000" w:rsidRDefault="00000000" w:rsidRPr="00000000" w14:paraId="000027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with CON 12 would have 60 HP at the start of the game.</w:t>
      </w:r>
    </w:p>
    <w:p w:rsidR="00000000" w:rsidDel="00000000" w:rsidP="00000000" w:rsidRDefault="00000000" w:rsidRPr="00000000" w14:paraId="000027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a character takes damage, their HP decreases. When their HP reaches 0, they are incapacitated and will require medical attention, a rest, or other interventions to recover. Further damage can lead to permanent injury, unconsciousness, or death.</w:t>
      </w:r>
    </w:p>
    <w:p w:rsidR="00000000" w:rsidDel="00000000" w:rsidP="00000000" w:rsidRDefault="00000000" w:rsidRPr="00000000" w14:paraId="000027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Critical Damage and Injury</w:t>
      </w:r>
    </w:p>
    <w:p w:rsidR="00000000" w:rsidDel="00000000" w:rsidP="00000000" w:rsidRDefault="00000000" w:rsidRPr="00000000" w14:paraId="000027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Wounding Effects: When HP drops below a certain threshold (usually 20% of their max HP), the character begins to experience debilitating injuries. These could impair their ability to act, move, or perform certain actions.</w:t>
      </w:r>
    </w:p>
    <w:p w:rsidR="00000000" w:rsidDel="00000000" w:rsidP="00000000" w:rsidRDefault="00000000" w:rsidRPr="00000000" w14:paraId="000027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Death: A character reduced to 0 HP who suffers additional damage is at risk of dying or suffering permanent, debilitating consequences.</w:t>
      </w:r>
    </w:p>
    <w:p w:rsidR="00000000" w:rsidDel="00000000" w:rsidP="00000000" w:rsidRDefault="00000000" w:rsidRPr="00000000" w14:paraId="000027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4.4. Damage Mitigation and Armor</w:t>
      </w:r>
    </w:p>
    <w:p w:rsidR="00000000" w:rsidDel="00000000" w:rsidP="00000000" w:rsidRDefault="00000000" w:rsidRPr="00000000" w14:paraId="000027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a world filled with dangers, armor and damage mitigation are crucial for survival. While armor cannot protect the mind from the horrors of the universe, it can shield the body from bullets, blades, and other physical dangers.</w:t>
      </w:r>
    </w:p>
    <w:p w:rsidR="00000000" w:rsidDel="00000000" w:rsidP="00000000" w:rsidRDefault="00000000" w:rsidRPr="00000000" w14:paraId="000027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w:t>
      </w:r>
    </w:p>
    <w:p w:rsidR="00000000" w:rsidDel="00000000" w:rsidP="00000000" w:rsidRDefault="00000000" w:rsidRPr="00000000" w14:paraId="000027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reduces the damage a character takes from attacks. Different types of armor have varying damage reduction (DR) values, and each can affect a character’s movement speed and ability to dodge attacks.</w:t>
      </w:r>
    </w:p>
    <w:p w:rsidR="00000000" w:rsidDel="00000000" w:rsidP="00000000" w:rsidRDefault="00000000" w:rsidRPr="00000000" w14:paraId="000027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Type</w:t>
        <w:tab/>
        <w:t xml:space="preserve">Damage Reduction</w:t>
        <w:tab/>
        <w:t xml:space="preserve">Movement Penalty</w:t>
      </w:r>
    </w:p>
    <w:p w:rsidR="00000000" w:rsidDel="00000000" w:rsidP="00000000" w:rsidRDefault="00000000" w:rsidRPr="00000000" w14:paraId="000027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Cloth Armor</w:t>
        <w:tab/>
        <w:t xml:space="preserve">DR 1</w:t>
        <w:tab/>
        <w:t xml:space="preserve">-5% to DEX checks</w:t>
      </w:r>
    </w:p>
    <w:p w:rsidR="00000000" w:rsidDel="00000000" w:rsidP="00000000" w:rsidRDefault="00000000" w:rsidRPr="00000000" w14:paraId="000027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Kevlar Vest</w:t>
        <w:tab/>
        <w:t xml:space="preserve">DR 3</w:t>
        <w:tab/>
        <w:t xml:space="preserve">-10% to DEX checks</w:t>
      </w:r>
    </w:p>
    <w:p w:rsidR="00000000" w:rsidDel="00000000" w:rsidP="00000000" w:rsidRDefault="00000000" w:rsidRPr="00000000" w14:paraId="000027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Plate Armor</w:t>
        <w:tab/>
        <w:t xml:space="preserve">DR 5</w:t>
        <w:tab/>
        <w:t xml:space="preserve">-20% to DEX checks</w:t>
      </w:r>
    </w:p>
    <w:p w:rsidR="00000000" w:rsidDel="00000000" w:rsidP="00000000" w:rsidRDefault="00000000" w:rsidRPr="00000000" w14:paraId="000027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is often not enough to protect against the more supernatural elements of The Harrowing Truth—it will only shield against physical attacks. Other threats, such as psychic abilities or arcane spells, will bypass most forms of armor entirely.</w:t>
      </w:r>
    </w:p>
    <w:p w:rsidR="00000000" w:rsidDel="00000000" w:rsidP="00000000" w:rsidRDefault="00000000" w:rsidRPr="00000000" w14:paraId="000027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4.5. Combat Tactics and Strategy</w:t>
      </w:r>
    </w:p>
    <w:p w:rsidR="00000000" w:rsidDel="00000000" w:rsidP="00000000" w:rsidRDefault="00000000" w:rsidRPr="00000000" w14:paraId="000027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is not always about brute force. Sometimes the best way to survive is to avoid combat altogether or outsmart your enemies. This is especially true in a world where resources are scarce, and every engagement comes with the risk of death or permanent injury.</w:t>
      </w:r>
    </w:p>
    <w:p w:rsidR="00000000" w:rsidDel="00000000" w:rsidP="00000000" w:rsidRDefault="00000000" w:rsidRPr="00000000" w14:paraId="000027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Tactical Considerations</w:t>
      </w:r>
    </w:p>
    <w:p w:rsidR="00000000" w:rsidDel="00000000" w:rsidP="00000000" w:rsidRDefault="00000000" w:rsidRPr="00000000" w14:paraId="000027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Cover: Taking cover behind objects or terrain can grant a character better protection against ranged attacks.</w:t>
      </w:r>
    </w:p>
    <w:p w:rsidR="00000000" w:rsidDel="00000000" w:rsidP="00000000" w:rsidRDefault="00000000" w:rsidRPr="00000000" w14:paraId="000027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Distraction: Players can use Deception, Charisma, or Stealth to set traps or create diversions to make combat easier to manage.</w:t>
      </w:r>
    </w:p>
    <w:p w:rsidR="00000000" w:rsidDel="00000000" w:rsidP="00000000" w:rsidRDefault="00000000" w:rsidRPr="00000000" w14:paraId="000027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Environmental Hazards: The Game Master can introduce dangerous elements in the environment—like fire, falling debris, or toxic gas—that can turn a fight into a more dangerous situation.</w:t>
      </w:r>
    </w:p>
    <w:p w:rsidR="00000000" w:rsidDel="00000000" w:rsidP="00000000" w:rsidRDefault="00000000" w:rsidRPr="00000000" w14:paraId="000027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Hit and Run: In many situations, attacking and retreating, rather than staying to fight, can be the safest option.</w:t>
      </w:r>
    </w:p>
    <w:p w:rsidR="00000000" w:rsidDel="00000000" w:rsidP="00000000" w:rsidRDefault="00000000" w:rsidRPr="00000000" w14:paraId="000027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w:t>
      </w:r>
    </w:p>
    <w:p w:rsidR="00000000" w:rsidDel="00000000" w:rsidP="00000000" w:rsidRDefault="00000000" w:rsidRPr="00000000" w14:paraId="000027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If a character is facing an armed enemy in an open area, they might choose to take cover behind a nearby desk or wall, gaining a +20% bonus to defense rolls against ranged attacks. They might also decide to shoot once and retreat to minimize risk, instead of engaging in a drawn-out confrontation.</w:t>
      </w:r>
    </w:p>
    <w:p w:rsidR="00000000" w:rsidDel="00000000" w:rsidP="00000000" w:rsidRDefault="00000000" w:rsidRPr="00000000" w14:paraId="000027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4.6. Theater of the Mind in Combat</w:t>
      </w:r>
    </w:p>
    <w:p w:rsidR="00000000" w:rsidDel="00000000" w:rsidP="00000000" w:rsidRDefault="00000000" w:rsidRPr="00000000" w14:paraId="000027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combat is not a tactical war game. There are no maps, no grids, and no miniatures to represent movement. Instead, players and the Game Master are encouraged to use theater of the mind to visualize actions, surroundings, and enemy behavior.</w:t>
      </w:r>
    </w:p>
    <w:p w:rsidR="00000000" w:rsidDel="00000000" w:rsidP="00000000" w:rsidRDefault="00000000" w:rsidRPr="00000000" w14:paraId="000027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style of combat requires detailed descriptions from the Game Master, and players must rely on their creativity to determine their actions. The Game Master will describe the environment, enemy positions, and threats, and players will use their skills and attributes to respond accordingly.</w:t>
      </w:r>
    </w:p>
    <w:p w:rsidR="00000000" w:rsidDel="00000000" w:rsidP="00000000" w:rsidRDefault="00000000" w:rsidRPr="00000000" w14:paraId="000027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7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27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is designed to be quick, tense, and perilous. Every encounter should feel like a life-or-death struggle, where survival is never guaranteed. By utilizing the d100 system, the rules encourage a sense of unpredictability and danger, where success is never assured and failure can lead to severe consequences.</w:t>
      </w:r>
    </w:p>
    <w:p w:rsidR="00000000" w:rsidDel="00000000" w:rsidP="00000000" w:rsidRDefault="00000000" w:rsidRPr="00000000" w14:paraId="0000280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Equipment, Adventuring Gear, and Weapons</w:t>
      </w:r>
    </w:p>
    <w:p w:rsidR="00000000" w:rsidDel="00000000" w:rsidP="00000000" w:rsidRDefault="00000000" w:rsidRPr="00000000" w14:paraId="000028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rsidR="00000000" w:rsidDel="00000000" w:rsidP="00000000" w:rsidRDefault="00000000" w:rsidRPr="00000000" w14:paraId="000028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provides an overview of the items, weapons, and gear your character might carry, as well as their effects on gameplay. Every item serves a purpose, whether it’s practical, defensive, or tied to the game’s atmosphere of tension and resource management.</w:t>
      </w:r>
    </w:p>
    <w:p w:rsidR="00000000" w:rsidDel="00000000" w:rsidP="00000000" w:rsidRDefault="00000000" w:rsidRPr="00000000" w14:paraId="000028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Categories of Equipment</w:t>
      </w:r>
    </w:p>
    <w:p w:rsidR="00000000" w:rsidDel="00000000" w:rsidP="00000000" w:rsidRDefault="00000000" w:rsidRPr="00000000" w14:paraId="000028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Equipment in The Harrowing Truth is divided into the following categories:</w:t>
      </w:r>
    </w:p>
    <w:p w:rsidR="00000000" w:rsidDel="00000000" w:rsidP="00000000" w:rsidRDefault="00000000" w:rsidRPr="00000000" w14:paraId="000028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Tools of combat, ranging from improvised weapons to firearms and explosives.</w:t>
      </w:r>
    </w:p>
    <w:p w:rsidR="00000000" w:rsidDel="00000000" w:rsidP="00000000" w:rsidRDefault="00000000" w:rsidRPr="00000000" w14:paraId="000028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Adventuring Gear: Utility items like flashlights, rope, first aid kits, and maps, essential for exploration and survival.</w:t>
      </w:r>
    </w:p>
    <w:p w:rsidR="00000000" w:rsidDel="00000000" w:rsidP="00000000" w:rsidRDefault="00000000" w:rsidRPr="00000000" w14:paraId="000028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Occult Items: Artifacts and tools tied to supernatural or arcane practices, with unique effects and risks.</w:t>
      </w:r>
    </w:p>
    <w:p w:rsidR="00000000" w:rsidDel="00000000" w:rsidP="00000000" w:rsidRDefault="00000000" w:rsidRPr="00000000" w14:paraId="000028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Consumables: Items that are used once, such as food, water, medical supplies, or ammunition.</w:t>
      </w:r>
    </w:p>
    <w:p w:rsidR="00000000" w:rsidDel="00000000" w:rsidP="00000000" w:rsidRDefault="00000000" w:rsidRPr="00000000" w14:paraId="000028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Personal Effects: Non-essential items that add flavor or narrative hooks to your character, such as a family photo or a memento from their past.</w:t>
      </w:r>
    </w:p>
    <w:p w:rsidR="00000000" w:rsidDel="00000000" w:rsidP="00000000" w:rsidRDefault="00000000" w:rsidRPr="00000000" w14:paraId="000028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Weapons</w:t>
      </w:r>
    </w:p>
    <w:p w:rsidR="00000000" w:rsidDel="00000000" w:rsidP="00000000" w:rsidRDefault="00000000" w:rsidRPr="00000000" w14:paraId="000028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Weapons are often a character’s last line of defense against both human and inhuman threats. However, combat in The Harrowing Truth is always risky, and using weapons effectively requires skill and planning.</w:t>
      </w:r>
    </w:p>
    <w:p w:rsidR="00000000" w:rsidDel="00000000" w:rsidP="00000000" w:rsidRDefault="00000000" w:rsidRPr="00000000" w14:paraId="000028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Classes</w:t>
      </w:r>
    </w:p>
    <w:p w:rsidR="00000000" w:rsidDel="00000000" w:rsidP="00000000" w:rsidRDefault="00000000" w:rsidRPr="00000000" w14:paraId="000028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Melee Weapons</w:t>
      </w:r>
    </w:p>
    <w:p w:rsidR="00000000" w:rsidDel="00000000" w:rsidP="00000000" w:rsidRDefault="00000000" w:rsidRPr="00000000" w14:paraId="000028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weapons are for close-quarters combat. They’re often improvised, but some characters may have access to more specialized tools.</w:t>
      </w:r>
    </w:p>
    <w:p w:rsidR="00000000" w:rsidDel="00000000" w:rsidP="00000000" w:rsidRDefault="00000000" w:rsidRPr="00000000" w14:paraId="000028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Crowbars, knives, baseball bats, axes.</w:t>
      </w:r>
    </w:p>
    <w:p w:rsidR="00000000" w:rsidDel="00000000" w:rsidP="00000000" w:rsidRDefault="00000000" w:rsidRPr="00000000" w14:paraId="000028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1d6 to 1d8 (plus STR modifier).</w:t>
      </w:r>
    </w:p>
    <w:p w:rsidR="00000000" w:rsidDel="00000000" w:rsidP="00000000" w:rsidRDefault="00000000" w:rsidRPr="00000000" w14:paraId="000028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Ranged Weapons</w:t>
      </w:r>
    </w:p>
    <w:p w:rsidR="00000000" w:rsidDel="00000000" w:rsidP="00000000" w:rsidRDefault="00000000" w:rsidRPr="00000000" w14:paraId="000028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Ranged weapons provide distance from threats but rely on ammunition and maintenance.</w:t>
      </w:r>
    </w:p>
    <w:p w:rsidR="00000000" w:rsidDel="00000000" w:rsidP="00000000" w:rsidRDefault="00000000" w:rsidRPr="00000000" w14:paraId="000028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Handguns, rifles, shotguns, crossbows.</w:t>
      </w:r>
    </w:p>
    <w:p w:rsidR="00000000" w:rsidDel="00000000" w:rsidP="00000000" w:rsidRDefault="00000000" w:rsidRPr="00000000" w14:paraId="000028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1d8 to 1d12 (plus DEX modifier).</w:t>
      </w:r>
    </w:p>
    <w:p w:rsidR="00000000" w:rsidDel="00000000" w:rsidP="00000000" w:rsidRDefault="00000000" w:rsidRPr="00000000" w14:paraId="000028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Improvised Weapons</w:t>
      </w:r>
    </w:p>
    <w:p w:rsidR="00000000" w:rsidDel="00000000" w:rsidP="00000000" w:rsidRDefault="00000000" w:rsidRPr="00000000" w14:paraId="000028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resources are scarce, anything can become a weapon. These items are often less effective but can still be deadly in desperate situations.</w:t>
      </w:r>
    </w:p>
    <w:p w:rsidR="00000000" w:rsidDel="00000000" w:rsidP="00000000" w:rsidRDefault="00000000" w:rsidRPr="00000000" w14:paraId="000028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Broken bottles, chair legs, bricks.</w:t>
      </w:r>
    </w:p>
    <w:p w:rsidR="00000000" w:rsidDel="00000000" w:rsidP="00000000" w:rsidRDefault="00000000" w:rsidRPr="00000000" w14:paraId="000028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1d4 to 1d6 (no modifiers).</w:t>
      </w:r>
    </w:p>
    <w:p w:rsidR="00000000" w:rsidDel="00000000" w:rsidP="00000000" w:rsidRDefault="00000000" w:rsidRPr="00000000" w14:paraId="000028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Explosives</w:t>
      </w:r>
    </w:p>
    <w:p w:rsidR="00000000" w:rsidDel="00000000" w:rsidP="00000000" w:rsidRDefault="00000000" w:rsidRPr="00000000" w14:paraId="000028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High-risk, high-reward items capable of causing widespread damage.</w:t>
      </w:r>
    </w:p>
    <w:p w:rsidR="00000000" w:rsidDel="00000000" w:rsidP="00000000" w:rsidRDefault="00000000" w:rsidRPr="00000000" w14:paraId="000028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Molotov cocktails, grenades.</w:t>
      </w:r>
    </w:p>
    <w:p w:rsidR="00000000" w:rsidDel="00000000" w:rsidP="00000000" w:rsidRDefault="00000000" w:rsidRPr="00000000" w14:paraId="000028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2d10 to 3d10 (area of effect).</w:t>
      </w:r>
    </w:p>
    <w:p w:rsidR="00000000" w:rsidDel="00000000" w:rsidP="00000000" w:rsidRDefault="00000000" w:rsidRPr="00000000" w14:paraId="000028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Examples Table:</w:t>
      </w:r>
    </w:p>
    <w:p w:rsidR="00000000" w:rsidDel="00000000" w:rsidP="00000000" w:rsidRDefault="00000000" w:rsidRPr="00000000" w14:paraId="000028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Type</w:t>
        <w:tab/>
        <w:t xml:space="preserve">Damage</w:t>
        <w:tab/>
        <w:t xml:space="preserve">Special Properties</w:t>
        <w:tab/>
        <w:t xml:space="preserve">Ammo/Use</w:t>
      </w:r>
    </w:p>
    <w:p w:rsidR="00000000" w:rsidDel="00000000" w:rsidP="00000000" w:rsidRDefault="00000000" w:rsidRPr="00000000" w14:paraId="000028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Knife</w:t>
        <w:tab/>
        <w:t xml:space="preserve">Melee</w:t>
        <w:tab/>
        <w:t xml:space="preserve">1d6 + STR</w:t>
        <w:tab/>
        <w:t xml:space="preserve">Small, concealable</w:t>
        <w:tab/>
        <w:t xml:space="preserve">N/A</w:t>
      </w:r>
    </w:p>
    <w:p w:rsidR="00000000" w:rsidDel="00000000" w:rsidP="00000000" w:rsidRDefault="00000000" w:rsidRPr="00000000" w14:paraId="000028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Revolver</w:t>
        <w:tab/>
        <w:t xml:space="preserve">Ranged</w:t>
        <w:tab/>
        <w:t xml:space="preserve">1d8 + DEX</w:t>
        <w:tab/>
        <w:t xml:space="preserve">Reliable, limited capacity</w:t>
        <w:tab/>
        <w:t xml:space="preserve">6 shots</w:t>
      </w:r>
    </w:p>
    <w:p w:rsidR="00000000" w:rsidDel="00000000" w:rsidP="00000000" w:rsidRDefault="00000000" w:rsidRPr="00000000" w14:paraId="000028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Shotgun</w:t>
        <w:tab/>
        <w:t xml:space="preserve">Ranged</w:t>
        <w:tab/>
        <w:t xml:space="preserve">1d10 + DEX</w:t>
        <w:tab/>
        <w:t xml:space="preserve">High damage, short range</w:t>
        <w:tab/>
        <w:t xml:space="preserve">2 shells</w:t>
      </w:r>
    </w:p>
    <w:p w:rsidR="00000000" w:rsidDel="00000000" w:rsidP="00000000" w:rsidRDefault="00000000" w:rsidRPr="00000000" w14:paraId="000028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Molotov Cocktail</w:t>
        <w:tab/>
        <w:t xml:space="preserve">Explosive</w:t>
        <w:tab/>
        <w:t xml:space="preserve">2d10</w:t>
        <w:tab/>
        <w:t xml:space="preserve">Area of effect, risk of self-harm</w:t>
        <w:tab/>
        <w:t xml:space="preserve">1 use</w:t>
      </w:r>
    </w:p>
    <w:p w:rsidR="00000000" w:rsidDel="00000000" w:rsidP="00000000" w:rsidRDefault="00000000" w:rsidRPr="00000000" w14:paraId="000028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Crowbar</w:t>
        <w:tab/>
        <w:t xml:space="preserve">Melee</w:t>
        <w:tab/>
        <w:t xml:space="preserve">1d8 + STR</w:t>
        <w:tab/>
        <w:t xml:space="preserve">Durable, useful as a tool</w:t>
        <w:tab/>
        <w:t xml:space="preserve">N/A</w:t>
      </w:r>
    </w:p>
    <w:p w:rsidR="00000000" w:rsidDel="00000000" w:rsidP="00000000" w:rsidRDefault="00000000" w:rsidRPr="00000000" w14:paraId="000028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Adventuring Gear</w:t>
      </w:r>
    </w:p>
    <w:p w:rsidR="00000000" w:rsidDel="00000000" w:rsidP="00000000" w:rsidRDefault="00000000" w:rsidRPr="00000000" w14:paraId="000028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in The Harrowing Truth often hinges on the utility of the gear your character carries. Proper preparation can help players navigate dangerous environments, solve puzzles, or improvise solutions to unexpected problems.</w:t>
      </w:r>
    </w:p>
    <w:p w:rsidR="00000000" w:rsidDel="00000000" w:rsidP="00000000" w:rsidRDefault="00000000" w:rsidRPr="00000000" w14:paraId="000028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Description</w:t>
        <w:tab/>
        <w:t xml:space="preserve">Use</w:t>
      </w:r>
    </w:p>
    <w:p w:rsidR="00000000" w:rsidDel="00000000" w:rsidP="00000000" w:rsidRDefault="00000000" w:rsidRPr="00000000" w14:paraId="000028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Flashlight</w:t>
        <w:tab/>
        <w:t xml:space="preserve">Illuminates dark areas. Batteries required.</w:t>
        <w:tab/>
        <w:t xml:space="preserve">Reduces stealth penalties in darkness but may attract attention.</w:t>
      </w:r>
    </w:p>
    <w:p w:rsidR="00000000" w:rsidDel="00000000" w:rsidP="00000000" w:rsidRDefault="00000000" w:rsidRPr="00000000" w14:paraId="000028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Rope (50 ft)</w:t>
        <w:tab/>
        <w:t xml:space="preserve">Essential for climbing, securing objects, or creating makeshift traps.</w:t>
        <w:tab/>
        <w:t xml:space="preserve">Grants bonuses to climbing checks or creative problem-solving.</w:t>
      </w:r>
    </w:p>
    <w:p w:rsidR="00000000" w:rsidDel="00000000" w:rsidP="00000000" w:rsidRDefault="00000000" w:rsidRPr="00000000" w14:paraId="000028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Contains bandages, antiseptics, and basic medical tools.</w:t>
        <w:tab/>
        <w:t xml:space="preserve">Heals 1d8 HP with successful Medicine check.</w:t>
      </w:r>
    </w:p>
    <w:p w:rsidR="00000000" w:rsidDel="00000000" w:rsidP="00000000" w:rsidRDefault="00000000" w:rsidRPr="00000000" w14:paraId="000028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Lockpicks</w:t>
        <w:tab/>
        <w:t xml:space="preserve">A set of tools for bypassing locks.</w:t>
        <w:tab/>
        <w:t xml:space="preserve">Grants bonus to Locksmith or Stealth checks.</w:t>
      </w:r>
    </w:p>
    <w:p w:rsidR="00000000" w:rsidDel="00000000" w:rsidP="00000000" w:rsidRDefault="00000000" w:rsidRPr="00000000" w14:paraId="000028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Gas Mask</w:t>
        <w:tab/>
        <w:t xml:space="preserve">Protects against airborne toxins or gas.</w:t>
        <w:tab/>
        <w:t xml:space="preserve">Negates environmental damage from specific hazards.</w:t>
      </w:r>
    </w:p>
    <w:p w:rsidR="00000000" w:rsidDel="00000000" w:rsidP="00000000" w:rsidRDefault="00000000" w:rsidRPr="00000000" w14:paraId="000028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Occult Items</w:t>
      </w:r>
    </w:p>
    <w:p w:rsidR="00000000" w:rsidDel="00000000" w:rsidP="00000000" w:rsidRDefault="00000000" w:rsidRPr="00000000" w14:paraId="000028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Occult items are rare and dangerous, often carrying risks as well as benefits. These artifacts might grant a temporary boon, allow access to forbidden knowledge, or shield against supernatural entities—but at a cost.</w:t>
      </w:r>
    </w:p>
    <w:p w:rsidR="00000000" w:rsidDel="00000000" w:rsidP="00000000" w:rsidRDefault="00000000" w:rsidRPr="00000000" w14:paraId="0000284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Effect</w:t>
        <w:tab/>
        <w:t xml:space="preserve">Risk/Drawback</w:t>
      </w:r>
    </w:p>
    <w:p w:rsidR="00000000" w:rsidDel="00000000" w:rsidP="00000000" w:rsidRDefault="00000000" w:rsidRPr="00000000" w14:paraId="000028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Protective Amulet</w:t>
        <w:tab/>
        <w:t xml:space="preserve">Reduces SAN loss from witnessing minor supernatural events.</w:t>
        <w:tab/>
        <w:t xml:space="preserve">Loses effectiveness after prolonged use.</w:t>
      </w:r>
    </w:p>
    <w:p w:rsidR="00000000" w:rsidDel="00000000" w:rsidP="00000000" w:rsidRDefault="00000000" w:rsidRPr="00000000" w14:paraId="000028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 Dagger</w:t>
        <w:tab/>
        <w:t xml:space="preserve">Can be used to perform occult rituals or as a melee weapon.</w:t>
        <w:tab/>
        <w:t xml:space="preserve">May attract attention from eldritch forces.</w:t>
      </w:r>
    </w:p>
    <w:p w:rsidR="00000000" w:rsidDel="00000000" w:rsidP="00000000" w:rsidRDefault="00000000" w:rsidRPr="00000000" w14:paraId="000028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Talisman of Binding</w:t>
        <w:tab/>
        <w:t xml:space="preserve">Temporarily immobilizes an eldritch creature.</w:t>
        <w:tab/>
        <w:t xml:space="preserve">High chance of ritual backfire on failure.</w:t>
      </w:r>
    </w:p>
    <w:p w:rsidR="00000000" w:rsidDel="00000000" w:rsidP="00000000" w:rsidRDefault="00000000" w:rsidRPr="00000000" w14:paraId="000028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Consumables</w:t>
      </w:r>
    </w:p>
    <w:p w:rsidR="00000000" w:rsidDel="00000000" w:rsidP="00000000" w:rsidRDefault="00000000" w:rsidRPr="00000000" w14:paraId="000028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Consumables are single-use items that must be carefully managed. They can provide healing, sustain the character in harsh environments, or serve as ammunition for weapons.</w:t>
      </w:r>
    </w:p>
    <w:p w:rsidR="00000000" w:rsidDel="00000000" w:rsidP="00000000" w:rsidRDefault="00000000" w:rsidRPr="00000000" w14:paraId="000028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Consumable</w:t>
        <w:tab/>
        <w:t xml:space="preserve">Description</w:t>
        <w:tab/>
        <w:t xml:space="preserve">Effect</w:t>
      </w:r>
    </w:p>
    <w:p w:rsidR="00000000" w:rsidDel="00000000" w:rsidP="00000000" w:rsidRDefault="00000000" w:rsidRPr="00000000" w14:paraId="000028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Canned Food</w:t>
        <w:tab/>
        <w:t xml:space="preserve">Basic sustenance.</w:t>
        <w:tab/>
        <w:t xml:space="preserve">Prevents penalties from hunger.</w:t>
      </w:r>
    </w:p>
    <w:p w:rsidR="00000000" w:rsidDel="00000000" w:rsidP="00000000" w:rsidRDefault="00000000" w:rsidRPr="00000000" w14:paraId="000028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Water Flask</w:t>
        <w:tab/>
        <w:t xml:space="preserve">Essential for survival.</w:t>
        <w:tab/>
        <w:t xml:space="preserve">Prevents penalties from dehydration.</w:t>
      </w:r>
    </w:p>
    <w:p w:rsidR="00000000" w:rsidDel="00000000" w:rsidP="00000000" w:rsidRDefault="00000000" w:rsidRPr="00000000" w14:paraId="000028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Ammo (Pistol)</w:t>
        <w:tab/>
        <w:t xml:space="preserve">Bullets for firearms.</w:t>
        <w:tab/>
        <w:t xml:space="preserve">Required for ranged combat.</w:t>
      </w:r>
    </w:p>
    <w:p w:rsidR="00000000" w:rsidDel="00000000" w:rsidP="00000000" w:rsidRDefault="00000000" w:rsidRPr="00000000" w14:paraId="000028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Personal Effects</w:t>
      </w:r>
    </w:p>
    <w:p w:rsidR="00000000" w:rsidDel="00000000" w:rsidP="00000000" w:rsidRDefault="00000000" w:rsidRPr="00000000" w14:paraId="000028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not strictly mechanical, personal items help flesh out your character’s backstory and provide narrative hooks for the GM to incorporate. Examples include:</w:t>
      </w:r>
    </w:p>
    <w:p w:rsidR="00000000" w:rsidDel="00000000" w:rsidP="00000000" w:rsidRDefault="00000000" w:rsidRPr="00000000" w14:paraId="000028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photograph of a loved one.</w:t>
      </w:r>
    </w:p>
    <w:p w:rsidR="00000000" w:rsidDel="00000000" w:rsidP="00000000" w:rsidRDefault="00000000" w:rsidRPr="00000000" w14:paraId="000028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journal containing cryptic notes.</w:t>
      </w:r>
    </w:p>
    <w:p w:rsidR="00000000" w:rsidDel="00000000" w:rsidP="00000000" w:rsidRDefault="00000000" w:rsidRPr="00000000" w14:paraId="000028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broken pocket watch tied to a traumatic memory.</w:t>
      </w:r>
    </w:p>
    <w:p w:rsidR="00000000" w:rsidDel="00000000" w:rsidP="00000000" w:rsidRDefault="00000000" w:rsidRPr="00000000" w14:paraId="000028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items can serve as reminders of your character’s humanity or become central to their descent into madness.</w:t>
      </w:r>
    </w:p>
    <w:p w:rsidR="00000000" w:rsidDel="00000000" w:rsidP="00000000" w:rsidRDefault="00000000" w:rsidRPr="00000000" w14:paraId="000028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Managing Inventory</w:t>
      </w:r>
    </w:p>
    <w:p w:rsidR="00000000" w:rsidDel="00000000" w:rsidP="00000000" w:rsidRDefault="00000000" w:rsidRPr="00000000" w14:paraId="000028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rsidR="00000000" w:rsidDel="00000000" w:rsidP="00000000" w:rsidRDefault="00000000" w:rsidRPr="00000000" w14:paraId="000028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Resource Scarcity and Bartering</w:t>
      </w:r>
    </w:p>
    <w:p w:rsidR="00000000" w:rsidDel="00000000" w:rsidP="00000000" w:rsidRDefault="00000000" w:rsidRPr="00000000" w14:paraId="000028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Resources in The Harrowing Truth are scarce. Characters must frequently make tough decisions about what to carry, what to leave behind, and what risks to take for additional supplies.</w:t>
      </w:r>
    </w:p>
    <w:p w:rsidR="00000000" w:rsidDel="00000000" w:rsidP="00000000" w:rsidRDefault="00000000" w:rsidRPr="00000000" w14:paraId="000028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Bartering: In the absence of a traditional economy, barter becomes a key mechanic. Items like ammunition, food, or medical supplies can be traded for tools, information, or safe passage.</w:t>
      </w:r>
    </w:p>
    <w:p w:rsidR="00000000" w:rsidDel="00000000" w:rsidP="00000000" w:rsidRDefault="00000000" w:rsidRPr="00000000" w14:paraId="000028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Improvisation: Many items can serve multiple purposes. A crowbar might be a weapon, a tool, or a lever to open locked doors.</w:t>
      </w:r>
    </w:p>
    <w:p w:rsidR="00000000" w:rsidDel="00000000" w:rsidP="00000000" w:rsidRDefault="00000000" w:rsidRPr="00000000" w14:paraId="000028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Weapons</w:t>
      </w:r>
    </w:p>
    <w:p w:rsidR="00000000" w:rsidDel="00000000" w:rsidP="00000000" w:rsidRDefault="00000000" w:rsidRPr="00000000" w14:paraId="0000286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Melee Weapons by Era</w:t>
      </w:r>
    </w:p>
    <w:p w:rsidR="00000000" w:rsidDel="00000000" w:rsidP="00000000" w:rsidRDefault="00000000" w:rsidRPr="00000000" w14:paraId="0000286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Era</w:t>
        <w:tab/>
        <w:t xml:space="preserve">Damage</w:t>
        <w:tab/>
        <w:t xml:space="preserve">Special Properties</w:t>
        <w:tab/>
        <w:t xml:space="preserve">Notes</w:t>
      </w:r>
    </w:p>
    <w:p w:rsidR="00000000" w:rsidDel="00000000" w:rsidP="00000000" w:rsidRDefault="00000000" w:rsidRPr="00000000" w14:paraId="000028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Claymore</w:t>
        <w:tab/>
        <w:t xml:space="preserve">Historical</w:t>
        <w:tab/>
        <w:t xml:space="preserve">1d12 + STR</w:t>
        <w:tab/>
        <w:t xml:space="preserve">Two-handed; intimidates enemies</w:t>
        <w:tab/>
        <w:t xml:space="preserve">Heavy, often ceremonial.</w:t>
      </w:r>
    </w:p>
    <w:p w:rsidR="00000000" w:rsidDel="00000000" w:rsidP="00000000" w:rsidRDefault="00000000" w:rsidRPr="00000000" w14:paraId="000028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Viking Axe</w:t>
        <w:tab/>
        <w:t xml:space="preserve">Historical</w:t>
        <w:tab/>
        <w:t xml:space="preserve">1d10 + STR</w:t>
        <w:tab/>
        <w:t xml:space="preserve">Durable; effective for splitting shields</w:t>
        <w:tab/>
        <w:t xml:space="preserve">A versatile weapon and tool.</w:t>
      </w:r>
    </w:p>
    <w:p w:rsidR="00000000" w:rsidDel="00000000" w:rsidP="00000000" w:rsidRDefault="00000000" w:rsidRPr="00000000" w14:paraId="000028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Rapier</w:t>
        <w:tab/>
        <w:t xml:space="preserve">Historical</w:t>
        <w:tab/>
        <w:t xml:space="preserve">1d8 + STR</w:t>
        <w:tab/>
        <w:t xml:space="preserve">+5 bonus to Parry rolls; lightweight</w:t>
        <w:tab/>
        <w:t xml:space="preserve">Designed for thrusting attacks.</w:t>
      </w:r>
    </w:p>
    <w:p w:rsidR="00000000" w:rsidDel="00000000" w:rsidP="00000000" w:rsidRDefault="00000000" w:rsidRPr="00000000" w14:paraId="000028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Bayonet (Rifle)</w:t>
        <w:tab/>
        <w:t xml:space="preserve">Historical/Modern</w:t>
        <w:tab/>
        <w:t xml:space="preserve">1d6 + STR</w:t>
        <w:tab/>
        <w:t xml:space="preserve">Can be affixed to rifles</w:t>
        <w:tab/>
        <w:t xml:space="preserve">Dual-use as a weapon and attachment.</w:t>
      </w:r>
    </w:p>
    <w:p w:rsidR="00000000" w:rsidDel="00000000" w:rsidP="00000000" w:rsidRDefault="00000000" w:rsidRPr="00000000" w14:paraId="000028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Ka-Bar Knife</w:t>
        <w:tab/>
        <w:t xml:space="preserve">Modern</w:t>
        <w:tab/>
        <w:t xml:space="preserve">1d6 + STR</w:t>
        <w:tab/>
        <w:t xml:space="preserve">Multipurpose combat knife; +2 to Stealth rolls</w:t>
        <w:tab/>
        <w:t xml:space="preserve">Standard issue for many military forces.</w:t>
      </w:r>
    </w:p>
    <w:p w:rsidR="00000000" w:rsidDel="00000000" w:rsidP="00000000" w:rsidRDefault="00000000" w:rsidRPr="00000000" w14:paraId="000028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Trench Club</w:t>
        <w:tab/>
        <w:t xml:space="preserve">Historical</w:t>
        <w:tab/>
        <w:t xml:space="preserve">1d8 + STR</w:t>
        <w:tab/>
        <w:t xml:space="preserve">Blunt, designed for breaking bone</w:t>
        <w:tab/>
        <w:t xml:space="preserve">Used in World War I trench warfare.</w:t>
      </w:r>
    </w:p>
    <w:p w:rsidR="00000000" w:rsidDel="00000000" w:rsidP="00000000" w:rsidRDefault="00000000" w:rsidRPr="00000000" w14:paraId="000028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Machete</w:t>
        <w:tab/>
        <w:t xml:space="preserve">Modern</w:t>
        <w:tab/>
        <w:t xml:space="preserve">1d8 + STR</w:t>
        <w:tab/>
        <w:t xml:space="preserve">Cuts through foliage; versatile survival tool</w:t>
        <w:tab/>
        <w:t xml:space="preserve">Essential for jungle exploration.</w:t>
      </w:r>
    </w:p>
    <w:p w:rsidR="00000000" w:rsidDel="00000000" w:rsidP="00000000" w:rsidRDefault="00000000" w:rsidRPr="00000000" w14:paraId="000028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Crowbar</w:t>
        <w:tab/>
        <w:t xml:space="preserve">Modern</w:t>
        <w:tab/>
        <w:t xml:space="preserve">1d8 + STR</w:t>
        <w:tab/>
        <w:t xml:space="preserve">Useful as a tool and weapon</w:t>
        <w:tab/>
        <w:t xml:space="preserve">Adds bonuses to forcing open barriers.</w:t>
      </w:r>
    </w:p>
    <w:p w:rsidR="00000000" w:rsidDel="00000000" w:rsidP="00000000" w:rsidRDefault="00000000" w:rsidRPr="00000000" w14:paraId="000028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Katana</w:t>
        <w:tab/>
        <w:t xml:space="preserve">Historical/Modern</w:t>
        <w:tab/>
        <w:t xml:space="preserve">1d10 + STR</w:t>
        <w:tab/>
        <w:t xml:space="preserve">Precision strikes; requires specialized skill to use</w:t>
        <w:tab/>
        <w:t xml:space="preserve">Iconic Japanese weapon.</w:t>
      </w:r>
    </w:p>
    <w:p w:rsidR="00000000" w:rsidDel="00000000" w:rsidP="00000000" w:rsidRDefault="00000000" w:rsidRPr="00000000" w14:paraId="000028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Laser Blade</w:t>
        <w:tab/>
        <w:t xml:space="preserve">Futuristic</w:t>
        <w:tab/>
        <w:t xml:space="preserve">1d12 + STR</w:t>
        <w:tab/>
        <w:t xml:space="preserve">Cuts through most materials; emits light</w:t>
        <w:tab/>
        <w:t xml:space="preserve">Requires a power source to function.</w:t>
      </w:r>
    </w:p>
    <w:p w:rsidR="00000000" w:rsidDel="00000000" w:rsidP="00000000" w:rsidRDefault="00000000" w:rsidRPr="00000000" w14:paraId="000028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Morning Star</w:t>
        <w:tab/>
        <w:t xml:space="preserve">Historical</w:t>
        <w:tab/>
        <w:t xml:space="preserve">1d8 + STR</w:t>
        <w:tab/>
        <w:t xml:space="preserve">Spiked ball on a chain; designed for striking heavy armor</w:t>
        <w:tab/>
        <w:t xml:space="preserve">Difficult to wield but devastating.</w:t>
      </w:r>
    </w:p>
    <w:p w:rsidR="00000000" w:rsidDel="00000000" w:rsidP="00000000" w:rsidRDefault="00000000" w:rsidRPr="00000000" w14:paraId="000028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Falchion</w:t>
        <w:tab/>
        <w:t xml:space="preserve">Historical</w:t>
        <w:tab/>
        <w:t xml:space="preserve">1d10 + STR</w:t>
        <w:tab/>
        <w:t xml:space="preserve">Single-edged curved sword; excellent for cleaving</w:t>
        <w:tab/>
        <w:t xml:space="preserve">Heavy weapon requiring skill.</w:t>
      </w:r>
    </w:p>
    <w:p w:rsidR="00000000" w:rsidDel="00000000" w:rsidP="00000000" w:rsidRDefault="00000000" w:rsidRPr="00000000" w14:paraId="000028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Hammer</w:t>
        <w:tab/>
        <w:t xml:space="preserve">Modern</w:t>
        <w:tab/>
        <w:t xml:space="preserve">1d10 + STR</w:t>
        <w:tab/>
        <w:t xml:space="preserve">Slow but powerful, perfect for crushing limbs</w:t>
        <w:tab/>
        <w:t xml:space="preserve">Used in some military or police units.</w:t>
      </w:r>
    </w:p>
    <w:p w:rsidR="00000000" w:rsidDel="00000000" w:rsidP="00000000" w:rsidRDefault="00000000" w:rsidRPr="00000000" w14:paraId="000028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Tonfa</w:t>
        <w:tab/>
        <w:t xml:space="preserve">Modern</w:t>
        <w:tab/>
        <w:t xml:space="preserve">1d6 + STR</w:t>
        <w:tab/>
        <w:t xml:space="preserve">Defensive weapon, ideal for blocking and striking</w:t>
        <w:tab/>
        <w:t xml:space="preserve">Used by law enforcement.</w:t>
      </w:r>
    </w:p>
    <w:p w:rsidR="00000000" w:rsidDel="00000000" w:rsidP="00000000" w:rsidRDefault="00000000" w:rsidRPr="00000000" w14:paraId="000028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Energy Whip</w:t>
        <w:tab/>
        <w:t xml:space="preserve">Futuristic</w:t>
        <w:tab/>
        <w:t xml:space="preserve">1d8 + STR</w:t>
        <w:tab/>
        <w:t xml:space="preserve">Charges with energy to strike foes</w:t>
        <w:tab/>
        <w:t xml:space="preserve">Requires energy source to function.</w:t>
      </w:r>
    </w:p>
    <w:p w:rsidR="00000000" w:rsidDel="00000000" w:rsidP="00000000" w:rsidRDefault="00000000" w:rsidRPr="00000000" w14:paraId="000028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Chainsaw Sword</w:t>
        <w:tab/>
        <w:t xml:space="preserve">Futuristic</w:t>
        <w:tab/>
        <w:t xml:space="preserve">1d12 + STR</w:t>
        <w:tab/>
        <w:t xml:space="preserve">Melee weapon with chainsaw functionality</w:t>
        <w:tab/>
        <w:t xml:space="preserve">Dangerous for both user and target.</w:t>
      </w:r>
    </w:p>
    <w:p w:rsidR="00000000" w:rsidDel="00000000" w:rsidP="00000000" w:rsidRDefault="00000000" w:rsidRPr="00000000" w14:paraId="000028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Shock Sword</w:t>
        <w:tab/>
        <w:t xml:space="preserve">Futuristic</w:t>
        <w:tab/>
        <w:t xml:space="preserve">1d10 + STR</w:t>
        <w:tab/>
        <w:t xml:space="preserve">Electric blade capable of stunning foes</w:t>
        <w:tab/>
        <w:t xml:space="preserve">High risk of backfire.</w:t>
      </w:r>
    </w:p>
    <w:p w:rsidR="00000000" w:rsidDel="00000000" w:rsidP="00000000" w:rsidRDefault="00000000" w:rsidRPr="00000000" w14:paraId="000028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Spade</w:t>
        <w:tab/>
        <w:t xml:space="preserve">Modern/Futuristic</w:t>
        <w:tab/>
        <w:t xml:space="preserve">1d8 + STR</w:t>
        <w:tab/>
        <w:t xml:space="preserve">Dual-purpose tool; can be used to dig or as a weapon</w:t>
        <w:tab/>
        <w:t xml:space="preserve">Effective in tight situations.</w:t>
      </w:r>
    </w:p>
    <w:p w:rsidR="00000000" w:rsidDel="00000000" w:rsidP="00000000" w:rsidRDefault="00000000" w:rsidRPr="00000000" w14:paraId="000028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Pneumatic Dagger</w:t>
        <w:tab/>
        <w:t xml:space="preserve">Futuristic</w:t>
        <w:tab/>
        <w:t xml:space="preserve">1d6 + STR</w:t>
        <w:tab/>
        <w:t xml:space="preserve">Fires a sharp blade at the target</w:t>
        <w:tab/>
        <w:t xml:space="preserve">Requires compressed air to function.</w:t>
      </w:r>
    </w:p>
    <w:p w:rsidR="00000000" w:rsidDel="00000000" w:rsidP="00000000" w:rsidRDefault="00000000" w:rsidRPr="00000000" w14:paraId="000028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Electroshock Baton</w:t>
        <w:tab/>
        <w:t xml:space="preserve">Modern</w:t>
        <w:tab/>
        <w:t xml:space="preserve">1d6 + STR</w:t>
        <w:tab/>
        <w:t xml:space="preserve">Stuns foes on impact</w:t>
        <w:tab/>
        <w:t xml:space="preserve">Non-lethal; requires recharge.</w:t>
      </w:r>
    </w:p>
    <w:p w:rsidR="00000000" w:rsidDel="00000000" w:rsidP="00000000" w:rsidRDefault="00000000" w:rsidRPr="00000000" w14:paraId="000028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Sledgehammer</w:t>
        <w:tab/>
        <w:t xml:space="preserve">Modern</w:t>
        <w:tab/>
        <w:t xml:space="preserve">1d10 + STR</w:t>
        <w:tab/>
        <w:t xml:space="preserve">Heavy; good for breaking down barriers or dealing with large threats</w:t>
        <w:tab/>
        <w:t xml:space="preserve">Very slow to wield but devastating on hit.</w:t>
      </w:r>
    </w:p>
    <w:p w:rsidR="00000000" w:rsidDel="00000000" w:rsidP="00000000" w:rsidRDefault="00000000" w:rsidRPr="00000000" w14:paraId="000028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Cleaver</w:t>
        <w:tab/>
        <w:t xml:space="preserve">Modern</w:t>
        <w:tab/>
        <w:t xml:space="preserve">1d8 + STR</w:t>
        <w:tab/>
        <w:t xml:space="preserve">Heavy, often used in kitchens, brutal strikes</w:t>
        <w:tab/>
        <w:t xml:space="preserve">Excellent for dealing with fleshy targets.</w:t>
      </w:r>
    </w:p>
    <w:p w:rsidR="00000000" w:rsidDel="00000000" w:rsidP="00000000" w:rsidRDefault="00000000" w:rsidRPr="00000000" w14:paraId="000028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Ranged Weapons by Era</w:t>
      </w:r>
    </w:p>
    <w:p w:rsidR="00000000" w:rsidDel="00000000" w:rsidP="00000000" w:rsidRDefault="00000000" w:rsidRPr="00000000" w14:paraId="000028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Historical Ranged Weapons</w:t>
      </w:r>
    </w:p>
    <w:p w:rsidR="00000000" w:rsidDel="00000000" w:rsidP="00000000" w:rsidRDefault="00000000" w:rsidRPr="00000000" w14:paraId="000028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Model/Type</w:t>
        <w:tab/>
        <w:t xml:space="preserve">Damage</w:t>
        <w:tab/>
        <w:t xml:space="preserve">Range</w:t>
        <w:tab/>
        <w:t xml:space="preserve">Ammo Capacity</w:t>
        <w:tab/>
        <w:t xml:space="preserve">Special Properties</w:t>
      </w:r>
    </w:p>
    <w:p w:rsidR="00000000" w:rsidDel="00000000" w:rsidP="00000000" w:rsidRDefault="00000000" w:rsidRPr="00000000" w14:paraId="000028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Longbow</w:t>
        <w:tab/>
        <w:t xml:space="preserve">English</w:t>
        <w:tab/>
        <w:t xml:space="preserve">1d8 + DEX</w:t>
        <w:tab/>
        <w:t xml:space="preserve">150 ft</w:t>
        <w:tab/>
        <w:t xml:space="preserve">1 arrow</w:t>
        <w:tab/>
        <w:t xml:space="preserve">Quiet, reusable ammunition.</w:t>
      </w:r>
    </w:p>
    <w:p w:rsidR="00000000" w:rsidDel="00000000" w:rsidP="00000000" w:rsidRDefault="00000000" w:rsidRPr="00000000" w14:paraId="000028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Matchlock Musket</w:t>
        <w:tab/>
        <w:t xml:space="preserve">N/A</w:t>
        <w:tab/>
        <w:t xml:space="preserve">1d10 + DEX</w:t>
        <w:tab/>
        <w:t xml:space="preserve">100 ft</w:t>
        <w:tab/>
        <w:t xml:space="preserve">1 round</w:t>
        <w:tab/>
        <w:t xml:space="preserve">Long reload; prone to misfires.</w:t>
      </w:r>
    </w:p>
    <w:p w:rsidR="00000000" w:rsidDel="00000000" w:rsidP="00000000" w:rsidRDefault="00000000" w:rsidRPr="00000000" w14:paraId="000028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Blunderbuss</w:t>
        <w:tab/>
        <w:t xml:space="preserve">N/A</w:t>
        <w:tab/>
        <w:t xml:space="preserve">1d12 + DEX</w:t>
        <w:tab/>
        <w:t xml:space="preserve">30 ft (spread)</w:t>
        <w:tab/>
        <w:t xml:space="preserve">1 charge</w:t>
        <w:tab/>
        <w:t xml:space="preserve">Shotgun predecessor; scatter shot.</w:t>
      </w:r>
    </w:p>
    <w:p w:rsidR="00000000" w:rsidDel="00000000" w:rsidP="00000000" w:rsidRDefault="00000000" w:rsidRPr="00000000" w14:paraId="000028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Wheellock Pistol</w:t>
        <w:tab/>
        <w:t xml:space="preserve">N/A</w:t>
        <w:tab/>
        <w:t xml:space="preserve">1d8 + DEX</w:t>
        <w:tab/>
        <w:t xml:space="preserve">50 ft</w:t>
        <w:tab/>
        <w:t xml:space="preserve">1 round</w:t>
        <w:tab/>
        <w:t xml:space="preserve">Complex firing mechanism.</w:t>
      </w:r>
    </w:p>
    <w:p w:rsidR="00000000" w:rsidDel="00000000" w:rsidP="00000000" w:rsidRDefault="00000000" w:rsidRPr="00000000" w14:paraId="000028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Crossbow</w:t>
        <w:tab/>
        <w:t xml:space="preserve">N/A</w:t>
        <w:tab/>
        <w:t xml:space="preserve">1d8 + DEX</w:t>
        <w:tab/>
        <w:t xml:space="preserve">60 ft</w:t>
        <w:tab/>
        <w:t xml:space="preserve">1 bolt</w:t>
        <w:tab/>
        <w:t xml:space="preserve">Silent but slow reload.</w:t>
      </w:r>
    </w:p>
    <w:p w:rsidR="00000000" w:rsidDel="00000000" w:rsidP="00000000" w:rsidRDefault="00000000" w:rsidRPr="00000000" w14:paraId="000028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Arbalest</w:t>
        <w:tab/>
        <w:t xml:space="preserve">N/A</w:t>
        <w:tab/>
        <w:t xml:space="preserve">1d10 + DEX</w:t>
        <w:tab/>
        <w:t xml:space="preserve">200 ft</w:t>
        <w:tab/>
        <w:t xml:space="preserve">1 bolt</w:t>
        <w:tab/>
        <w:t xml:space="preserve">Long-range heavy crossbow, slow reload.</w:t>
      </w:r>
    </w:p>
    <w:p w:rsidR="00000000" w:rsidDel="00000000" w:rsidP="00000000" w:rsidRDefault="00000000" w:rsidRPr="00000000" w14:paraId="000028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Hand Cannon</w:t>
        <w:tab/>
        <w:t xml:space="preserve">Early Firearm</w:t>
        <w:tab/>
        <w:t xml:space="preserve">2d6 + DEX</w:t>
        <w:tab/>
        <w:t xml:space="preserve">20 ft</w:t>
        <w:tab/>
        <w:t xml:space="preserve">1 round</w:t>
        <w:tab/>
        <w:t xml:space="preserve">High risk, unstable barrel.</w:t>
      </w:r>
    </w:p>
    <w:p w:rsidR="00000000" w:rsidDel="00000000" w:rsidP="00000000" w:rsidRDefault="00000000" w:rsidRPr="00000000" w14:paraId="000028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Gatling Gun</w:t>
        <w:tab/>
        <w:t xml:space="preserve">Historical</w:t>
        <w:tab/>
        <w:t xml:space="preserve">1d6 + DEX</w:t>
        <w:tab/>
        <w:t xml:space="preserve">40 ft</w:t>
        <w:tab/>
        <w:t xml:space="preserve">50 rounds</w:t>
        <w:tab/>
        <w:t xml:space="preserve">Early automatic weapon; heavy and slow.</w:t>
      </w:r>
    </w:p>
    <w:p w:rsidR="00000000" w:rsidDel="00000000" w:rsidP="00000000" w:rsidRDefault="00000000" w:rsidRPr="00000000" w14:paraId="000028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Cannon</w:t>
        <w:tab/>
        <w:t xml:space="preserve">N/A</w:t>
        <w:tab/>
        <w:t xml:space="preserve">3d12 + DEX</w:t>
        <w:tab/>
        <w:t xml:space="preserve">500 ft</w:t>
        <w:tab/>
        <w:t xml:space="preserve">1 round per barrel</w:t>
        <w:tab/>
        <w:t xml:space="preserve">Massive cannon with devastating impact.</w:t>
      </w:r>
    </w:p>
    <w:p w:rsidR="00000000" w:rsidDel="00000000" w:rsidP="00000000" w:rsidRDefault="00000000" w:rsidRPr="00000000" w14:paraId="000028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Javelin</w:t>
        <w:tab/>
        <w:t xml:space="preserve">N/A</w:t>
        <w:tab/>
        <w:t xml:space="preserve">1d6 + DEX</w:t>
        <w:tab/>
        <w:t xml:space="preserve">30 ft</w:t>
        <w:tab/>
        <w:t xml:space="preserve">1 projectile</w:t>
        <w:tab/>
        <w:t xml:space="preserve">Lightweight; effective for quick strikes.</w:t>
      </w:r>
    </w:p>
    <w:p w:rsidR="00000000" w:rsidDel="00000000" w:rsidP="00000000" w:rsidRDefault="00000000" w:rsidRPr="00000000" w14:paraId="000028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Modern Ranged Weapons</w:t>
      </w:r>
    </w:p>
    <w:p w:rsidR="00000000" w:rsidDel="00000000" w:rsidP="00000000" w:rsidRDefault="00000000" w:rsidRPr="00000000" w14:paraId="000028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w:t>
        <w:tab/>
        <w:t xml:space="preserve">Damage</w:t>
        <w:tab/>
        <w:t xml:space="preserve">Range</w:t>
        <w:tab/>
        <w:t xml:space="preserve">Ammo Capacity</w:t>
        <w:tab/>
        <w:t xml:space="preserve">Special Properties</w:t>
      </w:r>
    </w:p>
    <w:p w:rsidR="00000000" w:rsidDel="00000000" w:rsidP="00000000" w:rsidRDefault="00000000" w:rsidRPr="00000000" w14:paraId="000028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Handgun</w:t>
        <w:tab/>
        <w:t xml:space="preserve">Glock 19</w:t>
        <w:tab/>
        <w:t xml:space="preserve">1d8 + DEX</w:t>
        <w:tab/>
        <w:t xml:space="preserve">30 ft</w:t>
        <w:tab/>
        <w:t xml:space="preserve">15 rounds</w:t>
        <w:tab/>
        <w:t xml:space="preserve">Reliable and widely available.</w:t>
      </w:r>
    </w:p>
    <w:p w:rsidR="00000000" w:rsidDel="00000000" w:rsidP="00000000" w:rsidRDefault="00000000" w:rsidRPr="00000000" w14:paraId="000028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Revolver</w:t>
        <w:tab/>
        <w:t xml:space="preserve">Colt Python</w:t>
        <w:tab/>
        <w:t xml:space="preserve">1d8 + DEX</w:t>
        <w:tab/>
        <w:t xml:space="preserve">20 ft</w:t>
        <w:tab/>
        <w:t xml:space="preserve">6 rounds</w:t>
        <w:tab/>
        <w:t xml:space="preserve">High stopping power.</w:t>
      </w:r>
    </w:p>
    <w:p w:rsidR="00000000" w:rsidDel="00000000" w:rsidP="00000000" w:rsidRDefault="00000000" w:rsidRPr="00000000" w14:paraId="000028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Hunting Rifle</w:t>
        <w:tab/>
        <w:t xml:space="preserve">Remington 700</w:t>
        <w:tab/>
        <w:t xml:space="preserve">1d10 + DEX</w:t>
        <w:tab/>
        <w:t xml:space="preserve">200 ft</w:t>
        <w:tab/>
        <w:t xml:space="preserve">5 rounds</w:t>
        <w:tab/>
        <w:t xml:space="preserve">Precision weapon; effective at range.</w:t>
      </w:r>
    </w:p>
    <w:p w:rsidR="00000000" w:rsidDel="00000000" w:rsidP="00000000" w:rsidRDefault="00000000" w:rsidRPr="00000000" w14:paraId="000028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Shotgun</w:t>
        <w:tab/>
        <w:t xml:space="preserve">Mossberg 500</w:t>
        <w:tab/>
        <w:t xml:space="preserve">1d12 + DEX</w:t>
        <w:tab/>
        <w:t xml:space="preserve">20 ft (spread)</w:t>
        <w:tab/>
        <w:t xml:space="preserve">6 shells</w:t>
        <w:tab/>
        <w:t xml:space="preserve">Devastating at close range.</w:t>
      </w:r>
    </w:p>
    <w:p w:rsidR="00000000" w:rsidDel="00000000" w:rsidP="00000000" w:rsidRDefault="00000000" w:rsidRPr="00000000" w14:paraId="000028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Submachine Gun</w:t>
        <w:tab/>
        <w:t xml:space="preserve">Uzi</w:t>
        <w:tab/>
        <w:t xml:space="preserve">1d8 + DEX</w:t>
        <w:tab/>
        <w:t xml:space="preserve">50 ft</w:t>
        <w:tab/>
        <w:t xml:space="preserve">30 rounds</w:t>
        <w:tab/>
        <w:t xml:space="preserve">High fire rate; prone to inaccuracy.</w:t>
      </w:r>
    </w:p>
    <w:p w:rsidR="00000000" w:rsidDel="00000000" w:rsidP="00000000" w:rsidRDefault="00000000" w:rsidRPr="00000000" w14:paraId="000028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Sniper Rifle</w:t>
        <w:tab/>
        <w:t xml:space="preserve">Barrett M82</w:t>
        <w:tab/>
        <w:t xml:space="preserve">2d10 + DEX</w:t>
        <w:tab/>
        <w:t xml:space="preserve">300 ft</w:t>
        <w:tab/>
        <w:t xml:space="preserve">10 rounds</w:t>
        <w:tab/>
        <w:t xml:space="preserve">Pierces most materials.</w:t>
      </w:r>
    </w:p>
    <w:p w:rsidR="00000000" w:rsidDel="00000000" w:rsidP="00000000" w:rsidRDefault="00000000" w:rsidRPr="00000000" w14:paraId="000028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M16 Rifle</w:t>
        <w:tab/>
        <w:t xml:space="preserve">Colt M16</w:t>
        <w:tab/>
        <w:t xml:space="preserve">1d10 + DEX</w:t>
        <w:tab/>
        <w:t xml:space="preserve">200 ft</w:t>
        <w:tab/>
        <w:t xml:space="preserve">30 rounds</w:t>
        <w:tab/>
        <w:t xml:space="preserve">Military standard, reliable and versatile.</w:t>
      </w:r>
    </w:p>
    <w:p w:rsidR="00000000" w:rsidDel="00000000" w:rsidP="00000000" w:rsidRDefault="00000000" w:rsidRPr="00000000" w14:paraId="000028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AK-47</w:t>
        <w:tab/>
        <w:t xml:space="preserve">Kalashnikov</w:t>
        <w:tab/>
        <w:t xml:space="preserve">1d8 + DEX</w:t>
        <w:tab/>
        <w:t xml:space="preserve">100 ft</w:t>
        <w:tab/>
        <w:t xml:space="preserve">30 rounds</w:t>
        <w:tab/>
        <w:t xml:space="preserve">Durable; easy to maintain.</w:t>
      </w:r>
    </w:p>
    <w:p w:rsidR="00000000" w:rsidDel="00000000" w:rsidP="00000000" w:rsidRDefault="00000000" w:rsidRPr="00000000" w14:paraId="000028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M1911</w:t>
        <w:tab/>
        <w:t xml:space="preserve">Colt</w:t>
        <w:tab/>
        <w:t xml:space="preserve">1d8 + DEX</w:t>
        <w:tab/>
        <w:t xml:space="preserve">30 ft</w:t>
        <w:tab/>
        <w:t xml:space="preserve">7 rounds</w:t>
        <w:tab/>
        <w:t xml:space="preserve">Powerful semi-automatic pistol.</w:t>
      </w:r>
    </w:p>
    <w:p w:rsidR="00000000" w:rsidDel="00000000" w:rsidP="00000000" w:rsidRDefault="00000000" w:rsidRPr="00000000" w14:paraId="000028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 Garand</w:t>
        <w:tab/>
        <w:t xml:space="preserve">Springfield</w:t>
        <w:tab/>
        <w:t xml:space="preserve">2d6 + DEX</w:t>
        <w:tab/>
        <w:t xml:space="preserve">100 ft</w:t>
        <w:tab/>
        <w:t xml:space="preserve">8 rounds</w:t>
        <w:tab/>
        <w:t xml:space="preserve">Iconic WWII-era rifle, reliable and accurate.</w:t>
      </w:r>
    </w:p>
    <w:p w:rsidR="00000000" w:rsidDel="00000000" w:rsidP="00000000" w:rsidRDefault="00000000" w:rsidRPr="00000000" w14:paraId="000028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Futuristic Ranged Weapons</w:t>
      </w:r>
    </w:p>
    <w:p w:rsidR="00000000" w:rsidDel="00000000" w:rsidP="00000000" w:rsidRDefault="00000000" w:rsidRPr="00000000" w14:paraId="000028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Model/Type</w:t>
        <w:tab/>
        <w:t xml:space="preserve">Damage</w:t>
        <w:tab/>
        <w:t xml:space="preserve">Range</w:t>
        <w:tab/>
        <w:t xml:space="preserve">Ammo Capacity</w:t>
        <w:tab/>
        <w:t xml:space="preserve">Special Properties</w:t>
      </w:r>
    </w:p>
    <w:p w:rsidR="00000000" w:rsidDel="00000000" w:rsidP="00000000" w:rsidRDefault="00000000" w:rsidRPr="00000000" w14:paraId="000028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Laser Pistol</w:t>
        <w:tab/>
        <w:t xml:space="preserve">N/A</w:t>
        <w:tab/>
        <w:t xml:space="preserve">1d8 + DEX</w:t>
        <w:tab/>
        <w:t xml:space="preserve">50 ft</w:t>
        <w:tab/>
        <w:t xml:space="preserve">20 charges</w:t>
        <w:tab/>
        <w:t xml:space="preserve">Bypasses standard armor.</w:t>
      </w:r>
    </w:p>
    <w:p w:rsidR="00000000" w:rsidDel="00000000" w:rsidP="00000000" w:rsidRDefault="00000000" w:rsidRPr="00000000" w14:paraId="000028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Plasma Rifle</w:t>
        <w:tab/>
        <w:t xml:space="preserve">N/A</w:t>
        <w:tab/>
        <w:t xml:space="preserve">2d10 + DEX</w:t>
        <w:tab/>
        <w:t xml:space="preserve">150 ft</w:t>
        <w:tab/>
        <w:t xml:space="preserve">10 charges</w:t>
        <w:tab/>
        <w:t xml:space="preserve">Extreme damage but unstable.</w:t>
      </w:r>
    </w:p>
    <w:p w:rsidR="00000000" w:rsidDel="00000000" w:rsidP="00000000" w:rsidRDefault="00000000" w:rsidRPr="00000000" w14:paraId="000028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Railgun</w:t>
        <w:tab/>
        <w:t xml:space="preserve">N/A</w:t>
        <w:tab/>
        <w:t xml:space="preserve">3d10 + DEX</w:t>
        <w:tab/>
        <w:t xml:space="preserve">500 ft</w:t>
        <w:tab/>
        <w:t xml:space="preserve">5 charges</w:t>
        <w:tab/>
        <w:t xml:space="preserve">Penetrates through solid barriers.</w:t>
      </w:r>
    </w:p>
    <w:p w:rsidR="00000000" w:rsidDel="00000000" w:rsidP="00000000" w:rsidRDefault="00000000" w:rsidRPr="00000000" w14:paraId="000028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Gauss Cannon</w:t>
        <w:tab/>
        <w:t xml:space="preserve">N/A</w:t>
        <w:tab/>
        <w:t xml:space="preserve">4d10 + DEX</w:t>
        <w:tab/>
        <w:t xml:space="preserve">200 ft</w:t>
        <w:tab/>
        <w:t xml:space="preserve">3 charges</w:t>
        <w:tab/>
        <w:t xml:space="preserve">Overkill against most foes.</w:t>
      </w:r>
    </w:p>
    <w:p w:rsidR="00000000" w:rsidDel="00000000" w:rsidP="00000000" w:rsidRDefault="00000000" w:rsidRPr="00000000" w14:paraId="000028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Ion Blaster</w:t>
        <w:tab/>
        <w:t xml:space="preserve">N/A</w:t>
        <w:tab/>
        <w:t xml:space="preserve">2d8 + DEX</w:t>
        <w:tab/>
        <w:t xml:space="preserve">100 ft</w:t>
        <w:tab/>
        <w:t xml:space="preserve">12 charges</w:t>
        <w:tab/>
        <w:t xml:space="preserve">High accuracy, short-range weapon.</w:t>
      </w:r>
    </w:p>
    <w:p w:rsidR="00000000" w:rsidDel="00000000" w:rsidP="00000000" w:rsidRDefault="00000000" w:rsidRPr="00000000" w14:paraId="000028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Vortex Shotgun</w:t>
        <w:tab/>
        <w:t xml:space="preserve">N/A</w:t>
        <w:tab/>
        <w:t xml:space="preserve">3d6 + DEX</w:t>
        <w:tab/>
        <w:t xml:space="preserve">40 ft (spread)</w:t>
        <w:tab/>
        <w:t xml:space="preserve">6 charges</w:t>
        <w:tab/>
        <w:t xml:space="preserve">High-tech shotgun that disintegrates matter.</w:t>
      </w:r>
    </w:p>
    <w:p w:rsidR="00000000" w:rsidDel="00000000" w:rsidP="00000000" w:rsidRDefault="00000000" w:rsidRPr="00000000" w14:paraId="000028A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Adventuring Gear and Accessories</w:t>
      </w:r>
    </w:p>
    <w:p w:rsidR="00000000" w:rsidDel="00000000" w:rsidP="00000000" w:rsidRDefault="00000000" w:rsidRPr="00000000" w14:paraId="000028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3.1. General Survival Gear by Era</w:t>
      </w:r>
    </w:p>
    <w:p w:rsidR="00000000" w:rsidDel="00000000" w:rsidP="00000000" w:rsidRDefault="00000000" w:rsidRPr="00000000" w14:paraId="000028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Era</w:t>
        <w:tab/>
        <w:t xml:space="preserve">Description</w:t>
        <w:tab/>
        <w:t xml:space="preserve">Effect</w:t>
      </w:r>
    </w:p>
    <w:p w:rsidR="00000000" w:rsidDel="00000000" w:rsidP="00000000" w:rsidRDefault="00000000" w:rsidRPr="00000000" w14:paraId="000028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Oil Lantern</w:t>
        <w:tab/>
        <w:t xml:space="preserve">Historical</w:t>
        <w:tab/>
        <w:t xml:space="preserve">Provides light; prone to spills.</w:t>
        <w:tab/>
        <w:t xml:space="preserve">Negates darkness penalties.</w:t>
      </w:r>
    </w:p>
    <w:p w:rsidR="00000000" w:rsidDel="00000000" w:rsidP="00000000" w:rsidRDefault="00000000" w:rsidRPr="00000000" w14:paraId="000028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Lantern</w:t>
        <w:tab/>
        <w:t xml:space="preserve">Modern</w:t>
        <w:tab/>
        <w:t xml:space="preserve">Provides long-lasting light source.</w:t>
        <w:tab/>
        <w:t xml:space="preserve">Longer burn time, ideal for extended travel.</w:t>
      </w:r>
    </w:p>
    <w:p w:rsidR="00000000" w:rsidDel="00000000" w:rsidP="00000000" w:rsidRDefault="00000000" w:rsidRPr="00000000" w14:paraId="000028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Holographic Lantern</w:t>
        <w:tab/>
        <w:t xml:space="preserve">Futuristic</w:t>
        <w:tab/>
        <w:t xml:space="preserve">Projects light in the form of a floating hologram.</w:t>
        <w:tab/>
        <w:t xml:space="preserve">Visual effects add to immersion.</w:t>
      </w:r>
    </w:p>
    <w:p w:rsidR="00000000" w:rsidDel="00000000" w:rsidP="00000000" w:rsidRDefault="00000000" w:rsidRPr="00000000" w14:paraId="000028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Modern/Futuristic</w:t>
        <w:tab/>
        <w:t xml:space="preserve">Portable medical supply pack.</w:t>
        <w:tab/>
        <w:t xml:space="preserve">Heals 1d8 HP.</w:t>
      </w:r>
    </w:p>
    <w:p w:rsidR="00000000" w:rsidDel="00000000" w:rsidP="00000000" w:rsidRDefault="00000000" w:rsidRPr="00000000" w14:paraId="000028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Compass</w:t>
        <w:tab/>
        <w:t xml:space="preserve">All</w:t>
        <w:tab/>
        <w:t xml:space="preserve">Basic navigational tool.</w:t>
        <w:tab/>
        <w:t xml:space="preserve">+5 to navigation checks.</w:t>
      </w:r>
    </w:p>
    <w:p w:rsidR="00000000" w:rsidDel="00000000" w:rsidP="00000000" w:rsidRDefault="00000000" w:rsidRPr="00000000" w14:paraId="000028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Binoculars</w:t>
        <w:tab/>
        <w:t xml:space="preserve">Modern/Futuristic</w:t>
        <w:tab/>
        <w:t xml:space="preserve">Magnification tool for far-away observation.</w:t>
        <w:tab/>
        <w:t xml:space="preserve">+5 to perception checks over distance.</w:t>
      </w:r>
    </w:p>
    <w:p w:rsidR="00000000" w:rsidDel="00000000" w:rsidP="00000000" w:rsidRDefault="00000000" w:rsidRPr="00000000" w14:paraId="000028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Knife</w:t>
        <w:tab/>
        <w:t xml:space="preserve">All</w:t>
        <w:tab/>
        <w:t xml:space="preserve">Multipurpose cutting tool for survival situations.</w:t>
        <w:tab/>
        <w:t xml:space="preserve">Grants +2 to crafting or survival checks.</w:t>
      </w:r>
    </w:p>
    <w:p w:rsidR="00000000" w:rsidDel="00000000" w:rsidP="00000000" w:rsidRDefault="00000000" w:rsidRPr="00000000" w14:paraId="000028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Rope (100 ft)</w:t>
        <w:tab/>
        <w:t xml:space="preserve">All</w:t>
        <w:tab/>
        <w:t xml:space="preserve">Strong rope for climbing or tying down gear.</w:t>
        <w:tab/>
        <w:t xml:space="preserve">Grants bonus to Strength-based checks.</w:t>
      </w:r>
    </w:p>
    <w:p w:rsidR="00000000" w:rsidDel="00000000" w:rsidP="00000000" w:rsidRDefault="00000000" w:rsidRPr="00000000" w14:paraId="000028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Thermal Blanket</w:t>
        <w:tab/>
        <w:t xml:space="preserve">Modern/Futuristic</w:t>
        <w:tab/>
        <w:t xml:space="preserve">Compact, heat-retaining survival item.</w:t>
        <w:tab/>
        <w:t xml:space="preserve">Prevents cold penalties in freezing conditions.</w:t>
      </w:r>
    </w:p>
    <w:p w:rsidR="00000000" w:rsidDel="00000000" w:rsidP="00000000" w:rsidRDefault="00000000" w:rsidRPr="00000000" w14:paraId="000028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Water Purification Tablets</w:t>
        <w:tab/>
        <w:t xml:space="preserve">Modern</w:t>
        <w:tab/>
        <w:t xml:space="preserve">Small tablets used for cleaning contaminated water.</w:t>
        <w:tab/>
        <w:t xml:space="preserve">Clears water of pathogens, ensuring safe consumption.</w:t>
      </w:r>
    </w:p>
    <w:p w:rsidR="00000000" w:rsidDel="00000000" w:rsidP="00000000" w:rsidRDefault="00000000" w:rsidRPr="00000000" w14:paraId="000028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3.2. Tools for Investigation and Problem-Solving</w:t>
      </w:r>
    </w:p>
    <w:p w:rsidR="00000000" w:rsidDel="00000000" w:rsidP="00000000" w:rsidRDefault="00000000" w:rsidRPr="00000000" w14:paraId="000028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Era</w:t>
        <w:tab/>
        <w:t xml:space="preserve">Description</w:t>
        <w:tab/>
        <w:t xml:space="preserve">Effect</w:t>
      </w:r>
    </w:p>
    <w:p w:rsidR="00000000" w:rsidDel="00000000" w:rsidP="00000000" w:rsidRDefault="00000000" w:rsidRPr="00000000" w14:paraId="000028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Magnifying Glass</w:t>
        <w:tab/>
        <w:t xml:space="preserve">All</w:t>
        <w:tab/>
        <w:t xml:space="preserve">Used for detailed examination of small objects.</w:t>
        <w:tab/>
        <w:t xml:space="preserve">+10 to Investigation checks for fine details.</w:t>
      </w:r>
    </w:p>
    <w:p w:rsidR="00000000" w:rsidDel="00000000" w:rsidP="00000000" w:rsidRDefault="00000000" w:rsidRPr="00000000" w14:paraId="000028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Notebook and Pen</w:t>
        <w:tab/>
        <w:t xml:space="preserve">All</w:t>
        <w:tab/>
        <w:t xml:space="preserve">Used for recording clues, events, or thoughts.</w:t>
        <w:tab/>
        <w:t xml:space="preserve">+5 to puzzle solving or clue recording.</w:t>
      </w:r>
    </w:p>
    <w:p w:rsidR="00000000" w:rsidDel="00000000" w:rsidP="00000000" w:rsidRDefault="00000000" w:rsidRPr="00000000" w14:paraId="000028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Digital Recorder</w:t>
        <w:tab/>
        <w:t xml:space="preserve">Modern/Futuristic</w:t>
        <w:tab/>
        <w:t xml:space="preserve">Used to record voice or environmental sounds.</w:t>
        <w:tab/>
        <w:t xml:space="preserve">+5 to interaction with npcs or clues.</w:t>
      </w:r>
    </w:p>
    <w:p w:rsidR="00000000" w:rsidDel="00000000" w:rsidP="00000000" w:rsidRDefault="00000000" w:rsidRPr="00000000" w14:paraId="000028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Smartphone</w:t>
        <w:tab/>
        <w:t xml:space="preserve">Modern/Futuristic</w:t>
        <w:tab/>
        <w:t xml:space="preserve">Multi-use tool with internet, camera, and communication features.</w:t>
        <w:tab/>
        <w:t xml:space="preserve">Grants +5 to research or accessing information online.</w:t>
      </w:r>
    </w:p>
    <w:p w:rsidR="00000000" w:rsidDel="00000000" w:rsidP="00000000" w:rsidRDefault="00000000" w:rsidRPr="00000000" w14:paraId="000028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Geiger Counter</w:t>
        <w:tab/>
        <w:t xml:space="preserve">Modern/Futuristic</w:t>
        <w:tab/>
        <w:t xml:space="preserve">Detects radiation and supernatural energy sources.</w:t>
        <w:tab/>
        <w:t xml:space="preserve">Useful for detecting radiation or anomalies.</w:t>
      </w:r>
    </w:p>
    <w:p w:rsidR="00000000" w:rsidDel="00000000" w:rsidP="00000000" w:rsidRDefault="00000000" w:rsidRPr="00000000" w14:paraId="000028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Fingerprint Kit</w:t>
        <w:tab/>
        <w:t xml:space="preserve">Modern/Futuristic</w:t>
        <w:tab/>
        <w:t xml:space="preserve">Used for gathering prints from surfaces.</w:t>
        <w:tab/>
        <w:t xml:space="preserve">+10 to investigation checks related to evidence gathering.</w:t>
      </w:r>
    </w:p>
    <w:p w:rsidR="00000000" w:rsidDel="00000000" w:rsidP="00000000" w:rsidRDefault="00000000" w:rsidRPr="00000000" w14:paraId="000028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Item Creation Matrix for Game Masters</w:t>
      </w:r>
    </w:p>
    <w:p w:rsidR="00000000" w:rsidDel="00000000" w:rsidP="00000000" w:rsidRDefault="00000000" w:rsidRPr="00000000" w14:paraId="000028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creating new items or adapting real-world objects for use in The Harrowing Truth, the Game Master should follow this matrix to translate the qualities of real-world objects into game terms.</w:t>
      </w:r>
    </w:p>
    <w:p w:rsidR="00000000" w:rsidDel="00000000" w:rsidP="00000000" w:rsidRDefault="00000000" w:rsidRPr="00000000" w14:paraId="000028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1: Determine Item Purpose and Type</w:t>
      </w:r>
    </w:p>
    <w:p w:rsidR="00000000" w:rsidDel="00000000" w:rsidP="00000000" w:rsidRDefault="00000000" w:rsidRPr="00000000" w14:paraId="000028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Purpose: Is the item combat-related, utility-based, investigative, or occult?</w:t>
      </w:r>
    </w:p>
    <w:p w:rsidR="00000000" w:rsidDel="00000000" w:rsidP="00000000" w:rsidRDefault="00000000" w:rsidRPr="00000000" w14:paraId="000028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Is it a weapon, tool, protective gear, or consumable?</w:t>
      </w:r>
    </w:p>
    <w:p w:rsidR="00000000" w:rsidDel="00000000" w:rsidP="00000000" w:rsidRDefault="00000000" w:rsidRPr="00000000" w14:paraId="000028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2: Assign Base Attributes</w:t>
      </w:r>
    </w:p>
    <w:p w:rsidR="00000000" w:rsidDel="00000000" w:rsidP="00000000" w:rsidRDefault="00000000" w:rsidRPr="00000000" w14:paraId="000028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Damage/Effect: What is the base functionality? For weapons, assign damage based on type (melee, ranged, explosive). For tools, determine bonuses to skill checks.</w:t>
      </w:r>
    </w:p>
    <w:p w:rsidR="00000000" w:rsidDel="00000000" w:rsidP="00000000" w:rsidRDefault="00000000" w:rsidRPr="00000000" w14:paraId="000028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Durability/Capacity: Does the item have limited use (ammunition, charges)? Does it degrade over time (tools breaking)?</w:t>
      </w:r>
    </w:p>
    <w:p w:rsidR="00000000" w:rsidDel="00000000" w:rsidP="00000000" w:rsidRDefault="00000000" w:rsidRPr="00000000" w14:paraId="000028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 Is the item usable at a distance, and if so, what is its effective range?</w:t>
      </w:r>
    </w:p>
    <w:p w:rsidR="00000000" w:rsidDel="00000000" w:rsidP="00000000" w:rsidRDefault="00000000" w:rsidRPr="00000000" w14:paraId="000028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Properties: Does the item have magical or technological enhancements, like bypassing armor, healing effects, or increased stealth?</w:t>
      </w:r>
    </w:p>
    <w:p w:rsidR="00000000" w:rsidDel="00000000" w:rsidP="00000000" w:rsidRDefault="00000000" w:rsidRPr="00000000" w14:paraId="000028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3: Balance Risks</w:t>
      </w:r>
    </w:p>
    <w:p w:rsidR="00000000" w:rsidDel="00000000" w:rsidP="00000000" w:rsidRDefault="00000000" w:rsidRPr="00000000" w14:paraId="000028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Drawbacks: Every powerful item should have a potential cost (reduced sanity, misfires, danger of backfire). Consider the effect on balance and ensure items don’t overshadow narrative risks.</w:t>
      </w:r>
    </w:p>
    <w:p w:rsidR="00000000" w:rsidDel="00000000" w:rsidP="00000000" w:rsidRDefault="00000000" w:rsidRPr="00000000" w14:paraId="000028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Crafting a “Rusty Knife”</w:t>
      </w:r>
    </w:p>
    <w:p w:rsidR="00000000" w:rsidDel="00000000" w:rsidP="00000000" w:rsidRDefault="00000000" w:rsidRPr="00000000" w14:paraId="000028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Purpose: Melee weapon (combat)</w:t>
      </w:r>
    </w:p>
    <w:p w:rsidR="00000000" w:rsidDel="00000000" w:rsidP="00000000" w:rsidRDefault="00000000" w:rsidRPr="00000000" w14:paraId="000028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1d6 + STR</w:t>
      </w:r>
    </w:p>
    <w:p w:rsidR="00000000" w:rsidDel="00000000" w:rsidP="00000000" w:rsidRDefault="00000000" w:rsidRPr="00000000" w14:paraId="000028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 Melee</w:t>
      </w:r>
    </w:p>
    <w:p w:rsidR="00000000" w:rsidDel="00000000" w:rsidP="00000000" w:rsidRDefault="00000000" w:rsidRPr="00000000" w14:paraId="000028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Properties: May rust over time (-1 damage after 10 uses).</w:t>
      </w:r>
    </w:p>
    <w:p w:rsidR="00000000" w:rsidDel="00000000" w:rsidP="00000000" w:rsidRDefault="00000000" w:rsidRPr="00000000" w14:paraId="000028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Risk: +10% chance of infection on wounds.</w:t>
      </w:r>
    </w:p>
    <w:p w:rsidR="00000000" w:rsidDel="00000000" w:rsidP="00000000" w:rsidRDefault="00000000" w:rsidRPr="00000000" w14:paraId="000028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Game Master Rules for Creating Items and Gear</w:t>
      </w:r>
    </w:p>
    <w:p w:rsidR="00000000" w:rsidDel="00000000" w:rsidP="00000000" w:rsidRDefault="00000000" w:rsidRPr="00000000" w14:paraId="000028D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crafting new items or equipment, whether found during gameplay or created by the GM, the following matrix ensures consistency and balance.</w:t>
      </w:r>
    </w:p>
    <w:p w:rsidR="00000000" w:rsidDel="00000000" w:rsidP="00000000" w:rsidRDefault="00000000" w:rsidRPr="00000000" w14:paraId="000028E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 Creation Matrix</w:t>
      </w:r>
    </w:p>
    <w:p w:rsidR="00000000" w:rsidDel="00000000" w:rsidP="00000000" w:rsidRDefault="00000000" w:rsidRPr="00000000" w14:paraId="000028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Determine Item Type:</w:t>
      </w:r>
    </w:p>
    <w:p w:rsidR="00000000" w:rsidDel="00000000" w:rsidP="00000000" w:rsidRDefault="00000000" w:rsidRPr="00000000" w14:paraId="000028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 Tool, Armor, Consumable, Occult Item, Miscellaneous</w:t>
      </w:r>
    </w:p>
    <w:p w:rsidR="00000000" w:rsidDel="00000000" w:rsidP="00000000" w:rsidRDefault="00000000" w:rsidRPr="00000000" w14:paraId="000028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Assign Base Attributes:</w:t>
      </w:r>
    </w:p>
    <w:p w:rsidR="00000000" w:rsidDel="00000000" w:rsidP="00000000" w:rsidRDefault="00000000" w:rsidRPr="00000000" w14:paraId="000028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(for weapons), Effectiveness (for tools, potions, or consumables), Armor Value (for armor), or Sanity Loss (for occult items).</w:t>
      </w:r>
    </w:p>
    <w:p w:rsidR="00000000" w:rsidDel="00000000" w:rsidP="00000000" w:rsidRDefault="00000000" w:rsidRPr="00000000" w14:paraId="000028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Formula: For weapons, determine base damage using the type of weapon and its era (e.g., melee or ranged).</w:t>
      </w:r>
    </w:p>
    <w:p w:rsidR="00000000" w:rsidDel="00000000" w:rsidP="00000000" w:rsidRDefault="00000000" w:rsidRPr="00000000" w14:paraId="000028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Effect Range: Define the distance or radius the item affects (e.g., Range for projectiles, Area of Effect for explosives).</w:t>
      </w:r>
    </w:p>
    <w:p w:rsidR="00000000" w:rsidDel="00000000" w:rsidP="00000000" w:rsidRDefault="00000000" w:rsidRPr="00000000" w14:paraId="000028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Assign Modifiers:</w:t>
      </w:r>
    </w:p>
    <w:p w:rsidR="00000000" w:rsidDel="00000000" w:rsidP="00000000" w:rsidRDefault="00000000" w:rsidRPr="00000000" w14:paraId="000028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Properties: Does the item have any unique qualities or special uses? (e.g., armor-piercing, healing over time, fire resistance)</w:t>
      </w:r>
    </w:p>
    <w:p w:rsidR="00000000" w:rsidDel="00000000" w:rsidP="00000000" w:rsidRDefault="00000000" w:rsidRPr="00000000" w14:paraId="000028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Limitations/Drawbacks: Define the risks associated with the item (e.g., misfires, insanity loss, durability loss).</w:t>
      </w:r>
    </w:p>
    <w:p w:rsidR="00000000" w:rsidDel="00000000" w:rsidP="00000000" w:rsidRDefault="00000000" w:rsidRPr="00000000" w14:paraId="000028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Determine Availability and Rarity:</w:t>
      </w:r>
    </w:p>
    <w:p w:rsidR="00000000" w:rsidDel="00000000" w:rsidP="00000000" w:rsidRDefault="00000000" w:rsidRPr="00000000" w14:paraId="000028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Common, Uncommon, Rare, Legendary</w:t>
      </w:r>
    </w:p>
    <w:p w:rsidR="00000000" w:rsidDel="00000000" w:rsidP="00000000" w:rsidRDefault="00000000" w:rsidRPr="00000000" w14:paraId="000028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Items from different eras (historical, modern, or futuristic) should have varying levels of availability based on the setting and storyline.</w:t>
      </w:r>
    </w:p>
    <w:p w:rsidR="00000000" w:rsidDel="00000000" w:rsidP="00000000" w:rsidRDefault="00000000" w:rsidRPr="00000000" w14:paraId="000028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Vehicles, Travel, and Interaction with the World Around You</w:t>
      </w:r>
    </w:p>
    <w:p w:rsidR="00000000" w:rsidDel="00000000" w:rsidP="00000000" w:rsidRDefault="00000000" w:rsidRPr="00000000" w14:paraId="000028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rsidR="00000000" w:rsidDel="00000000" w:rsidP="00000000" w:rsidRDefault="00000000" w:rsidRPr="00000000" w14:paraId="000028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rsidR="00000000" w:rsidDel="00000000" w:rsidP="00000000" w:rsidRDefault="00000000" w:rsidRPr="00000000" w14:paraId="000028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Vehicles and Travel</w:t>
      </w:r>
    </w:p>
    <w:p w:rsidR="00000000" w:rsidDel="00000000" w:rsidP="00000000" w:rsidRDefault="00000000" w:rsidRPr="00000000" w14:paraId="000028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8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rsidR="00000000" w:rsidDel="00000000" w:rsidP="00000000" w:rsidRDefault="00000000" w:rsidRPr="00000000" w14:paraId="000028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 Types and Their Functions</w:t>
      </w:r>
    </w:p>
    <w:p w:rsidR="00000000" w:rsidDel="00000000" w:rsidP="00000000" w:rsidRDefault="00000000" w:rsidRPr="00000000" w14:paraId="0000290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w:t>
        <w:tab/>
        <w:t xml:space="preserve">Type</w:t>
        <w:tab/>
        <w:t xml:space="preserve">Speed</w:t>
        <w:tab/>
        <w:t xml:space="preserve">Capacity</w:t>
        <w:tab/>
        <w:t xml:space="preserve">Special Properties</w:t>
      </w:r>
    </w:p>
    <w:p w:rsidR="00000000" w:rsidDel="00000000" w:rsidP="00000000" w:rsidRDefault="00000000" w:rsidRPr="00000000" w14:paraId="000029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Sedan (Car)</w:t>
        <w:tab/>
        <w:t xml:space="preserve">Modern</w:t>
        <w:tab/>
        <w:t xml:space="preserve">60 mph</w:t>
        <w:tab/>
        <w:t xml:space="preserve">4-5 people</w:t>
        <w:tab/>
        <w:t xml:space="preserve">Standard transportation; can be modified for better handling or armor.</w:t>
      </w:r>
    </w:p>
    <w:p w:rsidR="00000000" w:rsidDel="00000000" w:rsidP="00000000" w:rsidRDefault="00000000" w:rsidRPr="00000000" w14:paraId="000029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Motorcycle</w:t>
        <w:tab/>
        <w:t xml:space="preserve">Modern</w:t>
        <w:tab/>
        <w:t xml:space="preserve">80 mph</w:t>
        <w:tab/>
        <w:t xml:space="preserve">1 person</w:t>
        <w:tab/>
        <w:t xml:space="preserve">Fast and agile, ideal for quick travel, but lacks protection.</w:t>
      </w:r>
    </w:p>
    <w:p w:rsidR="00000000" w:rsidDel="00000000" w:rsidP="00000000" w:rsidRDefault="00000000" w:rsidRPr="00000000" w14:paraId="000029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Truck (Pickup)</w:t>
        <w:tab/>
        <w:t xml:space="preserve">Modern</w:t>
        <w:tab/>
        <w:t xml:space="preserve">55 mph</w:t>
        <w:tab/>
        <w:t xml:space="preserve">2-4 people</w:t>
        <w:tab/>
        <w:t xml:space="preserve">Great for hauling equipment or supplies; sturdy, but slower than cars.</w:t>
      </w:r>
    </w:p>
    <w:p w:rsidR="00000000" w:rsidDel="00000000" w:rsidP="00000000" w:rsidRDefault="00000000" w:rsidRPr="00000000" w14:paraId="000029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SUV</w:t>
        <w:tab/>
        <w:t xml:space="preserve">Modern</w:t>
        <w:tab/>
        <w:t xml:space="preserve">65 mph</w:t>
        <w:tab/>
        <w:t xml:space="preserve">4-6 people</w:t>
        <w:tab/>
        <w:t xml:space="preserve">Versatile, strong, but slower off-road.</w:t>
      </w:r>
    </w:p>
    <w:p w:rsidR="00000000" w:rsidDel="00000000" w:rsidP="00000000" w:rsidRDefault="00000000" w:rsidRPr="00000000" w14:paraId="000029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Cargo Van</w:t>
        <w:tab/>
        <w:t xml:space="preserve">Modern</w:t>
        <w:tab/>
        <w:t xml:space="preserve">50 mph</w:t>
        <w:tab/>
        <w:t xml:space="preserve">2-3 people</w:t>
        <w:tab/>
        <w:t xml:space="preserve">Ideal for large equipment storage or transporting heavy items.</w:t>
      </w:r>
    </w:p>
    <w:p w:rsidR="00000000" w:rsidDel="00000000" w:rsidP="00000000" w:rsidRDefault="00000000" w:rsidRPr="00000000" w14:paraId="000029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Helicopter</w:t>
        <w:tab/>
        <w:t xml:space="preserve">Modern/Futuristic</w:t>
        <w:tab/>
        <w:t xml:space="preserve">120 mph</w:t>
        <w:tab/>
        <w:t xml:space="preserve">4-6 people</w:t>
        <w:tab/>
        <w:t xml:space="preserve">Allows for rapid travel over difficult terrain; requires trained pilot.</w:t>
      </w:r>
    </w:p>
    <w:p w:rsidR="00000000" w:rsidDel="00000000" w:rsidP="00000000" w:rsidRDefault="00000000" w:rsidRPr="00000000" w14:paraId="000029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Hovercraft</w:t>
        <w:tab/>
        <w:t xml:space="preserve">Futuristic</w:t>
        <w:tab/>
        <w:t xml:space="preserve">90 mph</w:t>
        <w:tab/>
        <w:t xml:space="preserve">6 people</w:t>
        <w:tab/>
        <w:t xml:space="preserve">Can traverse water, mud, or sand with ease; useful in flooded or remote areas.</w:t>
      </w:r>
    </w:p>
    <w:p w:rsidR="00000000" w:rsidDel="00000000" w:rsidP="00000000" w:rsidRDefault="00000000" w:rsidRPr="00000000" w14:paraId="000029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Hovercar</w:t>
        <w:tab/>
        <w:t xml:space="preserve">Futuristic</w:t>
        <w:tab/>
        <w:t xml:space="preserve">150 mph</w:t>
        <w:tab/>
        <w:t xml:space="preserve">2-4 people</w:t>
        <w:tab/>
        <w:t xml:space="preserve">Advanced technology, flies at low altitudes; requires high-level tech.</w:t>
      </w:r>
    </w:p>
    <w:p w:rsidR="00000000" w:rsidDel="00000000" w:rsidP="00000000" w:rsidRDefault="00000000" w:rsidRPr="00000000" w14:paraId="000029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Spacecraft</w:t>
        <w:tab/>
        <w:t xml:space="preserve">Futuristic</w:t>
        <w:tab/>
        <w:t xml:space="preserve">Varies (suborbital)</w:t>
        <w:tab/>
        <w:t xml:space="preserve">10-50 people</w:t>
        <w:tab/>
        <w:t xml:space="preserve">Capable of leaving Earth’s atmosphere; typically used for long-distance travel.</w:t>
      </w:r>
    </w:p>
    <w:p w:rsidR="00000000" w:rsidDel="00000000" w:rsidP="00000000" w:rsidRDefault="00000000" w:rsidRPr="00000000" w14:paraId="000029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Jet Bike</w:t>
        <w:tab/>
        <w:t xml:space="preserve">Futuristic</w:t>
        <w:tab/>
        <w:t xml:space="preserve">100 mph</w:t>
        <w:tab/>
        <w:t xml:space="preserve">1 person</w:t>
        <w:tab/>
        <w:t xml:space="preserve">High-speed, single-person vehicle used in hostile environments.</w:t>
      </w:r>
    </w:p>
    <w:p w:rsidR="00000000" w:rsidDel="00000000" w:rsidP="00000000" w:rsidRDefault="00000000" w:rsidRPr="00000000" w14:paraId="000029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 Usage and Mechanics</w:t>
      </w:r>
    </w:p>
    <w:p w:rsidR="00000000" w:rsidDel="00000000" w:rsidP="00000000" w:rsidRDefault="00000000" w:rsidRPr="00000000" w14:paraId="000029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Speed and Travel:</w:t>
      </w:r>
    </w:p>
    <w:p w:rsidR="00000000" w:rsidDel="00000000" w:rsidP="00000000" w:rsidRDefault="00000000" w:rsidRPr="00000000" w14:paraId="000029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Speed is the vehicle’s maximum rate of movement. Movement may be affected by terrain, damage, or weather conditions.</w:t>
      </w:r>
    </w:p>
    <w:p w:rsidR="00000000" w:rsidDel="00000000" w:rsidP="00000000" w:rsidRDefault="00000000" w:rsidRPr="00000000" w14:paraId="000029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Travel Time is calculated using the vehicle’s speed and the distance you are trying to travel. For example, a vehicle traveling 60 miles per hour will cover 60 miles in one hour, assuming straight, unobstructed roads.</w:t>
      </w:r>
    </w:p>
    <w:p w:rsidR="00000000" w:rsidDel="00000000" w:rsidP="00000000" w:rsidRDefault="00000000" w:rsidRPr="00000000" w14:paraId="000029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1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 Interaction:</w:t>
      </w:r>
    </w:p>
    <w:p w:rsidR="00000000" w:rsidDel="00000000" w:rsidP="00000000" w:rsidRDefault="00000000" w:rsidRPr="00000000" w14:paraId="000029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Driving: Characters use their Driving skill (or equivalent) to maneuver vehicles. Difficulty depends on the environment (smooth road vs. Rugged terrain).</w:t>
      </w:r>
    </w:p>
    <w:p w:rsidR="00000000" w:rsidDel="00000000" w:rsidP="00000000" w:rsidRDefault="00000000" w:rsidRPr="00000000" w14:paraId="000029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Fuel Consumption: All vehicles require fuel, and resources can be scarce. Plan accordingly, especially in the wilderness or urban areas where refueling stations may be unavailable.</w:t>
      </w:r>
    </w:p>
    <w:p w:rsidR="00000000" w:rsidDel="00000000" w:rsidP="00000000" w:rsidRDefault="00000000" w:rsidRPr="00000000" w14:paraId="000029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Vehicle Damage: Vehicles can be damaged in various ways (accidents, attacks, or sabotage). Damage to vehicles reduces their speed, durability, and capacity to carry passengers.</w:t>
      </w:r>
    </w:p>
    <w:p w:rsidR="00000000" w:rsidDel="00000000" w:rsidP="00000000" w:rsidRDefault="00000000" w:rsidRPr="00000000" w14:paraId="000029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 Combat:</w:t>
      </w:r>
    </w:p>
    <w:p w:rsidR="00000000" w:rsidDel="00000000" w:rsidP="00000000" w:rsidRDefault="00000000" w:rsidRPr="00000000" w14:paraId="000029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can be mounted on vehicles (e.g., machine guns, missile launchers, etc.). Characters can use their Firearms skill to operate these weapons.</w:t>
      </w:r>
    </w:p>
    <w:p w:rsidR="00000000" w:rsidDel="00000000" w:rsidP="00000000" w:rsidRDefault="00000000" w:rsidRPr="00000000" w14:paraId="000029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Defensive Mechanisms: Armored vehicles or vehicles equipped with shields can reduce incoming damage. These can be modified or purchased in certain locations.</w:t>
      </w:r>
    </w:p>
    <w:p w:rsidR="00000000" w:rsidDel="00000000" w:rsidP="00000000" w:rsidRDefault="00000000" w:rsidRPr="00000000" w14:paraId="000029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Hazards:</w:t>
      </w:r>
    </w:p>
    <w:p w:rsidR="00000000" w:rsidDel="00000000" w:rsidP="00000000" w:rsidRDefault="00000000" w:rsidRPr="00000000" w14:paraId="000029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Weather: Rain, fog, or snow can reduce visibility, making driving more difficult and slowing travel.</w:t>
      </w:r>
    </w:p>
    <w:p w:rsidR="00000000" w:rsidDel="00000000" w:rsidP="00000000" w:rsidRDefault="00000000" w:rsidRPr="00000000" w14:paraId="000029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Road Conditions: Poor or broken roads may require vehicles to slow down or even perform skill checks to avoid becoming stuck.</w:t>
      </w:r>
    </w:p>
    <w:p w:rsidR="00000000" w:rsidDel="00000000" w:rsidP="00000000" w:rsidRDefault="00000000" w:rsidRPr="00000000" w14:paraId="000029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Rough Terrain: Vehicles can struggle in difficult terrain (forests, mountains, swamps). Certain vehicles (e.g., hovercraft) are better suited for these environments.</w:t>
      </w:r>
    </w:p>
    <w:p w:rsidR="00000000" w:rsidDel="00000000" w:rsidP="00000000" w:rsidRDefault="00000000" w:rsidRPr="00000000" w14:paraId="000029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Vehicle Maintenance:</w:t>
      </w:r>
    </w:p>
    <w:p w:rsidR="00000000" w:rsidDel="00000000" w:rsidP="00000000" w:rsidRDefault="00000000" w:rsidRPr="00000000" w14:paraId="000029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Over time, vehicles require maintenance (repairs to engines, tires, or fuel systems). Failure to repair vehicles can result in breakdowns, leaving the party stranded.</w:t>
      </w:r>
    </w:p>
    <w:p w:rsidR="00000000" w:rsidDel="00000000" w:rsidP="00000000" w:rsidRDefault="00000000" w:rsidRPr="00000000" w14:paraId="000029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Travel Overland (Walking, Hiking, and Exploration)</w:t>
      </w:r>
    </w:p>
    <w:p w:rsidR="00000000" w:rsidDel="00000000" w:rsidP="00000000" w:rsidRDefault="00000000" w:rsidRPr="00000000" w14:paraId="000029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rsidR="00000000" w:rsidDel="00000000" w:rsidP="00000000" w:rsidRDefault="00000000" w:rsidRPr="00000000" w14:paraId="000029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Key Travel Mechanics</w:t>
      </w:r>
    </w:p>
    <w:p w:rsidR="00000000" w:rsidDel="00000000" w:rsidP="00000000" w:rsidRDefault="00000000" w:rsidRPr="00000000" w14:paraId="000029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Travel Type</w:t>
        <w:tab/>
        <w:t xml:space="preserve">Speed</w:t>
        <w:tab/>
        <w:t xml:space="preserve">Effect</w:t>
      </w:r>
    </w:p>
    <w:p w:rsidR="00000000" w:rsidDel="00000000" w:rsidP="00000000" w:rsidRDefault="00000000" w:rsidRPr="00000000" w14:paraId="000029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Walking</w:t>
        <w:tab/>
        <w:t xml:space="preserve">3 mph</w:t>
        <w:tab/>
        <w:t xml:space="preserve">Standard pace for regular travel in urban or rural areas.</w:t>
      </w:r>
    </w:p>
    <w:p w:rsidR="00000000" w:rsidDel="00000000" w:rsidP="00000000" w:rsidRDefault="00000000" w:rsidRPr="00000000" w14:paraId="000029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Hiking</w:t>
        <w:tab/>
        <w:t xml:space="preserve">2 mph</w:t>
        <w:tab/>
        <w:t xml:space="preserve">Slower due to rugged terrain; requires Survival or Climbing checks.</w:t>
      </w:r>
    </w:p>
    <w:p w:rsidR="00000000" w:rsidDel="00000000" w:rsidP="00000000" w:rsidRDefault="00000000" w:rsidRPr="00000000" w14:paraId="000029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Running</w:t>
        <w:tab/>
        <w:t xml:space="preserve">5 mph</w:t>
        <w:tab/>
        <w:t xml:space="preserve">Temporary burst of speed; requires an Athletics check for prolonged periods.</w:t>
      </w:r>
    </w:p>
    <w:p w:rsidR="00000000" w:rsidDel="00000000" w:rsidP="00000000" w:rsidRDefault="00000000" w:rsidRPr="00000000" w14:paraId="000029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Navigating</w:t>
        <w:tab/>
        <w:t xml:space="preserve">1-2 mph</w:t>
        <w:tab/>
        <w:t xml:space="preserve">Depending on terrain and route planning. Requires Navigation or Survival check.</w:t>
      </w:r>
    </w:p>
    <w:p w:rsidR="00000000" w:rsidDel="00000000" w:rsidP="00000000" w:rsidRDefault="00000000" w:rsidRPr="00000000" w14:paraId="0000293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Interaction with the World</w:t>
      </w:r>
    </w:p>
    <w:p w:rsidR="00000000" w:rsidDel="00000000" w:rsidP="00000000" w:rsidRDefault="00000000" w:rsidRPr="00000000" w14:paraId="000029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players are not just passive agents; they interact with the world around them in countless ways. Whether they are gathering information, engaging with npcs, or uncovering hidden secrets, this interaction is at the heart of the investigative experience.</w:t>
      </w:r>
    </w:p>
    <w:p w:rsidR="00000000" w:rsidDel="00000000" w:rsidP="00000000" w:rsidRDefault="00000000" w:rsidRPr="00000000" w14:paraId="000029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Social Interactions and Roleplay</w:t>
      </w:r>
    </w:p>
    <w:p w:rsidR="00000000" w:rsidDel="00000000" w:rsidP="00000000" w:rsidRDefault="00000000" w:rsidRPr="00000000" w14:paraId="000029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Interaction Type</w:t>
        <w:tab/>
        <w:t xml:space="preserve">Mechanics</w:t>
        <w:tab/>
        <w:t xml:space="preserve">Key Attributes</w:t>
        <w:tab/>
        <w:t xml:space="preserve">Relevant Skills</w:t>
      </w:r>
    </w:p>
    <w:p w:rsidR="00000000" w:rsidDel="00000000" w:rsidP="00000000" w:rsidRDefault="00000000" w:rsidRPr="00000000" w14:paraId="000029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Negotiation</w:t>
        <w:tab/>
        <w:t xml:space="preserve">Use Charisma and Persuasion for bartering or convincing.</w:t>
        <w:tab/>
        <w:t xml:space="preserve">Charisma, Intelligence</w:t>
        <w:tab/>
        <w:t xml:space="preserve">Persuasion, Deception</w:t>
      </w:r>
    </w:p>
    <w:p w:rsidR="00000000" w:rsidDel="00000000" w:rsidP="00000000" w:rsidRDefault="00000000" w:rsidRPr="00000000" w14:paraId="000029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Interrogation</w:t>
        <w:tab/>
        <w:t xml:space="preserve">Press for information; may involve intimidation or charm.</w:t>
        <w:tab/>
        <w:t xml:space="preserve">Charisma, Wisdom</w:t>
        <w:tab/>
        <w:t xml:space="preserve">Intimidation, Persuasion</w:t>
      </w:r>
    </w:p>
    <w:p w:rsidR="00000000" w:rsidDel="00000000" w:rsidP="00000000" w:rsidRDefault="00000000" w:rsidRPr="00000000" w14:paraId="000029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w:t>
        <w:tab/>
        <w:t xml:space="preserve">Search for clues, engage in logical analysis of situations.</w:t>
        <w:tab/>
        <w:t xml:space="preserve">Intelligence, Dexterity</w:t>
        <w:tab/>
        <w:t xml:space="preserve">Investigation, Perception</w:t>
      </w:r>
    </w:p>
    <w:p w:rsidR="00000000" w:rsidDel="00000000" w:rsidP="00000000" w:rsidRDefault="00000000" w:rsidRPr="00000000" w14:paraId="000029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Research</w:t>
        <w:tab/>
        <w:t xml:space="preserve">Examine documents, history, or occult texts.</w:t>
        <w:tab/>
        <w:t xml:space="preserve">Intelligence, Wisdom</w:t>
        <w:tab/>
        <w:t xml:space="preserve">Occult Knowledge, Research</w:t>
      </w:r>
    </w:p>
    <w:p w:rsidR="00000000" w:rsidDel="00000000" w:rsidP="00000000" w:rsidRDefault="00000000" w:rsidRPr="00000000" w14:paraId="000029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Intuition</w:t>
        <w:tab/>
        <w:t xml:space="preserve">Rely on gut feelings or internal analysis.</w:t>
        <w:tab/>
        <w:t xml:space="preserve">Wisdom, Sanity</w:t>
        <w:tab/>
        <w:t xml:space="preserve">Insight</w:t>
      </w:r>
    </w:p>
    <w:p w:rsidR="00000000" w:rsidDel="00000000" w:rsidP="00000000" w:rsidRDefault="00000000" w:rsidRPr="00000000" w14:paraId="000029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Interaction</w:t>
      </w:r>
    </w:p>
    <w:p w:rsidR="00000000" w:rsidDel="00000000" w:rsidP="00000000" w:rsidRDefault="00000000" w:rsidRPr="00000000" w14:paraId="000029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Action</w:t>
        <w:tab/>
        <w:t xml:space="preserve">Effect</w:t>
        <w:tab/>
        <w:t xml:space="preserve">Relevant Skills</w:t>
        <w:tab/>
        <w:t xml:space="preserve">Example Roll</w:t>
      </w:r>
    </w:p>
    <w:p w:rsidR="00000000" w:rsidDel="00000000" w:rsidP="00000000" w:rsidRDefault="00000000" w:rsidRPr="00000000" w14:paraId="000029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Searching</w:t>
        <w:tab/>
        <w:t xml:space="preserve">Look for hidden objects, traps, or clues in an area.</w:t>
        <w:tab/>
        <w:t xml:space="preserve">Perception, Investigation</w:t>
        <w:tab/>
        <w:t xml:space="preserve">Perception to detect hidden doors.</w:t>
      </w:r>
    </w:p>
    <w:p w:rsidR="00000000" w:rsidDel="00000000" w:rsidP="00000000" w:rsidRDefault="00000000" w:rsidRPr="00000000" w14:paraId="000029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Breaking and Entering</w:t>
        <w:tab/>
        <w:t xml:space="preserve">Attempt to open locked doors or bypass barriers.</w:t>
        <w:tab/>
        <w:t xml:space="preserve">Strength, Dexterity</w:t>
        <w:tab/>
        <w:t xml:space="preserve">Strength for brute force, Dexterity for finesse.</w:t>
      </w:r>
    </w:p>
    <w:p w:rsidR="00000000" w:rsidDel="00000000" w:rsidP="00000000" w:rsidRDefault="00000000" w:rsidRPr="00000000" w14:paraId="000029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Climbing</w:t>
        <w:tab/>
        <w:t xml:space="preserve">Scale walls, cliffs, or trees.</w:t>
        <w:tab/>
        <w:t xml:space="preserve">Strength, Dexterity</w:t>
        <w:tab/>
        <w:t xml:space="preserve">Athletics or Acrobatics checks for success.</w:t>
      </w:r>
    </w:p>
    <w:p w:rsidR="00000000" w:rsidDel="00000000" w:rsidP="00000000" w:rsidRDefault="00000000" w:rsidRPr="00000000" w14:paraId="000029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Transitioning to Exploration and Investigation</w:t>
      </w:r>
    </w:p>
    <w:p w:rsidR="00000000" w:rsidDel="00000000" w:rsidP="00000000" w:rsidRDefault="00000000" w:rsidRPr="00000000" w14:paraId="000029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npcs and environments to piece together the puzzle of the supernatural, the unknown, and the eldritch.</w:t>
      </w:r>
    </w:p>
    <w:p w:rsidR="00000000" w:rsidDel="00000000" w:rsidP="00000000" w:rsidRDefault="00000000" w:rsidRPr="00000000" w14:paraId="000029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and Investigation</w:t>
      </w:r>
    </w:p>
    <w:p w:rsidR="00000000" w:rsidDel="00000000" w:rsidP="00000000" w:rsidRDefault="00000000" w:rsidRPr="00000000" w14:paraId="000029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rsidR="00000000" w:rsidDel="00000000" w:rsidP="00000000" w:rsidRDefault="00000000" w:rsidRPr="00000000" w14:paraId="000029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rsidR="00000000" w:rsidDel="00000000" w:rsidP="00000000" w:rsidRDefault="00000000" w:rsidRPr="00000000" w14:paraId="000029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rsidR="00000000" w:rsidDel="00000000" w:rsidP="00000000" w:rsidRDefault="00000000" w:rsidRPr="00000000" w14:paraId="000029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Tools and Aides</w:t>
      </w:r>
    </w:p>
    <w:p w:rsidR="00000000" w:rsidDel="00000000" w:rsidP="00000000" w:rsidRDefault="00000000" w:rsidRPr="00000000" w14:paraId="000029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General Investigation Tools</w:t>
      </w:r>
    </w:p>
    <w:p w:rsidR="00000000" w:rsidDel="00000000" w:rsidP="00000000" w:rsidRDefault="00000000" w:rsidRPr="00000000" w14:paraId="000029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Tool</w:t>
        <w:tab/>
        <w:t xml:space="preserve">Description</w:t>
        <w:tab/>
        <w:t xml:space="preserve">Effect</w:t>
        <w:tab/>
        <w:t xml:space="preserve">Modifier</w:t>
      </w:r>
    </w:p>
    <w:p w:rsidR="00000000" w:rsidDel="00000000" w:rsidP="00000000" w:rsidRDefault="00000000" w:rsidRPr="00000000" w14:paraId="000029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Magnifying Glass</w:t>
        <w:tab/>
        <w:t xml:space="preserve">A simple tool for detailed inspection of small objects or text.</w:t>
        <w:tab/>
        <w:t xml:space="preserve">+10% to Investigation for finding fine details.</w:t>
        <w:tab/>
        <w:t xml:space="preserve">Increases the chance of spotting hidden clues or subtle markings.</w:t>
      </w:r>
    </w:p>
    <w:p w:rsidR="00000000" w:rsidDel="00000000" w:rsidP="00000000" w:rsidRDefault="00000000" w:rsidRPr="00000000" w14:paraId="000029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Notebook &amp; Pen</w:t>
        <w:tab/>
        <w:t xml:space="preserve">Used to record findings or create maps.</w:t>
        <w:tab/>
        <w:t xml:space="preserve">+5% to Research and Investigation when documenting important information.</w:t>
        <w:tab/>
        <w:t xml:space="preserve">Aids with organizing clues, mapping out locations, and keeping track of evidence.</w:t>
      </w:r>
    </w:p>
    <w:p w:rsidR="00000000" w:rsidDel="00000000" w:rsidP="00000000" w:rsidRDefault="00000000" w:rsidRPr="00000000" w14:paraId="000029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Binoculars</w:t>
        <w:tab/>
        <w:t xml:space="preserve">Enables distant observation of an area or target.</w:t>
        <w:tab/>
        <w:t xml:space="preserve">+10% to Perception checks for long-distance observations.</w:t>
        <w:tab/>
        <w:t xml:space="preserve">Helps in spotting distant objects, figures, or unusual events.</w:t>
      </w:r>
    </w:p>
    <w:p w:rsidR="00000000" w:rsidDel="00000000" w:rsidP="00000000" w:rsidRDefault="00000000" w:rsidRPr="00000000" w14:paraId="000029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Digital Recorder</w:t>
        <w:tab/>
        <w:t xml:space="preserve">Records audio evidence, such as conversations or environmental sounds.</w:t>
        <w:tab/>
        <w:t xml:space="preserve">Provides a bonus to Interrogation and Analysis checks.</w:t>
        <w:tab/>
        <w:t xml:space="preserve">Can preserve sound bites for future use or replay.</w:t>
      </w:r>
    </w:p>
    <w:p w:rsidR="00000000" w:rsidDel="00000000" w:rsidP="00000000" w:rsidRDefault="00000000" w:rsidRPr="00000000" w14:paraId="000029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Thermal Camera</w:t>
        <w:tab/>
        <w:t xml:space="preserve">Detects heat signatures, helpful for tracking or detecting hidden life forms.</w:t>
        <w:tab/>
        <w:t xml:space="preserve">+10% to Survival and Perception for detecting living creatures or warm objects.</w:t>
        <w:tab/>
        <w:t xml:space="preserve">Useful for detecting hidden enemies or heat sources.</w:t>
      </w:r>
    </w:p>
    <w:p w:rsidR="00000000" w:rsidDel="00000000" w:rsidP="00000000" w:rsidRDefault="00000000" w:rsidRPr="00000000" w14:paraId="000029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Flashlight</w:t>
        <w:tab/>
        <w:t xml:space="preserve">Provides illumination in dark or poorly lit areas.</w:t>
        <w:tab/>
        <w:t xml:space="preserve">-10% to Perception checks in darkness (without it).</w:t>
        <w:tab/>
        <w:t xml:space="preserve">Essential for seeing in dark environments.</w:t>
      </w:r>
    </w:p>
    <w:p w:rsidR="00000000" w:rsidDel="00000000" w:rsidP="00000000" w:rsidRDefault="00000000" w:rsidRPr="00000000" w14:paraId="000029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Camera (Film/Camera Phone)</w:t>
        <w:tab/>
        <w:t xml:space="preserve">Allows for photographic documentation of the scene.</w:t>
        <w:tab/>
        <w:t xml:space="preserve">Provides a +5% bonus to Investigation and Evidence Preservation checks.</w:t>
        <w:tab/>
        <w:t xml:space="preserve">Essential for capturing images that might reveal hidden clues.</w:t>
      </w:r>
    </w:p>
    <w:p w:rsidR="00000000" w:rsidDel="00000000" w:rsidP="00000000" w:rsidRDefault="00000000" w:rsidRPr="00000000" w14:paraId="000029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Metal Detector</w:t>
        <w:tab/>
        <w:t xml:space="preserve">Detects metallic objects beneath the ground or hidden in structures.</w:t>
        <w:tab/>
        <w:t xml:space="preserve">+15% to Investigation for detecting metal objects.</w:t>
        <w:tab/>
        <w:t xml:space="preserve">Useful for finding weapons, hidden keys, or caches of ammunition.</w:t>
      </w:r>
    </w:p>
    <w:p w:rsidR="00000000" w:rsidDel="00000000" w:rsidP="00000000" w:rsidRDefault="00000000" w:rsidRPr="00000000" w14:paraId="000029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Lockpicks</w:t>
        <w:tab/>
        <w:t xml:space="preserve">A set of tools for bypassing locked doors or containers.</w:t>
        <w:tab/>
        <w:t xml:space="preserve">+10% to Locksmith and Stealth checks.</w:t>
        <w:tab/>
        <w:t xml:space="preserve">Enables access to secure areas or containers.</w:t>
      </w:r>
    </w:p>
    <w:p w:rsidR="00000000" w:rsidDel="00000000" w:rsidP="00000000" w:rsidRDefault="00000000" w:rsidRPr="00000000" w14:paraId="000029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Occult Investigation Tools</w:t>
      </w:r>
    </w:p>
    <w:p w:rsidR="00000000" w:rsidDel="00000000" w:rsidP="00000000" w:rsidRDefault="00000000" w:rsidRPr="00000000" w14:paraId="000029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Tool</w:t>
        <w:tab/>
        <w:t xml:space="preserve">Description</w:t>
        <w:tab/>
        <w:t xml:space="preserve">Effect</w:t>
        <w:tab/>
        <w:t xml:space="preserve">Modifier</w:t>
      </w:r>
    </w:p>
    <w:p w:rsidR="00000000" w:rsidDel="00000000" w:rsidP="00000000" w:rsidRDefault="00000000" w:rsidRPr="00000000" w14:paraId="000029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Occult Tome/Grimoire</w:t>
        <w:tab/>
        <w:t xml:space="preserve">Ancient books or scrolls containing forbidden knowledge.</w:t>
        <w:tab/>
        <w:t xml:space="preserve">+10% to Occult Knowledge checks when interpreting arcane symbols, rituals, or texts.</w:t>
        <w:tab/>
        <w:t xml:space="preserve">Grants deep insights into supernatural phenomena or rituals.</w:t>
      </w:r>
    </w:p>
    <w:p w:rsidR="00000000" w:rsidDel="00000000" w:rsidP="00000000" w:rsidRDefault="00000000" w:rsidRPr="00000000" w14:paraId="000029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 Dagger</w:t>
        <w:tab/>
        <w:t xml:space="preserve">Used in occult rituals, often to perform sacrificial acts or empower spells.</w:t>
        <w:tab/>
        <w:t xml:space="preserve">+15% to Occult Rituals or Sacrificial Performances when used in specific rituals.</w:t>
        <w:tab/>
        <w:t xml:space="preserve">Can summon or bind supernatural entities or enhance power.</w:t>
      </w:r>
    </w:p>
    <w:p w:rsidR="00000000" w:rsidDel="00000000" w:rsidP="00000000" w:rsidRDefault="00000000" w:rsidRPr="00000000" w14:paraId="000029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Protection Amulet</w:t>
        <w:tab/>
        <w:t xml:space="preserve">An amulet charged with magic to ward off supernatural forces.</w:t>
        <w:tab/>
        <w:t xml:space="preserve">Reduces SAN loss by 5-10 points when in proximity to supernatural horrors.</w:t>
        <w:tab/>
        <w:t xml:space="preserve">Can protect a person or space from minor to medium supernatural threats.</w:t>
      </w:r>
    </w:p>
    <w:p w:rsidR="00000000" w:rsidDel="00000000" w:rsidP="00000000" w:rsidRDefault="00000000" w:rsidRPr="00000000" w14:paraId="000029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Crystal Ball</w:t>
        <w:tab/>
        <w:t xml:space="preserve">A tool for scrying and seeing distant or hidden events.</w:t>
        <w:tab/>
        <w:t xml:space="preserve">+15% to Divination or Scrying checks.</w:t>
        <w:tab/>
        <w:t xml:space="preserve">Allows the user to peer into far-off places or other planes of existence.</w:t>
      </w:r>
    </w:p>
    <w:p w:rsidR="00000000" w:rsidDel="00000000" w:rsidP="00000000" w:rsidRDefault="00000000" w:rsidRPr="00000000" w14:paraId="000029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Salt (Sacred)</w:t>
        <w:tab/>
        <w:t xml:space="preserve">Used in rituals for protection or to ward off evil spirits.</w:t>
        <w:tab/>
        <w:t xml:space="preserve">+10% to Occult Rituals when using it for purification or protection.</w:t>
        <w:tab/>
        <w:t xml:space="preserve">Often used in a defensive or cleansing capacity.</w:t>
      </w:r>
    </w:p>
    <w:p w:rsidR="00000000" w:rsidDel="00000000" w:rsidP="00000000" w:rsidRDefault="00000000" w:rsidRPr="00000000" w14:paraId="000029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Witch’s Compass</w:t>
        <w:tab/>
        <w:t xml:space="preserve">A divining tool used to locate supernatural energy sources.</w:t>
        <w:tab/>
        <w:t xml:space="preserve">+10% to Survival checks when tracking arcane disturbances.</w:t>
        <w:tab/>
        <w:t xml:space="preserve">Useful for locating ley lines or magical energies in the environment.</w:t>
      </w:r>
    </w:p>
    <w:p w:rsidR="00000000" w:rsidDel="00000000" w:rsidP="00000000" w:rsidRDefault="00000000" w:rsidRPr="00000000" w14:paraId="000029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Tech-Related Investigation Tools</w:t>
      </w:r>
    </w:p>
    <w:p w:rsidR="00000000" w:rsidDel="00000000" w:rsidP="00000000" w:rsidRDefault="00000000" w:rsidRPr="00000000" w14:paraId="000029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Tool</w:t>
        <w:tab/>
        <w:t xml:space="preserve">Description</w:t>
        <w:tab/>
        <w:t xml:space="preserve">Effect</w:t>
        <w:tab/>
        <w:t xml:space="preserve">Modifier</w:t>
      </w:r>
    </w:p>
    <w:p w:rsidR="00000000" w:rsidDel="00000000" w:rsidP="00000000" w:rsidRDefault="00000000" w:rsidRPr="00000000" w14:paraId="000029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Smartphone</w:t>
        <w:tab/>
        <w:t xml:space="preserve">Modern tool with internet access, camera, and various apps for investigation.</w:t>
        <w:tab/>
        <w:t xml:space="preserve">+5% to Research or Hacking checks when used to search for digital evidence.</w:t>
        <w:tab/>
        <w:t xml:space="preserve">Helps gather data, track down online information, or communicate with informants.</w:t>
      </w:r>
    </w:p>
    <w:p w:rsidR="00000000" w:rsidDel="00000000" w:rsidP="00000000" w:rsidRDefault="00000000" w:rsidRPr="00000000" w14:paraId="000029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Hacking Kit</w:t>
        <w:tab/>
        <w:t xml:space="preserve">A set of tools used for breaking into computer systems or bypassing security.</w:t>
        <w:tab/>
        <w:t xml:space="preserve">+15% to Hacking checks to override systems.</w:t>
        <w:tab/>
        <w:t xml:space="preserve">Essential for infiltrating digital systems or accessing encrypted files.</w:t>
      </w:r>
    </w:p>
    <w:p w:rsidR="00000000" w:rsidDel="00000000" w:rsidP="00000000" w:rsidRDefault="00000000" w:rsidRPr="00000000" w14:paraId="000029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Drones</w:t>
        <w:tab/>
        <w:t xml:space="preserve">Remote-controlled vehicles with cameras for aerial or ground surveillance.</w:t>
        <w:tab/>
        <w:t xml:space="preserve">+10% to Perception checks when observing an area from above.</w:t>
        <w:tab/>
        <w:t xml:space="preserve">Useful for scouting or tracking without physical presence.</w:t>
      </w:r>
    </w:p>
    <w:p w:rsidR="00000000" w:rsidDel="00000000" w:rsidP="00000000" w:rsidRDefault="00000000" w:rsidRPr="00000000" w14:paraId="000029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Portable Scanner</w:t>
        <w:tab/>
        <w:t xml:space="preserve">Scans documents, objects, or even environments for hidden information.</w:t>
        <w:tab/>
        <w:t xml:space="preserve">+10% to Investigation or Research when scanning for hidden texts or patterns.</w:t>
        <w:tab/>
        <w:t xml:space="preserve">Can uncover hidden writing, fingerprints, or materials.</w:t>
      </w:r>
    </w:p>
    <w:p w:rsidR="00000000" w:rsidDel="00000000" w:rsidP="00000000" w:rsidRDefault="00000000" w:rsidRPr="00000000" w14:paraId="000029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UV Light</w:t>
        <w:tab/>
        <w:t xml:space="preserve">Reveals invisible ink or blood traces.</w:t>
        <w:tab/>
        <w:t xml:space="preserve">+10% to Investigation for finding secret messages or stains.</w:t>
        <w:tab/>
        <w:t xml:space="preserve">Allows detection of traces that are otherwise undetectable to the naked eye.</w:t>
      </w:r>
    </w:p>
    <w:p w:rsidR="00000000" w:rsidDel="00000000" w:rsidP="00000000" w:rsidRDefault="00000000" w:rsidRPr="00000000" w14:paraId="000029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Specialized Aides and Assistants</w:t>
      </w:r>
    </w:p>
    <w:p w:rsidR="00000000" w:rsidDel="00000000" w:rsidP="00000000" w:rsidRDefault="00000000" w:rsidRPr="00000000" w14:paraId="000029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Aide</w:t>
        <w:tab/>
        <w:t xml:space="preserve">Description</w:t>
        <w:tab/>
        <w:t xml:space="preserve">Effect</w:t>
        <w:tab/>
        <w:t xml:space="preserve">Modifier</w:t>
      </w:r>
    </w:p>
    <w:p w:rsidR="00000000" w:rsidDel="00000000" w:rsidP="00000000" w:rsidRDefault="00000000" w:rsidRPr="00000000" w14:paraId="000029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Private Investigator</w:t>
        <w:tab/>
        <w:t xml:space="preserve">A hired professional who assists in gathering information or surveillance.</w:t>
        <w:tab/>
        <w:t xml:space="preserve">Provides +20% to Investigation and Surveillance checks.</w:t>
        <w:tab/>
        <w:t xml:space="preserve">Highly skilled at uncovering information in the field.</w:t>
      </w:r>
    </w:p>
    <w:p w:rsidR="00000000" w:rsidDel="00000000" w:rsidP="00000000" w:rsidRDefault="00000000" w:rsidRPr="00000000" w14:paraId="000029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Occult Expert</w:t>
        <w:tab/>
        <w:t xml:space="preserve">An individual specializing in the supernatural, often able to read arcane symbols.</w:t>
        <w:tab/>
        <w:t xml:space="preserve">Provides +10% to Occult Knowledge checks and helps decipher occult rituals.</w:t>
        <w:tab/>
        <w:t xml:space="preserve">Key for interpreting rituals, symbols, or entities.</w:t>
      </w:r>
    </w:p>
    <w:p w:rsidR="00000000" w:rsidDel="00000000" w:rsidP="00000000" w:rsidRDefault="00000000" w:rsidRPr="00000000" w14:paraId="000029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Computer Hacker</w:t>
        <w:tab/>
        <w:t xml:space="preserve">A skilled individual who can break into digital systems and retrieve information.</w:t>
        <w:tab/>
        <w:t xml:space="preserve">Provides +15% to Hacking or Research checks.</w:t>
        <w:tab/>
        <w:t xml:space="preserve">Assists with accessing secure digital locations or databases.</w:t>
      </w:r>
    </w:p>
    <w:p w:rsidR="00000000" w:rsidDel="00000000" w:rsidP="00000000" w:rsidRDefault="00000000" w:rsidRPr="00000000" w14:paraId="000029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Research Assistant</w:t>
        <w:tab/>
        <w:t xml:space="preserve">A scholar with specialized knowledge of history, texts, or specific fields.</w:t>
        <w:tab/>
        <w:t xml:space="preserve">Provides +10% to Research and Occult Knowledge checks.</w:t>
        <w:tab/>
        <w:t xml:space="preserve">Assists in sifting through books, archives, or other research materials.</w:t>
      </w:r>
    </w:p>
    <w:p w:rsidR="00000000" w:rsidDel="00000000" w:rsidP="00000000" w:rsidRDefault="00000000" w:rsidRPr="00000000" w14:paraId="000029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Detective</w:t>
        <w:tab/>
        <w:t xml:space="preserve">An experienced investigator who can notice patterns and inconsistencies.</w:t>
        <w:tab/>
        <w:t xml:space="preserve">Provides +15% to Investigation and Interrogation checks.</w:t>
        <w:tab/>
        <w:t xml:space="preserve">Skilled at piecing together criminal activities or mysteries.</w:t>
      </w:r>
    </w:p>
    <w:p w:rsidR="00000000" w:rsidDel="00000000" w:rsidP="00000000" w:rsidRDefault="00000000" w:rsidRPr="00000000" w14:paraId="000029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Medical Examiner</w:t>
        <w:tab/>
        <w:t xml:space="preserve">A specialist in identifying causes of death or conducting autopsies.</w:t>
        <w:tab/>
        <w:t xml:space="preserve">Provides +20% to Medicine and Investigation checks when analyzing bodies or wounds.</w:t>
        <w:tab/>
        <w:t xml:space="preserve">Essential for determining time of death, causes of injuries, or poisoning.</w:t>
      </w:r>
    </w:p>
    <w:p w:rsidR="00000000" w:rsidDel="00000000" w:rsidP="00000000" w:rsidRDefault="00000000" w:rsidRPr="00000000" w14:paraId="000029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Difficulty and Modifiers</w:t>
      </w:r>
    </w:p>
    <w:p w:rsidR="00000000" w:rsidDel="00000000" w:rsidP="00000000" w:rsidRDefault="00000000" w:rsidRPr="00000000" w14:paraId="000029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following table outlines how tools and aides can affect difficulty (DC) of investigative actions and provide bonuses based on the quality and relevance of the tools or aides used.</w:t>
      </w:r>
    </w:p>
    <w:p w:rsidR="00000000" w:rsidDel="00000000" w:rsidP="00000000" w:rsidRDefault="00000000" w:rsidRPr="00000000" w14:paraId="000029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Action</w:t>
        <w:tab/>
        <w:t xml:space="preserve">Base DC</w:t>
        <w:tab/>
        <w:t xml:space="preserve">Tool/Aide</w:t>
        <w:tab/>
        <w:t xml:space="preserve">Effect on DC</w:t>
      </w:r>
    </w:p>
    <w:p w:rsidR="00000000" w:rsidDel="00000000" w:rsidP="00000000" w:rsidRDefault="00000000" w:rsidRPr="00000000" w14:paraId="000029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Searching a Room</w:t>
        <w:tab/>
        <w:t xml:space="preserve">15</w:t>
        <w:tab/>
        <w:t xml:space="preserve">Magnifying Glass</w:t>
        <w:tab/>
        <w:t xml:space="preserve">-5 to DC</w:t>
      </w:r>
    </w:p>
    <w:p w:rsidR="00000000" w:rsidDel="00000000" w:rsidP="00000000" w:rsidRDefault="00000000" w:rsidRPr="00000000" w14:paraId="000029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Examining an Object</w:t>
        <w:tab/>
        <w:t xml:space="preserve">20</w:t>
        <w:tab/>
        <w:t xml:space="preserve">Notebook &amp; Pen</w:t>
        <w:tab/>
        <w:t xml:space="preserve">-5 to DC</w:t>
      </w:r>
    </w:p>
    <w:p w:rsidR="00000000" w:rsidDel="00000000" w:rsidP="00000000" w:rsidRDefault="00000000" w:rsidRPr="00000000" w14:paraId="000029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Detecting Hidden Items</w:t>
        <w:tab/>
        <w:t xml:space="preserve">25</w:t>
        <w:tab/>
        <w:t xml:space="preserve">Metal Detector</w:t>
        <w:tab/>
        <w:t xml:space="preserve">-10 to DC</w:t>
      </w:r>
    </w:p>
    <w:p w:rsidR="00000000" w:rsidDel="00000000" w:rsidP="00000000" w:rsidRDefault="00000000" w:rsidRPr="00000000" w14:paraId="000029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Solving a Puzzle</w:t>
        <w:tab/>
        <w:t xml:space="preserve">20</w:t>
        <w:tab/>
        <w:t xml:space="preserve">Occult Tome</w:t>
        <w:tab/>
        <w:t xml:space="preserve">-5 to DC</w:t>
      </w:r>
    </w:p>
    <w:p w:rsidR="00000000" w:rsidDel="00000000" w:rsidP="00000000" w:rsidRDefault="00000000" w:rsidRPr="00000000" w14:paraId="000029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Decoding a Code</w:t>
        <w:tab/>
        <w:t xml:space="preserve">25</w:t>
        <w:tab/>
        <w:t xml:space="preserve">Hacking Kit</w:t>
        <w:tab/>
        <w:t xml:space="preserve">-10 to DC</w:t>
      </w:r>
    </w:p>
    <w:p w:rsidR="00000000" w:rsidDel="00000000" w:rsidP="00000000" w:rsidRDefault="00000000" w:rsidRPr="00000000" w14:paraId="000029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Interrogating an NPC</w:t>
        <w:tab/>
        <w:t xml:space="preserve">20</w:t>
        <w:tab/>
        <w:t xml:space="preserve">Private Investigator</w:t>
        <w:tab/>
        <w:t xml:space="preserve">-10 to DC</w:t>
      </w:r>
    </w:p>
    <w:p w:rsidR="00000000" w:rsidDel="00000000" w:rsidP="00000000" w:rsidRDefault="00000000" w:rsidRPr="00000000" w14:paraId="000029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Tracking an Entity</w:t>
        <w:tab/>
        <w:t xml:space="preserve">30</w:t>
        <w:tab/>
        <w:t xml:space="preserve">Witch’s Compass</w:t>
        <w:tab/>
        <w:t xml:space="preserve">-5 to DC</w:t>
      </w:r>
    </w:p>
    <w:p w:rsidR="00000000" w:rsidDel="00000000" w:rsidP="00000000" w:rsidRDefault="00000000" w:rsidRPr="00000000" w14:paraId="000029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Researching Lore</w:t>
        <w:tab/>
        <w:t xml:space="preserve">20</w:t>
        <w:tab/>
        <w:t xml:space="preserve">Research Assistant</w:t>
        <w:tab/>
        <w:t xml:space="preserve">-5 to DC</w:t>
      </w:r>
    </w:p>
    <w:p w:rsidR="00000000" w:rsidDel="00000000" w:rsidP="00000000" w:rsidRDefault="00000000" w:rsidRPr="00000000" w14:paraId="000029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Dissecting a Body</w:t>
        <w:tab/>
        <w:t xml:space="preserve">30</w:t>
        <w:tab/>
        <w:t xml:space="preserve">Medical Examiner</w:t>
        <w:tab/>
        <w:t xml:space="preserve">-10 to DC</w:t>
      </w:r>
    </w:p>
    <w:p w:rsidR="00000000" w:rsidDel="00000000" w:rsidP="00000000" w:rsidRDefault="00000000" w:rsidRPr="00000000" w14:paraId="000029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Creating Investigation Tools as a Game Master</w:t>
      </w:r>
    </w:p>
    <w:p w:rsidR="00000000" w:rsidDel="00000000" w:rsidP="00000000" w:rsidRDefault="00000000" w:rsidRPr="00000000" w14:paraId="000029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the GM introduces new tools, aides, or unique items into the investigation process, the following rules should be applied:</w:t>
      </w:r>
    </w:p>
    <w:p w:rsidR="00000000" w:rsidDel="00000000" w:rsidP="00000000" w:rsidRDefault="00000000" w:rsidRPr="00000000" w14:paraId="000029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Determine the Item’s Purpose: Is it meant to enhance investigation through physical examination, digital investigation, or supernatural means?</w:t>
      </w:r>
    </w:p>
    <w:p w:rsidR="00000000" w:rsidDel="00000000" w:rsidP="00000000" w:rsidRDefault="00000000" w:rsidRPr="00000000" w14:paraId="000029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Assign the Mechanics: What specific bonus does the item provide? Is it a one-time use item, or does it have charges or durability?</w:t>
      </w:r>
    </w:p>
    <w:p w:rsidR="00000000" w:rsidDel="00000000" w:rsidP="00000000" w:rsidRDefault="00000000" w:rsidRPr="00000000" w14:paraId="000029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Define the Drawbacks or Limitations: What are the risks? Does it require maintenance, could it backfire, or does it degrade over time?</w:t>
      </w:r>
    </w:p>
    <w:p w:rsidR="00000000" w:rsidDel="00000000" w:rsidP="00000000" w:rsidRDefault="00000000" w:rsidRPr="00000000" w14:paraId="000029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Balancing the Item: Ensure no item is so powerful that it trivializes the investigation. Items should add tension or narrative depth, not just mechanical advantage.</w:t>
      </w:r>
    </w:p>
    <w:p w:rsidR="00000000" w:rsidDel="00000000" w:rsidP="00000000" w:rsidRDefault="00000000" w:rsidRPr="00000000" w14:paraId="0000299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Exploration Mechanics</w:t>
      </w:r>
    </w:p>
    <w:p w:rsidR="00000000" w:rsidDel="00000000" w:rsidP="00000000" w:rsidRDefault="00000000" w:rsidRPr="00000000" w14:paraId="000029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rsidR="00000000" w:rsidDel="00000000" w:rsidP="00000000" w:rsidRDefault="00000000" w:rsidRPr="00000000" w14:paraId="000029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Searching the Environment</w:t>
      </w:r>
    </w:p>
    <w:p w:rsidR="00000000" w:rsidDel="00000000" w:rsidP="00000000" w:rsidRDefault="00000000" w:rsidRPr="00000000" w14:paraId="000029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rsidR="00000000" w:rsidDel="00000000" w:rsidP="00000000" w:rsidRDefault="00000000" w:rsidRPr="00000000" w14:paraId="000029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Search Actions:</w:t>
      </w:r>
    </w:p>
    <w:p w:rsidR="00000000" w:rsidDel="00000000" w:rsidP="00000000" w:rsidRDefault="00000000" w:rsidRPr="00000000" w14:paraId="000029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Search a Room: A detailed search of a room, building, or area for hidden objects, clues, or hazards.</w:t>
      </w:r>
    </w:p>
    <w:p w:rsidR="00000000" w:rsidDel="00000000" w:rsidP="00000000" w:rsidRDefault="00000000" w:rsidRPr="00000000" w14:paraId="000029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Roll Perception or Investigation depending on the complexity of the area. A successful check allows the character to uncover hidden details.</w:t>
      </w:r>
    </w:p>
    <w:p w:rsidR="00000000" w:rsidDel="00000000" w:rsidP="00000000" w:rsidRDefault="00000000" w:rsidRPr="00000000" w14:paraId="000029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difficulty varies based on the environment. For example, a dusty library might have easier-to-find clues, while a heavily decayed warehouse would be more difficult to search.</w:t>
      </w:r>
    </w:p>
    <w:p w:rsidR="00000000" w:rsidDel="00000000" w:rsidP="00000000" w:rsidRDefault="00000000" w:rsidRPr="00000000" w14:paraId="000029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Inspect an Object: A character might choose to carefully inspect an item, such as a piece of furniture, a document, or a cryptic symbol.</w:t>
      </w:r>
    </w:p>
    <w:p w:rsidR="00000000" w:rsidDel="00000000" w:rsidP="00000000" w:rsidRDefault="00000000" w:rsidRPr="00000000" w14:paraId="000029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Use Investigation for a focused examination or Occult Knowledge for items tied to the supernatural.</w:t>
      </w:r>
    </w:p>
    <w:p w:rsidR="00000000" w:rsidDel="00000000" w:rsidP="00000000" w:rsidRDefault="00000000" w:rsidRPr="00000000" w14:paraId="000029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GM determines the difficulty based on the object’s complexity (e.g., a simple chair might be an easy search, while a ritual object might require a high DC to decipher).</w:t>
      </w:r>
    </w:p>
    <w:p w:rsidR="00000000" w:rsidDel="00000000" w:rsidP="00000000" w:rsidRDefault="00000000" w:rsidRPr="00000000" w14:paraId="000029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Detect Traps: Traps and hazards are common in the world of The Harrowing Truth. Searching for them requires careful attention and, often, a combination of skills.</w:t>
      </w:r>
    </w:p>
    <w:p w:rsidR="00000000" w:rsidDel="00000000" w:rsidP="00000000" w:rsidRDefault="00000000" w:rsidRPr="00000000" w14:paraId="000029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Use Perception to spot physical traps or Occult Knowledge for supernatural dangers.</w:t>
      </w:r>
    </w:p>
    <w:p w:rsidR="00000000" w:rsidDel="00000000" w:rsidP="00000000" w:rsidRDefault="00000000" w:rsidRPr="00000000" w14:paraId="000029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GM sets the difficulty based on the trap’s sophistication (e.g., a hidden tripwire may be easier to detect than a complex magical ward).</w:t>
      </w:r>
    </w:p>
    <w:p w:rsidR="00000000" w:rsidDel="00000000" w:rsidP="00000000" w:rsidRDefault="00000000" w:rsidRPr="00000000" w14:paraId="000029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Perception Check Table:</w:t>
      </w:r>
    </w:p>
    <w:p w:rsidR="00000000" w:rsidDel="00000000" w:rsidP="00000000" w:rsidRDefault="00000000" w:rsidRPr="00000000" w14:paraId="000029A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Location/Item</w:t>
        <w:tab/>
        <w:t xml:space="preserve">DC Range</w:t>
        <w:tab/>
        <w:t xml:space="preserve">Skill Used</w:t>
        <w:tab/>
        <w:t xml:space="preserve">Success</w:t>
      </w:r>
    </w:p>
    <w:p w:rsidR="00000000" w:rsidDel="00000000" w:rsidP="00000000" w:rsidRDefault="00000000" w:rsidRPr="00000000" w14:paraId="000029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Quiet Room</w:t>
        <w:tab/>
        <w:t xml:space="preserve">10 - 20</w:t>
        <w:tab/>
        <w:t xml:space="preserve">Perception</w:t>
        <w:tab/>
        <w:t xml:space="preserve">Detect hidden doors or compartments.</w:t>
      </w:r>
    </w:p>
    <w:p w:rsidR="00000000" w:rsidDel="00000000" w:rsidP="00000000" w:rsidRDefault="00000000" w:rsidRPr="00000000" w14:paraId="000029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Crumbling Library</w:t>
        <w:tab/>
        <w:t xml:space="preserve">15 - 30</w:t>
        <w:tab/>
        <w:t xml:space="preserve">Investigation, Occult Knowledge</w:t>
        <w:tab/>
        <w:t xml:space="preserve">Uncover dusty journals or arcane symbols.</w:t>
      </w:r>
    </w:p>
    <w:p w:rsidR="00000000" w:rsidDel="00000000" w:rsidP="00000000" w:rsidRDefault="00000000" w:rsidRPr="00000000" w14:paraId="000029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Swampy Area</w:t>
        <w:tab/>
        <w:t xml:space="preserve">20 - 30</w:t>
        <w:tab/>
        <w:t xml:space="preserve">Survival, Perception</w:t>
        <w:tab/>
        <w:t xml:space="preserve">Spot a creature’s tracks or concealed objects.</w:t>
      </w:r>
    </w:p>
    <w:p w:rsidR="00000000" w:rsidDel="00000000" w:rsidP="00000000" w:rsidRDefault="00000000" w:rsidRPr="00000000" w14:paraId="000029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Using Tools in Exploration</w:t>
      </w:r>
    </w:p>
    <w:p w:rsidR="00000000" w:rsidDel="00000000" w:rsidP="00000000" w:rsidRDefault="00000000" w:rsidRPr="00000000" w14:paraId="000029B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Certain tools, such as flashlights, ropes, climbing equipment, or lockpicks, are essential during exploration. These tools help make tasks easier, improve skill rolls, and allow players to access areas they otherwise couldn’t.</w:t>
      </w:r>
    </w:p>
    <w:p w:rsidR="00000000" w:rsidDel="00000000" w:rsidP="00000000" w:rsidRDefault="00000000" w:rsidRPr="00000000" w14:paraId="000029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Tool</w:t>
        <w:tab/>
        <w:t xml:space="preserve">Effect</w:t>
        <w:tab/>
        <w:t xml:space="preserve">Example Use</w:t>
      </w:r>
    </w:p>
    <w:p w:rsidR="00000000" w:rsidDel="00000000" w:rsidP="00000000" w:rsidRDefault="00000000" w:rsidRPr="00000000" w14:paraId="000029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Flashlight</w:t>
        <w:tab/>
        <w:t xml:space="preserve">Provides light, reducing penalties in dark areas.</w:t>
        <w:tab/>
        <w:t xml:space="preserve">Use to illuminate dark hallways or hidden areas.</w:t>
      </w:r>
    </w:p>
    <w:p w:rsidR="00000000" w:rsidDel="00000000" w:rsidP="00000000" w:rsidRDefault="00000000" w:rsidRPr="00000000" w14:paraId="000029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Rope</w:t>
        <w:tab/>
        <w:t xml:space="preserve">Can be used for climbing, creating barriers, or securing equipment.</w:t>
        <w:tab/>
        <w:t xml:space="preserve">Climb walls, create a makeshift bridge, or rappel down.</w:t>
      </w:r>
    </w:p>
    <w:p w:rsidR="00000000" w:rsidDel="00000000" w:rsidP="00000000" w:rsidRDefault="00000000" w:rsidRPr="00000000" w14:paraId="000029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Lockpicks</w:t>
        <w:tab/>
        <w:t xml:space="preserve">Grants bonus to bypass locked doors or containers.</w:t>
        <w:tab/>
        <w:t xml:space="preserve">Open locked chests, doors, or safes.</w:t>
      </w:r>
    </w:p>
    <w:p w:rsidR="00000000" w:rsidDel="00000000" w:rsidP="00000000" w:rsidRDefault="00000000" w:rsidRPr="00000000" w14:paraId="000029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Metal Detector</w:t>
        <w:tab/>
        <w:t xml:space="preserve">Detects metallic objects or hidden treasures beneath the ground.</w:t>
        <w:tab/>
        <w:t xml:space="preserve">Use to locate buried weapons or hidden keys.</w:t>
      </w:r>
    </w:p>
    <w:p w:rsidR="00000000" w:rsidDel="00000000" w:rsidP="00000000" w:rsidRDefault="00000000" w:rsidRPr="00000000" w14:paraId="000029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Restores health or reduces injury severity.</w:t>
        <w:tab/>
        <w:t xml:space="preserve">Heal wounds or prevent infection from environmental damage.</w:t>
      </w:r>
    </w:p>
    <w:p w:rsidR="00000000" w:rsidDel="00000000" w:rsidP="00000000" w:rsidRDefault="00000000" w:rsidRPr="00000000" w14:paraId="000029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 Travel Mechanics</w:t>
      </w:r>
    </w:p>
    <w:p w:rsidR="00000000" w:rsidDel="00000000" w:rsidP="00000000" w:rsidRDefault="00000000" w:rsidRPr="00000000" w14:paraId="000029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world itself can present challenges that require careful consideration. Travel mechanics dictate how characters move through various environments and how they respond to potential dangers like weather, terrain, or time constraints.</w:t>
      </w:r>
    </w:p>
    <w:p w:rsidR="00000000" w:rsidDel="00000000" w:rsidP="00000000" w:rsidRDefault="00000000" w:rsidRPr="00000000" w14:paraId="000029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Travel Types:</w:t>
      </w:r>
    </w:p>
    <w:p w:rsidR="00000000" w:rsidDel="00000000" w:rsidP="00000000" w:rsidRDefault="00000000" w:rsidRPr="00000000" w14:paraId="000029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Walking: The standard pace, used for short distances or when moving through manageable terrain.</w:t>
      </w:r>
    </w:p>
    <w:p w:rsidR="00000000" w:rsidDel="00000000" w:rsidP="00000000" w:rsidRDefault="00000000" w:rsidRPr="00000000" w14:paraId="000029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Hiking: Used in more difficult terrain, like forests, mountains, or ruins. This often requires Survival or Athletics checks.</w:t>
      </w:r>
    </w:p>
    <w:p w:rsidR="00000000" w:rsidDel="00000000" w:rsidP="00000000" w:rsidRDefault="00000000" w:rsidRPr="00000000" w14:paraId="000029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Running: A quick burst of movement, but risky if sustained for long periods.</w:t>
      </w:r>
    </w:p>
    <w:p w:rsidR="00000000" w:rsidDel="00000000" w:rsidP="00000000" w:rsidRDefault="00000000" w:rsidRPr="00000000" w14:paraId="000029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Driving: Characters can use their Driving skill to navigate vehicles through various terrains.</w:t>
      </w:r>
    </w:p>
    <w:p w:rsidR="00000000" w:rsidDel="00000000" w:rsidP="00000000" w:rsidRDefault="00000000" w:rsidRPr="00000000" w14:paraId="000029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Overland Travel Mechanics:</w:t>
      </w:r>
    </w:p>
    <w:p w:rsidR="00000000" w:rsidDel="00000000" w:rsidP="00000000" w:rsidRDefault="00000000" w:rsidRPr="00000000" w14:paraId="000029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Terrain</w:t>
        <w:tab/>
        <w:t xml:space="preserve">Travel Time</w:t>
        <w:tab/>
        <w:t xml:space="preserve">Risk</w:t>
        <w:tab/>
        <w:t xml:space="preserve">Relevant Skill</w:t>
      </w:r>
    </w:p>
    <w:p w:rsidR="00000000" w:rsidDel="00000000" w:rsidP="00000000" w:rsidRDefault="00000000" w:rsidRPr="00000000" w14:paraId="000029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Urban Area</w:t>
        <w:tab/>
        <w:t xml:space="preserve">3-4 mph</w:t>
        <w:tab/>
        <w:t xml:space="preserve">Low</w:t>
        <w:tab/>
        <w:t xml:space="preserve">Driving, Streetwise</w:t>
      </w:r>
    </w:p>
    <w:p w:rsidR="00000000" w:rsidDel="00000000" w:rsidP="00000000" w:rsidRDefault="00000000" w:rsidRPr="00000000" w14:paraId="000029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Forest</w:t>
        <w:tab/>
        <w:t xml:space="preserve">2 mph</w:t>
        <w:tab/>
        <w:t xml:space="preserve">High (foraging, getting lost)</w:t>
        <w:tab/>
        <w:t xml:space="preserve">Survival, Navigation</w:t>
      </w:r>
    </w:p>
    <w:p w:rsidR="00000000" w:rsidDel="00000000" w:rsidP="00000000" w:rsidRDefault="00000000" w:rsidRPr="00000000" w14:paraId="000029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Desert</w:t>
        <w:tab/>
        <w:t xml:space="preserve">1-2 mph</w:t>
        <w:tab/>
        <w:t xml:space="preserve">Very High (dehydration, heatstroke)</w:t>
        <w:tab/>
        <w:t xml:space="preserve">Survival, Constitution</w:t>
      </w:r>
    </w:p>
    <w:p w:rsidR="00000000" w:rsidDel="00000000" w:rsidP="00000000" w:rsidRDefault="00000000" w:rsidRPr="00000000" w14:paraId="000029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Mountains</w:t>
        <w:tab/>
        <w:t xml:space="preserve">1 mph</w:t>
        <w:tab/>
        <w:t xml:space="preserve">Very High (altitude sickness, falling)</w:t>
        <w:tab/>
        <w:t xml:space="preserve">Survival, Climbing</w:t>
      </w:r>
    </w:p>
    <w:p w:rsidR="00000000" w:rsidDel="00000000" w:rsidP="00000000" w:rsidRDefault="00000000" w:rsidRPr="00000000" w14:paraId="000029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Roads</w:t>
        <w:tab/>
        <w:t xml:space="preserve">5 mph</w:t>
        <w:tab/>
        <w:t xml:space="preserve">Low to Moderate (traffic, obstacles)</w:t>
        <w:tab/>
        <w:t xml:space="preserve">Driving, Navigation</w:t>
      </w:r>
    </w:p>
    <w:p w:rsidR="00000000" w:rsidDel="00000000" w:rsidP="00000000" w:rsidRDefault="00000000" w:rsidRPr="00000000" w14:paraId="000029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Investigation Mechanics</w:t>
      </w:r>
    </w:p>
    <w:p w:rsidR="00000000" w:rsidDel="00000000" w:rsidP="00000000" w:rsidRDefault="00000000" w:rsidRPr="00000000" w14:paraId="000029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in The Harrowing Truth requires both physical and mental engagement. It’s About connecting the dots, piecing together stories, and diving deeper into mysteries to reveal the truth—or expose the horrors hidden beneath the surface.</w:t>
      </w:r>
    </w:p>
    <w:p w:rsidR="00000000" w:rsidDel="00000000" w:rsidP="00000000" w:rsidRDefault="00000000" w:rsidRPr="00000000" w14:paraId="000029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 Investigating a Crime Scene or Mystery</w:t>
      </w:r>
    </w:p>
    <w:p w:rsidR="00000000" w:rsidDel="00000000" w:rsidP="00000000" w:rsidRDefault="00000000" w:rsidRPr="00000000" w14:paraId="000029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rsidR="00000000" w:rsidDel="00000000" w:rsidP="00000000" w:rsidRDefault="00000000" w:rsidRPr="00000000" w14:paraId="000029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Investigation Process:</w:t>
      </w:r>
    </w:p>
    <w:p w:rsidR="00000000" w:rsidDel="00000000" w:rsidP="00000000" w:rsidRDefault="00000000" w:rsidRPr="00000000" w14:paraId="000029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Survey the Scene: Look for initial signs of disturbances.</w:t>
      </w:r>
    </w:p>
    <w:p w:rsidR="00000000" w:rsidDel="00000000" w:rsidP="00000000" w:rsidRDefault="00000000" w:rsidRPr="00000000" w14:paraId="000029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Perception to spot visible clues (e.g., broken windows, fresh bloodstains).</w:t>
      </w:r>
    </w:p>
    <w:p w:rsidR="00000000" w:rsidDel="00000000" w:rsidP="00000000" w:rsidRDefault="00000000" w:rsidRPr="00000000" w14:paraId="000029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Examine Evidence: Focus on individual items that could hold important information.</w:t>
      </w:r>
    </w:p>
    <w:p w:rsidR="00000000" w:rsidDel="00000000" w:rsidP="00000000" w:rsidRDefault="00000000" w:rsidRPr="00000000" w14:paraId="000029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Investigation to inspect objects or surfaces.</w:t>
      </w:r>
    </w:p>
    <w:p w:rsidR="00000000" w:rsidDel="00000000" w:rsidP="00000000" w:rsidRDefault="00000000" w:rsidRPr="00000000" w14:paraId="000029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The difficulty increases with complexity (e.g., a cryptic symbol might require a high roll to understand).</w:t>
      </w:r>
    </w:p>
    <w:p w:rsidR="00000000" w:rsidDel="00000000" w:rsidP="00000000" w:rsidRDefault="00000000" w:rsidRPr="00000000" w14:paraId="000029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Interview Witnesses: Speaking with npcs or bystanders can often yield hidden information.</w:t>
      </w:r>
    </w:p>
    <w:p w:rsidR="00000000" w:rsidDel="00000000" w:rsidP="00000000" w:rsidRDefault="00000000" w:rsidRPr="00000000" w14:paraId="000029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Persuasion, Intimidation, or Charm to engage in conversation or interrogate.</w:t>
      </w:r>
    </w:p>
    <w:p w:rsidR="00000000" w:rsidDel="00000000" w:rsidP="00000000" w:rsidRDefault="00000000" w:rsidRPr="00000000" w14:paraId="000029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Depending on the NPC’s relationship to the character and their knowledge.</w:t>
      </w:r>
    </w:p>
    <w:p w:rsidR="00000000" w:rsidDel="00000000" w:rsidP="00000000" w:rsidRDefault="00000000" w:rsidRPr="00000000" w14:paraId="000029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Research: Going through archives, libraries, or even occult texts to find relevant information.</w:t>
      </w:r>
    </w:p>
    <w:p w:rsidR="00000000" w:rsidDel="00000000" w:rsidP="00000000" w:rsidRDefault="00000000" w:rsidRPr="00000000" w14:paraId="000029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Mechanics: Research or Occult Knowledge to uncover secrets or read through ancient texts.</w:t>
      </w:r>
    </w:p>
    <w:p w:rsidR="00000000" w:rsidDel="00000000" w:rsidP="00000000" w:rsidRDefault="00000000" w:rsidRPr="00000000" w14:paraId="000029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DC: Higher for more obscure knowledge or ancient lore.</w:t>
      </w:r>
    </w:p>
    <w:p w:rsidR="00000000" w:rsidDel="00000000" w:rsidP="00000000" w:rsidRDefault="00000000" w:rsidRPr="00000000" w14:paraId="000029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Investigation Check Table:</w:t>
      </w:r>
    </w:p>
    <w:p w:rsidR="00000000" w:rsidDel="00000000" w:rsidP="00000000" w:rsidRDefault="00000000" w:rsidRPr="00000000" w14:paraId="000029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Clue Type</w:t>
        <w:tab/>
        <w:t xml:space="preserve">DC Range</w:t>
        <w:tab/>
        <w:t xml:space="preserve">Skill Used</w:t>
        <w:tab/>
        <w:t xml:space="preserve">Success Outcome</w:t>
      </w:r>
    </w:p>
    <w:p w:rsidR="00000000" w:rsidDel="00000000" w:rsidP="00000000" w:rsidRDefault="00000000" w:rsidRPr="00000000" w14:paraId="000029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Bloodstains on Carpet</w:t>
        <w:tab/>
        <w:t xml:space="preserve">10 - 20</w:t>
        <w:tab/>
        <w:t xml:space="preserve">Perception</w:t>
        <w:tab/>
        <w:t xml:space="preserve">Discover direction of struggle or movement.</w:t>
      </w:r>
    </w:p>
    <w:p w:rsidR="00000000" w:rsidDel="00000000" w:rsidP="00000000" w:rsidRDefault="00000000" w:rsidRPr="00000000" w14:paraId="000029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Cracked Mirror</w:t>
        <w:tab/>
        <w:t xml:space="preserve">15 - 25</w:t>
        <w:tab/>
        <w:t xml:space="preserve">Investigation</w:t>
        <w:tab/>
        <w:t xml:space="preserve">Identify symbols or sigils etched into the glass.</w:t>
      </w:r>
    </w:p>
    <w:p w:rsidR="00000000" w:rsidDel="00000000" w:rsidP="00000000" w:rsidRDefault="00000000" w:rsidRPr="00000000" w14:paraId="000029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 Artifacts</w:t>
        <w:tab/>
        <w:t xml:space="preserve">20 - 30</w:t>
        <w:tab/>
        <w:t xml:space="preserve">Occult Knowledge</w:t>
        <w:tab/>
        <w:t xml:space="preserve">Recognize the object’s connection to the occult or forbidden rituals.</w:t>
      </w:r>
    </w:p>
    <w:p w:rsidR="00000000" w:rsidDel="00000000" w:rsidP="00000000" w:rsidRDefault="00000000" w:rsidRPr="00000000" w14:paraId="000029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Old Newspaper Clipping</w:t>
        <w:tab/>
        <w:t xml:space="preserve">5 - 10</w:t>
        <w:tab/>
        <w:t xml:space="preserve">Research</w:t>
        <w:tab/>
        <w:t xml:space="preserve">Find related articles or clues that provide more context.</w:t>
      </w:r>
    </w:p>
    <w:p w:rsidR="00000000" w:rsidDel="00000000" w:rsidP="00000000" w:rsidRDefault="00000000" w:rsidRPr="00000000" w14:paraId="000029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Combining Exploration and Investigation</w:t>
      </w:r>
    </w:p>
    <w:p w:rsidR="00000000" w:rsidDel="00000000" w:rsidP="00000000" w:rsidRDefault="00000000" w:rsidRPr="00000000" w14:paraId="000029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rsidR="00000000" w:rsidDel="00000000" w:rsidP="00000000" w:rsidRDefault="00000000" w:rsidRPr="00000000" w14:paraId="000029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F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w:t>
      </w:r>
    </w:p>
    <w:p w:rsidR="00000000" w:rsidDel="00000000" w:rsidP="00000000" w:rsidRDefault="00000000" w:rsidRPr="00000000" w14:paraId="000029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rsidR="00000000" w:rsidDel="00000000" w:rsidP="00000000" w:rsidRDefault="00000000" w:rsidRPr="00000000" w14:paraId="000029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next section will delve into Special Mechanics tied to cosmic horror and survival elements, helping the players to better understand the dangers lurking within their discoveries and the consequences of what they choose to uncover.</w:t>
      </w:r>
    </w:p>
    <w:p w:rsidR="00000000" w:rsidDel="00000000" w:rsidP="00000000" w:rsidRDefault="00000000" w:rsidRPr="00000000" w14:paraId="000029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9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Weapons and Damage Types</w:t>
      </w:r>
    </w:p>
    <w:p w:rsidR="00000000" w:rsidDel="00000000" w:rsidP="00000000" w:rsidRDefault="00000000" w:rsidRPr="00000000" w14:paraId="000029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 Categories:</w:t>
      </w:r>
    </w:p>
    <w:p w:rsidR="00000000" w:rsidDel="00000000" w:rsidP="00000000" w:rsidRDefault="00000000" w:rsidRPr="00000000" w14:paraId="000029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Melee Weapons: Melee weapons in this world come in many forms, from standard knives and axes to eldritch-infused blades that can sever the fabric of reality itself.</w:t>
      </w:r>
    </w:p>
    <w:p w:rsidR="00000000" w:rsidDel="00000000" w:rsidP="00000000" w:rsidRDefault="00000000" w:rsidRPr="00000000" w14:paraId="000029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Ranged Weapons: Firearms are a common form of ranged weaponry, though many are specialized for combating the strange entities that haunt the world. These include everything from modified handguns to energy rifles and crossbows with arcane modifications.</w:t>
      </w:r>
    </w:p>
    <w:p w:rsidR="00000000" w:rsidDel="00000000" w:rsidP="00000000" w:rsidRDefault="00000000" w:rsidRPr="00000000" w14:paraId="000029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Occult Weapons: Special weapons designed for combating or controlling supernatural forces, such as wands, staffs, and enchanted blades, often play a role in both combat and ritualistic magic.</w:t>
      </w:r>
    </w:p>
    <w:p w:rsidR="00000000" w:rsidDel="00000000" w:rsidP="00000000" w:rsidRDefault="00000000" w:rsidRPr="00000000" w14:paraId="000029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Types:</w:t>
      </w:r>
    </w:p>
    <w:p w:rsidR="00000000" w:rsidDel="00000000" w:rsidP="00000000" w:rsidRDefault="00000000" w:rsidRPr="00000000" w14:paraId="000029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Physical Damage: Standard melee and ranged attacks that cause direct damage to the target.</w:t>
      </w:r>
    </w:p>
    <w:p w:rsidR="00000000" w:rsidDel="00000000" w:rsidP="00000000" w:rsidRDefault="00000000" w:rsidRPr="00000000" w14:paraId="000029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Psychic Damage: Damage caused by mental attacks, illusions, or curses that harm the mind rather than the body.</w:t>
      </w:r>
    </w:p>
    <w:p w:rsidR="00000000" w:rsidDel="00000000" w:rsidP="00000000" w:rsidRDefault="00000000" w:rsidRPr="00000000" w14:paraId="00002A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Eldritch Damage: Caused by weapons, creatures, or phenomena that defy physical and mental laws, dealing damage that is often incomprehensible and difficult to track.</w:t>
      </w:r>
    </w:p>
    <w:p w:rsidR="00000000" w:rsidDel="00000000" w:rsidP="00000000" w:rsidRDefault="00000000" w:rsidRPr="00000000" w14:paraId="00002A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Magical Damage: Damage dealt by magical spells, rituals, or enchanted items. This damage can vary in nature, depending on the school of magic used, and often has secondary effects, such as debuffing the target or causing long-term instability.</w:t>
      </w:r>
    </w:p>
    <w:p w:rsidR="00000000" w:rsidDel="00000000" w:rsidP="00000000" w:rsidRDefault="00000000" w:rsidRPr="00000000" w14:paraId="00002A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Armor and Protection</w:t>
      </w:r>
    </w:p>
    <w:p w:rsidR="00000000" w:rsidDel="00000000" w:rsidP="00000000" w:rsidRDefault="00000000" w:rsidRPr="00000000" w14:paraId="00002A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Armor Types: Armor in The Harrowing Truth is just as varied as the weapons, with each piece of armor offering unique protections and drawbacks. Armor can range from traditional bulletproof vests to magical wards or even cursed items that offer both defense and peril.</w:t>
      </w:r>
    </w:p>
    <w:p w:rsidR="00000000" w:rsidDel="00000000" w:rsidP="00000000" w:rsidRDefault="00000000" w:rsidRPr="00000000" w14:paraId="00002A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Physical Armor: Includes standard armor like plate mail, bulletproof vests, and tactical gear.</w:t>
      </w:r>
    </w:p>
    <w:p w:rsidR="00000000" w:rsidDel="00000000" w:rsidP="00000000" w:rsidRDefault="00000000" w:rsidRPr="00000000" w14:paraId="00002A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Magical Armor: Shields, enchanted cloaks, and other magical forms of protection that absorb damage or protect against spells and psychic attacks.</w:t>
      </w:r>
    </w:p>
    <w:p w:rsidR="00000000" w:rsidDel="00000000" w:rsidP="00000000" w:rsidRDefault="00000000" w:rsidRPr="00000000" w14:paraId="00002A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Eldritch Armor: Gear imbued with cosmic powers that grant otherworldly protection at the risk of madness, such as helmets that allow the wearer to see beyond the veil at the cost of their sanity.</w:t>
      </w:r>
    </w:p>
    <w:p w:rsidR="00000000" w:rsidDel="00000000" w:rsidP="00000000" w:rsidRDefault="00000000" w:rsidRPr="00000000" w14:paraId="00002A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Item Creation and Crafting</w:t>
      </w:r>
    </w:p>
    <w:p w:rsidR="00000000" w:rsidDel="00000000" w:rsidP="00000000" w:rsidRDefault="00000000" w:rsidRPr="00000000" w14:paraId="00002A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rsidR="00000000" w:rsidDel="00000000" w:rsidP="00000000" w:rsidRDefault="00000000" w:rsidRPr="00000000" w14:paraId="00002A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Crafting Rules: To craft an item, the character must possess the necessary skills and materials. The process varies depending on the complexity of the item, with rare and powerful items requiring both high-level knowledge and potentially dangerous rituals.</w:t>
      </w:r>
    </w:p>
    <w:p w:rsidR="00000000" w:rsidDel="00000000" w:rsidP="00000000" w:rsidRDefault="00000000" w:rsidRPr="00000000" w14:paraId="00002A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Step 1: Gather Materials: Depending on the item, this could be anything from metal and leather for mundane gear to eldritch relics, magical ingredients, or even components from otherworldly beings.</w:t>
      </w:r>
    </w:p>
    <w:p w:rsidR="00000000" w:rsidDel="00000000" w:rsidP="00000000" w:rsidRDefault="00000000" w:rsidRPr="00000000" w14:paraId="00002A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Step 2: Design and Preparation: Characters must create blueprints or magical sigils, aligning the crafting process with their knowledge of mechanics, magic, or both.</w:t>
      </w:r>
    </w:p>
    <w:p w:rsidR="00000000" w:rsidDel="00000000" w:rsidP="00000000" w:rsidRDefault="00000000" w:rsidRPr="00000000" w14:paraId="00002A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Step 3: Crafting and Enchantment: Depending on the nature of the item, this step may involve physical assembly or an actual ritual or enchanting process to imbue the item with its desired properties.</w:t>
      </w:r>
    </w:p>
    <w:p w:rsidR="00000000" w:rsidDel="00000000" w:rsidP="00000000" w:rsidRDefault="00000000" w:rsidRPr="00000000" w14:paraId="00002A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Crafting Costs: Rare materials, special tools, or unique components are often required for powerful items. Additionally, some crafting processes may involve sacrificing sanity or vitality, as tampering with eldritch powers can have unforeseen consequences.</w:t>
      </w:r>
    </w:p>
    <w:p w:rsidR="00000000" w:rsidDel="00000000" w:rsidP="00000000" w:rsidRDefault="00000000" w:rsidRPr="00000000" w14:paraId="00002A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wishing to create a weapon imbued with magical powers may need to first uncover a fragment of an ancient tome or secure a piece of a rare entity’s essence.</w:t>
      </w:r>
    </w:p>
    <w:p w:rsidR="00000000" w:rsidDel="00000000" w:rsidP="00000000" w:rsidRDefault="00000000" w:rsidRPr="00000000" w14:paraId="00002A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Equipment Customization and Modifications</w:t>
      </w:r>
    </w:p>
    <w:p w:rsidR="00000000" w:rsidDel="00000000" w:rsidP="00000000" w:rsidRDefault="00000000" w:rsidRPr="00000000" w14:paraId="00002A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Customization: One of the key features of The Harrowing Truth is the ability to modify and customize items. This can be done by adding enhancements to weapons, altering armor for specific needs, or even creating hybrid magical-technological devices.</w:t>
      </w:r>
    </w:p>
    <w:p w:rsidR="00000000" w:rsidDel="00000000" w:rsidP="00000000" w:rsidRDefault="00000000" w:rsidRPr="00000000" w14:paraId="00002A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Modifications:</w:t>
      </w:r>
    </w:p>
    <w:p w:rsidR="00000000" w:rsidDel="00000000" w:rsidP="00000000" w:rsidRDefault="00000000" w:rsidRPr="00000000" w14:paraId="00002A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Technomancy Modifications: Items that combine magical and technological components, such as enchanted firearms or self-healing armor.</w:t>
      </w:r>
    </w:p>
    <w:p w:rsidR="00000000" w:rsidDel="00000000" w:rsidP="00000000" w:rsidRDefault="00000000" w:rsidRPr="00000000" w14:paraId="00002A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Eldritch Modifications: Infusing mundane items with eldritch energy, imbuing them with unnatural abilities but at the risk of attracting the attention of cosmic horrors.</w:t>
      </w:r>
    </w:p>
    <w:p w:rsidR="00000000" w:rsidDel="00000000" w:rsidP="00000000" w:rsidRDefault="00000000" w:rsidRPr="00000000" w14:paraId="00002A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Psychic Modifications: Enhancing items with psychic energy to influence the mind of the user or enemies, including mind-control devices or telepathic amplifiers.</w:t>
      </w:r>
    </w:p>
    <w:p w:rsidR="00000000" w:rsidDel="00000000" w:rsidP="00000000" w:rsidRDefault="00000000" w:rsidRPr="00000000" w14:paraId="00002A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 be affected by fear or morale. Some monsters may cause fear in players, making it harder for them to act or resist certain attacks. Similarly, players who are forced into a corner or who suffer certain losses may begin to panic, making them easier targets for the enemy.</w:t>
      </w:r>
    </w:p>
    <w:p w:rsidR="00000000" w:rsidDel="00000000" w:rsidP="00000000" w:rsidRDefault="00000000" w:rsidRPr="00000000" w14:paraId="00002A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who is attacked by a swarm of eldritch horrors may suffer a morale check. If they fail, they might flee the combat, losing their next turn.</w:t>
      </w:r>
    </w:p>
    <w:p w:rsidR="00000000" w:rsidDel="00000000" w:rsidP="00000000" w:rsidRDefault="00000000" w:rsidRPr="00000000" w14:paraId="00002A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Fatal Consequences: Combat is deadly, and in The Harrowing Truth, a character who loses all of their health or sanity may face permanent consequences. Death is not always the end, however. In some cases, a character’s body might be consumed by eldritch forces or taken as a vessel for a greater entity.</w:t>
      </w:r>
    </w:p>
    <w:p w:rsidR="00000000" w:rsidDel="00000000" w:rsidP="00000000" w:rsidRDefault="00000000" w:rsidRPr="00000000" w14:paraId="00002A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who dies in combat may find their soul trapped in an alternate dimension, becoming a pawn of an ancient evil.</w:t>
      </w:r>
    </w:p>
    <w:p w:rsidR="00000000" w:rsidDel="00000000" w:rsidP="00000000" w:rsidRDefault="00000000" w:rsidRPr="00000000" w14:paraId="00002A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and Dungeon Crawl Adaptations</w:t>
      </w:r>
    </w:p>
    <w:p w:rsidR="00000000" w:rsidDel="00000000" w:rsidP="00000000" w:rsidRDefault="00000000" w:rsidRPr="00000000" w14:paraId="00002A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Blending Cosmic Horror and Dungeon Crawl Elements</w:t>
      </w:r>
    </w:p>
    <w:p w:rsidR="00000000" w:rsidDel="00000000" w:rsidP="00000000" w:rsidRDefault="00000000" w:rsidRPr="00000000" w14:paraId="00002A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Horror: The genre of cosmic horror is defined by the fear of the unknown and the insignificance of humanity in the face of vast, incomprehensible forces. It centers on the theme that the universe is indifferent to human existence, and there are entities beyond human understanding that, once encountered, can drive a person mad. The universe itself may be hostile, and the players are often mere pawns in a much larger, terrifying game.</w:t>
      </w:r>
    </w:p>
    <w:p w:rsidR="00000000" w:rsidDel="00000000" w:rsidP="00000000" w:rsidRDefault="00000000" w:rsidRPr="00000000" w14:paraId="00002A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Dungeon Crawl Elements: Dungeon crawls are traditionally about exploration, combat, and discovery. They typically involve navigating labyrinthine environments, fighting monsters, and finding treasure. To adapt this for cosmic horror, the dungeon should be a place that is as much about psychological terror as physical danger. The environment should feel alien, unsettling, and often too vast to fully comprehend.</w:t>
      </w:r>
    </w:p>
    <w:p w:rsidR="00000000" w:rsidDel="00000000" w:rsidP="00000000" w:rsidRDefault="00000000" w:rsidRPr="00000000" w14:paraId="00002A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Integrating Cosmic Horror into Dungeon Crawls: In The Harrowing Truth, the dungeon (or any environment) isn’t just a physical space to explore. It’s a reflection of the eldritch horrors that exist in the universe. It may shift or change without explanation, and every corner holds the potential for madness. Players might stumble upon an ancient library that exists outside of time, or find a room that, upon closer inspection, seems to be inhabited by shadows from their own nightmares. The monsters and entities they encounter are not simply creatures to be killed, but symbols of the unknowable forces that govern the universe.</w:t>
      </w:r>
    </w:p>
    <w:p w:rsidR="00000000" w:rsidDel="00000000" w:rsidP="00000000" w:rsidRDefault="00000000" w:rsidRPr="00000000" w14:paraId="00002A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dungeon might have walls that pulse with a faint, sickly light or air that smells of decay. The players encounter creatures that are impossible to describe and whose very existence makes the players question their perception of reality. Traps may not be physical, but instead psychological, warping the players’ minds and perceptions as they try to navigate.</w:t>
      </w:r>
    </w:p>
    <w:p w:rsidR="00000000" w:rsidDel="00000000" w:rsidP="00000000" w:rsidRDefault="00000000" w:rsidRPr="00000000" w14:paraId="00002A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Environmental Effects in Cosmic Horror</w:t>
      </w:r>
    </w:p>
    <w:p w:rsidR="00000000" w:rsidDel="00000000" w:rsidP="00000000" w:rsidRDefault="00000000" w:rsidRPr="00000000" w14:paraId="00002A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Unstable Environments: Unlike traditional dungeons where the environment is static, in a cosmic horror setting, the environment itself can become hostile or unstable. Rooms might warp or twist in nonsensical ways, or players might find themselves in spaces where the laws of physics no longer apply.</w:t>
      </w:r>
    </w:p>
    <w:p w:rsidR="00000000" w:rsidDel="00000000" w:rsidP="00000000" w:rsidRDefault="00000000" w:rsidRPr="00000000" w14:paraId="00002A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seemingly normal room might suddenly shift into a space where gravity is reversed, causing the players to fall upwards toward the ceiling. Alternatively, players might enter a room that seems to stretch infinitely, the walls growing further apart the longer they look at them, or a hallway that leads back to the place they started.</w:t>
      </w:r>
    </w:p>
    <w:p w:rsidR="00000000" w:rsidDel="00000000" w:rsidP="00000000" w:rsidRDefault="00000000" w:rsidRPr="00000000" w14:paraId="00002A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Unseen Forces: The presence of an eldritch power might create invisible dangers. These could range from the subtle draining of a character’s sanity to a more intense form of danger, like invisible monsters or forces manipulating the environment.</w:t>
      </w:r>
    </w:p>
    <w:p w:rsidR="00000000" w:rsidDel="00000000" w:rsidP="00000000" w:rsidRDefault="00000000" w:rsidRPr="00000000" w14:paraId="00002A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As players move through a room, the air feels thick and oppressive, but there is no visible threat. After a few minutes, they realize that the sound of their own breathing is being distorted, and they feel as though they’re not alone—an unseen presence is watching them, pulling at their sanity.</w:t>
      </w:r>
    </w:p>
    <w:p w:rsidR="00000000" w:rsidDel="00000000" w:rsidP="00000000" w:rsidRDefault="00000000" w:rsidRPr="00000000" w14:paraId="00002A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Psychological Horror in Combat</w:t>
      </w:r>
    </w:p>
    <w:p w:rsidR="00000000" w:rsidDel="00000000" w:rsidP="00000000" w:rsidRDefault="00000000" w:rsidRPr="00000000" w14:paraId="00002A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Mental and Emotional Strain: In cosmic horror, combat isn’t always about defeating an enemy. Sometimes it’s about surviving the overwhelming psychological strain of facing horrors beyond comprehension. Encounters can erode a character’s mental stability, and certain combat situations might directly attack a player’s psyche.</w:t>
      </w:r>
    </w:p>
    <w:p w:rsidR="00000000" w:rsidDel="00000000" w:rsidP="00000000" w:rsidRDefault="00000000" w:rsidRPr="00000000" w14:paraId="00002A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During combat with an eldritch creature, players might experience a sudden surge of terror. This could cause them to freeze or become disoriented, making it harder to act or defend themselves. Some creatures may even attack a character’s mind directly, causing intense fear or hallucinations.</w:t>
      </w:r>
    </w:p>
    <w:p w:rsidR="00000000" w:rsidDel="00000000" w:rsidP="00000000" w:rsidRDefault="00000000" w:rsidRPr="00000000" w14:paraId="00002A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Sanity Mechanics: During combat, players should make sanity checks to resist the terrifying effects of the eldritch horrors they face. A failed check might result in temporary or permanent insanity, making the character more vulnerable to further attacks or even causing them to act irrationally.</w:t>
      </w:r>
    </w:p>
    <w:p w:rsidR="00000000" w:rsidDel="00000000" w:rsidP="00000000" w:rsidRDefault="00000000" w:rsidRPr="00000000" w14:paraId="00002A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Cosmic Horror as a Force Beyond Combat</w:t>
      </w:r>
    </w:p>
    <w:p w:rsidR="00000000" w:rsidDel="00000000" w:rsidP="00000000" w:rsidRDefault="00000000" w:rsidRPr="00000000" w14:paraId="00002A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Real Enemy: In traditional dungeon crawls, the focus is often on defeating the enemies that stand in the players’ way. In cosmic horror, the true enemy is not always a creature to be defeated, but rather the overwhelming force of reality itself. The presence of a greater, malevolent force might be felt throughout the dungeon, causing a sense of hopelessness and impending doom.</w:t>
      </w:r>
    </w:p>
    <w:p w:rsidR="00000000" w:rsidDel="00000000" w:rsidP="00000000" w:rsidRDefault="00000000" w:rsidRPr="00000000" w14:paraId="00002A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Players might enter an ancient temple, where the walls are covered in strange symbols that, when deciphered, reveal an impending cosmic event—an alignment of stars or the awakening of an ancient god. The real danger isn’t the monsters lurking in the shadows, but the fact that they are all powerless to stop the inevitable. The players might struggle to find a way to delay the event, but in the end, they must face the truth that their efforts might be in vain.</w:t>
      </w:r>
    </w:p>
    <w:p w:rsidR="00000000" w:rsidDel="00000000" w:rsidP="00000000" w:rsidRDefault="00000000" w:rsidRPr="00000000" w14:paraId="00002A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Encounters with Cosmic Entities</w:t>
      </w:r>
    </w:p>
    <w:p w:rsidR="00000000" w:rsidDel="00000000" w:rsidP="00000000" w:rsidRDefault="00000000" w:rsidRPr="00000000" w14:paraId="00002A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Great Unknown: Encounters with eldritch gods or cosmic entities are a central theme in The Harrowing Truth. These encounters should be rare, but when they occur, they should be world-shattering in their implications. The beings themselves should be incomprehensible, and their motives should remain a mystery. The players should feel the weight of their insignificance in the face of such vast powers.</w:t>
      </w:r>
    </w:p>
    <w:p w:rsidR="00000000" w:rsidDel="00000000" w:rsidP="00000000" w:rsidRDefault="00000000" w:rsidRPr="00000000" w14:paraId="00002A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might stumble upon an ancient temple dedicated to a cosmic god. When they perform a ritual to open the temple’s entrance, they unknowingly summon the attention of the god. The god’s presence is felt as a distant whisper in the back of their minds, and the very fabric of reality seems to bend around them. The god’s true form is never fully revealed, but its influence warps the environment, causing time to stretch and distort.</w:t>
      </w:r>
    </w:p>
    <w:p w:rsidR="00000000" w:rsidDel="00000000" w:rsidP="00000000" w:rsidRDefault="00000000" w:rsidRPr="00000000" w14:paraId="00002A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Horror of the Unknown: The true horror of cosmic entities is not that they are immediately dangerous, but that their very presence changes everything. Characters might become obsessed with the entities, seeking to learn more about them, or even worship them. Over time, the players may come to understand that they are mere ants under the watchful eyes of these beings, with no hope of escaping their influence.</w:t>
      </w:r>
    </w:p>
    <w:p w:rsidR="00000000" w:rsidDel="00000000" w:rsidP="00000000" w:rsidRDefault="00000000" w:rsidRPr="00000000" w14:paraId="00002A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w:t>
        <w:tab/>
        <w:t xml:space="preserve">Endgame and Thematic Resolution</w:t>
      </w:r>
    </w:p>
    <w:p w:rsidR="00000000" w:rsidDel="00000000" w:rsidP="00000000" w:rsidRDefault="00000000" w:rsidRPr="00000000" w14:paraId="00002A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Inevitable Doom: The Harrowing Truth doesn’t promise a happy ending. As with Lovecraft’s works, the players are often faced with the realization that their struggle against the cosmic forces is futile. The endgame might involve a choice between embracing the madness, sacrificing oneself for a greater cause, or trying to flee an inevitable apocalypse.</w:t>
      </w:r>
    </w:p>
    <w:p w:rsidR="00000000" w:rsidDel="00000000" w:rsidP="00000000" w:rsidRDefault="00000000" w:rsidRPr="00000000" w14:paraId="00002A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may discover that an ancient ritual can close a rift in reality, but performing the ritual will require the sacrifice of one of their own. As they prepare for the final confrontation, they may realize that even if they succeed, the cosmic entity they’ve been fighting will never truly be gone—it will always linger, a threat that can never be fully erased.</w:t>
      </w:r>
    </w:p>
    <w:p w:rsidR="00000000" w:rsidDel="00000000" w:rsidP="00000000" w:rsidRDefault="00000000" w:rsidRPr="00000000" w14:paraId="00002A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Hazards and Conditions</w:t>
      </w:r>
    </w:p>
    <w:p w:rsidR="00000000" w:rsidDel="00000000" w:rsidP="00000000" w:rsidRDefault="00000000" w:rsidRPr="00000000" w14:paraId="00002A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Hazardous Environments</w:t>
      </w:r>
    </w:p>
    <w:p w:rsidR="00000000" w:rsidDel="00000000" w:rsidP="00000000" w:rsidRDefault="00000000" w:rsidRPr="00000000" w14:paraId="00002A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Certain environments may inflict conditions that affect the players’ physical or mental health. These include things like toxic gas, environmental conditions, supernatural phenomena, or eldritch forces at play. Players must adapt and use their skills and equipment to survive these hazards.</w:t>
      </w:r>
    </w:p>
    <w:p w:rsidR="00000000" w:rsidDel="00000000" w:rsidP="00000000" w:rsidRDefault="00000000" w:rsidRPr="00000000" w14:paraId="00002A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Toxic Gases: These can cause damage to health and/or sanity. Characters must have protective equipment (like gas masks) to avoid damage.</w:t>
      </w:r>
    </w:p>
    <w:p w:rsidR="00000000" w:rsidDel="00000000" w:rsidP="00000000" w:rsidRDefault="00000000" w:rsidRPr="00000000" w14:paraId="00002A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Extreme Heat/Cold: Environments like deserts or frozen tundras can cause fatigue and health loss.</w:t>
      </w:r>
    </w:p>
    <w:p w:rsidR="00000000" w:rsidDel="00000000" w:rsidP="00000000" w:rsidRDefault="00000000" w:rsidRPr="00000000" w14:paraId="00002A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Electromagnetic Disturbance: May interfere with magical abilities, technomantic devices, or mechanical items. The area could potentially scramble signals or cause malfunction.</w:t>
      </w:r>
    </w:p>
    <w:p w:rsidR="00000000" w:rsidDel="00000000" w:rsidP="00000000" w:rsidRDefault="00000000" w:rsidRPr="00000000" w14:paraId="00002A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Overview</w:t>
      </w:r>
    </w:p>
    <w:p w:rsidR="00000000" w:rsidDel="00000000" w:rsidP="00000000" w:rsidRDefault="00000000" w:rsidRPr="00000000" w14:paraId="00002A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Basic Combat Mechanics</w:t>
      </w:r>
    </w:p>
    <w:p w:rsidR="00000000" w:rsidDel="00000000" w:rsidP="00000000" w:rsidRDefault="00000000" w:rsidRPr="00000000" w14:paraId="00002A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in The Harrowing Truth uses a combination of dice rolls, strategy, and character abilities to resolve encounters. The key to survival is adaptability, using the environment to your advantage, and the successful application of your character’s skills. Combat is fast-paced but can be brutal, with consequences for every action.</w:t>
      </w:r>
    </w:p>
    <w:p w:rsidR="00000000" w:rsidDel="00000000" w:rsidP="00000000" w:rsidRDefault="00000000" w:rsidRPr="00000000" w14:paraId="00002A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Initiative: Determines the order in which characters act during combat. Initiative is rolled at the start of each combat round.</w:t>
      </w:r>
    </w:p>
    <w:p w:rsidR="00000000" w:rsidDel="00000000" w:rsidP="00000000" w:rsidRDefault="00000000" w:rsidRPr="00000000" w14:paraId="00002A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Roll a d100 for each combatant (player or NPC).</w:t>
      </w:r>
    </w:p>
    <w:p w:rsidR="00000000" w:rsidDel="00000000" w:rsidP="00000000" w:rsidRDefault="00000000" w:rsidRPr="00000000" w14:paraId="00002A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Highest roll goes first. In case of a tie, the combatant with the higher Agility goes first.</w:t>
      </w:r>
    </w:p>
    <w:p w:rsidR="00000000" w:rsidDel="00000000" w:rsidP="00000000" w:rsidRDefault="00000000" w:rsidRPr="00000000" w14:paraId="00002A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Rolls:</w:t>
      </w:r>
    </w:p>
    <w:p w:rsidR="00000000" w:rsidDel="00000000" w:rsidP="00000000" w:rsidRDefault="00000000" w:rsidRPr="00000000" w14:paraId="00002A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Basic Attack: A d100 roll, with success determined by the character’s combat skill and weapon damage.</w:t>
      </w:r>
    </w:p>
    <w:p w:rsidR="00000000" w:rsidDel="00000000" w:rsidP="00000000" w:rsidRDefault="00000000" w:rsidRPr="00000000" w14:paraId="00002A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Based on the weapon type, armor type of the target, and any special modifiers from skills or abilities.</w:t>
      </w:r>
    </w:p>
    <w:p w:rsidR="00000000" w:rsidDel="00000000" w:rsidP="00000000" w:rsidRDefault="00000000" w:rsidRPr="00000000" w14:paraId="00002A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Hits: If a player rolls within the top 10% of their combat skill (e.g., rolling 1-10 on a 100), the attack is a critical hit, doing double damage or causing a special effect depending on the weapon.</w:t>
      </w:r>
    </w:p>
    <w:p w:rsidR="00000000" w:rsidDel="00000000" w:rsidP="00000000" w:rsidRDefault="00000000" w:rsidRPr="00000000" w14:paraId="00002A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Calculation:</w:t>
      </w:r>
    </w:p>
    <w:p w:rsidR="00000000" w:rsidDel="00000000" w:rsidP="00000000" w:rsidRDefault="00000000" w:rsidRPr="00000000" w14:paraId="00002A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Roll the appropriate damage die for the weapon used (e.g., 1d6 for a sword, 1d8 for a shotgun).</w:t>
      </w:r>
    </w:p>
    <w:p w:rsidR="00000000" w:rsidDel="00000000" w:rsidP="00000000" w:rsidRDefault="00000000" w:rsidRPr="00000000" w14:paraId="00002A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Add modifiers for strength, weapon quality, and any special effects or magic applied.</w:t>
      </w:r>
    </w:p>
    <w:p w:rsidR="00000000" w:rsidDel="00000000" w:rsidP="00000000" w:rsidRDefault="00000000" w:rsidRPr="00000000" w14:paraId="00002A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Compare the total damage to the target’s armor value to determine how much damage penetrates and affects the target.</w:t>
      </w:r>
    </w:p>
    <w:p w:rsidR="00000000" w:rsidDel="00000000" w:rsidP="00000000" w:rsidRDefault="00000000" w:rsidRPr="00000000" w14:paraId="00002A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Combat</w:t>
      </w:r>
    </w:p>
    <w:p w:rsidR="00000000" w:rsidDel="00000000" w:rsidP="00000000" w:rsidRDefault="00000000" w:rsidRPr="00000000" w14:paraId="00002A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Melee Combat:</w:t>
      </w:r>
    </w:p>
    <w:p w:rsidR="00000000" w:rsidDel="00000000" w:rsidP="00000000" w:rsidRDefault="00000000" w:rsidRPr="00000000" w14:paraId="00002A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Swords, knives, axes, clubs, and other close-range weapons.</w:t>
      </w:r>
    </w:p>
    <w:p w:rsidR="00000000" w:rsidDel="00000000" w:rsidP="00000000" w:rsidRDefault="00000000" w:rsidRPr="00000000" w14:paraId="00002A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Close Quarters: Fights at short range are fast and chaotic. Characters may need to roll to avoid being disarmed or knocked down.</w:t>
      </w:r>
    </w:p>
    <w:p w:rsidR="00000000" w:rsidDel="00000000" w:rsidP="00000000" w:rsidRDefault="00000000" w:rsidRPr="00000000" w14:paraId="00002A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 Skills: Melee skills, such as Fencing, Martial Arts, and Weapon Proficiency, are key to success.</w:t>
      </w:r>
    </w:p>
    <w:p w:rsidR="00000000" w:rsidDel="00000000" w:rsidP="00000000" w:rsidRDefault="00000000" w:rsidRPr="00000000" w14:paraId="00002A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Ranged Combat:</w:t>
      </w:r>
    </w:p>
    <w:p w:rsidR="00000000" w:rsidDel="00000000" w:rsidP="00000000" w:rsidRDefault="00000000" w:rsidRPr="00000000" w14:paraId="00002A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Bows, guns, crossbows, and other projectile-based weapons.</w:t>
      </w:r>
    </w:p>
    <w:p w:rsidR="00000000" w:rsidDel="00000000" w:rsidP="00000000" w:rsidRDefault="00000000" w:rsidRPr="00000000" w14:paraId="00002A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Engagement Range: The effectiveness of ranged combat varies depending on distance. Long-range shots have penalties for accuracy.</w:t>
      </w:r>
    </w:p>
    <w:p w:rsidR="00000000" w:rsidDel="00000000" w:rsidP="00000000" w:rsidRDefault="00000000" w:rsidRPr="00000000" w14:paraId="00002A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Aiming: Some ranged weapons allow for precision aiming, increasing damage or critical hit chances.</w:t>
      </w:r>
    </w:p>
    <w:p w:rsidR="00000000" w:rsidDel="00000000" w:rsidP="00000000" w:rsidRDefault="00000000" w:rsidRPr="00000000" w14:paraId="00002A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Magical Combat:</w:t>
      </w:r>
    </w:p>
    <w:p w:rsidR="00000000" w:rsidDel="00000000" w:rsidP="00000000" w:rsidRDefault="00000000" w:rsidRPr="00000000" w14:paraId="00002A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Types of Magic: Spells or ritualistic powers used to inflict damage or manipulate the environment.</w:t>
      </w:r>
    </w:p>
    <w:p w:rsidR="00000000" w:rsidDel="00000000" w:rsidP="00000000" w:rsidRDefault="00000000" w:rsidRPr="00000000" w14:paraId="00002A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Power Source: Magic may cause damage based on how much energy is channeled into it. Overuse of magic can have consequences, including temporary insanity, physical injury, or attracting unwanted attention from eldritch entities.</w:t>
      </w:r>
    </w:p>
    <w:p w:rsidR="00000000" w:rsidDel="00000000" w:rsidP="00000000" w:rsidRDefault="00000000" w:rsidRPr="00000000" w14:paraId="00002A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Vehicle Combat:</w:t>
      </w:r>
    </w:p>
    <w:p w:rsidR="00000000" w:rsidDel="00000000" w:rsidP="00000000" w:rsidRDefault="00000000" w:rsidRPr="00000000" w14:paraId="00002A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Vehicles: Cars, motorcycles, tanks, airships, and other vehicles that may be used in combat.</w:t>
      </w:r>
    </w:p>
    <w:p w:rsidR="00000000" w:rsidDel="00000000" w:rsidP="00000000" w:rsidRDefault="00000000" w:rsidRPr="00000000" w14:paraId="00002A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Movement: Vehicles can move in combat, using their own set of rules for maneuvering. Damage is determined by the vehicle’s armor and weapon systems.</w:t>
      </w:r>
    </w:p>
    <w:p w:rsidR="00000000" w:rsidDel="00000000" w:rsidP="00000000" w:rsidRDefault="00000000" w:rsidRPr="00000000" w14:paraId="00002A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Vehicle Weapons: Guns, missiles, and melee combat options for vehicles, which may have different rules for targeting and damage.</w:t>
      </w:r>
    </w:p>
    <w:p w:rsidR="00000000" w:rsidDel="00000000" w:rsidP="00000000" w:rsidRDefault="00000000" w:rsidRPr="00000000" w14:paraId="00002A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Damage Types</w:t>
      </w:r>
    </w:p>
    <w:p w:rsidR="00000000" w:rsidDel="00000000" w:rsidP="00000000" w:rsidRDefault="00000000" w:rsidRPr="00000000" w14:paraId="00002A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Physical Damage:</w:t>
      </w:r>
    </w:p>
    <w:p w:rsidR="00000000" w:rsidDel="00000000" w:rsidP="00000000" w:rsidRDefault="00000000" w:rsidRPr="00000000" w14:paraId="00002A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Blunt Damage: Caused by weapons like hammers, clubs, or fists. Deals damage based on the amount of force exerted. It may cause bruises, concussions, or broken bones.</w:t>
      </w:r>
    </w:p>
    <w:p w:rsidR="00000000" w:rsidDel="00000000" w:rsidP="00000000" w:rsidRDefault="00000000" w:rsidRPr="00000000" w14:paraId="00002A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Cutting Damage: Caused by swords, axes, knives, and similar weapons. It can cause bleeding and deep lacerations, which may require medical attention.</w:t>
      </w:r>
    </w:p>
    <w:p w:rsidR="00000000" w:rsidDel="00000000" w:rsidP="00000000" w:rsidRDefault="00000000" w:rsidRPr="00000000" w14:paraId="00002A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Piercing Damage: Caused by weapons like arrows, crossbows, or spikes. These weapons can penetrate armor and cause deep wounds.</w:t>
      </w:r>
    </w:p>
    <w:p w:rsidR="00000000" w:rsidDel="00000000" w:rsidP="00000000" w:rsidRDefault="00000000" w:rsidRPr="00000000" w14:paraId="00002A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Magical Damage:</w:t>
      </w:r>
    </w:p>
    <w:p w:rsidR="00000000" w:rsidDel="00000000" w:rsidP="00000000" w:rsidRDefault="00000000" w:rsidRPr="00000000" w14:paraId="00002A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Eldritch Force: Damage caused by the energies of eldritch entities. This can have both physical and mental effects, causing confusion, hallucinations, or sanity loss.</w:t>
      </w:r>
    </w:p>
    <w:p w:rsidR="00000000" w:rsidDel="00000000" w:rsidP="00000000" w:rsidRDefault="00000000" w:rsidRPr="00000000" w14:paraId="00002A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Necrotic Damage: Damage that rots or decays the body, often caused by necromantic spells or effects.</w:t>
      </w:r>
    </w:p>
    <w:p w:rsidR="00000000" w:rsidDel="00000000" w:rsidP="00000000" w:rsidRDefault="00000000" w:rsidRPr="00000000" w14:paraId="00002A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Elemental Damage: Damage caused by the manipulation of natural elements, such as fire, ice, lightning, or acid.</w:t>
      </w:r>
    </w:p>
    <w:p w:rsidR="00000000" w:rsidDel="00000000" w:rsidP="00000000" w:rsidRDefault="00000000" w:rsidRPr="00000000" w14:paraId="00002A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Psychic Damage:</w:t>
      </w:r>
    </w:p>
    <w:p w:rsidR="00000000" w:rsidDel="00000000" w:rsidP="00000000" w:rsidRDefault="00000000" w:rsidRPr="00000000" w14:paraId="00002A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Mental Trauma: Caused by psychic attacks, including telepathic assaults, mind control, or exposure to cosmic horrors. It can cause lasting psychological damage and sanity loss.</w:t>
      </w:r>
    </w:p>
    <w:p w:rsidR="00000000" w:rsidDel="00000000" w:rsidP="00000000" w:rsidRDefault="00000000" w:rsidRPr="00000000" w14:paraId="00002A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Fear and Terror: Attacks that cause panic, fear, or terror, leaving the character unable to act or debilitated.</w:t>
      </w:r>
    </w:p>
    <w:p w:rsidR="00000000" w:rsidDel="00000000" w:rsidP="00000000" w:rsidRDefault="00000000" w:rsidRPr="00000000" w14:paraId="00002A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Armor</w:t>
      </w:r>
    </w:p>
    <w:p w:rsidR="00000000" w:rsidDel="00000000" w:rsidP="00000000" w:rsidRDefault="00000000" w:rsidRPr="00000000" w14:paraId="00002A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Light Armor:</w:t>
      </w:r>
    </w:p>
    <w:p w:rsidR="00000000" w:rsidDel="00000000" w:rsidP="00000000" w:rsidRDefault="00000000" w:rsidRPr="00000000" w14:paraId="00002A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Types: Leather jackets, padded armor, basic body armor.</w:t>
      </w:r>
    </w:p>
    <w:p w:rsidR="00000000" w:rsidDel="00000000" w:rsidP="00000000" w:rsidRDefault="00000000" w:rsidRPr="00000000" w14:paraId="00002A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Protection: Reduces damage from light attacks like knives and small-caliber weapons.</w:t>
      </w:r>
    </w:p>
    <w:p w:rsidR="00000000" w:rsidDel="00000000" w:rsidP="00000000" w:rsidRDefault="00000000" w:rsidRPr="00000000" w14:paraId="00002A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Speed Penalty: Minimal. Allows for quick movement and agility.</w:t>
      </w:r>
    </w:p>
    <w:p w:rsidR="00000000" w:rsidDel="00000000" w:rsidP="00000000" w:rsidRDefault="00000000" w:rsidRPr="00000000" w14:paraId="00002A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Heavy Armor:</w:t>
      </w:r>
    </w:p>
    <w:p w:rsidR="00000000" w:rsidDel="00000000" w:rsidP="00000000" w:rsidRDefault="00000000" w:rsidRPr="00000000" w14:paraId="00002A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Types: Plate armor, military-grade body armor, full suits of power armor.</w:t>
      </w:r>
    </w:p>
    <w:p w:rsidR="00000000" w:rsidDel="00000000" w:rsidP="00000000" w:rsidRDefault="00000000" w:rsidRPr="00000000" w14:paraId="00002A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Protection: Offers significant protection against most weapons but can impede movement.</w:t>
      </w:r>
    </w:p>
    <w:p w:rsidR="00000000" w:rsidDel="00000000" w:rsidP="00000000" w:rsidRDefault="00000000" w:rsidRPr="00000000" w14:paraId="00002A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Speed Penalty: Heavy, reducing movement and agility.</w:t>
      </w:r>
    </w:p>
    <w:p w:rsidR="00000000" w:rsidDel="00000000" w:rsidP="00000000" w:rsidRDefault="00000000" w:rsidRPr="00000000" w14:paraId="00002A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Magical Protection:</w:t>
      </w:r>
    </w:p>
    <w:p w:rsidR="00000000" w:rsidDel="00000000" w:rsidP="00000000" w:rsidRDefault="00000000" w:rsidRPr="00000000" w14:paraId="00002A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Types: Warding shields, enchanted robes, talismans.</w:t>
      </w:r>
    </w:p>
    <w:p w:rsidR="00000000" w:rsidDel="00000000" w:rsidP="00000000" w:rsidRDefault="00000000" w:rsidRPr="00000000" w14:paraId="00002A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Protection: Defends against magical attacks or certain supernatural forces. Often has limited durability or requires recharging.</w:t>
      </w:r>
    </w:p>
    <w:p w:rsidR="00000000" w:rsidDel="00000000" w:rsidP="00000000" w:rsidRDefault="00000000" w:rsidRPr="00000000" w14:paraId="00002A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Speed Penalty: Minimal, unless worn in addition to heavy armor.</w:t>
      </w:r>
    </w:p>
    <w:p w:rsidR="00000000" w:rsidDel="00000000" w:rsidP="00000000" w:rsidRDefault="00000000" w:rsidRPr="00000000" w14:paraId="00002A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Eldritch Armor:</w:t>
      </w:r>
    </w:p>
    <w:p w:rsidR="00000000" w:rsidDel="00000000" w:rsidP="00000000" w:rsidRDefault="00000000" w:rsidRPr="00000000" w14:paraId="00002A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Types: Armor crafted using forbidden knowledge, often fused with cosmic energies.</w:t>
      </w:r>
    </w:p>
    <w:p w:rsidR="00000000" w:rsidDel="00000000" w:rsidP="00000000" w:rsidRDefault="00000000" w:rsidRPr="00000000" w14:paraId="00002A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Protection: Can provide resistance to both physical and magical damage, but wearing it may slowly drive the wearer insane.</w:t>
      </w:r>
    </w:p>
    <w:p w:rsidR="00000000" w:rsidDel="00000000" w:rsidP="00000000" w:rsidRDefault="00000000" w:rsidRPr="00000000" w14:paraId="00002A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Speed Penalty: Varies, often reducing mobility, and can have an unpredictable effect on the wearer’s psyche.</w:t>
      </w:r>
    </w:p>
    <w:p w:rsidR="00000000" w:rsidDel="00000000" w:rsidP="00000000" w:rsidRDefault="00000000" w:rsidRPr="00000000" w14:paraId="00002A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Encounter Types</w:t>
      </w:r>
    </w:p>
    <w:p w:rsidR="00000000" w:rsidDel="00000000" w:rsidP="00000000" w:rsidRDefault="00000000" w:rsidRPr="00000000" w14:paraId="00002A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Standard Combat Encounters</w:t>
      </w:r>
    </w:p>
    <w:p w:rsidR="00000000" w:rsidDel="00000000" w:rsidP="00000000" w:rsidRDefault="00000000" w:rsidRPr="00000000" w14:paraId="00002A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Standard combat encounters are the typical engagements where players are directly involved in a fight. These encounters often involve npcs, enemies, and hostile environments that need to be dealt with quickly or with great strategy. Common examples include bandits, hostile cultists, or eldritch abominations.</w:t>
      </w:r>
    </w:p>
    <w:p w:rsidR="00000000" w:rsidDel="00000000" w:rsidP="00000000" w:rsidRDefault="00000000" w:rsidRPr="00000000" w14:paraId="00002A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Combat:</w:t>
      </w:r>
    </w:p>
    <w:p w:rsidR="00000000" w:rsidDel="00000000" w:rsidP="00000000" w:rsidRDefault="00000000" w:rsidRPr="00000000" w14:paraId="00002A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Group Combat: This involves a fight with a small or large group of enemies. The players will need to handle multiple enemies at once, often requiring teamwork and coordinated efforts.</w:t>
      </w:r>
    </w:p>
    <w:p w:rsidR="00000000" w:rsidDel="00000000" w:rsidP="00000000" w:rsidRDefault="00000000" w:rsidRPr="00000000" w14:paraId="00002A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Solo Combat: In these scenarios, the players are dealing with a single, usually more powerful, enemy such as a monster, boss, or enemy leader. Solo combat requires careful attention to resources, positioning, and possible escape routes.</w:t>
      </w:r>
    </w:p>
    <w:p w:rsidR="00000000" w:rsidDel="00000000" w:rsidP="00000000" w:rsidRDefault="00000000" w:rsidRPr="00000000" w14:paraId="00002A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Combat: The environment becomes an active participant in combat. Whether it’s a burning building, crumbling ruins, or a toxic wasteland, the players must deal with both enemies and the hazardous environment.</w:t>
      </w:r>
    </w:p>
    <w:p w:rsidR="00000000" w:rsidDel="00000000" w:rsidP="00000000" w:rsidRDefault="00000000" w:rsidRPr="00000000" w14:paraId="00002A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Dystopian or Urban Combat Encounters</w:t>
      </w:r>
    </w:p>
    <w:p w:rsidR="00000000" w:rsidDel="00000000" w:rsidP="00000000" w:rsidRDefault="00000000" w:rsidRPr="00000000" w14:paraId="00002A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category focuses on battles set in futuristic or post-apocalyptic urban environments, where combat strategies must adapt to dense, confined spaces and technological terrain. These encounters might involve warfare against factions, survival against mutant creatures, or resource struggles in urban ruins.</w:t>
      </w:r>
    </w:p>
    <w:p w:rsidR="00000000" w:rsidDel="00000000" w:rsidP="00000000" w:rsidRDefault="00000000" w:rsidRPr="00000000" w14:paraId="00002A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Combat:</w:t>
      </w:r>
    </w:p>
    <w:p w:rsidR="00000000" w:rsidDel="00000000" w:rsidP="00000000" w:rsidRDefault="00000000" w:rsidRPr="00000000" w14:paraId="00002A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Street Fighting: Fights in alleyways, rundown buildings, or abandoned cities, where cover, agility, and the element of surprise are essential.</w:t>
      </w:r>
    </w:p>
    <w:p w:rsidR="00000000" w:rsidDel="00000000" w:rsidP="00000000" w:rsidRDefault="00000000" w:rsidRPr="00000000" w14:paraId="00002A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 Warfare: Players may control or face large mechanical units like battle mechs. Combat here involves strategy and large-scale weaponry.</w:t>
      </w:r>
    </w:p>
    <w:p w:rsidR="00000000" w:rsidDel="00000000" w:rsidP="00000000" w:rsidRDefault="00000000" w:rsidRPr="00000000" w14:paraId="00002A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Urban Warfare: Combat in a city environment, with tight corridors and constant dangers, including both enemy forces and the urban surroundings. It involves an intricate knowledge of movement through the city, such as using alleyways, rooftops, and subway tunnels.</w:t>
      </w:r>
    </w:p>
    <w:p w:rsidR="00000000" w:rsidDel="00000000" w:rsidP="00000000" w:rsidRDefault="00000000" w:rsidRPr="00000000" w14:paraId="00002A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Eldritch Combat Encounters</w:t>
      </w:r>
    </w:p>
    <w:p w:rsidR="00000000" w:rsidDel="00000000" w:rsidP="00000000" w:rsidRDefault="00000000" w:rsidRPr="00000000" w14:paraId="00002A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encounters involve dealing with entities and forces beyond the realm of human understanding. Whether it’s the manifestation of a cosmic horror or an ethereal presence that defies normal laws of reality, these encounters test both the physical and mental resilience of players.</w:t>
      </w:r>
    </w:p>
    <w:p w:rsidR="00000000" w:rsidDel="00000000" w:rsidP="00000000" w:rsidRDefault="00000000" w:rsidRPr="00000000" w14:paraId="00002A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Combat:</w:t>
      </w:r>
    </w:p>
    <w:p w:rsidR="00000000" w:rsidDel="00000000" w:rsidP="00000000" w:rsidRDefault="00000000" w:rsidRPr="00000000" w14:paraId="00002A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Mind-Bending Combat: Opponents that attack the mind, causing mental strain, fear, hallucinations, or madness. This type of combat requires players to balance the physical fight with their ability to resist psychological damage.</w:t>
      </w:r>
    </w:p>
    <w:p w:rsidR="00000000" w:rsidDel="00000000" w:rsidP="00000000" w:rsidRDefault="00000000" w:rsidRPr="00000000" w14:paraId="00002A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Eldritch Abominations: Cosmic creatures that manifest and defy the laws of nature, requiring players to think outside the box and use unconventional weapons or magic.</w:t>
      </w:r>
    </w:p>
    <w:p w:rsidR="00000000" w:rsidDel="00000000" w:rsidP="00000000" w:rsidRDefault="00000000" w:rsidRPr="00000000" w14:paraId="00002A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Ritual Defense: Sometimes the best method of dealing with eldritch enemies is not direct combat but through counter-rituals, which may require specific knowledge and items to combat the horror or banish it temporarily.</w:t>
      </w:r>
    </w:p>
    <w:p w:rsidR="00000000" w:rsidDel="00000000" w:rsidP="00000000" w:rsidRDefault="00000000" w:rsidRPr="00000000" w14:paraId="00002A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Survival Combat Encounters</w:t>
      </w:r>
    </w:p>
    <w:p w:rsidR="00000000" w:rsidDel="00000000" w:rsidP="00000000" w:rsidRDefault="00000000" w:rsidRPr="00000000" w14:paraId="00002A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encounters focus on players being forced into desperate situations, where fighting is often secondary to survival. Whether it’s navigating a wilderness of horrors or trying to survive in a hostile post-apocalyptic world, combat may be against nature, predators, or environmental hazards.</w:t>
      </w:r>
    </w:p>
    <w:p w:rsidR="00000000" w:rsidDel="00000000" w:rsidP="00000000" w:rsidRDefault="00000000" w:rsidRPr="00000000" w14:paraId="00002A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Combat:</w:t>
      </w:r>
    </w:p>
    <w:p w:rsidR="00000000" w:rsidDel="00000000" w:rsidP="00000000" w:rsidRDefault="00000000" w:rsidRPr="00000000" w14:paraId="00002A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Hazards: This includes fighting against environmental threats such as poisonous gases, shifting terrain, or extreme weather conditions that may limit a player’s actions and reduce resources.</w:t>
      </w:r>
    </w:p>
    <w:p w:rsidR="00000000" w:rsidDel="00000000" w:rsidP="00000000" w:rsidRDefault="00000000" w:rsidRPr="00000000" w14:paraId="00002A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Predator Hunts: Facing creatures that hunt the players rather than fighting them directly. In these situations, stealth, resource management, and evasion may be the best tactics.</w:t>
      </w:r>
    </w:p>
    <w:p w:rsidR="00000000" w:rsidDel="00000000" w:rsidP="00000000" w:rsidRDefault="00000000" w:rsidRPr="00000000" w14:paraId="00002A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Resource Famine: Combat that revolves around managing scarce resources (ammunition, food, etc.) To ensure the players’ survival.</w:t>
      </w:r>
    </w:p>
    <w:p w:rsidR="00000000" w:rsidDel="00000000" w:rsidP="00000000" w:rsidRDefault="00000000" w:rsidRPr="00000000" w14:paraId="00002AA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Weapons and Armor Adaptation for Different Combat Styles</w:t>
      </w:r>
    </w:p>
    <w:p w:rsidR="00000000" w:rsidDel="00000000" w:rsidP="00000000" w:rsidRDefault="00000000" w:rsidRPr="00000000" w14:paraId="00002A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Ranged Weapons Adaptations</w:t>
      </w:r>
    </w:p>
    <w:p w:rsidR="00000000" w:rsidDel="00000000" w:rsidP="00000000" w:rsidRDefault="00000000" w:rsidRPr="00000000" w14:paraId="00002A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Firearms and projectile weapons in The Harrowing Truth can be used in many situations, from traditional warfare to eldritch combat. However, their effectiveness often depends on the environment, the nature of the enemies, and whether the combatants are using futuristic, magical, or standard technology.</w:t>
      </w:r>
    </w:p>
    <w:p w:rsidR="00000000" w:rsidDel="00000000" w:rsidP="00000000" w:rsidRDefault="00000000" w:rsidRPr="00000000" w14:paraId="00002A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Energy-Based Weapons: These weapons use a combination of technological and eldritch power, dealing damage by channeling destructive forces. They may be more effective against supernatural enemies.</w:t>
      </w:r>
    </w:p>
    <w:p w:rsidR="00000000" w:rsidDel="00000000" w:rsidP="00000000" w:rsidRDefault="00000000" w:rsidRPr="00000000" w14:paraId="00002A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Explosives and Area Damage: Items like grenades, mines, and bombs can turn the tide of battle, especially in dense urban settings or in large-scale engagements. Their use, however, comes with collateral damage.</w:t>
      </w:r>
    </w:p>
    <w:p w:rsidR="00000000" w:rsidDel="00000000" w:rsidP="00000000" w:rsidRDefault="00000000" w:rsidRPr="00000000" w14:paraId="00002A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Long-Range Precision Weapons: Sniper rifles and bows excel in ranged combat. A sharpshooter’s focus, combined with magical enhancements or technological tools, can make for devastating long-range attacks.</w:t>
      </w:r>
    </w:p>
    <w:p w:rsidR="00000000" w:rsidDel="00000000" w:rsidP="00000000" w:rsidRDefault="00000000" w:rsidRPr="00000000" w14:paraId="00002A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Melee Weapons Adaptations</w:t>
      </w:r>
    </w:p>
    <w:p w:rsidR="00000000" w:rsidDel="00000000" w:rsidP="00000000" w:rsidRDefault="00000000" w:rsidRPr="00000000" w14:paraId="00002A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Melee combat in The Harrowing Truth requires skill, quick thinking, and adaptability. Depending on the era and environment, melee combat can involve everything from ancient swords to cybernetic-enhanced combat knives.</w:t>
      </w:r>
    </w:p>
    <w:p w:rsidR="00000000" w:rsidDel="00000000" w:rsidP="00000000" w:rsidRDefault="00000000" w:rsidRPr="00000000" w14:paraId="00002A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Eldritch Infused Weapons: These weapons may deal psychic or magical damage, bypassing some armor or causing additional effects, like insanity or hallucinations, in the target.</w:t>
      </w:r>
    </w:p>
    <w:p w:rsidR="00000000" w:rsidDel="00000000" w:rsidP="00000000" w:rsidRDefault="00000000" w:rsidRPr="00000000" w14:paraId="00002A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Tech-Enhanced Melee: High-tech melee weapons, such as energy-infused blades, electroshock devices, or chain-blades, are devastating against armored opponents.</w:t>
      </w:r>
    </w:p>
    <w:p w:rsidR="00000000" w:rsidDel="00000000" w:rsidP="00000000" w:rsidRDefault="00000000" w:rsidRPr="00000000" w14:paraId="00002A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Primitive to Futuristic Weapons: From tribal weapons like axes and spears to future weapons like plasma cutters or even unorthodox weapons (e.g., weapons forged from alien materials), each has its own advantages and drawbacks in combat.</w:t>
      </w:r>
    </w:p>
    <w:p w:rsidR="00000000" w:rsidDel="00000000" w:rsidP="00000000" w:rsidRDefault="00000000" w:rsidRPr="00000000" w14:paraId="00002A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Armor Adaptations</w:t>
      </w:r>
    </w:p>
    <w:p w:rsidR="00000000" w:rsidDel="00000000" w:rsidP="00000000" w:rsidRDefault="00000000" w:rsidRPr="00000000" w14:paraId="00002A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Armor is vital in combat, offering protection against various types of damage. However, armor can be restrictive, and players must balance defense with mobility.</w:t>
      </w:r>
    </w:p>
    <w:p w:rsidR="00000000" w:rsidDel="00000000" w:rsidP="00000000" w:rsidRDefault="00000000" w:rsidRPr="00000000" w14:paraId="00002A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Magical and Arcane Armor: Protective gear that offers resistance against magical, psychic, and eldritch forces. This type of armor might come with drawbacks, like the wearer’s sanity being eroded over time.</w:t>
      </w:r>
    </w:p>
    <w:p w:rsidR="00000000" w:rsidDel="00000000" w:rsidP="00000000" w:rsidRDefault="00000000" w:rsidRPr="00000000" w14:paraId="00002A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Mechanical Armor: Powered exoskeletons or full-body suits that give additional strength, speed, and durability. These suits are often heavily armored but can hinder the wearer’s ability to stealthily navigate the environment.</w:t>
      </w:r>
    </w:p>
    <w:p w:rsidR="00000000" w:rsidDel="00000000" w:rsidP="00000000" w:rsidRDefault="00000000" w:rsidRPr="00000000" w14:paraId="00002A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Gear: In certain campaigns, armor may need to be adapted for extreme environments, such as arctic climates, radioactive zones, or outer space. These suits offer environmental protection but often come at the cost of flexibility or speed.</w:t>
      </w:r>
    </w:p>
    <w:p w:rsidR="00000000" w:rsidDel="00000000" w:rsidP="00000000" w:rsidRDefault="00000000" w:rsidRPr="00000000" w14:paraId="00002A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Conclusion of Combat System</w:t>
      </w:r>
    </w:p>
    <w:p w:rsidR="00000000" w:rsidDel="00000000" w:rsidP="00000000" w:rsidRDefault="00000000" w:rsidRPr="00000000" w14:paraId="00002A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combat system in The Harrowing Truth is designed to create a dynamic, fluid experience that can be shaped by the players’ decisions, the environment, and the unforeseen consequences of their actions. It is not simply about hitting enemies and rolling dice but about engaging with the world around you and confronting the horrors that lurk within.</w:t>
      </w:r>
    </w:p>
    <w:p w:rsidR="00000000" w:rsidDel="00000000" w:rsidP="00000000" w:rsidRDefault="00000000" w:rsidRPr="00000000" w14:paraId="00002A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mechanics strive to maintain tension, surprise, and the feeling of a never-ending battle against forces that defy understanding. The combat rules are merely one layer of the game, providing the framework for the chaos, madness, and survival at its heart.</w:t>
      </w:r>
    </w:p>
    <w:p w:rsidR="00000000" w:rsidDel="00000000" w:rsidP="00000000" w:rsidRDefault="00000000" w:rsidRPr="00000000" w14:paraId="00002A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Movement and Static Process Mechanics</w:t>
      </w:r>
    </w:p>
    <w:p w:rsidR="00000000" w:rsidDel="00000000" w:rsidP="00000000" w:rsidRDefault="00000000" w:rsidRPr="00000000" w14:paraId="00002A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Movement plays a critical role in The Harrowing Truth, especially when navigating treacherous environments or escaping from deadly threats. Whether players are traversing urban landscapes, dense forests, or navigating through otherworldly dimensions, movement rules help define how the characters interact with their surroundings.</w:t>
      </w:r>
    </w:p>
    <w:p w:rsidR="00000000" w:rsidDel="00000000" w:rsidP="00000000" w:rsidRDefault="00000000" w:rsidRPr="00000000" w14:paraId="00002A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Standard Movement</w:t>
      </w:r>
    </w:p>
    <w:p w:rsidR="00000000" w:rsidDel="00000000" w:rsidP="00000000" w:rsidRDefault="00000000" w:rsidRPr="00000000" w14:paraId="00002A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Ground Movement: This includes walking, running, and crawling. Movement can be affected by environmental conditions such as difficult terrain (e.g., mud, rubble, or dense forests) or supernatural effects (e.g., gravitational anomalies or psychic fields).</w:t>
      </w:r>
    </w:p>
    <w:p w:rsidR="00000000" w:rsidDel="00000000" w:rsidP="00000000" w:rsidRDefault="00000000" w:rsidRPr="00000000" w14:paraId="00002A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Movement Speed: Characters’ movement is typically measured in “movement points” (MP), with each point representing a certain distance covered in combat or exploration. For most characters, 1 MP equals 5 feet, although this may vary with certain conditions.</w:t>
      </w:r>
    </w:p>
    <w:p w:rsidR="00000000" w:rsidDel="00000000" w:rsidP="00000000" w:rsidRDefault="00000000" w:rsidRPr="00000000" w14:paraId="00002A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Normal movement: 3 MP (15 feet)</w:t>
      </w:r>
    </w:p>
    <w:p w:rsidR="00000000" w:rsidDel="00000000" w:rsidP="00000000" w:rsidRDefault="00000000" w:rsidRPr="00000000" w14:paraId="00002A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Sprinting: 6 MP (30 feet)</w:t>
      </w:r>
    </w:p>
    <w:p w:rsidR="00000000" w:rsidDel="00000000" w:rsidP="00000000" w:rsidRDefault="00000000" w:rsidRPr="00000000" w14:paraId="00002A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Crawling: 1 MP (5 feet, but may affect character’s ability to act)</w:t>
      </w:r>
    </w:p>
    <w:p w:rsidR="00000000" w:rsidDel="00000000" w:rsidP="00000000" w:rsidRDefault="00000000" w:rsidRPr="00000000" w14:paraId="00002A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Environmental Modifiers</w:t>
      </w:r>
    </w:p>
    <w:p w:rsidR="00000000" w:rsidDel="00000000" w:rsidP="00000000" w:rsidRDefault="00000000" w:rsidRPr="00000000" w14:paraId="00002A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Tough Terrain: Climbing, swimming, or moving through particularly dense areas may require players to make an additional skill check (e.g., Athletics or Survival) to successfully navigate these obstacles.</w:t>
      </w:r>
    </w:p>
    <w:p w:rsidR="00000000" w:rsidDel="00000000" w:rsidP="00000000" w:rsidRDefault="00000000" w:rsidRPr="00000000" w14:paraId="00002A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Weather Effects: Rain, snow, or extreme conditions like fog or dust storms could significantly reduce movement speed or force players to make additional checks to maintain their course.</w:t>
      </w:r>
    </w:p>
    <w:p w:rsidR="00000000" w:rsidDel="00000000" w:rsidP="00000000" w:rsidRDefault="00000000" w:rsidRPr="00000000" w14:paraId="00002A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Combat Movement</w:t>
      </w:r>
    </w:p>
    <w:p w:rsidR="00000000" w:rsidDel="00000000" w:rsidP="00000000" w:rsidRDefault="00000000" w:rsidRPr="00000000" w14:paraId="00002A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Engagement Distance: In close combat, players may need to navigate between enemies and allies. Engaging an enemy requires being within melee range (usually 5 feet). However, attacks of opportunity may be triggered if a player attempts to move away from an enemy within range.</w:t>
      </w:r>
    </w:p>
    <w:p w:rsidR="00000000" w:rsidDel="00000000" w:rsidP="00000000" w:rsidRDefault="00000000" w:rsidRPr="00000000" w14:paraId="00002A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Action Economy: Moving during combat is a specific action. Players can either take their full turn for movement or take a portion of their turn to move and then act (e.g., attacking, using a skill, or interacting with the environment).</w:t>
      </w:r>
    </w:p>
    <w:p w:rsidR="00000000" w:rsidDel="00000000" w:rsidP="00000000" w:rsidRDefault="00000000" w:rsidRPr="00000000" w14:paraId="00002A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Manipulating the Environment</w:t>
      </w:r>
    </w:p>
    <w:p w:rsidR="00000000" w:rsidDel="00000000" w:rsidP="00000000" w:rsidRDefault="00000000" w:rsidRPr="00000000" w14:paraId="00002A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environment is as much an adversary as any monster or enemy, especially in cosmic horror scenarios. Knowing how to interact with and manipulate your surroundings can turn the tide of an encounter.</w:t>
      </w:r>
    </w:p>
    <w:p w:rsidR="00000000" w:rsidDel="00000000" w:rsidP="00000000" w:rsidRDefault="00000000" w:rsidRPr="00000000" w14:paraId="00002A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Environmental Interactions</w:t>
      </w:r>
    </w:p>
    <w:p w:rsidR="00000000" w:rsidDel="00000000" w:rsidP="00000000" w:rsidRDefault="00000000" w:rsidRPr="00000000" w14:paraId="00002A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Environmental Objects: Objects in the environment can be used as tools or weapons. Players may be able to throw a chair to block a doorway, use an old pipe to break through a wall, or set a trap using nearby materials. The environment can become a tactical asset when players use their surroundings creatively.</w:t>
      </w:r>
    </w:p>
    <w:p w:rsidR="00000000" w:rsidDel="00000000" w:rsidP="00000000" w:rsidRDefault="00000000" w:rsidRPr="00000000" w14:paraId="00002AD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Destructive Environment: Some environments can be intentionally damaged to affect combat encounters. Breaking through a floor, creating rubble, or collapsing a building might impede enemies or provide cover. The GM can require skill checks to determine if such actions are successful, with difficulty increasing based on the damage done.</w:t>
      </w:r>
    </w:p>
    <w:p w:rsidR="00000000" w:rsidDel="00000000" w:rsidP="00000000" w:rsidRDefault="00000000" w:rsidRPr="00000000" w14:paraId="00002A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Strategic Positioning: Choosing advantageous locations for defense (e.g., behind cover, on high ground, or in a narrow passage) is crucial for surviving hostile situations. Players may need to take actions to position themselves strategically during combat.</w:t>
      </w:r>
    </w:p>
    <w:p w:rsidR="00000000" w:rsidDel="00000000" w:rsidP="00000000" w:rsidRDefault="00000000" w:rsidRPr="00000000" w14:paraId="00002A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Utilizing Environmental Hazards</w:t>
      </w:r>
    </w:p>
    <w:p w:rsidR="00000000" w:rsidDel="00000000" w:rsidP="00000000" w:rsidRDefault="00000000" w:rsidRPr="00000000" w14:paraId="00002A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Fire and Explosions: Environmental hazards such as fires, gas leaks, or volatile chemical spills can serve as weapons against enemies. Players can exploit these dangers by setting traps or using environmental conditions to inflict damage or hinder enemies.</w:t>
      </w:r>
    </w:p>
    <w:p w:rsidR="00000000" w:rsidDel="00000000" w:rsidP="00000000" w:rsidRDefault="00000000" w:rsidRPr="00000000" w14:paraId="00002A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Gravity and Time Distortion: In certain cosmic horror settings, gravity may shift, or time may dilate. Such anomalies may force players to adapt their movement and combat strategies accordingly. Characters could find themselves navigating upside down or dealing with the psychological effects of time manipulation.</w:t>
      </w:r>
    </w:p>
    <w:p w:rsidR="00000000" w:rsidDel="00000000" w:rsidP="00000000" w:rsidRDefault="00000000" w:rsidRPr="00000000" w14:paraId="00002A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Static Process and Problem-Solving</w:t>
      </w:r>
    </w:p>
    <w:p w:rsidR="00000000" w:rsidDel="00000000" w:rsidP="00000000" w:rsidRDefault="00000000" w:rsidRPr="00000000" w14:paraId="00002A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players find themselves in situations where brute force isn’t an option, using the environment becomes crucial for solving puzzles or gaining an advantage.</w:t>
      </w:r>
    </w:p>
    <w:p w:rsidR="00000000" w:rsidDel="00000000" w:rsidP="00000000" w:rsidRDefault="00000000" w:rsidRPr="00000000" w14:paraId="00002A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Static Obstacles</w:t>
      </w:r>
    </w:p>
    <w:p w:rsidR="00000000" w:rsidDel="00000000" w:rsidP="00000000" w:rsidRDefault="00000000" w:rsidRPr="00000000" w14:paraId="00002A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Barriers and Locks: Doors, gates, and barricades are common obstacles, especially in ruins or abandoned structures. Players may need to use tools, perform skill checks, or apply brute force to overcome them.</w:t>
      </w:r>
    </w:p>
    <w:p w:rsidR="00000000" w:rsidDel="00000000" w:rsidP="00000000" w:rsidRDefault="00000000" w:rsidRPr="00000000" w14:paraId="00002A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Ritual Components: Many puzzles in The Harrowing Truth require using specific items or triggering certain events. Players may need to uncover hidden symbols, decipher encrypted notes, or search for rare artifacts to proceed.</w:t>
      </w:r>
    </w:p>
    <w:p w:rsidR="00000000" w:rsidDel="00000000" w:rsidP="00000000" w:rsidRDefault="00000000" w:rsidRPr="00000000" w14:paraId="00002A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Problem-Solving Challenges</w:t>
      </w:r>
    </w:p>
    <w:p w:rsidR="00000000" w:rsidDel="00000000" w:rsidP="00000000" w:rsidRDefault="00000000" w:rsidRPr="00000000" w14:paraId="00002A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Rituals and Arcane Mechanisms: Some puzzles involve performing complex rituals or interacting with mechanisms that require a combination of knowledge, time, and resources. These may include tasks such as activating an ancient seal or solving riddles from forbidden books. A failure could lead to the activation of dangerous forces.</w:t>
      </w:r>
    </w:p>
    <w:p w:rsidR="00000000" w:rsidDel="00000000" w:rsidP="00000000" w:rsidRDefault="00000000" w:rsidRPr="00000000" w14:paraId="00002A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Survival Situations: The game world is hostile, and players must often think on their feet. From scavenging food and water to escaping from collapsing buildings, there are many practical challenges that players may need to overcome. Survival mechanics require ingenuity and careful planning.</w:t>
      </w:r>
    </w:p>
    <w:p w:rsidR="00000000" w:rsidDel="00000000" w:rsidP="00000000" w:rsidRDefault="00000000" w:rsidRPr="00000000" w14:paraId="00002A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Environmental Challenges and Terrain Types</w:t>
      </w:r>
    </w:p>
    <w:p w:rsidR="00000000" w:rsidDel="00000000" w:rsidP="00000000" w:rsidRDefault="00000000" w:rsidRPr="00000000" w14:paraId="00002A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environment plays a significant role in shaping the narrative and the challenges faced by players. Combat and survival scenarios are often deeply tied to how players interact with the terrain and its features. The type of environment encountered can make a world of difference when trying to survive or succeed in combat.</w:t>
      </w:r>
    </w:p>
    <w:p w:rsidR="00000000" w:rsidDel="00000000" w:rsidP="00000000" w:rsidRDefault="00000000" w:rsidRPr="00000000" w14:paraId="00002A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Wilderness and Remote Areas</w:t>
      </w:r>
    </w:p>
    <w:p w:rsidR="00000000" w:rsidDel="00000000" w:rsidP="00000000" w:rsidRDefault="00000000" w:rsidRPr="00000000" w14:paraId="00002A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Trekking through Wilderness: When players enter forests, mountains, or swamplands, they encounter difficult terrain that may require extra movement, skill checks (e.g., Survival), and resource management (e.g., food and water). Additionally, wilderness areas often hide threats like predators or traps.</w:t>
      </w:r>
    </w:p>
    <w:p w:rsidR="00000000" w:rsidDel="00000000" w:rsidP="00000000" w:rsidRDefault="00000000" w:rsidRPr="00000000" w14:paraId="00002A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Changing Landscapes: Environments can change dynamically, with shifting weather patterns or unexpected terrain alterations due to cosmic forces or magic. These changes might alter the difficulty of navigation and introduce new obstacles.</w:t>
      </w:r>
    </w:p>
    <w:p w:rsidR="00000000" w:rsidDel="00000000" w:rsidP="00000000" w:rsidRDefault="00000000" w:rsidRPr="00000000" w14:paraId="00002A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Urban Combat and Exploration</w:t>
      </w:r>
    </w:p>
    <w:p w:rsidR="00000000" w:rsidDel="00000000" w:rsidP="00000000" w:rsidRDefault="00000000" w:rsidRPr="00000000" w14:paraId="00002A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City Ruins: Urban environments provide a unique set of challenges, with dense buildings, narrow streets, and hidden alleys. Buildings may collapse, or debris could block passage, creating an environment ripe for ambushes and dangerous encounters.</w:t>
      </w:r>
    </w:p>
    <w:p w:rsidR="00000000" w:rsidDel="00000000" w:rsidP="00000000" w:rsidRDefault="00000000" w:rsidRPr="00000000" w14:paraId="00002AE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Hazardous Urban Zones: Some urban areas may be poisoned, polluted, or contaminated by eldritch forces, requiring the use of protective equipment or forcing players to adapt quickly to avoid debilitating effects.</w:t>
      </w:r>
    </w:p>
    <w:p w:rsidR="00000000" w:rsidDel="00000000" w:rsidP="00000000" w:rsidRDefault="00000000" w:rsidRPr="00000000" w14:paraId="00002A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Cosmic Horrors and Alien Terrain</w:t>
      </w:r>
    </w:p>
    <w:p w:rsidR="00000000" w:rsidDel="00000000" w:rsidP="00000000" w:rsidRDefault="00000000" w:rsidRPr="00000000" w14:paraId="00002AE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Otherworldly Locations: Players may venture into alien worlds or outer dimensions where the laws of physics are warped, and time behaves erratically. Gravity might be reversed, or strange geometries might disrupt movement and positioning. Such locations challenge even the most experienced players, requiring flexibility in approach and tactics.</w:t>
      </w:r>
    </w:p>
    <w:p w:rsidR="00000000" w:rsidDel="00000000" w:rsidP="00000000" w:rsidRDefault="00000000" w:rsidRPr="00000000" w14:paraId="00002A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Encounters</w:t>
      </w:r>
    </w:p>
    <w:p w:rsidR="00000000" w:rsidDel="00000000" w:rsidP="00000000" w:rsidRDefault="00000000" w:rsidRPr="00000000" w14:paraId="00002A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A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encounters in The Harrowing Truth are dynamic and multifaceted. They combine physical, mental, and environmental elements to create tension and a sense of constant threat. Unlike traditional rpgs where combat may focus solely on rolling for damage and taking turns, combat in The Harrowing Truth involves much more: the environment, the threat of the unknown, and the ever-present dread of cosmic horror.</w:t>
      </w:r>
    </w:p>
    <w:p w:rsidR="00000000" w:rsidDel="00000000" w:rsidP="00000000" w:rsidRDefault="00000000" w:rsidRPr="00000000" w14:paraId="00002A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Combat Flow</w:t>
      </w:r>
    </w:p>
    <w:p w:rsidR="00000000" w:rsidDel="00000000" w:rsidP="00000000" w:rsidRDefault="00000000" w:rsidRPr="00000000" w14:paraId="00002A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Turn Structure: Combat rounds are broken down into phases. Players and enemies take turns, with each phase allowing for movement, actions, and reactions. Combat is not just about attacking—strategy, positioning, and resource management are key.</w:t>
      </w:r>
    </w:p>
    <w:p w:rsidR="00000000" w:rsidDel="00000000" w:rsidP="00000000" w:rsidRDefault="00000000" w:rsidRPr="00000000" w14:paraId="00002A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Initiative: Roll for initiative to determine the turn order. Characters with higher initiative may take action first, while those with lower initiative react afterward.</w:t>
      </w:r>
    </w:p>
    <w:p w:rsidR="00000000" w:rsidDel="00000000" w:rsidP="00000000" w:rsidRDefault="00000000" w:rsidRPr="00000000" w14:paraId="00002A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Movement: During a round, players may move their character based on their movement points (MP). The environment and terrain may slow or speed up movement.</w:t>
      </w:r>
    </w:p>
    <w:p w:rsidR="00000000" w:rsidDel="00000000" w:rsidP="00000000" w:rsidRDefault="00000000" w:rsidRPr="00000000" w14:paraId="00002A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Actions: Players can take a variety of actions such as attacking, casting spells, interacting with the environment, or using equipment. Each action has its own difficulty and effect.</w:t>
      </w:r>
    </w:p>
    <w:p w:rsidR="00000000" w:rsidDel="00000000" w:rsidP="00000000" w:rsidRDefault="00000000" w:rsidRPr="00000000" w14:paraId="00002A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Reactions: Characters may use reactions to counter or respond to actions taken against them, such as dodging or parrying.</w:t>
      </w:r>
    </w:p>
    <w:p w:rsidR="00000000" w:rsidDel="00000000" w:rsidP="00000000" w:rsidRDefault="00000000" w:rsidRPr="00000000" w14:paraId="00002A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Combat Rolls</w:t>
      </w:r>
    </w:p>
    <w:p w:rsidR="00000000" w:rsidDel="00000000" w:rsidP="00000000" w:rsidRDefault="00000000" w:rsidRPr="00000000" w14:paraId="00002A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Attack Rolls: To determine whether an attack hits, players must roll against their weapon skill or proficiency. This roll is influenced by the character’s ability, the weapon’s properties, and any environmental factors.</w:t>
      </w:r>
    </w:p>
    <w:p w:rsidR="00000000" w:rsidDel="00000000" w:rsidP="00000000" w:rsidRDefault="00000000" w:rsidRPr="00000000" w14:paraId="00002A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Formula: Roll 1d100 + (weapon skill or proficiency bonus) vs. Target’s defense or difficulty.</w:t>
      </w:r>
    </w:p>
    <w:p w:rsidR="00000000" w:rsidDel="00000000" w:rsidP="00000000" w:rsidRDefault="00000000" w:rsidRPr="00000000" w14:paraId="00002A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Rolls: Once an attack is successful, the damage dealt depends on the weapon type and any modifiers. Damage is rolled based on the weapon’s designated damage die (e.g., d6, d8, d12) and any other bonuses.</w:t>
      </w:r>
    </w:p>
    <w:p w:rsidR="00000000" w:rsidDel="00000000" w:rsidP="00000000" w:rsidRDefault="00000000" w:rsidRPr="00000000" w14:paraId="00002AF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Formula: Roll weapon damage die + (any bonus) = total damage.</w:t>
      </w:r>
    </w:p>
    <w:p w:rsidR="00000000" w:rsidDel="00000000" w:rsidP="00000000" w:rsidRDefault="00000000" w:rsidRPr="00000000" w14:paraId="00002A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Effects: Some attacks or actions may cause additional effects, such as bleeding, burning, or poisoning. These effects often have their own rolls to determine severity.</w:t>
      </w:r>
    </w:p>
    <w:p w:rsidR="00000000" w:rsidDel="00000000" w:rsidP="00000000" w:rsidRDefault="00000000" w:rsidRPr="00000000" w14:paraId="00002AF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Critical Hits and Fumbles</w:t>
      </w:r>
    </w:p>
    <w:p w:rsidR="00000000" w:rsidDel="00000000" w:rsidP="00000000" w:rsidRDefault="00000000" w:rsidRPr="00000000" w14:paraId="00002A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Critical Hits: A successful attack that rolls a natural 100 can be a devastating hit, doing double damage or applying an additional effect (e.g., breaking armor, causing a lasting injury).</w:t>
      </w:r>
    </w:p>
    <w:p w:rsidR="00000000" w:rsidDel="00000000" w:rsidP="00000000" w:rsidRDefault="00000000" w:rsidRPr="00000000" w14:paraId="00002B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Fumbles: A roll of 1 on an attack check may result in a fumble, leading to a missed attack, a broken weapon, or an unintended consequence (e.g., hitting an ally or causing environmental damage).</w:t>
      </w:r>
    </w:p>
    <w:p w:rsidR="00000000" w:rsidDel="00000000" w:rsidP="00000000" w:rsidRDefault="00000000" w:rsidRPr="00000000" w14:paraId="00002B0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Damage Types</w:t>
      </w:r>
    </w:p>
    <w:p w:rsidR="00000000" w:rsidDel="00000000" w:rsidP="00000000" w:rsidRDefault="00000000" w:rsidRPr="00000000" w14:paraId="00002B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 The Harrowing Truth, damage is classified into several types, each with different effects on characters and enemies. The primary damage types include:</w:t>
      </w:r>
    </w:p>
    <w:p w:rsidR="00000000" w:rsidDel="00000000" w:rsidP="00000000" w:rsidRDefault="00000000" w:rsidRPr="00000000" w14:paraId="00002B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Physical: Includes slashing, piercing, bludgeoning, and other types of mundane weapon damage.</w:t>
      </w:r>
    </w:p>
    <w:p w:rsidR="00000000" w:rsidDel="00000000" w:rsidP="00000000" w:rsidRDefault="00000000" w:rsidRPr="00000000" w14:paraId="00002B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Psychic: Attacks that affect the mind, causing fear, confusion, or madness.</w:t>
      </w:r>
    </w:p>
    <w:p w:rsidR="00000000" w:rsidDel="00000000" w:rsidP="00000000" w:rsidRDefault="00000000" w:rsidRPr="00000000" w14:paraId="00002B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Elemental: Damage caused by fire, electricity, cold, or other elemental forces.</w:t>
      </w:r>
    </w:p>
    <w:p w:rsidR="00000000" w:rsidDel="00000000" w:rsidP="00000000" w:rsidRDefault="00000000" w:rsidRPr="00000000" w14:paraId="00002B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Eldritch: The most insidious form of damage, often caused by cosmic entities or otherworldly forces, which can warp reality and break the mind.</w:t>
      </w:r>
    </w:p>
    <w:p w:rsidR="00000000" w:rsidDel="00000000" w:rsidP="00000000" w:rsidRDefault="00000000" w:rsidRPr="00000000" w14:paraId="00002B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Necrotic: A form of damage that directly affects the life force, often associated with necromantic magic and entities of death.</w:t>
      </w:r>
    </w:p>
    <w:p w:rsidR="00000000" w:rsidDel="00000000" w:rsidP="00000000" w:rsidRDefault="00000000" w:rsidRPr="00000000" w14:paraId="00002B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Combat Conditions and Effects</w:t>
      </w:r>
    </w:p>
    <w:p w:rsidR="00000000" w:rsidDel="00000000" w:rsidP="00000000" w:rsidRDefault="00000000" w:rsidRPr="00000000" w14:paraId="00002B0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Conditions: Combat may involve various temporary conditions that impact characters, such as being stunned, restrained, poisoned, or frightened. These conditions can influence the character’s ability to act.</w:t>
      </w:r>
    </w:p>
    <w:p w:rsidR="00000000" w:rsidDel="00000000" w:rsidP="00000000" w:rsidRDefault="00000000" w:rsidRPr="00000000" w14:paraId="00002B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Poisoned: Character suffers damage or penalties over time.</w:t>
      </w:r>
    </w:p>
    <w:p w:rsidR="00000000" w:rsidDel="00000000" w:rsidP="00000000" w:rsidRDefault="00000000" w:rsidRPr="00000000" w14:paraId="00002B0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Fractured: Character suffers from broken limbs, reducing movement and combat ability.</w:t>
      </w:r>
    </w:p>
    <w:p w:rsidR="00000000" w:rsidDel="00000000" w:rsidP="00000000" w:rsidRDefault="00000000" w:rsidRPr="00000000" w14:paraId="00002B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Frightened: Character cannot take aggressive actions while within sight of the source of fear.</w:t>
      </w:r>
    </w:p>
    <w:p w:rsidR="00000000" w:rsidDel="00000000" w:rsidP="00000000" w:rsidRDefault="00000000" w:rsidRPr="00000000" w14:paraId="00002B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w:t>
        <w:tab/>
        <w:t xml:space="preserve">Environmental Combat</w:t>
      </w:r>
    </w:p>
    <w:p w:rsidR="00000000" w:rsidDel="00000000" w:rsidP="00000000" w:rsidRDefault="00000000" w:rsidRPr="00000000" w14:paraId="00002B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Cover and Concealment: The environment provides various opportunities for defense. Characters can use cover (e.g., walls, crates) to shield themselves from incoming attacks.</w:t>
      </w:r>
    </w:p>
    <w:p w:rsidR="00000000" w:rsidDel="00000000" w:rsidP="00000000" w:rsidRDefault="00000000" w:rsidRPr="00000000" w14:paraId="00002B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Cover: Partial or full cover can reduce incoming damage or grant bonuses to defense.</w:t>
      </w:r>
    </w:p>
    <w:p w:rsidR="00000000" w:rsidDel="00000000" w:rsidP="00000000" w:rsidRDefault="00000000" w:rsidRPr="00000000" w14:paraId="00002B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Concealment: Characters may attempt to hide or remain unseen to avoid attacks.</w:t>
      </w:r>
    </w:p>
    <w:p w:rsidR="00000000" w:rsidDel="00000000" w:rsidP="00000000" w:rsidRDefault="00000000" w:rsidRPr="00000000" w14:paraId="00002B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Hazards: The battlefield may contain environmental hazards, such as traps, fire, or unstable structures. These hazards can be used strategically by both players and enemies.</w:t>
      </w:r>
    </w:p>
    <w:p w:rsidR="00000000" w:rsidDel="00000000" w:rsidP="00000000" w:rsidRDefault="00000000" w:rsidRPr="00000000" w14:paraId="00002B1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Specializations</w:t>
      </w:r>
    </w:p>
    <w:p w:rsidR="00000000" w:rsidDel="00000000" w:rsidP="00000000" w:rsidRDefault="00000000" w:rsidRPr="00000000" w14:paraId="00002B1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Harrowing Truth allows characters to specialize in various forms of combat, offering unique skills and abilities to help them survive in a world filled with eldritch threats.</w:t>
      </w:r>
    </w:p>
    <w:p w:rsidR="00000000" w:rsidDel="00000000" w:rsidP="00000000" w:rsidRDefault="00000000" w:rsidRPr="00000000" w14:paraId="00002B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Melee Combat</w:t>
      </w:r>
    </w:p>
    <w:p w:rsidR="00000000" w:rsidDel="00000000" w:rsidP="00000000" w:rsidRDefault="00000000" w:rsidRPr="00000000" w14:paraId="00002B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Close Quarters: Characters skilled in melee combat are adept at using knives, swords, axes, and other weapons in tight spaces. These characters often favor fast, precise attacks or high-damage strikes.</w:t>
      </w:r>
    </w:p>
    <w:p w:rsidR="00000000" w:rsidDel="00000000" w:rsidP="00000000" w:rsidRDefault="00000000" w:rsidRPr="00000000" w14:paraId="00002B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Unarmed Combat: Some characters may specialize in grappling or striking with their fists. Unarmed combat can be just as deadly as wielding a weapon, especially in the hands of a trained fighter.</w:t>
      </w:r>
    </w:p>
    <w:p w:rsidR="00000000" w:rsidDel="00000000" w:rsidP="00000000" w:rsidRDefault="00000000" w:rsidRPr="00000000" w14:paraId="00002B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Ranged Combat</w:t>
      </w:r>
    </w:p>
    <w:p w:rsidR="00000000" w:rsidDel="00000000" w:rsidP="00000000" w:rsidRDefault="00000000" w:rsidRPr="00000000" w14:paraId="00002B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Projectile Weapons: Characters can wield bows, crossbows, and firearms to engage enemies from a distance. Ranged combat allows for precision and strategy but requires focus and positioning.</w:t>
      </w:r>
    </w:p>
    <w:p w:rsidR="00000000" w:rsidDel="00000000" w:rsidP="00000000" w:rsidRDefault="00000000" w:rsidRPr="00000000" w14:paraId="00002B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Firearms: From pistols to rifles, firearms provide powerful ranged options but may require frequent reloads or management of ammunition.</w:t>
      </w:r>
    </w:p>
    <w:p w:rsidR="00000000" w:rsidDel="00000000" w:rsidP="00000000" w:rsidRDefault="00000000" w:rsidRPr="00000000" w14:paraId="00002B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Bows and Crossbows: While slower than firearms, these weapons offer stealth and silence, ideal for ambushes.</w:t>
      </w:r>
    </w:p>
    <w:p w:rsidR="00000000" w:rsidDel="00000000" w:rsidP="00000000" w:rsidRDefault="00000000" w:rsidRPr="00000000" w14:paraId="00002B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Magic Combat</w:t>
      </w:r>
    </w:p>
    <w:p w:rsidR="00000000" w:rsidDel="00000000" w:rsidP="00000000" w:rsidRDefault="00000000" w:rsidRPr="00000000" w14:paraId="00002B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Eldritch Forces: Characters who specialize in magic may engage in combat by casting spells or invoking eldritch entities. This form of combat is highly unpredictable and dangerous.</w:t>
      </w:r>
    </w:p>
    <w:p w:rsidR="00000000" w:rsidDel="00000000" w:rsidP="00000000" w:rsidRDefault="00000000" w:rsidRPr="00000000" w14:paraId="00002B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Spells: From fireballs to mind control, spells offer versatility in combat, allowing for both offensive and defensive actions.</w:t>
      </w:r>
    </w:p>
    <w:p w:rsidR="00000000" w:rsidDel="00000000" w:rsidP="00000000" w:rsidRDefault="00000000" w:rsidRPr="00000000" w14:paraId="00002B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Rituals: Complex rituals may take longer to cast but can have devastating effects on enemies or the environment. Rituals often require preparation and resources to execute successfully.</w:t>
      </w:r>
    </w:p>
    <w:p w:rsidR="00000000" w:rsidDel="00000000" w:rsidP="00000000" w:rsidRDefault="00000000" w:rsidRPr="00000000" w14:paraId="00002B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Tactical Combat</w:t>
      </w:r>
    </w:p>
    <w:p w:rsidR="00000000" w:rsidDel="00000000" w:rsidP="00000000" w:rsidRDefault="00000000" w:rsidRPr="00000000" w14:paraId="00002B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Movement and Positioning: Tactics are just as important as raw strength in combat. Strategic use of cover, flanking enemies, and positioning to control the battlefield is key to survival.</w:t>
      </w:r>
    </w:p>
    <w:p w:rsidR="00000000" w:rsidDel="00000000" w:rsidP="00000000" w:rsidRDefault="00000000" w:rsidRPr="00000000" w14:paraId="00002B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Flanking: Attacking from the sides or rear of an enemy increases the chances of a successful hit.</w:t>
      </w:r>
    </w:p>
    <w:p w:rsidR="00000000" w:rsidDel="00000000" w:rsidP="00000000" w:rsidRDefault="00000000" w:rsidRPr="00000000" w14:paraId="00002B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Surprise: A well-timed ambush can turn the tide of a battle, catching enemies off guard and dealing massive damage.</w:t>
      </w:r>
    </w:p>
    <w:p w:rsidR="00000000" w:rsidDel="00000000" w:rsidP="00000000" w:rsidRDefault="00000000" w:rsidRPr="00000000" w14:paraId="00002B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Types of Combat Encounters</w:t>
      </w:r>
    </w:p>
    <w:p w:rsidR="00000000" w:rsidDel="00000000" w:rsidP="00000000" w:rsidRDefault="00000000" w:rsidRPr="00000000" w14:paraId="00002B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combat is not just a set of dice rolls; it’s an evolving narrative where choices, strategy, and resources shape the outcome. Encounters vary in scope and intensity, requiring players to adapt and think on their feet. Combat scenarios can range from intense close-quarters skirmishes to large-scale battles involving multiple factions or the forces of nature itself.</w:t>
      </w:r>
    </w:p>
    <w:p w:rsidR="00000000" w:rsidDel="00000000" w:rsidP="00000000" w:rsidRDefault="00000000" w:rsidRPr="00000000" w14:paraId="00002B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Solo Encounters</w:t>
      </w:r>
    </w:p>
    <w:p w:rsidR="00000000" w:rsidDel="00000000" w:rsidP="00000000" w:rsidRDefault="00000000" w:rsidRPr="00000000" w14:paraId="00002B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Definition: These are one-on-one encounters, typically involving a single player character and one or more enemies.</w:t>
      </w:r>
    </w:p>
    <w:p w:rsidR="00000000" w:rsidDel="00000000" w:rsidP="00000000" w:rsidRDefault="00000000" w:rsidRPr="00000000" w14:paraId="00002B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Common Traits: These encounters tend to be more intimate, focusing on individual strategy, resource management, and the specific abilities of the character. The atmosphere is often tense, and stakes are personal.</w:t>
      </w:r>
    </w:p>
    <w:p w:rsidR="00000000" w:rsidDel="00000000" w:rsidP="00000000" w:rsidRDefault="00000000" w:rsidRPr="00000000" w14:paraId="00002B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faces an eldritch creature in a dark alley, with no backup. The player must use their wits and the environment to survive.</w:t>
      </w:r>
    </w:p>
    <w:p w:rsidR="00000000" w:rsidDel="00000000" w:rsidP="00000000" w:rsidRDefault="00000000" w:rsidRPr="00000000" w14:paraId="00002B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Ambush Encounters</w:t>
      </w:r>
    </w:p>
    <w:p w:rsidR="00000000" w:rsidDel="00000000" w:rsidP="00000000" w:rsidRDefault="00000000" w:rsidRPr="00000000" w14:paraId="00002B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Definition: The players are caught off guard, usually in a vulnerable position, by enemies that they didn’t see coming.</w:t>
      </w:r>
    </w:p>
    <w:p w:rsidR="00000000" w:rsidDel="00000000" w:rsidP="00000000" w:rsidRDefault="00000000" w:rsidRPr="00000000" w14:paraId="00002B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Common Traits: The environment often plays a significant role, and players must think quickly to escape or overcome the attackers. These types of encounters test a group’s ability to react under pressure and adapt to sudden threats.</w:t>
      </w:r>
    </w:p>
    <w:p w:rsidR="00000000" w:rsidDel="00000000" w:rsidP="00000000" w:rsidRDefault="00000000" w:rsidRPr="00000000" w14:paraId="00002B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While investigating a seemingly abandoned town, the players are surrounded by a cultist group who has been lying in wait for them to enter their trap.</w:t>
      </w:r>
    </w:p>
    <w:p w:rsidR="00000000" w:rsidDel="00000000" w:rsidP="00000000" w:rsidRDefault="00000000" w:rsidRPr="00000000" w14:paraId="00002B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Multiple Enemy Encounters</w:t>
      </w:r>
    </w:p>
    <w:p w:rsidR="00000000" w:rsidDel="00000000" w:rsidP="00000000" w:rsidRDefault="00000000" w:rsidRPr="00000000" w14:paraId="00002B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Definition: The players face off against multiple enemies at once, requiring coordination, tactics, and strategic thinking.</w:t>
      </w:r>
    </w:p>
    <w:p w:rsidR="00000000" w:rsidDel="00000000" w:rsidP="00000000" w:rsidRDefault="00000000" w:rsidRPr="00000000" w14:paraId="00002B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Common Traits: Larger encounters mean more opportunities for chaos. Players may have to fight on multiple fronts, making use of cover and movement. Managing both resources and focus across multiple foes is key to surviving.</w:t>
      </w:r>
    </w:p>
    <w:p w:rsidR="00000000" w:rsidDel="00000000" w:rsidP="00000000" w:rsidRDefault="00000000" w:rsidRPr="00000000" w14:paraId="00002B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group of players enters a crypt to investigate strange noises only to be attacked by a horde of zombie-like creatures.</w:t>
      </w:r>
    </w:p>
    <w:p w:rsidR="00000000" w:rsidDel="00000000" w:rsidP="00000000" w:rsidRDefault="00000000" w:rsidRPr="00000000" w14:paraId="00002B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Environmental Encounters</w:t>
      </w:r>
    </w:p>
    <w:p w:rsidR="00000000" w:rsidDel="00000000" w:rsidP="00000000" w:rsidRDefault="00000000" w:rsidRPr="00000000" w14:paraId="00002B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Definition: These encounters focus on the environment and how it impacts the battle. Players must use the surroundings to their advantage while also overcoming the hazards the environment presents.</w:t>
      </w:r>
    </w:p>
    <w:p w:rsidR="00000000" w:rsidDel="00000000" w:rsidP="00000000" w:rsidRDefault="00000000" w:rsidRPr="00000000" w14:paraId="00002B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Common Traits: Unstable terrain, dangerous weather conditions, collapsing structures, or other environmental elements make these encounters unique. Players must balance offensive action with defensive strategy and environmental awareness.</w:t>
      </w:r>
    </w:p>
    <w:p w:rsidR="00000000" w:rsidDel="00000000" w:rsidP="00000000" w:rsidRDefault="00000000" w:rsidRPr="00000000" w14:paraId="00002B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find themselves battling enemies inside a crumbling ancient temple, where the floor collapses beneath their feet and traps activate in response to their movements.</w:t>
      </w:r>
    </w:p>
    <w:p w:rsidR="00000000" w:rsidDel="00000000" w:rsidP="00000000" w:rsidRDefault="00000000" w:rsidRPr="00000000" w14:paraId="00002B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Creature vs. Environment</w:t>
      </w:r>
    </w:p>
    <w:p w:rsidR="00000000" w:rsidDel="00000000" w:rsidP="00000000" w:rsidRDefault="00000000" w:rsidRPr="00000000" w14:paraId="00002B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Definition: In this type of encounter, the environment itself is the primary antagonist, and players must overcome the challenges it presents while dealing with or avoiding dangerous creatures.</w:t>
      </w:r>
    </w:p>
    <w:p w:rsidR="00000000" w:rsidDel="00000000" w:rsidP="00000000" w:rsidRDefault="00000000" w:rsidRPr="00000000" w14:paraId="00002B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Common Traits: The players face the challenge of surviving environmental hazards while also battling creatures that make the environment even more dangerous.</w:t>
      </w:r>
    </w:p>
    <w:p w:rsidR="00000000" w:rsidDel="00000000" w:rsidP="00000000" w:rsidRDefault="00000000" w:rsidRPr="00000000" w14:paraId="00002B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must escape from an alien planet, where a toxic storm is ravaging the landscape, and deadly mutated creatures are hunting them down.</w:t>
      </w:r>
    </w:p>
    <w:p w:rsidR="00000000" w:rsidDel="00000000" w:rsidP="00000000" w:rsidRDefault="00000000" w:rsidRPr="00000000" w14:paraId="00002B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w:t>
        <w:tab/>
        <w:t xml:space="preserve">Large-Scale Combat (Mass Combat)</w:t>
      </w:r>
    </w:p>
    <w:p w:rsidR="00000000" w:rsidDel="00000000" w:rsidP="00000000" w:rsidRDefault="00000000" w:rsidRPr="00000000" w14:paraId="00002B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Definition: Large-scale combat involves multiple factions or armies fighting, and players may be involved in key tactical roles, influencing the flow of the battle through their actions.</w:t>
      </w:r>
    </w:p>
    <w:p w:rsidR="00000000" w:rsidDel="00000000" w:rsidP="00000000" w:rsidRDefault="00000000" w:rsidRPr="00000000" w14:paraId="00002B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Common Traits: These encounters are complex, involving the coordination of several combatants and a variety of resources (weaponry, terrain, spells, etc.). Characters may play pivotal roles in turning the tide of the battle.</w:t>
      </w:r>
    </w:p>
    <w:p w:rsidR="00000000" w:rsidDel="00000000" w:rsidP="00000000" w:rsidRDefault="00000000" w:rsidRPr="00000000" w14:paraId="00002B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are part of a rebellion trying to overthrow a tyrannical regime and are tasked with sabotaging a supply line while avoiding detection by the enemy army.</w:t>
      </w:r>
    </w:p>
    <w:p w:rsidR="00000000" w:rsidDel="00000000" w:rsidP="00000000" w:rsidRDefault="00000000" w:rsidRPr="00000000" w14:paraId="00002B4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4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Variations in Cosmic Horror</w:t>
      </w:r>
    </w:p>
    <w:p w:rsidR="00000000" w:rsidDel="00000000" w:rsidP="00000000" w:rsidRDefault="00000000" w:rsidRPr="00000000" w14:paraId="00002B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the encounter with combat often transcends the physical. The horrors encountered may not always be of this world, nor will they be easily understood by the human mind. Combat in cosmic horror is often just as psychological as it is physical.</w:t>
      </w:r>
    </w:p>
    <w:p w:rsidR="00000000" w:rsidDel="00000000" w:rsidP="00000000" w:rsidRDefault="00000000" w:rsidRPr="00000000" w14:paraId="00002B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Madness and Sanity</w:t>
      </w:r>
    </w:p>
    <w:p w:rsidR="00000000" w:rsidDel="00000000" w:rsidP="00000000" w:rsidRDefault="00000000" w:rsidRPr="00000000" w14:paraId="00002B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Cosmic Entities: Combat with creatures from other dimensions, or even other realities, can strain the mind. Enemies that are not entirely physical may cause mental damage, manifesting as hallucinations, paranoia, or insanity.</w:t>
      </w:r>
    </w:p>
    <w:p w:rsidR="00000000" w:rsidDel="00000000" w:rsidP="00000000" w:rsidRDefault="00000000" w:rsidRPr="00000000" w14:paraId="00002B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who faces an eldritch god may suffer a temporary loss of sanity, losing the ability to trust their own senses as the creature warps reality around them.</w:t>
      </w:r>
    </w:p>
    <w:p w:rsidR="00000000" w:rsidDel="00000000" w:rsidP="00000000" w:rsidRDefault="00000000" w:rsidRPr="00000000" w14:paraId="00002B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Insidious Effects: Combat against eldritch forces often leads to long-term psychological consequences. Players must keep track of their mental stability as much as their physical health.</w:t>
      </w:r>
    </w:p>
    <w:p w:rsidR="00000000" w:rsidDel="00000000" w:rsidP="00000000" w:rsidRDefault="00000000" w:rsidRPr="00000000" w14:paraId="00002B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Psychic Combat</w:t>
      </w:r>
    </w:p>
    <w:p w:rsidR="00000000" w:rsidDel="00000000" w:rsidP="00000000" w:rsidRDefault="00000000" w:rsidRPr="00000000" w14:paraId="00002B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Mind Over Matter: In addition to traditional combat, psychic powers or mental manipulation can play a significant role. Characters who have attuned themselves to cosmic forces may find themselves facing mental battles with supernatural enemies.</w:t>
      </w:r>
    </w:p>
    <w:p w:rsidR="00000000" w:rsidDel="00000000" w:rsidP="00000000" w:rsidRDefault="00000000" w:rsidRPr="00000000" w14:paraId="00002B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with psychic abilities might engage in a battle of wills against a mind-controlling entity, where the focus is on outsmarting or overpowering the foe mentally rather than physically.</w:t>
      </w:r>
    </w:p>
    <w:p w:rsidR="00000000" w:rsidDel="00000000" w:rsidP="00000000" w:rsidRDefault="00000000" w:rsidRPr="00000000" w14:paraId="00002B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Eldritch Creatures and Defenses</w:t>
      </w:r>
    </w:p>
    <w:p w:rsidR="00000000" w:rsidDel="00000000" w:rsidP="00000000" w:rsidRDefault="00000000" w:rsidRPr="00000000" w14:paraId="00002B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Unconventional Foes: In cosmic horror, enemies often defy traditional logic. Creatures may be intangible, alien, or made of incomprehensible substances that react unpredictably to physical or magical attacks. These entities may have weaknesses that are unrelated to conventional forms of combat, such as an aversion to light or a specific form of ritualistic power.</w:t>
      </w:r>
    </w:p>
    <w:p w:rsidR="00000000" w:rsidDel="00000000" w:rsidP="00000000" w:rsidRDefault="00000000" w:rsidRPr="00000000" w14:paraId="00002B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An entity made of pure darkness might be immune to most forms of weaponry, but it could be harmed by light-based magic or a specific symbol used in ritual.</w:t>
      </w:r>
    </w:p>
    <w:p w:rsidR="00000000" w:rsidDel="00000000" w:rsidP="00000000" w:rsidRDefault="00000000" w:rsidRPr="00000000" w14:paraId="00002B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Strategic Combat Advice</w:t>
      </w:r>
    </w:p>
    <w:p w:rsidR="00000000" w:rsidDel="00000000" w:rsidP="00000000" w:rsidRDefault="00000000" w:rsidRPr="00000000" w14:paraId="00002B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Harrowing Truth, combat is not only about raw strength or firepower—it’s about making smart, tactical decisions, using the environment to your advantage, and understanding when to fight, when to run, and when to confront the horrors that lie beyond understanding.</w:t>
      </w:r>
    </w:p>
    <w:p w:rsidR="00000000" w:rsidDel="00000000" w:rsidP="00000000" w:rsidRDefault="00000000" w:rsidRPr="00000000" w14:paraId="00002B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Always be Prepared for the Unknown</w:t>
      </w:r>
    </w:p>
    <w:p w:rsidR="00000000" w:rsidDel="00000000" w:rsidP="00000000" w:rsidRDefault="00000000" w:rsidRPr="00000000" w14:paraId="00002B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 The Harrowing Truth, you may face enemies whose tactics and abilities you cannot predict. Always be prepared with various resources, such as healing supplies, magical wards, and escape plans.</w:t>
      </w:r>
    </w:p>
    <w:p w:rsidR="00000000" w:rsidDel="00000000" w:rsidP="00000000" w:rsidRDefault="00000000" w:rsidRPr="00000000" w14:paraId="00002B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Know When to Retreat</w:t>
      </w:r>
    </w:p>
    <w:p w:rsidR="00000000" w:rsidDel="00000000" w:rsidP="00000000" w:rsidRDefault="00000000" w:rsidRPr="00000000" w14:paraId="00002B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Sometimes, retreating is the smartest option. A player may decide that facing a creature of cosmic power is not the wisest choice. A well-timed retreat can allow you to regroup and approach the problem from a different angle.</w:t>
      </w:r>
    </w:p>
    <w:p w:rsidR="00000000" w:rsidDel="00000000" w:rsidP="00000000" w:rsidRDefault="00000000" w:rsidRPr="00000000" w14:paraId="00002B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Exploiting Weaknesses</w:t>
      </w:r>
    </w:p>
    <w:p w:rsidR="00000000" w:rsidDel="00000000" w:rsidP="00000000" w:rsidRDefault="00000000" w:rsidRPr="00000000" w14:paraId="00002B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Every enemy has a weakness. Whether it’s a particular weapon, a vulnerability to a certain type of magic, or a flaw in its combat strategy, identifying and exploiting that weakness can make the difference between victory and defeat.</w:t>
      </w:r>
    </w:p>
    <w:p w:rsidR="00000000" w:rsidDel="00000000" w:rsidP="00000000" w:rsidRDefault="00000000" w:rsidRPr="00000000" w14:paraId="00002B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Coordination Is Key</w:t>
      </w:r>
    </w:p>
    <w:p w:rsidR="00000000" w:rsidDel="00000000" w:rsidP="00000000" w:rsidRDefault="00000000" w:rsidRPr="00000000" w14:paraId="00002B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 larger encounters, coordination among the players is essential. If one player charges headlong into battle while others are still preparing or looking for clues, the entire team may find themselves outmatched.</w:t>
      </w:r>
    </w:p>
    <w:p w:rsidR="00000000" w:rsidDel="00000000" w:rsidP="00000000" w:rsidRDefault="00000000" w:rsidRPr="00000000" w14:paraId="00002B6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Environmental Manipulation</w:t>
      </w:r>
    </w:p>
    <w:p w:rsidR="00000000" w:rsidDel="00000000" w:rsidP="00000000" w:rsidRDefault="00000000" w:rsidRPr="00000000" w14:paraId="00002B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Turning the Environment Into a Weapon: In many cases, the environment itself can be used against the enemies. Whether it’s using a fire to drive back a pack of creatures, manipulating the terrain to trap or hinder foes, or even summoning a storm using powerful ritualistic magic, the surroundings play a key role in combat.</w:t>
      </w:r>
    </w:p>
    <w:p w:rsidR="00000000" w:rsidDel="00000000" w:rsidP="00000000" w:rsidRDefault="00000000" w:rsidRPr="00000000" w14:paraId="00002B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may decide to set fire to a building to drive off a monster. The environment becomes a tool—creating fire hazards, collapsing structures, and traps to be utilized against enemies.</w:t>
      </w:r>
    </w:p>
    <w:p w:rsidR="00000000" w:rsidDel="00000000" w:rsidP="00000000" w:rsidRDefault="00000000" w:rsidRPr="00000000" w14:paraId="00002B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w:t>
        <w:tab/>
        <w:t xml:space="preserve">Time and Space Distortion</w:t>
      </w:r>
    </w:p>
    <w:p w:rsidR="00000000" w:rsidDel="00000000" w:rsidP="00000000" w:rsidRDefault="00000000" w:rsidRPr="00000000" w14:paraId="00002B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Manipulating Reality: Some cosmic entities can manipulate time, space, and reality itself. These distortions can affect combat encounters in unpredictable ways, slowing time, altering perceptions, or even distorting the laws of physics.</w:t>
      </w:r>
    </w:p>
    <w:p w:rsidR="00000000" w:rsidDel="00000000" w:rsidP="00000000" w:rsidRDefault="00000000" w:rsidRPr="00000000" w14:paraId="00002B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may face an entity capable of distorting time, causing weapons to malfunction or actions to take longer than expected, forcing the group to adapt to ever-changing conditions.</w:t>
      </w:r>
    </w:p>
    <w:p w:rsidR="00000000" w:rsidDel="00000000" w:rsidP="00000000" w:rsidRDefault="00000000" w:rsidRPr="00000000" w14:paraId="00002B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Tactical Combat and Strategic Decision-Making</w:t>
      </w:r>
    </w:p>
    <w:p w:rsidR="00000000" w:rsidDel="00000000" w:rsidP="00000000" w:rsidRDefault="00000000" w:rsidRPr="00000000" w14:paraId="00002B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Mobility and Positioning</w:t>
      </w:r>
    </w:p>
    <w:p w:rsidR="00000000" w:rsidDel="00000000" w:rsidP="00000000" w:rsidRDefault="00000000" w:rsidRPr="00000000" w14:paraId="00002B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Maintaining Optimal Position: As much as combat is about damage, it’s also about positioning. Moving to advantageous locations—like higher ground, covered areas, or using terrain to control line-of-sight—can make a huge difference. In The Harrowing Truth, tactical positioning allows characters to avoid enemy attacks, escape dangerous situations, or even trap an enemy.</w:t>
      </w:r>
    </w:p>
    <w:p w:rsidR="00000000" w:rsidDel="00000000" w:rsidP="00000000" w:rsidRDefault="00000000" w:rsidRPr="00000000" w14:paraId="00002B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When battling a pack of otherworldly creatures, players could use abandoned vehicles for cover, climb onto rooftops for better sightlines, or position themselves in a corner to prevent being surrounded.</w:t>
      </w:r>
    </w:p>
    <w:p w:rsidR="00000000" w:rsidDel="00000000" w:rsidP="00000000" w:rsidRDefault="00000000" w:rsidRPr="00000000" w14:paraId="00002B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Using Multiple Combat Tactics</w:t>
      </w:r>
    </w:p>
    <w:p w:rsidR="00000000" w:rsidDel="00000000" w:rsidP="00000000" w:rsidRDefault="00000000" w:rsidRPr="00000000" w14:paraId="00002B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Diversification of Tactics: Rather than relying solely on physical combat, players should use a variety of tactics—ranging from psychological warfare (distraction, intimidation) to magical effects (disruptive rituals or spells) or environmental manipulation (creating hazards for enemies).</w:t>
      </w:r>
    </w:p>
    <w:p w:rsidR="00000000" w:rsidDel="00000000" w:rsidP="00000000" w:rsidRDefault="00000000" w:rsidRPr="00000000" w14:paraId="00002B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group could combine physical combat, with one player distracting the enemy while others cast debilitating spells, creating a multi-layered approach that increases their odds of success.</w:t>
      </w:r>
    </w:p>
    <w:p w:rsidR="00000000" w:rsidDel="00000000" w:rsidP="00000000" w:rsidRDefault="00000000" w:rsidRPr="00000000" w14:paraId="00002B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Managing Resources</w:t>
      </w:r>
    </w:p>
    <w:p w:rsidR="00000000" w:rsidDel="00000000" w:rsidP="00000000" w:rsidRDefault="00000000" w:rsidRPr="00000000" w14:paraId="00002B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Energy, Ammunition, and Supplies: In combat situations, resources such as ammunition, healing items, or ritual components are not infinite. Managing these resources effectively can determine the outcome of an encounter. Running out of essential items during critical moments could leave the group vulnerable.</w:t>
      </w:r>
    </w:p>
    <w:p w:rsidR="00000000" w:rsidDel="00000000" w:rsidP="00000000" w:rsidRDefault="00000000" w:rsidRPr="00000000" w14:paraId="00002B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Players who are using a ranged weapon should keep track of their ammunition and ensure they don’t run out mid-fight. Similarly, a player with a spellcasting focus may need to make sure they have enough magical energy or ritual components for specific spells.</w:t>
      </w:r>
    </w:p>
    <w:p w:rsidR="00000000" w:rsidDel="00000000" w:rsidP="00000000" w:rsidRDefault="00000000" w:rsidRPr="00000000" w14:paraId="00002B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Psychological Warfare and Manipulation</w:t>
      </w:r>
    </w:p>
    <w:p w:rsidR="00000000" w:rsidDel="00000000" w:rsidP="00000000" w:rsidRDefault="00000000" w:rsidRPr="00000000" w14:paraId="00002B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Exploiting Weaknesses Beyond Physical Combat: Combat in The Harrowing Truth is just as psychological as it is physical. Using fear, intimidation, or even confusion can affect how enemies engage or react. This can give the players a strategic advantage, allowing them to gain the upper hand before an enemy can retaliate.</w:t>
      </w:r>
    </w:p>
    <w:p w:rsidR="00000000" w:rsidDel="00000000" w:rsidP="00000000" w:rsidRDefault="00000000" w:rsidRPr="00000000" w14:paraId="00002B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Players could plant fear-inducing symbols or use mind-affecting magic to create panic in enemy ranks, causing them to hesitate or retreat.</w:t>
      </w:r>
    </w:p>
    <w:p w:rsidR="00000000" w:rsidDel="00000000" w:rsidP="00000000" w:rsidRDefault="00000000" w:rsidRPr="00000000" w14:paraId="00002B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Encounters in Different Settings</w:t>
      </w:r>
    </w:p>
    <w:p w:rsidR="00000000" w:rsidDel="00000000" w:rsidP="00000000" w:rsidRDefault="00000000" w:rsidRPr="00000000" w14:paraId="00002B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Urban Environments</w:t>
      </w:r>
    </w:p>
    <w:p w:rsidR="00000000" w:rsidDel="00000000" w:rsidP="00000000" w:rsidRDefault="00000000" w:rsidRPr="00000000" w14:paraId="00002B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Tactics for City Combat: Cities offer numerous advantages and challenges during combat. Narrow alleyways, dense crowds, and towering buildings create an environment where strategy and positioning are essential. Environments can be used as weapons themselves, such as luring enemies into a collapsed building or through a barricade, leading them into dangerous traps.</w:t>
      </w:r>
    </w:p>
    <w:p w:rsidR="00000000" w:rsidDel="00000000" w:rsidP="00000000" w:rsidRDefault="00000000" w:rsidRPr="00000000" w14:paraId="00002B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Players might fight off cultists within the ruins of an old church. The building’s structure can collapse at any time, and enemies could be outflanked from multiple directions, so careful movement and quick thinking are key.</w:t>
      </w:r>
    </w:p>
    <w:p w:rsidR="00000000" w:rsidDel="00000000" w:rsidP="00000000" w:rsidRDefault="00000000" w:rsidRPr="00000000" w14:paraId="00002B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Wilderness and Natural Environments</w:t>
      </w:r>
    </w:p>
    <w:p w:rsidR="00000000" w:rsidDel="00000000" w:rsidP="00000000" w:rsidRDefault="00000000" w:rsidRPr="00000000" w14:paraId="00002B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Tactics for Wilderness Combat: The natural world can be a dangerous combat setting. Players will need to adapt to ever-changing weather, terrain, and the unpredictability of nature. Natural hazards such as quicksand, thunderstorms, or wild animals can complicate any encounter.</w:t>
      </w:r>
    </w:p>
    <w:p w:rsidR="00000000" w:rsidDel="00000000" w:rsidP="00000000" w:rsidRDefault="00000000" w:rsidRPr="00000000" w14:paraId="00002B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The players are trapped in a dense forest during a rainstorm and must fend off a monstrous creature. The wet conditions slow movement and make visibility poor, requiring players to rely on sensory perception and creative use of the environment.</w:t>
      </w:r>
    </w:p>
    <w:p w:rsidR="00000000" w:rsidDel="00000000" w:rsidP="00000000" w:rsidRDefault="00000000" w:rsidRPr="00000000" w14:paraId="00002B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Cavernous, Ancient Ruins, and Abandoned Locations</w:t>
      </w:r>
    </w:p>
    <w:p w:rsidR="00000000" w:rsidDel="00000000" w:rsidP="00000000" w:rsidRDefault="00000000" w:rsidRPr="00000000" w14:paraId="00002B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Tactics for Dungeon or Ruin Combat: Fighting in ancient, abandoned locations such as ruined temples or caves brings different challenges. The environment often includes narrow corridors, dangerous traps, and little room for maneuvering. Enemies in these locations may be ancient, powerful, and strange in nature.</w:t>
      </w:r>
    </w:p>
    <w:p w:rsidR="00000000" w:rsidDel="00000000" w:rsidP="00000000" w:rsidRDefault="00000000" w:rsidRPr="00000000" w14:paraId="00002B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Players enter an underground ruin only to find it inhabited by shadowy creatures. As they move deeper into the tunnels, they must be wary of traps, unstable structures, and enemies lurking in the dark.</w:t>
      </w:r>
    </w:p>
    <w:p w:rsidR="00000000" w:rsidDel="00000000" w:rsidP="00000000" w:rsidRDefault="00000000" w:rsidRPr="00000000" w14:paraId="00002B8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Expanding Combat Complexity</w:t>
      </w:r>
    </w:p>
    <w:p w:rsidR="00000000" w:rsidDel="00000000" w:rsidP="00000000" w:rsidRDefault="00000000" w:rsidRPr="00000000" w14:paraId="00002B9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Dealing with Time-based Combat:</w:t>
      </w:r>
    </w:p>
    <w:p w:rsidR="00000000" w:rsidDel="00000000" w:rsidP="00000000" w:rsidRDefault="00000000" w:rsidRPr="00000000" w14:paraId="00002B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Time as a Factor: Some encounters may introduce a time pressure element. Perhaps the players are battling to stop an ancient ritual before it completes or attempting to escape from a crumbling building.</w:t>
      </w:r>
    </w:p>
    <w:p w:rsidR="00000000" w:rsidDel="00000000" w:rsidP="00000000" w:rsidRDefault="00000000" w:rsidRPr="00000000" w14:paraId="00002B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ritual to summon an elder god is underway, and the players must stop it before the ritual completes. This introduces a time constraint to the battle, forcing players to balance direct combat with taking action to disrupt the ritual.</w:t>
      </w:r>
    </w:p>
    <w:p w:rsidR="00000000" w:rsidDel="00000000" w:rsidP="00000000" w:rsidRDefault="00000000" w:rsidRPr="00000000" w14:paraId="00002B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Combining Combat with Investigation:</w:t>
      </w:r>
    </w:p>
    <w:p w:rsidR="00000000" w:rsidDel="00000000" w:rsidP="00000000" w:rsidRDefault="00000000" w:rsidRPr="00000000" w14:paraId="00002B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Exploration While Fighting: Not all combat encounters happen in static locations. Many combats require the players to explore their environment while fighting, either escaping from an ambush or racing to find an artifact that can stop a ritual mid-fight.</w:t>
      </w:r>
    </w:p>
    <w:p w:rsidR="00000000" w:rsidDel="00000000" w:rsidP="00000000" w:rsidRDefault="00000000" w:rsidRPr="00000000" w14:paraId="00002B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During a fight in a library, the players need to locate a specific book while battling a powerful entity. This involves both combat and quick-thinking problem-solving as they fight off the monster while hunting for clues.</w:t>
      </w:r>
    </w:p>
    <w:p w:rsidR="00000000" w:rsidDel="00000000" w:rsidP="00000000" w:rsidRDefault="00000000" w:rsidRPr="00000000" w14:paraId="00002B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9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Mechanics and Scaling in The Harrowing Truth</w:t>
      </w:r>
    </w:p>
    <w:p w:rsidR="00000000" w:rsidDel="00000000" w:rsidP="00000000" w:rsidRDefault="00000000" w:rsidRPr="00000000" w14:paraId="00002B9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Combat Flow and the Importance of Tension</w:t>
      </w:r>
    </w:p>
    <w:p w:rsidR="00000000" w:rsidDel="00000000" w:rsidP="00000000" w:rsidRDefault="00000000" w:rsidRPr="00000000" w14:paraId="00002B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The Importance of Pacing in Combat: Combat in The Harrowing Truth should not be a simple series of exchanges; it is a high-stakes struggle. As such, tension is key in every encounter. Each action, be it an attack, a spell, or a maneuver, needs to feel consequential. Slow-moving but horrifying enemies, ticking clocks, and environmental hazards should elevate the sense of urgency.</w:t>
      </w:r>
    </w:p>
    <w:p w:rsidR="00000000" w:rsidDel="00000000" w:rsidP="00000000" w:rsidRDefault="00000000" w:rsidRPr="00000000" w14:paraId="00002B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In an underground chamber, the walls begin to close in as the players fight to stop a ritual. The pressure is not just from enemies but from the environment itself.</w:t>
      </w:r>
    </w:p>
    <w:p w:rsidR="00000000" w:rsidDel="00000000" w:rsidP="00000000" w:rsidRDefault="00000000" w:rsidRPr="00000000" w14:paraId="00002B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Movement and Initiative</w:t>
      </w:r>
    </w:p>
    <w:p w:rsidR="00000000" w:rsidDel="00000000" w:rsidP="00000000" w:rsidRDefault="00000000" w:rsidRPr="00000000" w14:paraId="00002B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Initiative as a Strategic Layer: While combat often boils down to turn-based actions, it’s important that players’ decisions regarding movement or the environment play into the initiative system. The initiative roll should not only determine the order of actions but also reflect the quickness of mind required to act in combat.</w:t>
      </w:r>
    </w:p>
    <w:p w:rsidR="00000000" w:rsidDel="00000000" w:rsidP="00000000" w:rsidRDefault="00000000" w:rsidRPr="00000000" w14:paraId="00002B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player with high initiative may use the environment to their advantage before enemies can act, setting traps or making escape routes. Alternatively, a low initiative might result in the player getting caught off guard by enemy movement or environmental dangers.</w:t>
      </w:r>
    </w:p>
    <w:p w:rsidR="00000000" w:rsidDel="00000000" w:rsidP="00000000" w:rsidRDefault="00000000" w:rsidRPr="00000000" w14:paraId="00002B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Weapon and Armor Types</w:t>
      </w:r>
    </w:p>
    <w:p w:rsidR="00000000" w:rsidDel="00000000" w:rsidP="00000000" w:rsidRDefault="00000000" w:rsidRPr="00000000" w14:paraId="00002B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Varied Damage Types: Weapons and armor come in various forms, and their effectiveness depends on the situation. In The Harrowing Truth, not all weapons are suitable for every encounter. Blunt weapons might be more effective against flesh monsters, while slashing weapons are better against more corporeal foes. Firearms, if available, might have a varied effect on different enemies, depending on their resistance or vulnerability to physical damage.</w:t>
      </w:r>
    </w:p>
    <w:p w:rsidR="00000000" w:rsidDel="00000000" w:rsidP="00000000" w:rsidRDefault="00000000" w:rsidRPr="00000000" w14:paraId="00002B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sword may slice through the skin of a mutant, but a magical artifact might be required to harm a higher-tier entity like a cosmic god or otherworldly creature.</w:t>
      </w:r>
    </w:p>
    <w:p w:rsidR="00000000" w:rsidDel="00000000" w:rsidP="00000000" w:rsidRDefault="00000000" w:rsidRPr="00000000" w14:paraId="00002B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Scaling Up: Mechs and Larger Combat</w:t>
      </w:r>
    </w:p>
    <w:p w:rsidR="00000000" w:rsidDel="00000000" w:rsidP="00000000" w:rsidRDefault="00000000" w:rsidRPr="00000000" w14:paraId="00002B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 and Aerial Combat: As the stakes grow higher, players may face large-scale combat scenarios, including mech battles, aerial dogfights, or even inter-dimensional warfare. In these situations, the core mechanics from standard combat are adapted for larger machines or complex battlefields.</w:t>
      </w:r>
    </w:p>
    <w:p w:rsidR="00000000" w:rsidDel="00000000" w:rsidP="00000000" w:rsidRDefault="00000000" w:rsidRPr="00000000" w14:paraId="00002B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Mech Combat: Mechs are controlled like characters but require additional rules for mobility, environmental interaction, and scaling of attacks based on size and technology. In The Harrowing Truth, these larger systems often tie into the players’ faction allegiances, granting them access to specialized weapons and tactics.</w:t>
      </w:r>
    </w:p>
    <w:p w:rsidR="00000000" w:rsidDel="00000000" w:rsidP="00000000" w:rsidRDefault="00000000" w:rsidRPr="00000000" w14:paraId="00002B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Urban and Space Combat</w:t>
      </w:r>
    </w:p>
    <w:p w:rsidR="00000000" w:rsidDel="00000000" w:rsidP="00000000" w:rsidRDefault="00000000" w:rsidRPr="00000000" w14:paraId="00002B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Urban Engagements: Combat in urban environments presents unique challenges. Buildings, tight spaces, and interacting with civilians (if any are still alive) complicate combat. Players might be able to use buildings for cover, but must also be wary of collapse and structural damage.</w:t>
      </w:r>
    </w:p>
    <w:p w:rsidR="00000000" w:rsidDel="00000000" w:rsidP="00000000" w:rsidRDefault="00000000" w:rsidRPr="00000000" w14:paraId="00002B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team is battling a large creature in a collapsing skyscraper. Players must balance between engaging the creature and escaping the structural dangers of the building, all while managing their ammunition and other resources.</w:t>
      </w:r>
    </w:p>
    <w:p w:rsidR="00000000" w:rsidDel="00000000" w:rsidP="00000000" w:rsidRDefault="00000000" w:rsidRPr="00000000" w14:paraId="00002B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Space Combat: Combat in the vacuum of space demands a different set of rules. In The Harrowing Truth, space combat may involve large ships, limited oxygen, and zero-gravity maneuvering.</w:t>
      </w:r>
    </w:p>
    <w:p w:rsidR="00000000" w:rsidDel="00000000" w:rsidP="00000000" w:rsidRDefault="00000000" w:rsidRPr="00000000" w14:paraId="00002B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battle in space requires players to manage life support systems, avoid attacks that could breach their ship, and use long-range weapons that operate in zero gravity.</w:t>
      </w:r>
    </w:p>
    <w:p w:rsidR="00000000" w:rsidDel="00000000" w:rsidP="00000000" w:rsidRDefault="00000000" w:rsidRPr="00000000" w14:paraId="00002B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Managing Combat in The Harrowing Truth as The Watcher</w:t>
      </w:r>
    </w:p>
    <w:p w:rsidR="00000000" w:rsidDel="00000000" w:rsidP="00000000" w:rsidRDefault="00000000" w:rsidRPr="00000000" w14:paraId="00002B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Balancing Combat with Exploration</w:t>
      </w:r>
    </w:p>
    <w:p w:rsidR="00000000" w:rsidDel="00000000" w:rsidP="00000000" w:rsidRDefault="00000000" w:rsidRPr="00000000" w14:paraId="00002BB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is Part of a Larger Narrative: While combat is a core part of The Harrowing Truth, it is not an end unto itself. Players should face meaningful choices before and during combat, making each encounter feel as though it fits into a larger story.</w:t>
      </w:r>
    </w:p>
    <w:p w:rsidR="00000000" w:rsidDel="00000000" w:rsidP="00000000" w:rsidRDefault="00000000" w:rsidRPr="00000000" w14:paraId="00002B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Before entering an ancient temple, the players learn about the dangers of the monsters that inhabit it. The combat becomes more than a mere physical struggle—it’s a battle of wits, too, as the players use their knowledge and resources to defeat the horrors within.</w:t>
      </w:r>
    </w:p>
    <w:p w:rsidR="00000000" w:rsidDel="00000000" w:rsidP="00000000" w:rsidRDefault="00000000" w:rsidRPr="00000000" w14:paraId="00002BB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Enemy Tactics</w:t>
      </w:r>
    </w:p>
    <w:p w:rsidR="00000000" w:rsidDel="00000000" w:rsidP="00000000" w:rsidRDefault="00000000" w:rsidRPr="00000000" w14:paraId="00002B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Enemies Should Act Intelligently: In The Harrowing Truth, not all enemies are mindless beasts. Some are intelligent, tactically aware, and use the environment to their advantage. The key to a memorable encounter is creating enemies that aren’t merely obstacles, but who make players think about how they’re going to overcome them.</w:t>
      </w:r>
    </w:p>
    <w:p w:rsidR="00000000" w:rsidDel="00000000" w:rsidP="00000000" w:rsidRDefault="00000000" w:rsidRPr="00000000" w14:paraId="00002B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A group of cultists might lay traps for the players, setting ambushes or using psychic powers to manipulate their enemies.</w:t>
      </w:r>
    </w:p>
    <w:p w:rsidR="00000000" w:rsidDel="00000000" w:rsidP="00000000" w:rsidRDefault="00000000" w:rsidRPr="00000000" w14:paraId="00002B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Fatigue and Injury in Combat</w:t>
      </w:r>
    </w:p>
    <w:p w:rsidR="00000000" w:rsidDel="00000000" w:rsidP="00000000" w:rsidRDefault="00000000" w:rsidRPr="00000000" w14:paraId="00002B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Wounds Have Consequences: In The Harrowing Truth, injuries are not simply subtracted from health; they have lasting consequences that affect the character’s abilities. Wounds might cause penalties to movement, actions, or perception, and can even affect a character’s sanity. This creates an additional layer of tension as players have to choose when to press on and when to retreat.</w:t>
      </w:r>
    </w:p>
    <w:p w:rsidR="00000000" w:rsidDel="00000000" w:rsidP="00000000" w:rsidRDefault="00000000" w:rsidRPr="00000000" w14:paraId="00002B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A character suffers a severe wound to their arm, limiting their ability to wield weapons or cast spells, requiring them to rethink their combat strategy.</w:t>
      </w:r>
    </w:p>
    <w:p w:rsidR="00000000" w:rsidDel="00000000" w:rsidP="00000000" w:rsidRDefault="00000000" w:rsidRPr="00000000" w14:paraId="00002B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Expanding Combat to Match the Tone of Cosmic Horror</w:t>
      </w:r>
    </w:p>
    <w:p w:rsidR="00000000" w:rsidDel="00000000" w:rsidP="00000000" w:rsidRDefault="00000000" w:rsidRPr="00000000" w14:paraId="00002B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Cosmic Horror in Combat</w:t>
      </w:r>
    </w:p>
    <w:p w:rsidR="00000000" w:rsidDel="00000000" w:rsidP="00000000" w:rsidRDefault="00000000" w:rsidRPr="00000000" w14:paraId="00002B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Psychological Strain: Combat against the unknown can erode a character’s sanity. The more a character interacts with the horrors of the universe, the more they risk losing their grip on reality. This aspect should influence combat choices, with players weighing the cost of their actions against the toll it will take on their minds.</w:t>
      </w:r>
    </w:p>
    <w:p w:rsidR="00000000" w:rsidDel="00000000" w:rsidP="00000000" w:rsidRDefault="00000000" w:rsidRPr="00000000" w14:paraId="00002B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After engaging with a cosmic horror, a player may suffer a sanity check, which could affect their ability to continue fighting effectively or even their mental stability.</w:t>
      </w:r>
    </w:p>
    <w:p w:rsidR="00000000" w:rsidDel="00000000" w:rsidP="00000000" w:rsidRDefault="00000000" w:rsidRPr="00000000" w14:paraId="00002B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Manipulating the Players’ Perception of Reality</w:t>
      </w:r>
    </w:p>
    <w:p w:rsidR="00000000" w:rsidDel="00000000" w:rsidP="00000000" w:rsidRDefault="00000000" w:rsidRPr="00000000" w14:paraId="00002B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Surreal Encounters: Combat in The Harrowing Truth is often disorienting, and enemies may not always be what they seem. The fabric of reality can warp during combat, causing confusion, hallucinations, and other mind-bending effects. This is an opportunity to use the environment as a way to challenge the players’ perception of the world around the</w:t>
      </w:r>
    </w:p>
    <w:p w:rsidR="00000000" w:rsidDel="00000000" w:rsidP="00000000" w:rsidRDefault="00000000" w:rsidRPr="00000000" w14:paraId="00002B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A player believes they’re fighting an enemy in one location, only to have the space shift around them. What they thought was a wall becomes an opening to another dimension, and their foe is suddenly everywhere at once.</w:t>
      </w:r>
    </w:p>
    <w:p w:rsidR="00000000" w:rsidDel="00000000" w:rsidP="00000000" w:rsidRDefault="00000000" w:rsidRPr="00000000" w14:paraId="00002B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**Pseudo-History of the World Post-Divergence**</w:t>
      </w:r>
    </w:p>
    <w:p w:rsidR="00000000" w:rsidDel="00000000" w:rsidP="00000000" w:rsidRDefault="00000000" w:rsidRPr="00000000" w14:paraId="00002B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**The Divergence: 1928 - The Awakening of the Old Ones**</w:t>
      </w:r>
    </w:p>
    <w:p w:rsidR="00000000" w:rsidDel="00000000" w:rsidP="00000000" w:rsidRDefault="00000000" w:rsidRPr="00000000" w14:paraId="00002B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 the year 1928, following the events described in H.P. Lovecraft's "The Call of Cthulhu," the world as humanity knew it diverged irreversibly from its expected path. When the crew of the Emma inadvertently awakened Cthulhu, a seismic ripple spread through reality, weakening the fabric between dimensions. Though Cthulhu was temporarily forced back into its slumber, the damage was done. The barrier separating the human world from the cosmic horrors beyond was forever compromised.</w:t>
      </w:r>
    </w:p>
    <w:p w:rsidR="00000000" w:rsidDel="00000000" w:rsidP="00000000" w:rsidRDefault="00000000" w:rsidRPr="00000000" w14:paraId="00002B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Scholars of the arcane, those who had long studied the eldritch texts and forbidden knowledge, began to notice the subtle yet undeniable shift in reality. Whispers in forgotten tongues, unnatural phenomena, and unexplainable madness became more frequent. As Cthulhu and other Old Ones stirred in their prison-like slumber, the laws of nature and physics began to falter, allowing the ancient beings to exert their influence over the mortal realm.</w:t>
      </w:r>
    </w:p>
    <w:p w:rsidR="00000000" w:rsidDel="00000000" w:rsidP="00000000" w:rsidRDefault="00000000" w:rsidRPr="00000000" w14:paraId="00002B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**1930s-1940s: The Rise of Pseudoscience and the Occult**</w:t>
      </w:r>
    </w:p>
    <w:p w:rsidR="00000000" w:rsidDel="00000000" w:rsidP="00000000" w:rsidRDefault="00000000" w:rsidRPr="00000000" w14:paraId="00002B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the Great Depression tightened its grip on the world, desperation and fear became fertile ground for the spread of pseudoscience and occultism. Cults dedicated to the worship of the Old Ones began to spring up in secret across the globe, gaining influence and followers who sought power, knowledge, or simply the promise of survival in the dark times ahead.</w:t>
      </w:r>
    </w:p>
    <w:p w:rsidR="00000000" w:rsidDel="00000000" w:rsidP="00000000" w:rsidRDefault="00000000" w:rsidRPr="00000000" w14:paraId="00002B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Governments, alarmed by the growing instability and unexplained occurrences, turned to unconventional solutions. The scientific community became increasingly fragmented as traditional methods failed to explain the bizarre phenomena. A new wave of "scientists" emerged—those who blended ancient alchemy, occult rituals, and emerging technologies to create a new branch of study: **Pseudoscience**. This field, though scoffed at by traditionalists, quickly gained traction as it provided the only means to combat the inexplicable horrors that were creeping into the world.</w:t>
      </w:r>
    </w:p>
    <w:p w:rsidR="00000000" w:rsidDel="00000000" w:rsidP="00000000" w:rsidRDefault="00000000" w:rsidRPr="00000000" w14:paraId="00002B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B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**Eldritch Research Commission** (ERC) was established in the United States under the guise of a government think tank, tasked with investigating and containing the growing supernatural threats. Similar organizations appeared worldwide, each operating in secrecy, blending political power with ancient knowledge in a desperate bid to maintain control.</w:t>
      </w:r>
    </w:p>
    <w:p w:rsidR="00000000" w:rsidDel="00000000" w:rsidP="00000000" w:rsidRDefault="00000000" w:rsidRPr="00000000" w14:paraId="00002C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**1950s-1970s: The World’s Descent into Madness**</w:t>
      </w:r>
    </w:p>
    <w:p w:rsidR="00000000" w:rsidDel="00000000" w:rsidP="00000000" w:rsidRDefault="00000000" w:rsidRPr="00000000" w14:paraId="00002C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the world emerged from the shadow of World War II, it became clear that the conflict had merely masked the true threat—one not of political ideologies, but of existential dread. The 1950s saw a brief period of prosperity and hope, but this was shattered by the rise of what came to be known as the **Madness Plague**. This epidemic of widespread psychological collapse, marked by vivid nightmares, hallucinations, and inexplicable violence, was the result of humanity's growing proximity to the eldritch forces at play.</w:t>
      </w:r>
    </w:p>
    <w:p w:rsidR="00000000" w:rsidDel="00000000" w:rsidP="00000000" w:rsidRDefault="00000000" w:rsidRPr="00000000" w14:paraId="00002C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 was during this time that the first public knowledge of the Old Ones and their worshipers began to leak into mainstream consciousness. Governments tried in vain to suppress the information, but rumors spread like wildfire. The once-fringe occultists were now seen as prophets, and their ranks swelled with those who believed in the inevitability of the Old Ones' return.</w:t>
      </w:r>
    </w:p>
    <w:p w:rsidR="00000000" w:rsidDel="00000000" w:rsidP="00000000" w:rsidRDefault="00000000" w:rsidRPr="00000000" w14:paraId="00002C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**Cold War** took on a new dimension as the superpowers—now armed not only with nuclear weapons but with arcane knowledge—engaged in a covert war for supremacy. They sought artifacts of power, conducted rituals to gain favor from eldritch beings, and deployed teams of “occult operatives” to sabotage their enemies. The space race was as much about escaping Earth as it was about scientific achievement, with some believing that humanity’s only hope lay in fleeing the planet before the Old Ones fully awakened.</w:t>
      </w:r>
    </w:p>
    <w:p w:rsidR="00000000" w:rsidDel="00000000" w:rsidP="00000000" w:rsidRDefault="00000000" w:rsidRPr="00000000" w14:paraId="00002C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By the 1970s, entire regions of the world had succumbed to madness and decay, becoming **Blighted Zones**—places where the influence of the Old Ones was so strong that reality itself warped and twisted. These areas became no-go zones, overrun with monstrosities and cultists who thrived in the chaos.</w:t>
      </w:r>
    </w:p>
    <w:p w:rsidR="00000000" w:rsidDel="00000000" w:rsidP="00000000" w:rsidRDefault="00000000" w:rsidRPr="00000000" w14:paraId="00002C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**1980s-2000s: The Age of Cults and Cosmic Entities**</w:t>
      </w:r>
    </w:p>
    <w:p w:rsidR="00000000" w:rsidDel="00000000" w:rsidP="00000000" w:rsidRDefault="00000000" w:rsidRPr="00000000" w14:paraId="00002C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With the increasing prevalence of Blighted Zones, a new age dawned—the **Age of Cults**. These groups, now openly operating, claimed vast swaths of land and power, their leaders revered as prophets or demigods. Society became increasingly fractured as governments, struggling to maintain order, were forced to negotiate with these cults or risk annihilation.</w:t>
      </w:r>
    </w:p>
    <w:p w:rsidR="00000000" w:rsidDel="00000000" w:rsidP="00000000" w:rsidRDefault="00000000" w:rsidRPr="00000000" w14:paraId="00002C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At the same time, sightings of cosmic entities—once considered the stuff of myth—became more frequent. These beings, such as Nyarlathotep, Hastur, and others, began to manifest physically in the world, each bringing its own brand of horror and despair. They appeared not as mere monsters, but as gods, influencing the minds of millions, reshaping cultures, and demanding worship.</w:t>
      </w:r>
    </w:p>
    <w:p w:rsidR="00000000" w:rsidDel="00000000" w:rsidP="00000000" w:rsidRDefault="00000000" w:rsidRPr="00000000" w14:paraId="00002C1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**New Pseudoscientific Revolution** saw the blending of technology and the arcane reach its zenith. Devices capable of detecting and, to a limited extent, controlling eldritch energies were developed. These innovations led to the rise of **Technomancers**—individuals who combined scientific knowledge with occult practices, wielding power that was both awe-inspiring and terrifying. However, the line between humanity and the cosmic horrors grew ever thinner, as the very tools designed to protect humanity began to erode the fabric of reality.</w:t>
      </w:r>
    </w:p>
    <w:p w:rsidR="00000000" w:rsidDel="00000000" w:rsidP="00000000" w:rsidRDefault="00000000" w:rsidRPr="00000000" w14:paraId="00002C1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**2010s-Present: The Dark Enlightenment**</w:t>
      </w:r>
    </w:p>
    <w:p w:rsidR="00000000" w:rsidDel="00000000" w:rsidP="00000000" w:rsidRDefault="00000000" w:rsidRPr="00000000" w14:paraId="00002C1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As the 21st century progressed, humanity stood on the brink of extinction—not through war, famine, or disease, but through the slow, inexorable decay of reality itself. The Old Ones' influence had become so pervasive that entire nations were swallowed by madness, with only a few strongholds of sanity remaining. These bastions, fortified by both technology and arcane rituals, are all that stand between humanity and total oblivion.</w:t>
      </w:r>
    </w:p>
    <w:p w:rsidR="00000000" w:rsidDel="00000000" w:rsidP="00000000" w:rsidRDefault="00000000" w:rsidRPr="00000000" w14:paraId="00002C1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**Dark Enlightenment**—a period where the last remnants of true science and reason are perverted into tools for understanding the incomprehensible—marks the current era. Here, the few remaining scholars and leaders who still cling to the notion of resistance struggle to find a way to reverse the course of history. The **Eldritch Convergence**—a prophesied event where all the cosmic entities would fully manifest and reclaim the Earth—looms ever closer.</w:t>
      </w:r>
    </w:p>
    <w:p w:rsidR="00000000" w:rsidDel="00000000" w:rsidP="00000000" w:rsidRDefault="00000000" w:rsidRPr="00000000" w14:paraId="00002C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Today, **Harrowing Truth** is set in this twisted version of Earth. The characters find themselves amidst a fractured world where reality teeters on the edge of collapse, where the laws of physics are pliable, and where the true nature of existence is a nightmare from which there is no escape. They must navigate a world filled with cults, cosmic horrors, and the remnants of humanity's greatest achievements, all while confronting the very real possibility that the Old Ones are not just returning—they never truly left.</w:t>
      </w:r>
    </w:p>
    <w:p w:rsidR="00000000" w:rsidDel="00000000" w:rsidP="00000000" w:rsidRDefault="00000000" w:rsidRPr="00000000" w14:paraId="00002C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1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 **The Order of the Black Star**</w:t>
      </w:r>
    </w:p>
    <w:p w:rsidR="00000000" w:rsidDel="00000000" w:rsidP="00000000" w:rsidRDefault="00000000" w:rsidRPr="00000000" w14:paraId="00002C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Global</w:t>
      </w:r>
    </w:p>
    <w:p w:rsidR="00000000" w:rsidDel="00000000" w:rsidP="00000000" w:rsidRDefault="00000000" w:rsidRPr="00000000" w14:paraId="00002C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Order of the Black Star is one of the most powerful and widespread cults, revered for its direct connection to Nyarlathotep, the Crawling Chaos. This ancient and secretive organization has infiltrated governments, corporations, and military forces across the world. Its members believe that Nyarlathotep is the true ruler of Earth and that by serving him, they will be spared in the coming apocalypse. The Order operates in cells, each one tasked with spreading chaos, disinformation, and conducting dark rituals to hasten the return of the Old Ones. Their emblem, a black star with writhing tentacles, strikes fear into the hearts of those who recognize it.</w:t>
      </w:r>
    </w:p>
    <w:p w:rsidR="00000000" w:rsidDel="00000000" w:rsidP="00000000" w:rsidRDefault="00000000" w:rsidRPr="00000000" w14:paraId="00002C3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Order manipulates global events, often using its influence to incite wars, economic crises, and mass hysteria. Rituals are conducted to summon Nyarlathotep’s avatars, who are sent to sow discord and madness. They seek out and destroy anyone who might oppose the Old Ones, using assassination, blackmail, and terror as their primary tools.</w:t>
      </w:r>
    </w:p>
    <w:p w:rsidR="00000000" w:rsidDel="00000000" w:rsidP="00000000" w:rsidRDefault="00000000" w:rsidRPr="00000000" w14:paraId="00002C3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 **The Children of the Yellow Sign**</w:t>
      </w:r>
    </w:p>
    <w:p w:rsidR="00000000" w:rsidDel="00000000" w:rsidP="00000000" w:rsidRDefault="00000000" w:rsidRPr="00000000" w14:paraId="00002C3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Regional (Europe, North America)</w:t>
      </w:r>
    </w:p>
    <w:p w:rsidR="00000000" w:rsidDel="00000000" w:rsidP="00000000" w:rsidRDefault="00000000" w:rsidRPr="00000000" w14:paraId="00002C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Devotees of Hastur, the King in Yellow, the Children of the Yellow Sign are a cult dedicated to spreading the influence of their master through art, literature, and theater. The cult emerged in the mid-20th century and quickly gained a following among intellectuals, artists, and the disillusioned. They believe that Hastur’s arrival will herald a new era of enlightenment, where the boundaries between madness and reality will dissolve. The cult’s members often hide in plain sight, posing as avant-garde artists, scholars, and critics, using their work to subtly corrupt minds and draw others into their fold.</w:t>
      </w:r>
    </w:p>
    <w:p w:rsidR="00000000" w:rsidDel="00000000" w:rsidP="00000000" w:rsidRDefault="00000000" w:rsidRPr="00000000" w14:paraId="00002C3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Children of the Yellow Sign stage elaborate performances of "The King in Yellow," a play that drives its audience to madness. They also produce and distribute art and literature infused with Hastur’s corrupting influence. The cult holds secret gatherings where members don yellow robes and masks, engaging in rituals that summon manifestations of Hastur's will.</w:t>
      </w:r>
    </w:p>
    <w:p w:rsidR="00000000" w:rsidDel="00000000" w:rsidP="00000000" w:rsidRDefault="00000000" w:rsidRPr="00000000" w14:paraId="00002C3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3. **The Esoteric Order of Dagon**</w:t>
      </w:r>
    </w:p>
    <w:p w:rsidR="00000000" w:rsidDel="00000000" w:rsidP="00000000" w:rsidRDefault="00000000" w:rsidRPr="00000000" w14:paraId="00002C3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Localized (Coastal Areas)</w:t>
      </w:r>
    </w:p>
    <w:p w:rsidR="00000000" w:rsidDel="00000000" w:rsidP="00000000" w:rsidRDefault="00000000" w:rsidRPr="00000000" w14:paraId="00002C3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Esoteric Order of Dagon is a maritime cult that worships the deep-sea entity Dagon and its kin. Centered primarily in coastal towns and cities, particularly in the ruins of Innsmouth, the cultists are often descended from those who have interbred with the Deep Ones, amphibious humanoids that serve Dagon. The Order seeks to bring about the dominance of the Deep Ones over humanity, believing that the ocean will reclaim the Earth as it once was. The cult is known for its secretive rituals held beneath the waves, and its members are often distinguished by their aquatic features and affinity for the sea.</w:t>
      </w:r>
    </w:p>
    <w:p w:rsidR="00000000" w:rsidDel="00000000" w:rsidP="00000000" w:rsidRDefault="00000000" w:rsidRPr="00000000" w14:paraId="00002C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Order conducts rituals to summon Deep Ones and Dagon himself, offering sacrifices of blood and treasure to the ocean. They also engage in smuggling, piracy, and sabotage of ships and ports to weaken humanity’s hold on the seas. The cult seeks out individuals with Deep One ancestry, drawing them into the fold with promises of power and a return to their "true heritage."</w:t>
      </w:r>
    </w:p>
    <w:p w:rsidR="00000000" w:rsidDel="00000000" w:rsidP="00000000" w:rsidRDefault="00000000" w:rsidRPr="00000000" w14:paraId="00002C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4. **The Cult of the Black Pharaoh**</w:t>
      </w:r>
    </w:p>
    <w:p w:rsidR="00000000" w:rsidDel="00000000" w:rsidP="00000000" w:rsidRDefault="00000000" w:rsidRPr="00000000" w14:paraId="00002C4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Continental (Africa, Middle East)</w:t>
      </w:r>
    </w:p>
    <w:p w:rsidR="00000000" w:rsidDel="00000000" w:rsidP="00000000" w:rsidRDefault="00000000" w:rsidRPr="00000000" w14:paraId="00002C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Cult of the Black Pharaoh is an ancient organization that worships Nyarlathotep in his guise as the Black Pharaoh. Originating in Egypt, the cult claims descent from priests who served under the historical figure of the Pharaoh Nephren-Ka. They believe that by serving Nyarlathotep, they will gain dominion over the world when the Old Ones return. The cult operates in the shadows, manipulating political and religious movements to further its goals. Members often infiltrate positions of power in governments and religious institutions, using their influence to spread Nyarlathotep’s dark gospel.</w:t>
      </w:r>
    </w:p>
    <w:p w:rsidR="00000000" w:rsidDel="00000000" w:rsidP="00000000" w:rsidRDefault="00000000" w:rsidRPr="00000000" w14:paraId="00002C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cult engages in necromantic rituals, seeking to resurrect the dead and command them as soldiers in Nyarlathotep’s name. They also conduct archaeological expeditions to unearth forbidden relics and texts that hold the secrets of ancient eldritch powers. The cult’s influence extends to terrorist organizations and criminal networks, which they use as tools to destabilize regions and sow chaos.</w:t>
      </w:r>
    </w:p>
    <w:p w:rsidR="00000000" w:rsidDel="00000000" w:rsidP="00000000" w:rsidRDefault="00000000" w:rsidRPr="00000000" w14:paraId="00002C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5. **The Starry Wisdom Church**</w:t>
      </w:r>
    </w:p>
    <w:p w:rsidR="00000000" w:rsidDel="00000000" w:rsidP="00000000" w:rsidRDefault="00000000" w:rsidRPr="00000000" w14:paraId="00002C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Global (Hidden)</w:t>
      </w:r>
    </w:p>
    <w:p w:rsidR="00000000" w:rsidDel="00000000" w:rsidP="00000000" w:rsidRDefault="00000000" w:rsidRPr="00000000" w14:paraId="00002C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Starry Wisdom Church, also known as the Church of the Starry Wisdom, is a cult that reveres the cosmic entity known as the Haunter of the Dark, an aspect of Nyarlathotep. Founded in the 19th century by the mad scientist Enoch Bowen, the cult preaches that true enlightenment can only be achieved by communing with the entities beyond the stars. The cult operates in secrecy, with members often leading double lives as respected members of their communities. The Church seeks to uncover and hoard eldritch knowledge, believing that this will grant them power over reality itself.</w:t>
      </w:r>
    </w:p>
    <w:p w:rsidR="00000000" w:rsidDel="00000000" w:rsidP="00000000" w:rsidRDefault="00000000" w:rsidRPr="00000000" w14:paraId="00002C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Church conducts rituals that involve the use of arcane technology, such as the Shining Trapezohedron, to communicate with the Haunter of the Dark. They infiltrate academic and scientific institutions, stealing knowledge and suppressing discoveries that could threaten their plans. The cult is also known for its gruesome sacrifices, offered to the Haunter in exchange for forbidden knowledge and power.</w:t>
      </w:r>
    </w:p>
    <w:p w:rsidR="00000000" w:rsidDel="00000000" w:rsidP="00000000" w:rsidRDefault="00000000" w:rsidRPr="00000000" w14:paraId="00002C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6. **The Cult of the Silver Key**</w:t>
      </w:r>
    </w:p>
    <w:p w:rsidR="00000000" w:rsidDel="00000000" w:rsidP="00000000" w:rsidRDefault="00000000" w:rsidRPr="00000000" w14:paraId="00002C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Regional (North America, Europe)</w:t>
      </w:r>
    </w:p>
    <w:p w:rsidR="00000000" w:rsidDel="00000000" w:rsidP="00000000" w:rsidRDefault="00000000" w:rsidRPr="00000000" w14:paraId="00002C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Cult of the Silver Key is dedicated to the worship of Yog-Sothoth, the Lurker at the Threshold. Members of this cult believe that Yog-Sothoth is the gateway to all time and space, and through him, they can transcend the limitations of human existence. The cult is obsessed with unlocking the secrets of the universe, often experimenting with time travel, alternate dimensions, and the manipulation of reality. They believe that by merging with Yog-Sothoth, they will achieve godhood. The cult is known for its cryptic symbols and the use of ancient keys in their rituals.</w:t>
      </w:r>
    </w:p>
    <w:p w:rsidR="00000000" w:rsidDel="00000000" w:rsidP="00000000" w:rsidRDefault="00000000" w:rsidRPr="00000000" w14:paraId="00002C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Cult of the Silver Key engages in experiments that often lead to catastrophic results, such as the creation of time loops, dimensional rifts, and the summoning of beings from other realities. They are also known to conduct rituals that involve the use of rare and ancient artifacts, believing that these will open the way to Yog-Sothoth’s domain. The cult often clashes with other organizations seeking to control or destroy the eldritch forces at play.</w:t>
      </w:r>
    </w:p>
    <w:p w:rsidR="00000000" w:rsidDel="00000000" w:rsidP="00000000" w:rsidRDefault="00000000" w:rsidRPr="00000000" w14:paraId="00002C5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7. **The Brotherhood of the Yellow Serpent**</w:t>
      </w:r>
    </w:p>
    <w:p w:rsidR="00000000" w:rsidDel="00000000" w:rsidP="00000000" w:rsidRDefault="00000000" w:rsidRPr="00000000" w14:paraId="00002C5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Regional (Asia)</w:t>
      </w:r>
    </w:p>
    <w:p w:rsidR="00000000" w:rsidDel="00000000" w:rsidP="00000000" w:rsidRDefault="00000000" w:rsidRPr="00000000" w14:paraId="00002C5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Brotherhood of the Yellow Serpent is a secretive and ancient cult that worships Yig, the Father of Serpents. The cult is believed to have roots in ancient snake-worshiping cultures and has survived through the centuries, adapting to the changing world. Members of the Brotherhood believe that Yig will rise to cleanse the Earth of humanity’s corruption, allowing his chosen to inherit the world. The cult is known for its use of venomous snakes in rituals, as well as its knowledge of poisons and toxins. Members are often skilled in alchemy and the creation of deadly potions.</w:t>
      </w:r>
    </w:p>
    <w:p w:rsidR="00000000" w:rsidDel="00000000" w:rsidP="00000000" w:rsidRDefault="00000000" w:rsidRPr="00000000" w14:paraId="00002C6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Brotherhood operates in the shadows, using assassination, poison, and manipulation to achieve its goals. They often infiltrate political and religious institutions, using their influence to spread chaos and weaken their enemies. The cult is also known for its breeding of venomous snakes, which are used in rituals and as weapons against those who oppose them. The Brotherhood seeks out individuals with a natural affinity for snakes, offering them a place within the cult as apprentices and future leaders.</w:t>
      </w:r>
    </w:p>
    <w:p w:rsidR="00000000" w:rsidDel="00000000" w:rsidP="00000000" w:rsidRDefault="00000000" w:rsidRPr="00000000" w14:paraId="00002C6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8. **The Cult of the Silver Twilight**</w:t>
      </w:r>
    </w:p>
    <w:p w:rsidR="00000000" w:rsidDel="00000000" w:rsidP="00000000" w:rsidRDefault="00000000" w:rsidRPr="00000000" w14:paraId="00002C6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Regional (North America)</w:t>
      </w:r>
    </w:p>
    <w:p w:rsidR="00000000" w:rsidDel="00000000" w:rsidP="00000000" w:rsidRDefault="00000000" w:rsidRPr="00000000" w14:paraId="00002C6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Cult of the Silver Twilight is a wealthy and influential organization that masquerades as a fraternal order, much like the Freemasons. However, beneath its respectable façade, the cult is dedicated to the worship of Azathoth, the Blind Idiot God. Members of the Silver Twilight believe that the universe is a chaotic void, and by aligning themselves with Azathoth, they can gain power over this chaos. The cult is known for its opulent ceremonies, where members engage in rituals that involve music, dance, and the consumption of mind-altering substances to commune with Azathoth.</w:t>
      </w:r>
    </w:p>
    <w:p w:rsidR="00000000" w:rsidDel="00000000" w:rsidP="00000000" w:rsidRDefault="00000000" w:rsidRPr="00000000" w14:paraId="00002C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Silver Twilight operates in the highest circles of society, using its wealth and influence to manipulate political and economic events. They fund scientific research into areas such as quantum physics and chaos theory, believing that these fields will unlock the secrets of Azathoth’s power. The cult is also involved in the creation and distribution of mind-altering substances, which they use to weaken the barriers between reality and the chaotic void.</w:t>
      </w:r>
    </w:p>
    <w:p w:rsidR="00000000" w:rsidDel="00000000" w:rsidP="00000000" w:rsidRDefault="00000000" w:rsidRPr="00000000" w14:paraId="00002C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9. **The Whisperers in Darkness**</w:t>
      </w:r>
    </w:p>
    <w:p w:rsidR="00000000" w:rsidDel="00000000" w:rsidP="00000000" w:rsidRDefault="00000000" w:rsidRPr="00000000" w14:paraId="00002C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Regional (North America, Europe)</w:t>
      </w:r>
    </w:p>
    <w:p w:rsidR="00000000" w:rsidDel="00000000" w:rsidP="00000000" w:rsidRDefault="00000000" w:rsidRPr="00000000" w14:paraId="00002C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Whisperers in Darkness is a cult that reveres the Mi-Go, a race of extraterrestrial beings with advanced knowledge of science and the occult. The cult believes that by serving the Mi-Go, they will be granted access to the secrets of the universe, including immortality and the ability to transcend physical form. Members of the cult often serve as intermediaries between the Mi-Go and humanity, helping the aliens in their experiments and abductions. The cult is known for its use of strange technology and its members’ willingness to undergo radical surgeries and transformations at the hands of the Mi-Go.</w:t>
      </w:r>
    </w:p>
    <w:p w:rsidR="00000000" w:rsidDel="00000000" w:rsidP="00000000" w:rsidRDefault="00000000" w:rsidRPr="00000000" w14:paraId="00002C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Whisperers engage in human experimentation, often abducting individuals to serve as test subjects for the Mi-Go’s experiments. They also collect rare and exotic minerals, which they offer to the Mi-Go in exchange for knowledge and</w:t>
      </w:r>
    </w:p>
    <w:p w:rsidR="00000000" w:rsidDel="00000000" w:rsidP="00000000" w:rsidRDefault="00000000" w:rsidRPr="00000000" w14:paraId="00002C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9. **The Whisperers in Darkness** (continued)</w:t>
      </w:r>
    </w:p>
    <w:p w:rsidR="00000000" w:rsidDel="00000000" w:rsidP="00000000" w:rsidRDefault="00000000" w:rsidRPr="00000000" w14:paraId="00002C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(continued):** The Whisperers engage in human experimentation, often abducting individuals to serve as test subjects for the Mi-Go’s experiments. They also collect rare and exotic minerals, which they offer to the Mi-Go in exchange for knowledge and advanced technology. Cult members are often involved in the development of bizarre devices and implants that merge Mi-Go technology with human physiology. These implants can grant them enhanced abilities or allow them to communicate directly with the alien beings. The cult’s activities are shrouded in secrecy, and its members are adept at covering their tracks and erasing evidence of their operations.</w:t>
      </w:r>
    </w:p>
    <w:p w:rsidR="00000000" w:rsidDel="00000000" w:rsidP="00000000" w:rsidRDefault="00000000" w:rsidRPr="00000000" w14:paraId="00002C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10. **The Dreamers of r’lyeh**</w:t>
      </w:r>
    </w:p>
    <w:p w:rsidR="00000000" w:rsidDel="00000000" w:rsidP="00000000" w:rsidRDefault="00000000" w:rsidRPr="00000000" w14:paraId="00002C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Localized (Oceania, Southeast Asia)</w:t>
      </w:r>
    </w:p>
    <w:p w:rsidR="00000000" w:rsidDel="00000000" w:rsidP="00000000" w:rsidRDefault="00000000" w:rsidRPr="00000000" w14:paraId="00002C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Dreamers of r’lyeh is a cult dedicated to the worship of Cthulhu, focusing on his aspects as the Great Dreamer. Members believe that Cthulhu's dreams can reveal hidden truths and grant them power over reality. The cult originated in the South Pacific, where the influence of Cthulhu is strongest. It is known for its elaborate dream rituals, during which members attempt to enter Cthulhu’s dreams and glean forbidden knowledge. The cult believes that by facilitating Cthulhu’s awakening, they will usher in a new era dominated by their deity.</w:t>
      </w:r>
    </w:p>
    <w:p w:rsidR="00000000" w:rsidDel="00000000" w:rsidP="00000000" w:rsidRDefault="00000000" w:rsidRPr="00000000" w14:paraId="00002C7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Dreamers conduct rituals involving intense meditation, drug-induced trances, and the use of dream-sharing technology to access Cthulhu’s dreams. They also create and distribute dream-nectar, a powerful substance that enhances their ability to commune with Cthulhu. The cult is involved in the exploitation of dream technology and the manipulation of dreams to control and influence individuals. They often use their knowledge of dreams to predict and influence future events, guiding their actions to align with Cthulhu’s will.</w:t>
      </w:r>
    </w:p>
    <w:p w:rsidR="00000000" w:rsidDel="00000000" w:rsidP="00000000" w:rsidRDefault="00000000" w:rsidRPr="00000000" w14:paraId="00002C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11. **The Cult of the Red Hand**</w:t>
      </w:r>
    </w:p>
    <w:p w:rsidR="00000000" w:rsidDel="00000000" w:rsidP="00000000" w:rsidRDefault="00000000" w:rsidRPr="00000000" w14:paraId="00002C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Regional (South America)</w:t>
      </w:r>
    </w:p>
    <w:p w:rsidR="00000000" w:rsidDel="00000000" w:rsidP="00000000" w:rsidRDefault="00000000" w:rsidRPr="00000000" w14:paraId="00002C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Cult of the Red Hand is a bloodthirsty cult that venerates Shub-Niggurath, the Black Goat of the Woods with a Thousand Young. The cult’s members believe that Shub-Niggurath’s fecundity represents the ultimate power and that by spreading her influence, they will be granted power over life and death. The cult operates primarily in the dense jungles and remote regions of South America, where they conduct brutal rituals to honor their deity. They are known for their use of sacrificial blood, animal offerings, and rites of fertility to invoke Shub-Niggurath’s favor.</w:t>
      </w:r>
    </w:p>
    <w:p w:rsidR="00000000" w:rsidDel="00000000" w:rsidP="00000000" w:rsidRDefault="00000000" w:rsidRPr="00000000" w14:paraId="00002C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Cult of the Red Hand engages in gruesome rituals that involve human and animal sacrifices to appease Shub-Niggurath. They are involved in illegal activities such as drug trafficking and human trafficking, using their profits to fund their rituals and expand their influence. The cult also practices dark magic and necromancy, seeking to raise and control the dead to serve as their minions. Their ceremonies are notorious for their violence and are often conducted in hidden groves or underground temples.</w:t>
      </w:r>
    </w:p>
    <w:p w:rsidR="00000000" w:rsidDel="00000000" w:rsidP="00000000" w:rsidRDefault="00000000" w:rsidRPr="00000000" w14:paraId="00002C8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12. **The Seekers of the Infinite**</w:t>
      </w:r>
    </w:p>
    <w:p w:rsidR="00000000" w:rsidDel="00000000" w:rsidP="00000000" w:rsidRDefault="00000000" w:rsidRPr="00000000" w14:paraId="00002C8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Localized (Asia, Middle East)</w:t>
      </w:r>
    </w:p>
    <w:p w:rsidR="00000000" w:rsidDel="00000000" w:rsidP="00000000" w:rsidRDefault="00000000" w:rsidRPr="00000000" w14:paraId="00002C8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Seekers of the Infinite worship Yog-Sothoth, the All-in-One, believing that he embodies the infinite and eternal aspects of existence. The cult’s philosophy centers on the idea that by attaining unity with Yog-Sothoth, they can transcend the limitations of the mortal realm and achieve enlightenment. The Seekers are known for their elaborate rituals and quest for knowledge, often involving complex mathematical formulas and arcane symbols. They operate in secretive monasteries and research facilities, conducting experiments aimed at merging their consciousness with the cosmic entity.</w:t>
      </w:r>
    </w:p>
    <w:p w:rsidR="00000000" w:rsidDel="00000000" w:rsidP="00000000" w:rsidRDefault="00000000" w:rsidRPr="00000000" w14:paraId="00002C8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Seekers of the Infinite engage in esoteric studies and experiments that involve the manipulation of time and space. They are known for their efforts to build devices that can open portals to other dimensions or alter the flow of time. The cult also seeks out ancient texts and artifacts related to Yog-Sothoth, using them in their rituals to achieve a closer connection with their deity. Their activities are often hidden from public view, as they prefer to operate in secluded locations where they can work undisturbed.</w:t>
      </w:r>
    </w:p>
    <w:p w:rsidR="00000000" w:rsidDel="00000000" w:rsidP="00000000" w:rsidRDefault="00000000" w:rsidRPr="00000000" w14:paraId="00002C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13. **The Acolytes of the Black Sun**</w:t>
      </w:r>
    </w:p>
    <w:p w:rsidR="00000000" w:rsidDel="00000000" w:rsidP="00000000" w:rsidRDefault="00000000" w:rsidRPr="00000000" w14:paraId="00002C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Regional (Eastern Europe)</w:t>
      </w:r>
    </w:p>
    <w:p w:rsidR="00000000" w:rsidDel="00000000" w:rsidP="00000000" w:rsidRDefault="00000000" w:rsidRPr="00000000" w14:paraId="00002C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Acolytes of the Black Sun are a fanatical cult that venerates the cosmic entity known as the Black Sun, a symbol of the chaotic and destructive forces in the universe. The cult believes that by aligning themselves with the Black Sun, they can harness its power to bring about the end of the current world order and create a new, apocalyptic reality. They are known for their extreme rituals, which often involve the use of black magic and occult symbols associated with the Black Sun.</w:t>
      </w:r>
    </w:p>
    <w:p w:rsidR="00000000" w:rsidDel="00000000" w:rsidP="00000000" w:rsidRDefault="00000000" w:rsidRPr="00000000" w14:paraId="00002C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Acolytes of the Black Sun conduct rituals that invoke the power of the Black Sun to cause widespread destruction and chaos. They are involved in acts of terrorism and sabotage, targeting key infrastructure and public institutions to further their apocalyptic goals. The cult also engages in occult practices that involve the summoning of demonic entities and the use of cursed artifacts. Their ceremonies are held in hidden locations, often under the cover of night, to avoid detection by authorities.</w:t>
      </w:r>
    </w:p>
    <w:p w:rsidR="00000000" w:rsidDel="00000000" w:rsidP="00000000" w:rsidRDefault="00000000" w:rsidRPr="00000000" w14:paraId="00002C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14. **The Order of the Ancient Ones**</w:t>
      </w:r>
    </w:p>
    <w:p w:rsidR="00000000" w:rsidDel="00000000" w:rsidP="00000000" w:rsidRDefault="00000000" w:rsidRPr="00000000" w14:paraId="00002C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Global (Hidden)</w:t>
      </w:r>
    </w:p>
    <w:p w:rsidR="00000000" w:rsidDel="00000000" w:rsidP="00000000" w:rsidRDefault="00000000" w:rsidRPr="00000000" w14:paraId="00002C9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Order of the Ancient Ones is an enigmatic cult that worships a pantheon of eldritch beings collectively referred to as the Ancient Ones. The cult’s members believe that these beings hold the secrets to eternal life and ultimate power. The Order is known for its use of ancient texts and artifacts, as well as its emphasis on secrecy and subterfuge. They operate in the shadows, often disguising their activities under the guise of legitimate organizations.</w:t>
      </w:r>
    </w:p>
    <w:p w:rsidR="00000000" w:rsidDel="00000000" w:rsidP="00000000" w:rsidRDefault="00000000" w:rsidRPr="00000000" w14:paraId="00002C9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Order of the Ancient Ones engages in the search for and acquisition of ancient relics and forbidden knowledge. They conduct rituals that aim to summon or communicate with the Ancient Ones, often using elaborate ceremonies and arcane symbols. The cult also infiltrates influential institutions, using their positions to gather intelligence and manipulate events to their advantage. Their activities are marked by their focus on secrecy and their use of coded messages and hidden agendas.</w:t>
      </w:r>
    </w:p>
    <w:p w:rsidR="00000000" w:rsidDel="00000000" w:rsidP="00000000" w:rsidRDefault="00000000" w:rsidRPr="00000000" w14:paraId="00002C9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15. **The Legion of the Dawn**</w:t>
      </w:r>
    </w:p>
    <w:p w:rsidR="00000000" w:rsidDel="00000000" w:rsidP="00000000" w:rsidRDefault="00000000" w:rsidRPr="00000000" w14:paraId="00002CA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Localized (North America, Australia)</w:t>
      </w:r>
    </w:p>
    <w:p w:rsidR="00000000" w:rsidDel="00000000" w:rsidP="00000000" w:rsidRDefault="00000000" w:rsidRPr="00000000" w14:paraId="00002CA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Legion of the Dawn is a militant cult that worships the cosmic entity known as the Dawn Herald, a being associated with the rise and fall of civilizations. The cult’s members believe that by serving the Dawn Herald, they can become instrumental in shaping the future of humanity. The Legion operates as a paramilitary organization, often engaging in violent and confrontational activities to achieve its goals.</w:t>
      </w:r>
    </w:p>
    <w:p w:rsidR="00000000" w:rsidDel="00000000" w:rsidP="00000000" w:rsidRDefault="00000000" w:rsidRPr="00000000" w14:paraId="00002CA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Legion of the Dawn conducts military-style operations, including attacks on government facilities and rival cults. They are known for their training camps, where members are trained in combat techniques and survival skills. The cult also engages in propaganda campaigns to recruit new members and spread their ideology. Their operations are often marked by their use of advanced weaponry and tactics, reflecting their focus on achieving their goals through force and intimidation.</w:t>
      </w:r>
    </w:p>
    <w:p w:rsidR="00000000" w:rsidDel="00000000" w:rsidP="00000000" w:rsidRDefault="00000000" w:rsidRPr="00000000" w14:paraId="00002CA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16. **The Hidden Brotherhood of the Abyss**</w:t>
      </w:r>
    </w:p>
    <w:p w:rsidR="00000000" w:rsidDel="00000000" w:rsidP="00000000" w:rsidRDefault="00000000" w:rsidRPr="00000000" w14:paraId="00002C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Regional (Mediterranean, Middle East)</w:t>
      </w:r>
    </w:p>
    <w:p w:rsidR="00000000" w:rsidDel="00000000" w:rsidP="00000000" w:rsidRDefault="00000000" w:rsidRPr="00000000" w14:paraId="00002CA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Hidden Brotherhood of the Abyss is a secretive cult that worships the abyssal entities known as the Abyssal Lords. The cult believes that these entities reside in the deepest recesses of reality and that by invoking their power, they can gain access to hidden knowledge and forbidden magic. The Brotherhood operates from hidden locations, often in ancient ruins or underground chambers.</w:t>
      </w:r>
    </w:p>
    <w:p w:rsidR="00000000" w:rsidDel="00000000" w:rsidP="00000000" w:rsidRDefault="00000000" w:rsidRPr="00000000" w14:paraId="00002C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Hidden Brotherhood conducts rituals that involve the summoning of Abyssal Lords and the invocation of their power. They are known for their use of dark magic and ancient curses, which they employ to manipulate and control others. The cult also engages in the exploration of ancient ruins and forbidden sites, seeking out artifacts and texts that relate to the Abyssal Lords. Their activities are characterized by their focus on secrecy and their use of hidden locations for their rituals.</w:t>
      </w:r>
    </w:p>
    <w:p w:rsidR="00000000" w:rsidDel="00000000" w:rsidP="00000000" w:rsidRDefault="00000000" w:rsidRPr="00000000" w14:paraId="00002C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17. **The Order of the Eternal Night**</w:t>
      </w:r>
    </w:p>
    <w:p w:rsidR="00000000" w:rsidDel="00000000" w:rsidP="00000000" w:rsidRDefault="00000000" w:rsidRPr="00000000" w14:paraId="00002C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Localized (Eastern Europe, Russia)</w:t>
      </w:r>
    </w:p>
    <w:p w:rsidR="00000000" w:rsidDel="00000000" w:rsidP="00000000" w:rsidRDefault="00000000" w:rsidRPr="00000000" w14:paraId="00002CB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Order of the Eternal Night is a cult that venerates the cosmic entity known as the Eternal Night, a being associated with darkness and the void. The cult’s members believe that by aligning themselves with the Eternal Night, they can gain control over the forces of darkness and achieve ultimate power. The Order operates in secrecy, often using hidden underground temples and secret societies to further their goals.</w:t>
      </w:r>
    </w:p>
    <w:p w:rsidR="00000000" w:rsidDel="00000000" w:rsidP="00000000" w:rsidRDefault="00000000" w:rsidRPr="00000000" w14:paraId="00002C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Order of the Eternal Night engages in rituals that involve the use of dark magic and the summoning of entities associated with the void. They are known for their use of occult symbols and rites to invoke the power of the Eternal Night. The cult also conducts covert operations to undermine rival factions and governments, using espionage and subterfuge to achieve their objectives. Their activities are characterized by their focus on darkness and secrecy.</w:t>
      </w:r>
    </w:p>
    <w:p w:rsidR="00000000" w:rsidDel="00000000" w:rsidP="00000000" w:rsidRDefault="00000000" w:rsidRPr="00000000" w14:paraId="00002C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18. **The Followers of the Void**</w:t>
      </w:r>
    </w:p>
    <w:p w:rsidR="00000000" w:rsidDel="00000000" w:rsidP="00000000" w:rsidRDefault="00000000" w:rsidRPr="00000000" w14:paraId="00002C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Regional (South America, Central America)</w:t>
      </w:r>
    </w:p>
    <w:p w:rsidR="00000000" w:rsidDel="00000000" w:rsidP="00000000" w:rsidRDefault="00000000" w:rsidRPr="00000000" w14:paraId="00002C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Followers of the Void are a cult dedicated to the worship of the Void, an ancient entity associated with emptiness and oblivion. The cult believes that by embracing the Void, they can transcend the limitations of existence and achieve enlightenment. The Followers operate from hidden temples and remote locations, often conducting rituals that involve the use of forbidden knowledge and dark magic.</w:t>
      </w:r>
    </w:p>
    <w:p w:rsidR="00000000" w:rsidDel="00000000" w:rsidP="00000000" w:rsidRDefault="00000000" w:rsidRPr="00000000" w14:paraId="00002C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Followers of the Void engage in rituals that involve the invocation of the Void and the use of ancient spells and curses. They are known for their practices of meditation and asceticism, which they believe help them achieve a closer connection with the Void. The cult also conducts secretive operations to acquire forbidden texts and artifacts, using them to further their understanding of the Void and its powers. Their activities are characterized by their focus on secrecy and their use of hidden locations for their rituals.</w:t>
      </w:r>
    </w:p>
    <w:p w:rsidR="00000000" w:rsidDel="00000000" w:rsidP="00000000" w:rsidRDefault="00000000" w:rsidRPr="00000000" w14:paraId="00002C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19. **The Devotees of the Forbidden Flame**</w:t>
      </w:r>
    </w:p>
    <w:p w:rsidR="00000000" w:rsidDel="00000000" w:rsidP="00000000" w:rsidRDefault="00000000" w:rsidRPr="00000000" w14:paraId="00002C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Regional (South Asia, Southeast Asia)</w:t>
      </w:r>
    </w:p>
    <w:p w:rsidR="00000000" w:rsidDel="00000000" w:rsidP="00000000" w:rsidRDefault="00000000" w:rsidRPr="00000000" w14:paraId="00002C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C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Devotees of the Forbidden Flame are a cult that worships the entity known as the Forbidden Flame, a being associated with fire and destruction. The cult’s members believe that by serving the Forbidden Flame, they can gain control over the forces of fire and chaos. The Devotees operate in secret, often conducting rituals in hidden temples or remote locations.</w:t>
      </w:r>
    </w:p>
    <w:p w:rsidR="00000000" w:rsidDel="00000000" w:rsidP="00000000" w:rsidRDefault="00000000" w:rsidRPr="00000000" w14:paraId="00002C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C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Devotees of the Forbidden Flame conduct rituals that involve the use of fire and heat, often involving the sacrifice of animals or humans. They are known for their use of pyromantic magic and the creation of fire-based artifacts. The cult also engages in acts of arson and sabotage, using fire as a tool to further their goals and create chaos. Their activities are marked by their focus on destruction and their use of fire in their rituals.</w:t>
      </w:r>
    </w:p>
    <w:p w:rsidR="00000000" w:rsidDel="00000000" w:rsidP="00000000" w:rsidRDefault="00000000" w:rsidRPr="00000000" w14:paraId="00002C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20. **The Sect of the Cosmic Serpent**</w:t>
      </w:r>
    </w:p>
    <w:p w:rsidR="00000000" w:rsidDel="00000000" w:rsidP="00000000" w:rsidRDefault="00000000" w:rsidRPr="00000000" w14:paraId="00002C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**Influence Level:** Localized (Central and South America)</w:t>
      </w:r>
    </w:p>
    <w:p w:rsidR="00000000" w:rsidDel="00000000" w:rsidP="00000000" w:rsidRDefault="00000000" w:rsidRPr="00000000" w14:paraId="00002C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Sect of the Cosmic Serpent is a cult that worships the Cosmic Serpent, an ancient entity associated with serpentine deities and cosmic power. The cult believes that by aligning themselves with the Cosmic Serpent, they can gain access to hidden knowledge and achieve enlightenment. The Sect operates from hidden locations, often in jungle temples or underground chambers.</w:t>
      </w:r>
    </w:p>
    <w:p w:rsidR="00000000" w:rsidDel="00000000" w:rsidP="00000000" w:rsidRDefault="00000000" w:rsidRPr="00000000" w14:paraId="00002C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**Activities:** The Sect of the Cosmic Serpent conducts rituals that involve the use of serpentine symbols and the summoning of serpentine entities. They are known for their practices of divination and prophecy, which they believe help them gain insight into the future. The cult also engages in the exploration of ancient ruins and the search for artifacts related to the Cosmic Serpent. Their activities are characterized by their focus on serpentine imagery and their use of hidden locations for their rituals.</w:t>
      </w:r>
    </w:p>
    <w:p w:rsidR="00000000" w:rsidDel="00000000" w:rsidP="00000000" w:rsidRDefault="00000000" w:rsidRPr="00000000" w14:paraId="00002C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Political Powers</w:t>
      </w:r>
    </w:p>
    <w:p w:rsidR="00000000" w:rsidDel="00000000" w:rsidP="00000000" w:rsidRDefault="00000000" w:rsidRPr="00000000" w14:paraId="00002C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United Sovereignties of Earth (USE)**</w:t>
      </w:r>
    </w:p>
    <w:p w:rsidR="00000000" w:rsidDel="00000000" w:rsidP="00000000" w:rsidRDefault="00000000" w:rsidRPr="00000000" w14:paraId="00002C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USE is a coalition of nations formed to address the global instability brought on by the resurgence of Lovecraftian horrors. Comprised of the remnants of traditional nation-states, it aims to coordinate military and intelligence efforts to combat the influence of occult cults and eldritch entities. The USE is a bureaucratic and often fragmented organization, struggling to maintain unity among its diverse member states.</w:t>
      </w:r>
    </w:p>
    <w:p w:rsidR="00000000" w:rsidDel="00000000" w:rsidP="00000000" w:rsidRDefault="00000000" w:rsidRPr="00000000" w14:paraId="00002C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The USE faces internal political strife, corruption, and competing national interests. Its efforts are often hampered by the inability to effectively coordinate responses to cult activities and eldritch incursions. Additionally, the secretive nature of the cults makes it difficult for the USE to gather accurate intelligence and mount effective countermeasures.</w:t>
      </w:r>
    </w:p>
    <w:p w:rsidR="00000000" w:rsidDel="00000000" w:rsidP="00000000" w:rsidRDefault="00000000" w:rsidRPr="00000000" w14:paraId="00002C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Theocratic Dominion of Elaria**</w:t>
      </w:r>
    </w:p>
    <w:p w:rsidR="00000000" w:rsidDel="00000000" w:rsidP="00000000" w:rsidRDefault="00000000" w:rsidRPr="00000000" w14:paraId="00002C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Theocratic Dominion of Elaria is a theocratic state led by a religious elite who believe that their divine mandate includes resisting the spread of eldritch corruption. The Dominion employs a mix of religious fervor and authoritarian control to maintain order and counteract the influence of dark cults. It is known for its strict social and religious laws.</w:t>
      </w:r>
    </w:p>
    <w:p w:rsidR="00000000" w:rsidDel="00000000" w:rsidP="00000000" w:rsidRDefault="00000000" w:rsidRPr="00000000" w14:paraId="00002C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DB">
      <w:pPr>
        <w:spacing w:after="240"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The Dominion's rigid structure and dogmatic approach often lead to internal dissent and resistance. Its religious leaders sometimes clash with secular authorities and struggle to address the spread of heretical beliefs. Additionally, the Dominion's aggressive stance against cults can lead to civil unrest and international tensions.</w:t>
      </w:r>
    </w:p>
    <w:p w:rsidR="00000000" w:rsidDel="00000000" w:rsidP="00000000" w:rsidRDefault="00000000" w:rsidRPr="00000000" w14:paraId="00002C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Technocratic Union of Epsilon**</w:t>
      </w:r>
    </w:p>
    <w:p w:rsidR="00000000" w:rsidDel="00000000" w:rsidP="00000000" w:rsidRDefault="00000000" w:rsidRPr="00000000" w14:paraId="00002CD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Technocratic Union of Epsilon is a powerful technocratic state that prioritizes scientific advancement and technological innovation as tools for combating eldritch threats. The Union is governed by a council of scientists and engineers who believe that technological solutions are key to preserving humanity’s future.</w:t>
      </w:r>
    </w:p>
    <w:p w:rsidR="00000000" w:rsidDel="00000000" w:rsidP="00000000" w:rsidRDefault="00000000" w:rsidRPr="00000000" w14:paraId="00002CE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The Union’s focus on technology can sometimes lead to ethical compromises and unintended consequences. The rapid development of experimental technologies may inadvertently attract the attention of eldritch entities or exacerbate existing problems. The Union also struggles with maintaining public trust and managing the societal impact of its technological experiments.</w:t>
      </w:r>
    </w:p>
    <w:p w:rsidR="00000000" w:rsidDel="00000000" w:rsidP="00000000" w:rsidRDefault="00000000" w:rsidRPr="00000000" w14:paraId="00002C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Sovereign City-States of New Dawn**</w:t>
      </w:r>
    </w:p>
    <w:p w:rsidR="00000000" w:rsidDel="00000000" w:rsidP="00000000" w:rsidRDefault="00000000" w:rsidRPr="00000000" w14:paraId="00002C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Sovereign City-States of New Dawn is a federation of autonomous city-states that emerged from the ashes of failed nation-states. Each city-state operates independently, but they cooperate in matters of mutual defense and combating occult threats. The federation values individual freedoms and local governance.</w:t>
      </w:r>
    </w:p>
    <w:p w:rsidR="00000000" w:rsidDel="00000000" w:rsidP="00000000" w:rsidRDefault="00000000" w:rsidRPr="00000000" w14:paraId="00002C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The decentralized nature of the city-states can lead to inconsistencies in policies and responses to cult activities. Disputes between city-states and the lack of a unified command structure can undermine coordinated efforts. The city-states also face challenges in managing the flow of refugees and resources amidst growing chaos.</w:t>
      </w:r>
    </w:p>
    <w:p w:rsidR="00000000" w:rsidDel="00000000" w:rsidP="00000000" w:rsidRDefault="00000000" w:rsidRPr="00000000" w14:paraId="00002C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Global Restoration Council (GRC)**</w:t>
      </w:r>
    </w:p>
    <w:p w:rsidR="00000000" w:rsidDel="00000000" w:rsidP="00000000" w:rsidRDefault="00000000" w:rsidRPr="00000000" w14:paraId="00002C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GRC is an international organization formed to address the global environmental and societal impacts of the eldritch resurgence. The council focuses on rebuilding damaged regions and restoring order through humanitarian aid and reconstruction efforts.</w:t>
      </w:r>
    </w:p>
    <w:p w:rsidR="00000000" w:rsidDel="00000000" w:rsidP="00000000" w:rsidRDefault="00000000" w:rsidRPr="00000000" w14:paraId="00002C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The GRC faces logistical challenges in delivering aid and coordinating efforts across devastated regions. The resurgence of eldritch threats often disrupts restoration projects and diverts resources. Additionally, the council must navigate complex political landscapes and secure cooperation from various factions with conflicting interests.</w:t>
      </w:r>
    </w:p>
    <w:p w:rsidR="00000000" w:rsidDel="00000000" w:rsidP="00000000" w:rsidRDefault="00000000" w:rsidRPr="00000000" w14:paraId="00002C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 Scientific Powers</w:t>
      </w:r>
    </w:p>
    <w:p w:rsidR="00000000" w:rsidDel="00000000" w:rsidP="00000000" w:rsidRDefault="00000000" w:rsidRPr="00000000" w14:paraId="00002C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The Arcane Research Institute (ARI)**</w:t>
      </w:r>
    </w:p>
    <w:p w:rsidR="00000000" w:rsidDel="00000000" w:rsidP="00000000" w:rsidRDefault="00000000" w:rsidRPr="00000000" w14:paraId="00002C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ARI is a leading scientific institution dedicated to studying and understanding eldritch phenomena. It operates as a cutting-edge research facility that combines traditional science with occult studies. The institute aims to develop countermeasures and technologies to protect humanity from cosmic threats.</w:t>
      </w:r>
    </w:p>
    <w:p w:rsidR="00000000" w:rsidDel="00000000" w:rsidP="00000000" w:rsidRDefault="00000000" w:rsidRPr="00000000" w14:paraId="00002C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The ARI's work is often conducted in secrecy due to the sensitive nature of its research. The institute faces ethical dilemmas and potential backlash from the public and other scientific communities. Additionally, the study of eldritch phenomena can be dangerous and unpredictable, posing risks to both researchers and the general populace.</w:t>
      </w:r>
    </w:p>
    <w:p w:rsidR="00000000" w:rsidDel="00000000" w:rsidP="00000000" w:rsidRDefault="00000000" w:rsidRPr="00000000" w14:paraId="00002C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The Global Defense Science Bureau (GDSB)**</w:t>
      </w:r>
    </w:p>
    <w:p w:rsidR="00000000" w:rsidDel="00000000" w:rsidP="00000000" w:rsidRDefault="00000000" w:rsidRPr="00000000" w14:paraId="00002C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GDSB is a multinational organization focused on developing advanced defense technologies to combat eldritch threats. It collaborates with military and scientific experts to create innovative weapons and protective measures against cosmic entities.</w:t>
      </w:r>
    </w:p>
    <w:p w:rsidR="00000000" w:rsidDel="00000000" w:rsidP="00000000" w:rsidRDefault="00000000" w:rsidRPr="00000000" w14:paraId="00002C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The GDSB’s focus on defense technology can lead to the development of destructive and potentially uncontrollable devices. The organization also struggles with budget constraints and competing interests among its member states. Balancing the need for secrecy with the urgency of technological advancement presents ongoing challenges.</w:t>
      </w:r>
    </w:p>
    <w:p w:rsidR="00000000" w:rsidDel="00000000" w:rsidP="00000000" w:rsidRDefault="00000000" w:rsidRPr="00000000" w14:paraId="00002C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The Celestial Observation Network (CON)**</w:t>
      </w:r>
    </w:p>
    <w:p w:rsidR="00000000" w:rsidDel="00000000" w:rsidP="00000000" w:rsidRDefault="00000000" w:rsidRPr="00000000" w14:paraId="00002C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C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CON is a global network of observatories and research stations dedicated to monitoring celestial events and anomalies associated with eldritch phenomena. The network seeks to provide early warnings of cosmic disturbances and gather data on the movements and activities of otherworldly entities.</w:t>
      </w:r>
    </w:p>
    <w:p w:rsidR="00000000" w:rsidDel="00000000" w:rsidP="00000000" w:rsidRDefault="00000000" w:rsidRPr="00000000" w14:paraId="00002D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The CON faces difficulties in maintaining and upgrading its extensive network of observation equipment. The unpredictable nature of cosmic events can make data collection and analysis challenging. Additionally, the network’s findings often provoke fear and skepticism among the public and policymakers.</w:t>
      </w:r>
    </w:p>
    <w:p w:rsidR="00000000" w:rsidDel="00000000" w:rsidP="00000000" w:rsidRDefault="00000000" w:rsidRPr="00000000" w14:paraId="00002D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The Institute of Quantum and Eldritch Studies (IQES)**</w:t>
      </w:r>
    </w:p>
    <w:p w:rsidR="00000000" w:rsidDel="00000000" w:rsidP="00000000" w:rsidRDefault="00000000" w:rsidRPr="00000000" w14:paraId="00002D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IQES is a leading research organization specializing in the intersection of quantum physics and eldritch entities. The institute explores the implications of quantum mechanics for understanding and interacting with cosmic forces, aiming to unlock new dimensions of knowledge and power.</w:t>
      </w:r>
    </w:p>
    <w:p w:rsidR="00000000" w:rsidDel="00000000" w:rsidP="00000000" w:rsidRDefault="00000000" w:rsidRPr="00000000" w14:paraId="00002D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The institute’s research often involves high-risk experiments with uncertain outcomes. The blending of quantum physics with eldritch studies can lead to dangerous and unstable phenomena. The IQES also faces challenges in securing funding and navigating ethical concerns related to its experimental work.</w:t>
      </w:r>
    </w:p>
    <w:p w:rsidR="00000000" w:rsidDel="00000000" w:rsidP="00000000" w:rsidRDefault="00000000" w:rsidRPr="00000000" w14:paraId="00002D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The Bureau of Mythological Research and Preservation (BMRP)**</w:t>
      </w:r>
    </w:p>
    <w:p w:rsidR="00000000" w:rsidDel="00000000" w:rsidP="00000000" w:rsidRDefault="00000000" w:rsidRPr="00000000" w14:paraId="00002D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**Overview:** The BMRP is dedicated to preserving and studying ancient texts, artifacts, and knowledge related to mythological and eldritch entities. The bureau works to prevent the misuse of such knowledge and to uncover historical truths about cosmic threats.</w:t>
      </w:r>
    </w:p>
    <w:p w:rsidR="00000000" w:rsidDel="00000000" w:rsidP="00000000" w:rsidRDefault="00000000" w:rsidRPr="00000000" w14:paraId="00002D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**Challenges:** The BMRP struggles with the theft and black market trade of valuable artifacts and texts. The preservation of ancient materials often requires dealing with dangerous and cursed objects. Additionally, the bureau faces challenges in interpreting and contextualizing mythological knowledge within a modern scientific framework</w:t>
      </w:r>
    </w:p>
    <w:p w:rsidR="00000000" w:rsidDel="00000000" w:rsidP="00000000" w:rsidRDefault="00000000" w:rsidRPr="00000000" w14:paraId="00002D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1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Roll (d100),Weapon</w:t>
      </w:r>
    </w:p>
    <w:p w:rsidR="00000000" w:rsidDel="00000000" w:rsidP="00000000" w:rsidRDefault="00000000" w:rsidRPr="00000000" w14:paraId="00002D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01-02,Eldritch-infused Dagger</w:t>
      </w:r>
    </w:p>
    <w:p w:rsidR="00000000" w:rsidDel="00000000" w:rsidP="00000000" w:rsidRDefault="00000000" w:rsidRPr="00000000" w14:paraId="00002D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03-04,Arcane Staff</w:t>
      </w:r>
    </w:p>
    <w:p w:rsidR="00000000" w:rsidDel="00000000" w:rsidP="00000000" w:rsidRDefault="00000000" w:rsidRPr="00000000" w14:paraId="00002D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05-06,Cursed Blade</w:t>
      </w:r>
    </w:p>
    <w:p w:rsidR="00000000" w:rsidDel="00000000" w:rsidP="00000000" w:rsidRDefault="00000000" w:rsidRPr="00000000" w14:paraId="00002D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07-08,Celestial Bow</w:t>
      </w:r>
    </w:p>
    <w:p w:rsidR="00000000" w:rsidDel="00000000" w:rsidP="00000000" w:rsidRDefault="00000000" w:rsidRPr="00000000" w14:paraId="00002D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09-10,Ritualistic Tomahawk</w:t>
      </w:r>
    </w:p>
    <w:p w:rsidR="00000000" w:rsidDel="00000000" w:rsidP="00000000" w:rsidRDefault="00000000" w:rsidRPr="00000000" w14:paraId="00002D1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11-12,Quantum Disruptor</w:t>
      </w:r>
    </w:p>
    <w:p w:rsidR="00000000" w:rsidDel="00000000" w:rsidP="00000000" w:rsidRDefault="00000000" w:rsidRPr="00000000" w14:paraId="00002D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13-14,Necrotic Scythe</w:t>
      </w:r>
    </w:p>
    <w:p w:rsidR="00000000" w:rsidDel="00000000" w:rsidP="00000000" w:rsidRDefault="00000000" w:rsidRPr="00000000" w14:paraId="00002D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15-16,Technomagic Gauntlets</w:t>
      </w:r>
    </w:p>
    <w:p w:rsidR="00000000" w:rsidDel="00000000" w:rsidP="00000000" w:rsidRDefault="00000000" w:rsidRPr="00000000" w14:paraId="00002D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17-18,Shamanic Spear</w:t>
      </w:r>
    </w:p>
    <w:p w:rsidR="00000000" w:rsidDel="00000000" w:rsidP="00000000" w:rsidRDefault="00000000" w:rsidRPr="00000000" w14:paraId="00002D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19-20,Death’s Whisper Crossbow</w:t>
      </w:r>
    </w:p>
    <w:p w:rsidR="00000000" w:rsidDel="00000000" w:rsidP="00000000" w:rsidRDefault="00000000" w:rsidRPr="00000000" w14:paraId="00002D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21-22,Eldritch Whip</w:t>
      </w:r>
    </w:p>
    <w:p w:rsidR="00000000" w:rsidDel="00000000" w:rsidP="00000000" w:rsidRDefault="00000000" w:rsidRPr="00000000" w14:paraId="00002D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23-24,Plasma Sword</w:t>
      </w:r>
    </w:p>
    <w:p w:rsidR="00000000" w:rsidDel="00000000" w:rsidP="00000000" w:rsidRDefault="00000000" w:rsidRPr="00000000" w14:paraId="00002D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25-26,Spirit-bound Mace</w:t>
      </w:r>
    </w:p>
    <w:p w:rsidR="00000000" w:rsidDel="00000000" w:rsidP="00000000" w:rsidRDefault="00000000" w:rsidRPr="00000000" w14:paraId="00002D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27-28,Rune-etched Axe</w:t>
      </w:r>
    </w:p>
    <w:p w:rsidR="00000000" w:rsidDel="00000000" w:rsidP="00000000" w:rsidRDefault="00000000" w:rsidRPr="00000000" w14:paraId="00002D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29-30,Psychic Fist</w:t>
      </w:r>
    </w:p>
    <w:p w:rsidR="00000000" w:rsidDel="00000000" w:rsidP="00000000" w:rsidRDefault="00000000" w:rsidRPr="00000000" w14:paraId="00002D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31-32,Bloodstained Short Sword</w:t>
      </w:r>
    </w:p>
    <w:p w:rsidR="00000000" w:rsidDel="00000000" w:rsidP="00000000" w:rsidRDefault="00000000" w:rsidRPr="00000000" w14:paraId="00002D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33-34,Quantum Infusion Rifle</w:t>
      </w:r>
    </w:p>
    <w:p w:rsidR="00000000" w:rsidDel="00000000" w:rsidP="00000000" w:rsidRDefault="00000000" w:rsidRPr="00000000" w14:paraId="00002D2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35-36,Enchanted Rapier</w:t>
      </w:r>
    </w:p>
    <w:p w:rsidR="00000000" w:rsidDel="00000000" w:rsidP="00000000" w:rsidRDefault="00000000" w:rsidRPr="00000000" w14:paraId="00002D2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37-38,Bone-imbued Club</w:t>
      </w:r>
    </w:p>
    <w:p w:rsidR="00000000" w:rsidDel="00000000" w:rsidP="00000000" w:rsidRDefault="00000000" w:rsidRPr="00000000" w14:paraId="00002D2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39-40,Elemental Wand</w:t>
      </w:r>
    </w:p>
    <w:p w:rsidR="00000000" w:rsidDel="00000000" w:rsidP="00000000" w:rsidRDefault="00000000" w:rsidRPr="00000000" w14:paraId="00002D2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41-42,Ectoplasmic Chains</w:t>
      </w:r>
    </w:p>
    <w:p w:rsidR="00000000" w:rsidDel="00000000" w:rsidP="00000000" w:rsidRDefault="00000000" w:rsidRPr="00000000" w14:paraId="00002D2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43-44,Ancient Trident</w:t>
      </w:r>
    </w:p>
    <w:p w:rsidR="00000000" w:rsidDel="00000000" w:rsidP="00000000" w:rsidRDefault="00000000" w:rsidRPr="00000000" w14:paraId="00002D2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45-46,Plasma Blade</w:t>
      </w:r>
    </w:p>
    <w:p w:rsidR="00000000" w:rsidDel="00000000" w:rsidP="00000000" w:rsidRDefault="00000000" w:rsidRPr="00000000" w14:paraId="00002D2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47-48,Magma-infused Hammer</w:t>
      </w:r>
    </w:p>
    <w:p w:rsidR="00000000" w:rsidDel="00000000" w:rsidP="00000000" w:rsidRDefault="00000000" w:rsidRPr="00000000" w14:paraId="00002D2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49-50,Astral Cleaver</w:t>
      </w:r>
    </w:p>
    <w:p w:rsidR="00000000" w:rsidDel="00000000" w:rsidP="00000000" w:rsidRDefault="00000000" w:rsidRPr="00000000" w14:paraId="00002D2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51-52,Demonic Halberd</w:t>
      </w:r>
    </w:p>
    <w:p w:rsidR="00000000" w:rsidDel="00000000" w:rsidP="00000000" w:rsidRDefault="00000000" w:rsidRPr="00000000" w14:paraId="00002D2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53-54,Spectral Bow</w:t>
      </w:r>
    </w:p>
    <w:p w:rsidR="00000000" w:rsidDel="00000000" w:rsidP="00000000" w:rsidRDefault="00000000" w:rsidRPr="00000000" w14:paraId="00002D2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55-56,Eldritch Carbine</w:t>
      </w:r>
    </w:p>
    <w:p w:rsidR="00000000" w:rsidDel="00000000" w:rsidP="00000000" w:rsidRDefault="00000000" w:rsidRPr="00000000" w14:paraId="00002D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57-58,Rune-inscribed Flail</w:t>
      </w:r>
    </w:p>
    <w:p w:rsidR="00000000" w:rsidDel="00000000" w:rsidP="00000000" w:rsidRDefault="00000000" w:rsidRPr="00000000" w14:paraId="00002D3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59-60,Quantum Beam Pistol</w:t>
      </w:r>
    </w:p>
    <w:p w:rsidR="00000000" w:rsidDel="00000000" w:rsidP="00000000" w:rsidRDefault="00000000" w:rsidRPr="00000000" w14:paraId="00002D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61-62,Shadow-knife</w:t>
      </w:r>
    </w:p>
    <w:p w:rsidR="00000000" w:rsidDel="00000000" w:rsidP="00000000" w:rsidRDefault="00000000" w:rsidRPr="00000000" w14:paraId="00002D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63-64,Infernal Dagger</w:t>
      </w:r>
    </w:p>
    <w:p w:rsidR="00000000" w:rsidDel="00000000" w:rsidP="00000000" w:rsidRDefault="00000000" w:rsidRPr="00000000" w14:paraId="00002D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65-66,Etheric Greatsword</w:t>
      </w:r>
    </w:p>
    <w:p w:rsidR="00000000" w:rsidDel="00000000" w:rsidP="00000000" w:rsidRDefault="00000000" w:rsidRPr="00000000" w14:paraId="00002D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67-68,Possessed Club</w:t>
      </w:r>
    </w:p>
    <w:p w:rsidR="00000000" w:rsidDel="00000000" w:rsidP="00000000" w:rsidRDefault="00000000" w:rsidRPr="00000000" w14:paraId="00002D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69-70,Psychometric Gauntlets</w:t>
      </w:r>
    </w:p>
    <w:p w:rsidR="00000000" w:rsidDel="00000000" w:rsidP="00000000" w:rsidRDefault="00000000" w:rsidRPr="00000000" w14:paraId="00002D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71-72,Astral Staff</w:t>
      </w:r>
    </w:p>
    <w:p w:rsidR="00000000" w:rsidDel="00000000" w:rsidP="00000000" w:rsidRDefault="00000000" w:rsidRPr="00000000" w14:paraId="00002D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73-74,Blood Ritual Mace</w:t>
      </w:r>
    </w:p>
    <w:p w:rsidR="00000000" w:rsidDel="00000000" w:rsidP="00000000" w:rsidRDefault="00000000" w:rsidRPr="00000000" w14:paraId="00002D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75-76,Cybernetic Sword</w:t>
      </w:r>
    </w:p>
    <w:p w:rsidR="00000000" w:rsidDel="00000000" w:rsidP="00000000" w:rsidRDefault="00000000" w:rsidRPr="00000000" w14:paraId="00002D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77-78,Haunting Scythe</w:t>
      </w:r>
    </w:p>
    <w:p w:rsidR="00000000" w:rsidDel="00000000" w:rsidP="00000000" w:rsidRDefault="00000000" w:rsidRPr="00000000" w14:paraId="00002D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79-80,Enigmatic Crossbow</w:t>
      </w:r>
    </w:p>
    <w:p w:rsidR="00000000" w:rsidDel="00000000" w:rsidP="00000000" w:rsidRDefault="00000000" w:rsidRPr="00000000" w14:paraId="00002D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81-82,Soul-infused Spear</w:t>
      </w:r>
    </w:p>
    <w:p w:rsidR="00000000" w:rsidDel="00000000" w:rsidP="00000000" w:rsidRDefault="00000000" w:rsidRPr="00000000" w14:paraId="00002D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83-84,Ethereal Dagger</w:t>
      </w:r>
    </w:p>
    <w:p w:rsidR="00000000" w:rsidDel="00000000" w:rsidP="00000000" w:rsidRDefault="00000000" w:rsidRPr="00000000" w14:paraId="00002D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85-86,Rift-creator Blade</w:t>
      </w:r>
    </w:p>
    <w:p w:rsidR="00000000" w:rsidDel="00000000" w:rsidP="00000000" w:rsidRDefault="00000000" w:rsidRPr="00000000" w14:paraId="00002D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87-88,Chaotic Axes</w:t>
      </w:r>
    </w:p>
    <w:p w:rsidR="00000000" w:rsidDel="00000000" w:rsidP="00000000" w:rsidRDefault="00000000" w:rsidRPr="00000000" w14:paraId="00002D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89-90,Eldritch Scimitar</w:t>
      </w:r>
    </w:p>
    <w:p w:rsidR="00000000" w:rsidDel="00000000" w:rsidP="00000000" w:rsidRDefault="00000000" w:rsidRPr="00000000" w14:paraId="00002D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91-92,Temporal Bow</w:t>
      </w:r>
    </w:p>
    <w:p w:rsidR="00000000" w:rsidDel="00000000" w:rsidP="00000000" w:rsidRDefault="00000000" w:rsidRPr="00000000" w14:paraId="00002D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93-94,Vortex Whip</w:t>
      </w:r>
    </w:p>
    <w:p w:rsidR="00000000" w:rsidDel="00000000" w:rsidP="00000000" w:rsidRDefault="00000000" w:rsidRPr="00000000" w14:paraId="00002D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95-96,Necromancer’s Staff</w:t>
      </w:r>
    </w:p>
    <w:p w:rsidR="00000000" w:rsidDel="00000000" w:rsidP="00000000" w:rsidRDefault="00000000" w:rsidRPr="00000000" w14:paraId="00002D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97-98,Arcane Chain</w:t>
      </w:r>
    </w:p>
    <w:p w:rsidR="00000000" w:rsidDel="00000000" w:rsidP="00000000" w:rsidRDefault="00000000" w:rsidRPr="00000000" w14:paraId="00002D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99-00,Void Gun</w:t>
      </w:r>
    </w:p>
    <w:p w:rsidR="00000000" w:rsidDel="00000000" w:rsidP="00000000" w:rsidRDefault="00000000" w:rsidRPr="00000000" w14:paraId="00002D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2D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Skills Chart</w:t>
      </w:r>
    </w:p>
    <w:p w:rsidR="00000000" w:rsidDel="00000000" w:rsidP="00000000" w:rsidRDefault="00000000" w:rsidRPr="00000000" w14:paraId="00002D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Roll (d100)</w:t>
        <w:tab/>
        <w:t xml:space="preserve">Skill</w:t>
      </w:r>
    </w:p>
    <w:p w:rsidR="00000000" w:rsidDel="00000000" w:rsidP="00000000" w:rsidRDefault="00000000" w:rsidRPr="00000000" w14:paraId="00002D4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01-02</w:t>
        <w:tab/>
        <w:t xml:space="preserve">Eldritch Knowledge</w:t>
      </w:r>
    </w:p>
    <w:p w:rsidR="00000000" w:rsidDel="00000000" w:rsidP="00000000" w:rsidRDefault="00000000" w:rsidRPr="00000000" w14:paraId="00002D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03-04</w:t>
        <w:tab/>
        <w:t xml:space="preserve">Necromantic Rites</w:t>
      </w:r>
    </w:p>
    <w:p w:rsidR="00000000" w:rsidDel="00000000" w:rsidP="00000000" w:rsidRDefault="00000000" w:rsidRPr="00000000" w14:paraId="00002D4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05-06</w:t>
        <w:tab/>
        <w:t xml:space="preserve">Technomagic Crafting</w:t>
      </w:r>
    </w:p>
    <w:p w:rsidR="00000000" w:rsidDel="00000000" w:rsidP="00000000" w:rsidRDefault="00000000" w:rsidRPr="00000000" w14:paraId="00002D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07-08</w:t>
        <w:tab/>
        <w:t xml:space="preserve">Shamanic Meditation</w:t>
      </w:r>
    </w:p>
    <w:p w:rsidR="00000000" w:rsidDel="00000000" w:rsidP="00000000" w:rsidRDefault="00000000" w:rsidRPr="00000000" w14:paraId="00002D4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09-10</w:t>
        <w:tab/>
        <w:t xml:space="preserve">Quantum Manipulation</w:t>
      </w:r>
    </w:p>
    <w:p w:rsidR="00000000" w:rsidDel="00000000" w:rsidP="00000000" w:rsidRDefault="00000000" w:rsidRPr="00000000" w14:paraId="00002D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11-12</w:t>
        <w:tab/>
        <w:t xml:space="preserve">Ritual Preparation</w:t>
      </w:r>
    </w:p>
    <w:p w:rsidR="00000000" w:rsidDel="00000000" w:rsidP="00000000" w:rsidRDefault="00000000" w:rsidRPr="00000000" w14:paraId="00002D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13-14</w:t>
        <w:tab/>
        <w:t xml:space="preserve">Astral Navigation</w:t>
      </w:r>
    </w:p>
    <w:p w:rsidR="00000000" w:rsidDel="00000000" w:rsidP="00000000" w:rsidRDefault="00000000" w:rsidRPr="00000000" w14:paraId="00002D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15-16</w:t>
        <w:tab/>
        <w:t xml:space="preserve">Spirit Summoning</w:t>
      </w:r>
    </w:p>
    <w:p w:rsidR="00000000" w:rsidDel="00000000" w:rsidP="00000000" w:rsidRDefault="00000000" w:rsidRPr="00000000" w14:paraId="00002D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17-18</w:t>
        <w:tab/>
        <w:t xml:space="preserve">Celestial Mechanics</w:t>
      </w:r>
    </w:p>
    <w:p w:rsidR="00000000" w:rsidDel="00000000" w:rsidP="00000000" w:rsidRDefault="00000000" w:rsidRPr="00000000" w14:paraId="00002D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19-20</w:t>
        <w:tab/>
        <w:t xml:space="preserve">Cursed Artifact Identification</w:t>
      </w:r>
    </w:p>
    <w:p w:rsidR="00000000" w:rsidDel="00000000" w:rsidP="00000000" w:rsidRDefault="00000000" w:rsidRPr="00000000" w14:paraId="00002D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21-22</w:t>
        <w:tab/>
        <w:t xml:space="preserve">Ectoplasmic Manipulation</w:t>
      </w:r>
    </w:p>
    <w:p w:rsidR="00000000" w:rsidDel="00000000" w:rsidP="00000000" w:rsidRDefault="00000000" w:rsidRPr="00000000" w14:paraId="00002D5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23-24</w:t>
        <w:tab/>
        <w:t xml:space="preserve">Dark Rituals</w:t>
      </w:r>
    </w:p>
    <w:p w:rsidR="00000000" w:rsidDel="00000000" w:rsidP="00000000" w:rsidRDefault="00000000" w:rsidRPr="00000000" w14:paraId="00002D5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25-26</w:t>
        <w:tab/>
        <w:t xml:space="preserve">Dimensional Travel</w:t>
      </w:r>
    </w:p>
    <w:p w:rsidR="00000000" w:rsidDel="00000000" w:rsidP="00000000" w:rsidRDefault="00000000" w:rsidRPr="00000000" w14:paraId="00002D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27-28</w:t>
        <w:tab/>
        <w:t xml:space="preserve">Psychic Defense</w:t>
      </w:r>
    </w:p>
    <w:p w:rsidR="00000000" w:rsidDel="00000000" w:rsidP="00000000" w:rsidRDefault="00000000" w:rsidRPr="00000000" w14:paraId="00002D5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29-30</w:t>
        <w:tab/>
        <w:t xml:space="preserve">Forbidden Lore</w:t>
      </w:r>
    </w:p>
    <w:p w:rsidR="00000000" w:rsidDel="00000000" w:rsidP="00000000" w:rsidRDefault="00000000" w:rsidRPr="00000000" w14:paraId="00002D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31-32</w:t>
        <w:tab/>
        <w:t xml:space="preserve">Quantum Engineering</w:t>
      </w:r>
    </w:p>
    <w:p w:rsidR="00000000" w:rsidDel="00000000" w:rsidP="00000000" w:rsidRDefault="00000000" w:rsidRPr="00000000" w14:paraId="00002D5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33-34</w:t>
        <w:tab/>
        <w:t xml:space="preserve">Eldritch Artistry</w:t>
      </w:r>
    </w:p>
    <w:p w:rsidR="00000000" w:rsidDel="00000000" w:rsidP="00000000" w:rsidRDefault="00000000" w:rsidRPr="00000000" w14:paraId="00002D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35-36</w:t>
        <w:tab/>
        <w:t xml:space="preserve">Shamanic Healing</w:t>
      </w:r>
    </w:p>
    <w:p w:rsidR="00000000" w:rsidDel="00000000" w:rsidP="00000000" w:rsidRDefault="00000000" w:rsidRPr="00000000" w14:paraId="00002D5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37-38</w:t>
        <w:tab/>
        <w:t xml:space="preserve">Mechanical Repair</w:t>
      </w:r>
    </w:p>
    <w:p w:rsidR="00000000" w:rsidDel="00000000" w:rsidP="00000000" w:rsidRDefault="00000000" w:rsidRPr="00000000" w14:paraId="00002D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39-40</w:t>
        <w:tab/>
        <w:t xml:space="preserve">Blood Magic</w:t>
      </w:r>
    </w:p>
    <w:p w:rsidR="00000000" w:rsidDel="00000000" w:rsidP="00000000" w:rsidRDefault="00000000" w:rsidRPr="00000000" w14:paraId="00002D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41-42</w:t>
        <w:tab/>
        <w:t xml:space="preserve">Spirit Communication</w:t>
      </w:r>
    </w:p>
    <w:p w:rsidR="00000000" w:rsidDel="00000000" w:rsidP="00000000" w:rsidRDefault="00000000" w:rsidRPr="00000000" w14:paraId="00002D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43-44</w:t>
        <w:tab/>
        <w:t xml:space="preserve">Astral Projection</w:t>
      </w:r>
    </w:p>
    <w:p w:rsidR="00000000" w:rsidDel="00000000" w:rsidP="00000000" w:rsidRDefault="00000000" w:rsidRPr="00000000" w14:paraId="00002D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45-46</w:t>
        <w:tab/>
        <w:t xml:space="preserve">Enchanted Crafting</w:t>
      </w:r>
    </w:p>
    <w:p w:rsidR="00000000" w:rsidDel="00000000" w:rsidP="00000000" w:rsidRDefault="00000000" w:rsidRPr="00000000" w14:paraId="00002D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47-48</w:t>
        <w:tab/>
        <w:t xml:space="preserve">Telekinetic Control</w:t>
      </w:r>
    </w:p>
    <w:p w:rsidR="00000000" w:rsidDel="00000000" w:rsidP="00000000" w:rsidRDefault="00000000" w:rsidRPr="00000000" w14:paraId="00002D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49-50</w:t>
        <w:tab/>
        <w:t xml:space="preserve">Mystical Protection</w:t>
      </w:r>
    </w:p>
    <w:p w:rsidR="00000000" w:rsidDel="00000000" w:rsidP="00000000" w:rsidRDefault="00000000" w:rsidRPr="00000000" w14:paraId="00002D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51-52</w:t>
        <w:tab/>
        <w:t xml:space="preserve">Technomagical Combat</w:t>
      </w:r>
    </w:p>
    <w:p w:rsidR="00000000" w:rsidDel="00000000" w:rsidP="00000000" w:rsidRDefault="00000000" w:rsidRPr="00000000" w14:paraId="00002D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53-54</w:t>
        <w:tab/>
        <w:t xml:space="preserve">Alchemical Formulas</w:t>
      </w:r>
    </w:p>
    <w:p w:rsidR="00000000" w:rsidDel="00000000" w:rsidP="00000000" w:rsidRDefault="00000000" w:rsidRPr="00000000" w14:paraId="00002D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55-56</w:t>
        <w:tab/>
        <w:t xml:space="preserve">Ethereal Binding</w:t>
      </w:r>
    </w:p>
    <w:p w:rsidR="00000000" w:rsidDel="00000000" w:rsidP="00000000" w:rsidRDefault="00000000" w:rsidRPr="00000000" w14:paraId="00002D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57-58</w:t>
        <w:tab/>
        <w:t xml:space="preserve">Dark Arts Analysis</w:t>
      </w:r>
    </w:p>
    <w:p w:rsidR="00000000" w:rsidDel="00000000" w:rsidP="00000000" w:rsidRDefault="00000000" w:rsidRPr="00000000" w14:paraId="00002D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59-60</w:t>
        <w:tab/>
        <w:t xml:space="preserve">Artifact Empowerment</w:t>
      </w:r>
    </w:p>
    <w:p w:rsidR="00000000" w:rsidDel="00000000" w:rsidP="00000000" w:rsidRDefault="00000000" w:rsidRPr="00000000" w14:paraId="00002D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61-62</w:t>
        <w:tab/>
        <w:t xml:space="preserve">Astral Combat</w:t>
      </w:r>
    </w:p>
    <w:p w:rsidR="00000000" w:rsidDel="00000000" w:rsidP="00000000" w:rsidRDefault="00000000" w:rsidRPr="00000000" w14:paraId="00002D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63-64</w:t>
        <w:tab/>
        <w:t xml:space="preserve">Quantum Entanglement</w:t>
      </w:r>
    </w:p>
    <w:p w:rsidR="00000000" w:rsidDel="00000000" w:rsidP="00000000" w:rsidRDefault="00000000" w:rsidRPr="00000000" w14:paraId="00002D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65-66</w:t>
        <w:tab/>
        <w:t xml:space="preserve">Shamanic Rituals</w:t>
      </w:r>
    </w:p>
    <w:p w:rsidR="00000000" w:rsidDel="00000000" w:rsidP="00000000" w:rsidRDefault="00000000" w:rsidRPr="00000000" w14:paraId="00002D6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67-68</w:t>
        <w:tab/>
        <w:t xml:space="preserve">Ritualistic Invocation</w:t>
      </w:r>
    </w:p>
    <w:p w:rsidR="00000000" w:rsidDel="00000000" w:rsidP="00000000" w:rsidRDefault="00000000" w:rsidRPr="00000000" w14:paraId="00002D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69-70</w:t>
        <w:tab/>
        <w:t xml:space="preserve">Necrotic Energy Control</w:t>
      </w:r>
    </w:p>
    <w:p w:rsidR="00000000" w:rsidDel="00000000" w:rsidP="00000000" w:rsidRDefault="00000000" w:rsidRPr="00000000" w14:paraId="00002D6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71-72</w:t>
        <w:tab/>
        <w:t xml:space="preserve">Celestial Alignment</w:t>
      </w:r>
    </w:p>
    <w:p w:rsidR="00000000" w:rsidDel="00000000" w:rsidP="00000000" w:rsidRDefault="00000000" w:rsidRPr="00000000" w14:paraId="00002D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73-74</w:t>
        <w:tab/>
        <w:t xml:space="preserve">Spirit Binding</w:t>
      </w:r>
    </w:p>
    <w:p w:rsidR="00000000" w:rsidDel="00000000" w:rsidP="00000000" w:rsidRDefault="00000000" w:rsidRPr="00000000" w14:paraId="00002D6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75-76</w:t>
        <w:tab/>
        <w:t xml:space="preserve">Temporal Manipulation</w:t>
      </w:r>
    </w:p>
    <w:p w:rsidR="00000000" w:rsidDel="00000000" w:rsidP="00000000" w:rsidRDefault="00000000" w:rsidRPr="00000000" w14:paraId="00002D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77-78</w:t>
        <w:tab/>
        <w:t xml:space="preserve">Eldritch Symbology</w:t>
      </w:r>
    </w:p>
    <w:p w:rsidR="00000000" w:rsidDel="00000000" w:rsidP="00000000" w:rsidRDefault="00000000" w:rsidRPr="00000000" w14:paraId="00002D6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79-80</w:t>
        <w:tab/>
        <w:t xml:space="preserve">Cosmic Knowledge</w:t>
      </w:r>
    </w:p>
    <w:p w:rsidR="00000000" w:rsidDel="00000000" w:rsidP="00000000" w:rsidRDefault="00000000" w:rsidRPr="00000000" w14:paraId="00002D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81-82</w:t>
        <w:tab/>
        <w:t xml:space="preserve">Shamanic Summoning</w:t>
      </w:r>
    </w:p>
    <w:p w:rsidR="00000000" w:rsidDel="00000000" w:rsidP="00000000" w:rsidRDefault="00000000" w:rsidRPr="00000000" w14:paraId="00002D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83-84</w:t>
        <w:tab/>
        <w:t xml:space="preserve">Quantum Analysis</w:t>
      </w:r>
    </w:p>
    <w:p w:rsidR="00000000" w:rsidDel="00000000" w:rsidP="00000000" w:rsidRDefault="00000000" w:rsidRPr="00000000" w14:paraId="00002D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85-86</w:t>
        <w:tab/>
        <w:t xml:space="preserve">Eldritch Ritual Preparation</w:t>
      </w:r>
    </w:p>
    <w:p w:rsidR="00000000" w:rsidDel="00000000" w:rsidP="00000000" w:rsidRDefault="00000000" w:rsidRPr="00000000" w14:paraId="00002D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87-88</w:t>
        <w:tab/>
        <w:t xml:space="preserve">Dimensional Understanding</w:t>
      </w:r>
    </w:p>
    <w:p w:rsidR="00000000" w:rsidDel="00000000" w:rsidP="00000000" w:rsidRDefault="00000000" w:rsidRPr="00000000" w14:paraId="00002D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89-90</w:t>
        <w:tab/>
        <w:t xml:space="preserve">Technomagical Engineering</w:t>
      </w:r>
    </w:p>
    <w:p w:rsidR="00000000" w:rsidDel="00000000" w:rsidP="00000000" w:rsidRDefault="00000000" w:rsidRPr="00000000" w14:paraId="00002D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91-92</w:t>
        <w:tab/>
        <w:t xml:space="preserve">Spirit Conjuration</w:t>
      </w:r>
    </w:p>
    <w:p w:rsidR="00000000" w:rsidDel="00000000" w:rsidP="00000000" w:rsidRDefault="00000000" w:rsidRPr="00000000" w14:paraId="00002D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93-94</w:t>
        <w:tab/>
        <w:t xml:space="preserve">Necromantic Summoning</w:t>
      </w:r>
    </w:p>
    <w:p w:rsidR="00000000" w:rsidDel="00000000" w:rsidP="00000000" w:rsidRDefault="00000000" w:rsidRPr="00000000" w14:paraId="00002D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95-96</w:t>
        <w:tab/>
        <w:t xml:space="preserve">Astral Manipulation</w:t>
      </w:r>
    </w:p>
    <w:p w:rsidR="00000000" w:rsidDel="00000000" w:rsidP="00000000" w:rsidRDefault="00000000" w:rsidRPr="00000000" w14:paraId="00002D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97-98</w:t>
        <w:tab/>
        <w:t xml:space="preserve">Eldritch Empowermen</w:t>
      </w:r>
    </w:p>
    <w:p w:rsidR="00000000" w:rsidDel="00000000" w:rsidP="00000000" w:rsidRDefault="00000000" w:rsidRPr="00000000" w14:paraId="00002D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99-00</w:t>
        <w:tab/>
        <w:t xml:space="preserve">Quantum Perception</w:t>
      </w:r>
    </w:p>
    <w:p w:rsidR="00000000" w:rsidDel="00000000" w:rsidP="00000000" w:rsidRDefault="00000000" w:rsidRPr="00000000" w14:paraId="00002D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2D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Adventure threads</w:t>
      </w:r>
    </w:p>
    <w:p w:rsidR="00000000" w:rsidDel="00000000" w:rsidP="00000000" w:rsidRDefault="00000000" w:rsidRPr="00000000" w14:paraId="00002D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Roll (d100)</w:t>
      </w:r>
    </w:p>
    <w:p w:rsidR="00000000" w:rsidDel="00000000" w:rsidP="00000000" w:rsidRDefault="00000000" w:rsidRPr="00000000" w14:paraId="00002D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01-02,An ancient cult attempts to awaken a slumbering god, leading to a series of bizarre occurrences in a remote town.</w:t>
      </w:r>
    </w:p>
    <w:p w:rsidR="00000000" w:rsidDel="00000000" w:rsidP="00000000" w:rsidRDefault="00000000" w:rsidRPr="00000000" w14:paraId="00002D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03-04,A powerful artifact is discovered that allows communication with cosmic entities, but it comes with dire consequences.</w:t>
      </w:r>
    </w:p>
    <w:p w:rsidR="00000000" w:rsidDel="00000000" w:rsidP="00000000" w:rsidRDefault="00000000" w:rsidRPr="00000000" w14:paraId="00002D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05-06,A city falls into chaos after a failed ritual opens a rift to another dimension, releasing eldritch horrors.</w:t>
      </w:r>
    </w:p>
    <w:p w:rsidR="00000000" w:rsidDel="00000000" w:rsidP="00000000" w:rsidRDefault="00000000" w:rsidRPr="00000000" w14:paraId="00002D8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07-08,An enigmatic figure offers a powerful boon in exchange for the players completing a dangerous and morally ambiguous task.</w:t>
      </w:r>
    </w:p>
    <w:p w:rsidR="00000000" w:rsidDel="00000000" w:rsidP="00000000" w:rsidRDefault="00000000" w:rsidRPr="00000000" w14:paraId="00002D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09-10,A series of disappearances are linked to an abandoned research facility where dark experiments were conducted.</w:t>
      </w:r>
    </w:p>
    <w:p w:rsidR="00000000" w:rsidDel="00000000" w:rsidP="00000000" w:rsidRDefault="00000000" w:rsidRPr="00000000" w14:paraId="00002D8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11-12,An ancient prophecy suggests the return of a long-forgotten deity, and the players must gather allies to prevent the end of the world.</w:t>
      </w:r>
    </w:p>
    <w:p w:rsidR="00000000" w:rsidDel="00000000" w:rsidP="00000000" w:rsidRDefault="00000000" w:rsidRPr="00000000" w14:paraId="00002D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13-14,A technomancer creates a device that merges magic with technology, leading to uncontrollable and destructive results.</w:t>
      </w:r>
    </w:p>
    <w:p w:rsidR="00000000" w:rsidDel="00000000" w:rsidP="00000000" w:rsidRDefault="00000000" w:rsidRPr="00000000" w14:paraId="00002D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15-16,A rogue necromancer seeks to raise an army of the undead to conquer a major city, and the players must stop them.</w:t>
      </w:r>
    </w:p>
    <w:p w:rsidR="00000000" w:rsidDel="00000000" w:rsidP="00000000" w:rsidRDefault="00000000" w:rsidRPr="00000000" w14:paraId="00002D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17-18,A small village is plagued by supernatural phenomena connected to an old, cursed artifact recently unearthed.</w:t>
      </w:r>
    </w:p>
    <w:p w:rsidR="00000000" w:rsidDel="00000000" w:rsidP="00000000" w:rsidRDefault="00000000" w:rsidRPr="00000000" w14:paraId="00002D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19-20,The players must navigate a series of traps and puzzles in a hidden temple to retrieve a relic of immense power.</w:t>
      </w:r>
    </w:p>
    <w:p w:rsidR="00000000" w:rsidDel="00000000" w:rsidP="00000000" w:rsidRDefault="00000000" w:rsidRPr="00000000" w14:paraId="00002D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21-22,An otherworldly entity offers knowledge in exchange for the players performing a series of increasingly dangerous tasks.</w:t>
      </w:r>
    </w:p>
    <w:p w:rsidR="00000000" w:rsidDel="00000000" w:rsidP="00000000" w:rsidRDefault="00000000" w:rsidRPr="00000000" w14:paraId="00002D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23-24,A scholar discovers a hidden dimension where time flows differently, causing strange events to affect the real world.</w:t>
      </w:r>
    </w:p>
    <w:p w:rsidR="00000000" w:rsidDel="00000000" w:rsidP="00000000" w:rsidRDefault="00000000" w:rsidRPr="00000000" w14:paraId="00002D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25-26,A powerful spirit is released from its prison and begins to exact revenge on those who imprisoned it.</w:t>
      </w:r>
    </w:p>
    <w:p w:rsidR="00000000" w:rsidDel="00000000" w:rsidP="00000000" w:rsidRDefault="00000000" w:rsidRPr="00000000" w14:paraId="00002D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27-28,A magical artifact is stolen, and the players must track it down before it causes catastrophic consequences.</w:t>
      </w:r>
    </w:p>
    <w:p w:rsidR="00000000" w:rsidDel="00000000" w:rsidP="00000000" w:rsidRDefault="00000000" w:rsidRPr="00000000" w14:paraId="00002D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29-30,A long-forgotten cult resurfaces with a plan to summon a cosmic entity, and the players must infiltrate and dismantle it.</w:t>
      </w:r>
    </w:p>
    <w:p w:rsidR="00000000" w:rsidDel="00000000" w:rsidP="00000000" w:rsidRDefault="00000000" w:rsidRPr="00000000" w14:paraId="00002D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31-32,The players discover a hidden society that practices forbidden magic and must decide whether to expose or join them.</w:t>
      </w:r>
    </w:p>
    <w:p w:rsidR="00000000" w:rsidDel="00000000" w:rsidP="00000000" w:rsidRDefault="00000000" w:rsidRPr="00000000" w14:paraId="00002D8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33-34,A city’s leaders are being manipulated by an unseen force, and the players must uncover the truth behind the influence.</w:t>
      </w:r>
    </w:p>
    <w:p w:rsidR="00000000" w:rsidDel="00000000" w:rsidP="00000000" w:rsidRDefault="00000000" w:rsidRPr="00000000" w14:paraId="00002D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35-36,A scientist’s experiment with eldritch energies goes awry, creating dangerous anomalies that the players must resolve.</w:t>
      </w:r>
    </w:p>
    <w:p w:rsidR="00000000" w:rsidDel="00000000" w:rsidP="00000000" w:rsidRDefault="00000000" w:rsidRPr="00000000" w14:paraId="00002D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37-38,A series of bizarre and violent incidents are traced to a group experimenting with dangerous rituals in an isolated mansion.</w:t>
      </w:r>
    </w:p>
    <w:p w:rsidR="00000000" w:rsidDel="00000000" w:rsidP="00000000" w:rsidRDefault="00000000" w:rsidRPr="00000000" w14:paraId="00002D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39-40,An ancient library holds the secrets to a powerful spell, but accessing it requires overcoming a series of arcane challenges.</w:t>
      </w:r>
    </w:p>
    <w:p w:rsidR="00000000" w:rsidDel="00000000" w:rsidP="00000000" w:rsidRDefault="00000000" w:rsidRPr="00000000" w14:paraId="00002D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41-42,The players are caught in a conflict between rival factions seeking control over a mysterious and powerful relic.</w:t>
      </w:r>
    </w:p>
    <w:p w:rsidR="00000000" w:rsidDel="00000000" w:rsidP="00000000" w:rsidRDefault="00000000" w:rsidRPr="00000000" w14:paraId="00002D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43-44,A new cult arises, claiming to offer salvation from the cosmic horrors, but their true intentions may be far more sinister.</w:t>
      </w:r>
    </w:p>
    <w:p w:rsidR="00000000" w:rsidDel="00000000" w:rsidP="00000000" w:rsidRDefault="00000000" w:rsidRPr="00000000" w14:paraId="00002D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45-46,A revered scholar vanishes, leaving behind cryptic notes about a looming cosmic threat, prompting a search for their whereabouts.</w:t>
      </w:r>
    </w:p>
    <w:p w:rsidR="00000000" w:rsidDel="00000000" w:rsidP="00000000" w:rsidRDefault="00000000" w:rsidRPr="00000000" w14:paraId="00002D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47-48,An abandoned military base becomes a hotspot for strange occurrences after an experiment with interdimensional travel.</w:t>
      </w:r>
    </w:p>
    <w:p w:rsidR="00000000" w:rsidDel="00000000" w:rsidP="00000000" w:rsidRDefault="00000000" w:rsidRPr="00000000" w14:paraId="00002D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49-50,A cursed town experiences a series of supernatural events that escalate into full-blown chaos, with an ancient evil at the heart.</w:t>
      </w:r>
    </w:p>
    <w:p w:rsidR="00000000" w:rsidDel="00000000" w:rsidP="00000000" w:rsidRDefault="00000000" w:rsidRPr="00000000" w14:paraId="00002D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51-52,The players must broker peace between two warring factions, one of which practices dangerous eldritch rituals.</w:t>
      </w:r>
    </w:p>
    <w:p w:rsidR="00000000" w:rsidDel="00000000" w:rsidP="00000000" w:rsidRDefault="00000000" w:rsidRPr="00000000" w14:paraId="00002D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53-54,A powerful eldritch entity offers to fulfill a personal wish of the players, but at a horrifying cost.</w:t>
      </w:r>
    </w:p>
    <w:p w:rsidR="00000000" w:rsidDel="00000000" w:rsidP="00000000" w:rsidRDefault="00000000" w:rsidRPr="00000000" w14:paraId="00002D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55-56,A newly discovered tomb holds ancient knowledge, but disturbing it awakens long-forgotten terrors.</w:t>
      </w:r>
    </w:p>
    <w:p w:rsidR="00000000" w:rsidDel="00000000" w:rsidP="00000000" w:rsidRDefault="00000000" w:rsidRPr="00000000" w14:paraId="00002D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57-58,The players investigate a series of gruesome murders connected to a dark cult ritual aimed at summoning an otherworldly being.</w:t>
      </w:r>
    </w:p>
    <w:p w:rsidR="00000000" w:rsidDel="00000000" w:rsidP="00000000" w:rsidRDefault="00000000" w:rsidRPr="00000000" w14:paraId="00002D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59-60,An enigmatic relic grants visions of the future, but each vision leads to a catastrophic event that the players must prevent.</w:t>
      </w:r>
    </w:p>
    <w:p w:rsidR="00000000" w:rsidDel="00000000" w:rsidP="00000000" w:rsidRDefault="00000000" w:rsidRPr="00000000" w14:paraId="00002D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61-62,An underground society is discovered that practices forbidden magic to control the city from the shadows.</w:t>
      </w:r>
    </w:p>
    <w:p w:rsidR="00000000" w:rsidDel="00000000" w:rsidP="00000000" w:rsidRDefault="00000000" w:rsidRPr="00000000" w14:paraId="00002D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63-64,A dimensional rift opens in a major city, allowing strange creatures to enter and wreak havoc, with no clear way to close it.</w:t>
      </w:r>
    </w:p>
    <w:p w:rsidR="00000000" w:rsidDel="00000000" w:rsidP="00000000" w:rsidRDefault="00000000" w:rsidRPr="00000000" w14:paraId="00002D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65-66,A mysterious illness spreads rapidly, and the players must trace it back to an eldritch source before it devastates the region.</w:t>
      </w:r>
    </w:p>
    <w:p w:rsidR="00000000" w:rsidDel="00000000" w:rsidP="00000000" w:rsidRDefault="00000000" w:rsidRPr="00000000" w14:paraId="00002D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67-68,An ancient evil awakens and begins corrupting the land, and the players must gather allies and resources to combat it.</w:t>
      </w:r>
    </w:p>
    <w:p w:rsidR="00000000" w:rsidDel="00000000" w:rsidP="00000000" w:rsidRDefault="00000000" w:rsidRPr="00000000" w14:paraId="00002D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69-70,A series of inexplicable events points to a secret society trying to overthrow the existing power structure using eldritch means.</w:t>
      </w:r>
    </w:p>
    <w:p w:rsidR="00000000" w:rsidDel="00000000" w:rsidP="00000000" w:rsidRDefault="00000000" w:rsidRPr="00000000" w14:paraId="00002D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71-72,A city’s entire population begins to disappear, and the players must uncover the cosmic force responsible before they become the next victims.</w:t>
      </w:r>
    </w:p>
    <w:p w:rsidR="00000000" w:rsidDel="00000000" w:rsidP="00000000" w:rsidRDefault="00000000" w:rsidRPr="00000000" w14:paraId="00002DA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73-74,A hidden artifact that controls the weather is stolen, causing global climatic anomalies that threaten life on Earth.</w:t>
      </w:r>
    </w:p>
    <w:p w:rsidR="00000000" w:rsidDel="00000000" w:rsidP="00000000" w:rsidRDefault="00000000" w:rsidRPr="00000000" w14:paraId="00002D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75-76,The players are tasked with recovering a stolen book of forbidden knowledge that could alter the balance between worlds.</w:t>
      </w:r>
    </w:p>
    <w:p w:rsidR="00000000" w:rsidDel="00000000" w:rsidP="00000000" w:rsidRDefault="00000000" w:rsidRPr="00000000" w14:paraId="00002D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77-78,A ritual performed in secret causes reality to warp, leading to twisted and surreal versions of familiar places.</w:t>
      </w:r>
    </w:p>
    <w:p w:rsidR="00000000" w:rsidDel="00000000" w:rsidP="00000000" w:rsidRDefault="00000000" w:rsidRPr="00000000" w14:paraId="00002D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79-80,An eldritch creature begins manipulating dreams, causing nightmares to spill into reality and wreak havoc.</w:t>
      </w:r>
    </w:p>
    <w:p w:rsidR="00000000" w:rsidDel="00000000" w:rsidP="00000000" w:rsidRDefault="00000000" w:rsidRPr="00000000" w14:paraId="00002D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81-82,An influential figure’s sudden change in behavior is traced to possession by a powerful otherworldly entity.</w:t>
      </w:r>
    </w:p>
    <w:p w:rsidR="00000000" w:rsidDel="00000000" w:rsidP="00000000" w:rsidRDefault="00000000" w:rsidRPr="00000000" w14:paraId="00002D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83-84,The players find a diary detailing a plan to summon an ancient cosmic horror, and must race against time to prevent it.</w:t>
      </w:r>
    </w:p>
    <w:p w:rsidR="00000000" w:rsidDel="00000000" w:rsidP="00000000" w:rsidRDefault="00000000" w:rsidRPr="00000000" w14:paraId="00002D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85-86,A portal to a nightmarish dimension opens in a quiet town, unleashing strange creatures that the players must fight off.</w:t>
      </w:r>
    </w:p>
    <w:p w:rsidR="00000000" w:rsidDel="00000000" w:rsidP="00000000" w:rsidRDefault="00000000" w:rsidRPr="00000000" w14:paraId="00002D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87-88,A group of scientists accidentally create a tear in reality, leading to bizarre and dangerous phenomena in their research facility.</w:t>
      </w:r>
    </w:p>
    <w:p w:rsidR="00000000" w:rsidDel="00000000" w:rsidP="00000000" w:rsidRDefault="00000000" w:rsidRPr="00000000" w14:paraId="00002D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89-90,A cursed family’s tragic history is revealed, and the players must uncover the connection between their fate and a hidden artifact.</w:t>
      </w:r>
    </w:p>
    <w:p w:rsidR="00000000" w:rsidDel="00000000" w:rsidP="00000000" w:rsidRDefault="00000000" w:rsidRPr="00000000" w14:paraId="00002D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91-92,A powerful magical entity offers to grant one wish to each player, but the wishes come with unforeseen and disastrous consequences.</w:t>
      </w:r>
    </w:p>
    <w:p w:rsidR="00000000" w:rsidDel="00000000" w:rsidP="00000000" w:rsidRDefault="00000000" w:rsidRPr="00000000" w14:paraId="00002D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93-94,An artifact capable of controlling minds is discovered, and the players must prevent its use by a sinister faction.</w:t>
      </w:r>
    </w:p>
    <w:p w:rsidR="00000000" w:rsidDel="00000000" w:rsidP="00000000" w:rsidRDefault="00000000" w:rsidRPr="00000000" w14:paraId="00002D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95-96,A series of enigmatic symbols begins appearing around a city, leading to the unearthing of an ancient, forbidden cult.</w:t>
      </w:r>
    </w:p>
    <w:p w:rsidR="00000000" w:rsidDel="00000000" w:rsidP="00000000" w:rsidRDefault="00000000" w:rsidRPr="00000000" w14:paraId="00002D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97-98,The players are invited to a secluded estate where a twisted game is played involving eldritch horrors and dark secrets.</w:t>
      </w:r>
    </w:p>
    <w:p w:rsidR="00000000" w:rsidDel="00000000" w:rsidP="00000000" w:rsidRDefault="00000000" w:rsidRPr="00000000" w14:paraId="00002D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99-00,An artifact of immense power causes temporal distortions, with each use bringing the players closer to a catastrophic future.</w:t>
      </w:r>
    </w:p>
    <w:p w:rsidR="00000000" w:rsidDel="00000000" w:rsidP="00000000" w:rsidRDefault="00000000" w:rsidRPr="00000000" w14:paraId="00002D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 Morbid Summation:</w:t>
      </w:r>
    </w:p>
    <w:p w:rsidR="00000000" w:rsidDel="00000000" w:rsidP="00000000" w:rsidRDefault="00000000" w:rsidRPr="00000000" w14:paraId="00002DB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 live on the edge of a universe teeming with horrors too vast for the mind to grasp. The very laws we hold dear are fragile constructs, ready to crumble beneath the weight of ancient truths.” — H.P. Lovecraft, The Call of Cthulhu</w:t>
      </w:r>
    </w:p>
    <w:p w:rsidR="00000000" w:rsidDel="00000000" w:rsidP="00000000" w:rsidRDefault="00000000" w:rsidRPr="00000000" w14:paraId="00002D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“There are doors to other worlds, dark and forgotten, behind which the nameless, the ageless, and the undying wait. Our folly is thinking we can control what is beyond our understanding.” — Robert W. Chambers, The King in Yellow</w:t>
      </w:r>
    </w:p>
    <w:p w:rsidR="00000000" w:rsidDel="00000000" w:rsidP="00000000" w:rsidRDefault="00000000" w:rsidRPr="00000000" w14:paraId="00002DB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sun never rises in the land of the Old Ones, nor does it set. For they are eternal, and our lives are but fleeting moments in their cosmic theater, puppets pulling at the strings of time and madness.” — August Derleth, The Lurker at the Threshold</w:t>
      </w:r>
    </w:p>
    <w:p w:rsidR="00000000" w:rsidDel="00000000" w:rsidP="00000000" w:rsidRDefault="00000000" w:rsidRPr="00000000" w14:paraId="00002D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Transition to the Second Half:</w:t>
      </w:r>
    </w:p>
    <w:p w:rsidR="00000000" w:rsidDel="00000000" w:rsidP="00000000" w:rsidRDefault="00000000" w:rsidRPr="00000000" w14:paraId="00002D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B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rsidR="00000000" w:rsidDel="00000000" w:rsidP="00000000" w:rsidRDefault="00000000" w:rsidRPr="00000000" w14:paraId="00002D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origins of the beings that defy our understanding. The more you uncover, the more you will wish you hadn’t.</w:t>
      </w:r>
    </w:p>
    <w:p w:rsidR="00000000" w:rsidDel="00000000" w:rsidP="00000000" w:rsidRDefault="00000000" w:rsidRPr="00000000" w14:paraId="00002D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Overview of Equipment</w:t>
      </w:r>
    </w:p>
    <w:p w:rsidR="00000000" w:rsidDel="00000000" w:rsidP="00000000" w:rsidRDefault="00000000" w:rsidRPr="00000000" w14:paraId="00002D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Essential Gear: In a cosmic horror setting like The Harrowing Truth, equipment is not only about weapons and armor but also tools for survival, occult research, and even sanity preservation. Players must navigate a world where their gear is both essential for physical survival and a means of holding onto their mental and emotional stability.</w:t>
      </w:r>
    </w:p>
    <w:p w:rsidR="00000000" w:rsidDel="00000000" w:rsidP="00000000" w:rsidRDefault="00000000" w:rsidRPr="00000000" w14:paraId="00002DD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Rarity and Power: Many items in the game are rare and come with significant risks attached. The rarity of magical and technological items makes them highly sought after, but using them often comes with consequences, both physical and psychological. From ancient eldritch relics to quantum devices that alter reality, the equipment in The Harrowing Truth ranges from the mundane to the terrifyingly powerful.</w:t>
      </w:r>
    </w:p>
    <w:p w:rsidR="00000000" w:rsidDel="00000000" w:rsidP="00000000" w:rsidRDefault="00000000" w:rsidRPr="00000000" w14:paraId="00002D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Combat-Oriented Items: Not all equipment is directly related to combat, but it is all necessary to confront the horrors that await the characters. Weapons, armor, medical supplies, and even items that protect against mental and metaphysical threats are crucial for players as they venture into the unknown.</w:t>
      </w:r>
    </w:p>
    <w:p w:rsidR="00000000" w:rsidDel="00000000" w:rsidP="00000000" w:rsidRDefault="00000000" w:rsidRPr="00000000" w14:paraId="00002D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D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Weapons and Damage Types</w:t>
      </w:r>
    </w:p>
    <w:p w:rsidR="00000000" w:rsidDel="00000000" w:rsidP="00000000" w:rsidRDefault="00000000" w:rsidRPr="00000000" w14:paraId="00002DE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E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DF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2E0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0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Categories:</w:t>
      </w:r>
    </w:p>
    <w:p w:rsidR="00000000" w:rsidDel="00000000" w:rsidP="00000000" w:rsidRDefault="00000000" w:rsidRPr="00000000" w14:paraId="00002E1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Melee Weapons: Melee weapons in this world come in many forms, from standard knives and axes to eldritch-infused blades that can sever the fabric of reality itself.</w:t>
      </w:r>
    </w:p>
    <w:p w:rsidR="00000000" w:rsidDel="00000000" w:rsidP="00000000" w:rsidRDefault="00000000" w:rsidRPr="00000000" w14:paraId="00002E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Ranged Weapons: Firearms are a common form of ranged weaponry, though many are specialized for combating the strange entities that haunt the world. These include everything from modified handguns to energy rifles and crossbows with arcane modifications.</w:t>
      </w:r>
    </w:p>
    <w:p w:rsidR="00000000" w:rsidDel="00000000" w:rsidP="00000000" w:rsidRDefault="00000000" w:rsidRPr="00000000" w14:paraId="00002E1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Occult Weapons: Special weapons designed for combating or controlling supernatural forces, such as wands, staffs, and enchanted blades, often play a role in both combat and ritualistic magic.</w:t>
      </w:r>
    </w:p>
    <w:p w:rsidR="00000000" w:rsidDel="00000000" w:rsidP="00000000" w:rsidRDefault="00000000" w:rsidRPr="00000000" w14:paraId="00002E1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Types:</w:t>
      </w:r>
    </w:p>
    <w:p w:rsidR="00000000" w:rsidDel="00000000" w:rsidP="00000000" w:rsidRDefault="00000000" w:rsidRPr="00000000" w14:paraId="00002E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Physical Damage: Standard melee and ranged attacks that cause direct damage to the target.</w:t>
      </w:r>
    </w:p>
    <w:p w:rsidR="00000000" w:rsidDel="00000000" w:rsidP="00000000" w:rsidRDefault="00000000" w:rsidRPr="00000000" w14:paraId="00002E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Psychic Damage: Damage caused by mental attacks, illusions, or curses that harm the mind rather than the body.</w:t>
      </w:r>
    </w:p>
    <w:p w:rsidR="00000000" w:rsidDel="00000000" w:rsidP="00000000" w:rsidRDefault="00000000" w:rsidRPr="00000000" w14:paraId="00002E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Eldritch Damage: Caused by weapons, creatures, or phenomena that defy physical and mental laws, dealing damage that is often incomprehensible and difficult to track.</w:t>
      </w:r>
    </w:p>
    <w:p w:rsidR="00000000" w:rsidDel="00000000" w:rsidP="00000000" w:rsidRDefault="00000000" w:rsidRPr="00000000" w14:paraId="00002E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Magical Damage: Damage dealt by magical spells, rituals, or enchanted items. This damage can vary in nature, depending on the school of magic used, and often has secondary effects, such as debuffing the target or causing long-term instability.</w:t>
      </w:r>
    </w:p>
    <w:p w:rsidR="00000000" w:rsidDel="00000000" w:rsidP="00000000" w:rsidRDefault="00000000" w:rsidRPr="00000000" w14:paraId="00002E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2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Armor and Protection</w:t>
      </w:r>
    </w:p>
    <w:p w:rsidR="00000000" w:rsidDel="00000000" w:rsidP="00000000" w:rsidRDefault="00000000" w:rsidRPr="00000000" w14:paraId="00002E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Armor Types: Armor in The Harrowing Truth is just as varied as the weapons, with each piece of armor offering unique protections and drawbacks. Armor can range from traditional bulletproof vests to magical wards or even cursed items that offer both defense and peril.</w:t>
      </w:r>
    </w:p>
    <w:p w:rsidR="00000000" w:rsidDel="00000000" w:rsidP="00000000" w:rsidRDefault="00000000" w:rsidRPr="00000000" w14:paraId="00002E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Physical Armor: Includes standard armor like plate mail, bulletproof vests, and tactical gear.</w:t>
      </w:r>
    </w:p>
    <w:p w:rsidR="00000000" w:rsidDel="00000000" w:rsidP="00000000" w:rsidRDefault="00000000" w:rsidRPr="00000000" w14:paraId="00002E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Magical Armor: Shields, enchanted cloaks, and other magical forms of protection that absorb damage or protect against spells and psychic attacks.</w:t>
      </w:r>
    </w:p>
    <w:p w:rsidR="00000000" w:rsidDel="00000000" w:rsidP="00000000" w:rsidRDefault="00000000" w:rsidRPr="00000000" w14:paraId="00002E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Eldritch Armor: Gear imbued with cosmic powers that grant otherworldly protection at the risk of madness, such as helmets that allow the wearer to see beyond the veil at the cost of their sanity.</w:t>
      </w:r>
    </w:p>
    <w:p w:rsidR="00000000" w:rsidDel="00000000" w:rsidP="00000000" w:rsidRDefault="00000000" w:rsidRPr="00000000" w14:paraId="00002E3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3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3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Item Creation and Crafting</w:t>
      </w:r>
    </w:p>
    <w:p w:rsidR="00000000" w:rsidDel="00000000" w:rsidP="00000000" w:rsidRDefault="00000000" w:rsidRPr="00000000" w14:paraId="00002E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rsidR="00000000" w:rsidDel="00000000" w:rsidP="00000000" w:rsidRDefault="00000000" w:rsidRPr="00000000" w14:paraId="00002E3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Crafting Rules: To craft an item, the character must possess the necessary skills and materials. The process varies depending on the complexity of the item, with rare and powerful items requiring both high-level knowledge and potentially dangerous rituals.</w:t>
      </w:r>
    </w:p>
    <w:p w:rsidR="00000000" w:rsidDel="00000000" w:rsidP="00000000" w:rsidRDefault="00000000" w:rsidRPr="00000000" w14:paraId="00002E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Step 1: Gather Materials: Depending on the item, this could be anything from metal and leather for mundane gear to eldritch relics, magical ingredients, or even components from otherworldly beings.</w:t>
      </w:r>
    </w:p>
    <w:p w:rsidR="00000000" w:rsidDel="00000000" w:rsidP="00000000" w:rsidRDefault="00000000" w:rsidRPr="00000000" w14:paraId="00002E3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Step 2: Design and Preparation: Characters must create blueprints or magical sigils, aligning the crafting process with their knowledge of mechanics, magic, or both.</w:t>
      </w:r>
    </w:p>
    <w:p w:rsidR="00000000" w:rsidDel="00000000" w:rsidP="00000000" w:rsidRDefault="00000000" w:rsidRPr="00000000" w14:paraId="00002E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Step 3: Crafting and Enchantment: Depending on the nature of the item, this step may involve physical assembly or an actual ritual or enchanting process to imbue the item with its desired properties.</w:t>
      </w:r>
    </w:p>
    <w:p w:rsidR="00000000" w:rsidDel="00000000" w:rsidP="00000000" w:rsidRDefault="00000000" w:rsidRPr="00000000" w14:paraId="00002E3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Crafting Costs: Rare materials, special tools, or unique components are often required for powerful items. Additionally, some crafting processes may involve sacrificing sanity or vitality, as tampering with eldritch powers can have unforeseen consequences.</w:t>
      </w:r>
    </w:p>
    <w:p w:rsidR="00000000" w:rsidDel="00000000" w:rsidP="00000000" w:rsidRDefault="00000000" w:rsidRPr="00000000" w14:paraId="00002E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 A character wishing to create a weapon imbued with magical powers may need to first uncover a fragment of an ancient tome or secure a piece of a rare entity’s essence.</w:t>
      </w:r>
    </w:p>
    <w:p w:rsidR="00000000" w:rsidDel="00000000" w:rsidP="00000000" w:rsidRDefault="00000000" w:rsidRPr="00000000" w14:paraId="00002E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w:t>
        <w:tab/>
        <w:t xml:space="preserve">Equipment Customization and Modifications</w:t>
      </w:r>
    </w:p>
    <w:p w:rsidR="00000000" w:rsidDel="00000000" w:rsidP="00000000" w:rsidRDefault="00000000" w:rsidRPr="00000000" w14:paraId="00002E4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Customization: One of the key features of The Harrowing Truth is the ability to modify and customize items. This can be done by adding enhancements to weapons, altering armor for specific needs, or even creating hybrid magical-technological devices.</w:t>
      </w:r>
    </w:p>
    <w:p w:rsidR="00000000" w:rsidDel="00000000" w:rsidP="00000000" w:rsidRDefault="00000000" w:rsidRPr="00000000" w14:paraId="00002E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Modifications:</w:t>
      </w:r>
    </w:p>
    <w:p w:rsidR="00000000" w:rsidDel="00000000" w:rsidP="00000000" w:rsidRDefault="00000000" w:rsidRPr="00000000" w14:paraId="00002E4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Technomancy Modifications: Items that combine magical and technological components, such as enchanted firearms or self-healing armor.</w:t>
      </w:r>
    </w:p>
    <w:p w:rsidR="00000000" w:rsidDel="00000000" w:rsidP="00000000" w:rsidRDefault="00000000" w:rsidRPr="00000000" w14:paraId="00002E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Eldritch Modifications: Infusing mundane items with eldritch energy, imbuing them with unnatural abilities but at the risk of attracting the attention of cosmic horrors.</w:t>
      </w:r>
    </w:p>
    <w:p w:rsidR="00000000" w:rsidDel="00000000" w:rsidP="00000000" w:rsidRDefault="00000000" w:rsidRPr="00000000" w14:paraId="00002E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Psychic Modifications: Enhancing items with psychic energy to influence the mind of the user or enemies, including mind-control devices or telepathic amplifiers.</w:t>
      </w:r>
    </w:p>
    <w:p w:rsidR="00000000" w:rsidDel="00000000" w:rsidP="00000000" w:rsidRDefault="00000000" w:rsidRPr="00000000" w14:paraId="00002E4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4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4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4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4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4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4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4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Equipment, Adventuring Gear, and Weapons</w:t>
      </w:r>
    </w:p>
    <w:p w:rsidR="00000000" w:rsidDel="00000000" w:rsidP="00000000" w:rsidRDefault="00000000" w:rsidRPr="00000000" w14:paraId="00002E5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rsidR="00000000" w:rsidDel="00000000" w:rsidP="00000000" w:rsidRDefault="00000000" w:rsidRPr="00000000" w14:paraId="00002E5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This section provides an overview of the items, weapons, and gear your character might carry, as well as their effects on gameplay. Every item serves a purpose, whether it’s practical, defensive, or tied to the game’s atmosphere of tension and resource management.</w:t>
      </w:r>
    </w:p>
    <w:p w:rsidR="00000000" w:rsidDel="00000000" w:rsidP="00000000" w:rsidRDefault="00000000" w:rsidRPr="00000000" w14:paraId="00002E6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Categories of Equipment</w:t>
      </w:r>
    </w:p>
    <w:p w:rsidR="00000000" w:rsidDel="00000000" w:rsidP="00000000" w:rsidRDefault="00000000" w:rsidRPr="00000000" w14:paraId="00002E6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Equipment in The Harrowing Truth is divided into the following categories:</w:t>
      </w:r>
    </w:p>
    <w:p w:rsidR="00000000" w:rsidDel="00000000" w:rsidP="00000000" w:rsidRDefault="00000000" w:rsidRPr="00000000" w14:paraId="00002E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Weapons: Tools of combat, ranging from improvised weapons to firearms and explosives.</w:t>
      </w:r>
    </w:p>
    <w:p w:rsidR="00000000" w:rsidDel="00000000" w:rsidP="00000000" w:rsidRDefault="00000000" w:rsidRPr="00000000" w14:paraId="00002E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Adventuring Gear: Utility items like flashlights, rope, first aid kits, and maps, essential for exploration and survival.</w:t>
      </w:r>
    </w:p>
    <w:p w:rsidR="00000000" w:rsidDel="00000000" w:rsidP="00000000" w:rsidRDefault="00000000" w:rsidRPr="00000000" w14:paraId="00002E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Occult Items: Artifacts and tools tied to supernatural or arcane practices, with unique effects and risks.</w:t>
      </w:r>
    </w:p>
    <w:p w:rsidR="00000000" w:rsidDel="00000000" w:rsidP="00000000" w:rsidRDefault="00000000" w:rsidRPr="00000000" w14:paraId="00002E6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Consumables: Items that are used once, such as food, water, medical supplies, or ammunition.</w:t>
      </w:r>
    </w:p>
    <w:p w:rsidR="00000000" w:rsidDel="00000000" w:rsidP="00000000" w:rsidRDefault="00000000" w:rsidRPr="00000000" w14:paraId="00002E6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Personal Effects: Non-essential items that add flavor or narrative hooks to your character, such as a family photo or a memento from their past.</w:t>
      </w:r>
    </w:p>
    <w:p w:rsidR="00000000" w:rsidDel="00000000" w:rsidP="00000000" w:rsidRDefault="00000000" w:rsidRPr="00000000" w14:paraId="00002E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6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 Weapons</w:t>
      </w:r>
    </w:p>
    <w:p w:rsidR="00000000" w:rsidDel="00000000" w:rsidP="00000000" w:rsidRDefault="00000000" w:rsidRPr="00000000" w14:paraId="00002E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6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Weapons are often a character’s last line of defense against both human and inhuman threats. However, combat in The Harrowing Truth is always risky, and using weapons effectively requires skill and planning.</w:t>
      </w:r>
    </w:p>
    <w:p w:rsidR="00000000" w:rsidDel="00000000" w:rsidP="00000000" w:rsidRDefault="00000000" w:rsidRPr="00000000" w14:paraId="00002E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6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Classes</w:t>
      </w:r>
    </w:p>
    <w:p w:rsidR="00000000" w:rsidDel="00000000" w:rsidP="00000000" w:rsidRDefault="00000000" w:rsidRPr="00000000" w14:paraId="00002E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7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Melee Weapons</w:t>
      </w:r>
    </w:p>
    <w:p w:rsidR="00000000" w:rsidDel="00000000" w:rsidP="00000000" w:rsidRDefault="00000000" w:rsidRPr="00000000" w14:paraId="00002E7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weapons are for close-quarters combat. They’re often improvised, but some characters may have access to more specialized tools.</w:t>
      </w:r>
    </w:p>
    <w:p w:rsidR="00000000" w:rsidDel="00000000" w:rsidP="00000000" w:rsidRDefault="00000000" w:rsidRPr="00000000" w14:paraId="00002E7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Crowbars, knives, baseball bats, axes.</w:t>
      </w:r>
    </w:p>
    <w:p w:rsidR="00000000" w:rsidDel="00000000" w:rsidP="00000000" w:rsidRDefault="00000000" w:rsidRPr="00000000" w14:paraId="00002E7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1d6 to 1d8 (plus STR modifier).</w:t>
      </w:r>
    </w:p>
    <w:p w:rsidR="00000000" w:rsidDel="00000000" w:rsidP="00000000" w:rsidRDefault="00000000" w:rsidRPr="00000000" w14:paraId="00002E7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Ranged Weapons</w:t>
      </w:r>
    </w:p>
    <w:p w:rsidR="00000000" w:rsidDel="00000000" w:rsidP="00000000" w:rsidRDefault="00000000" w:rsidRPr="00000000" w14:paraId="00002E7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Ranged weapons provide distance from threats but rely on ammunition and maintenance.</w:t>
      </w:r>
    </w:p>
    <w:p w:rsidR="00000000" w:rsidDel="00000000" w:rsidP="00000000" w:rsidRDefault="00000000" w:rsidRPr="00000000" w14:paraId="00002E7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Handguns, rifles, shotguns, crossbows.</w:t>
      </w:r>
    </w:p>
    <w:p w:rsidR="00000000" w:rsidDel="00000000" w:rsidP="00000000" w:rsidRDefault="00000000" w:rsidRPr="00000000" w14:paraId="00002E7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1d8 to 1d12 (plus DEX modifier).</w:t>
      </w:r>
    </w:p>
    <w:p w:rsidR="00000000" w:rsidDel="00000000" w:rsidP="00000000" w:rsidRDefault="00000000" w:rsidRPr="00000000" w14:paraId="00002E7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Improvised Weapons</w:t>
      </w:r>
    </w:p>
    <w:p w:rsidR="00000000" w:rsidDel="00000000" w:rsidP="00000000" w:rsidRDefault="00000000" w:rsidRPr="00000000" w14:paraId="00002E7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resources are scarce, anything can become a weapon. These items are often less effective but can still be deadly in desperate situations.</w:t>
      </w:r>
    </w:p>
    <w:p w:rsidR="00000000" w:rsidDel="00000000" w:rsidP="00000000" w:rsidRDefault="00000000" w:rsidRPr="00000000" w14:paraId="00002E7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Broken bottles, chair legs, bricks.</w:t>
      </w:r>
    </w:p>
    <w:p w:rsidR="00000000" w:rsidDel="00000000" w:rsidP="00000000" w:rsidRDefault="00000000" w:rsidRPr="00000000" w14:paraId="00002E7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1d4 to 1d6 (no modifiers).</w:t>
      </w:r>
    </w:p>
    <w:p w:rsidR="00000000" w:rsidDel="00000000" w:rsidP="00000000" w:rsidRDefault="00000000" w:rsidRPr="00000000" w14:paraId="00002E7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Explosives</w:t>
      </w:r>
    </w:p>
    <w:p w:rsidR="00000000" w:rsidDel="00000000" w:rsidP="00000000" w:rsidRDefault="00000000" w:rsidRPr="00000000" w14:paraId="00002E7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High-risk, high-reward items capable of causing widespread damage.</w:t>
      </w:r>
    </w:p>
    <w:p w:rsidR="00000000" w:rsidDel="00000000" w:rsidP="00000000" w:rsidRDefault="00000000" w:rsidRPr="00000000" w14:paraId="00002E7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Examples: Molotov cocktails, grenades.</w:t>
      </w:r>
    </w:p>
    <w:p w:rsidR="00000000" w:rsidDel="00000000" w:rsidP="00000000" w:rsidRDefault="00000000" w:rsidRPr="00000000" w14:paraId="00002E7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Range: 2d10 to 3d10 (area of effect).</w:t>
      </w:r>
    </w:p>
    <w:p w:rsidR="00000000" w:rsidDel="00000000" w:rsidP="00000000" w:rsidRDefault="00000000" w:rsidRPr="00000000" w14:paraId="00002E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8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 Examples Table:</w:t>
      </w:r>
    </w:p>
    <w:p w:rsidR="00000000" w:rsidDel="00000000" w:rsidP="00000000" w:rsidRDefault="00000000" w:rsidRPr="00000000" w14:paraId="00002E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8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Type</w:t>
        <w:tab/>
        <w:t xml:space="preserve">Damage</w:t>
        <w:tab/>
        <w:t xml:space="preserve">Special Properties</w:t>
        <w:tab/>
        <w:t xml:space="preserve">Ammo/Use</w:t>
      </w:r>
    </w:p>
    <w:p w:rsidR="00000000" w:rsidDel="00000000" w:rsidP="00000000" w:rsidRDefault="00000000" w:rsidRPr="00000000" w14:paraId="00002E8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Knife</w:t>
        <w:tab/>
        <w:t xml:space="preserve">Melee</w:t>
        <w:tab/>
        <w:t xml:space="preserve">1d6 + STR</w:t>
        <w:tab/>
        <w:t xml:space="preserve">Small, concealable</w:t>
        <w:tab/>
        <w:t xml:space="preserve">N/A</w:t>
      </w:r>
    </w:p>
    <w:p w:rsidR="00000000" w:rsidDel="00000000" w:rsidP="00000000" w:rsidRDefault="00000000" w:rsidRPr="00000000" w14:paraId="00002E8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Revolver</w:t>
        <w:tab/>
        <w:t xml:space="preserve">Ranged</w:t>
        <w:tab/>
        <w:t xml:space="preserve">1d8 + DEX</w:t>
        <w:tab/>
        <w:t xml:space="preserve">Reliable, limited capacity</w:t>
        <w:tab/>
        <w:t xml:space="preserve">6 shots</w:t>
      </w:r>
    </w:p>
    <w:p w:rsidR="00000000" w:rsidDel="00000000" w:rsidP="00000000" w:rsidRDefault="00000000" w:rsidRPr="00000000" w14:paraId="00002E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Shotgun</w:t>
        <w:tab/>
        <w:t xml:space="preserve">Ranged</w:t>
        <w:tab/>
        <w:t xml:space="preserve">1d10 + DEX</w:t>
        <w:tab/>
        <w:t xml:space="preserve">High damage, short range</w:t>
        <w:tab/>
        <w:t xml:space="preserve">2 shells</w:t>
      </w:r>
    </w:p>
    <w:p w:rsidR="00000000" w:rsidDel="00000000" w:rsidP="00000000" w:rsidRDefault="00000000" w:rsidRPr="00000000" w14:paraId="00002E8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Molotov Cocktail</w:t>
        <w:tab/>
        <w:t xml:space="preserve">Explosive</w:t>
        <w:tab/>
        <w:t xml:space="preserve">2d10</w:t>
        <w:tab/>
        <w:t xml:space="preserve">Area of effect, risk of self-harm</w:t>
        <w:tab/>
        <w:t xml:space="preserve">1 use</w:t>
      </w:r>
    </w:p>
    <w:p w:rsidR="00000000" w:rsidDel="00000000" w:rsidP="00000000" w:rsidRDefault="00000000" w:rsidRPr="00000000" w14:paraId="00002E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Crowbar</w:t>
        <w:tab/>
        <w:t xml:space="preserve">Melee</w:t>
        <w:tab/>
        <w:t xml:space="preserve">1d8 + STR</w:t>
        <w:tab/>
        <w:t xml:space="preserve">Durable, useful as a tool</w:t>
        <w:tab/>
        <w:t xml:space="preserve">N/A</w:t>
      </w:r>
    </w:p>
    <w:p w:rsidR="00000000" w:rsidDel="00000000" w:rsidP="00000000" w:rsidRDefault="00000000" w:rsidRPr="00000000" w14:paraId="00002E8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Adventuring Gear</w:t>
      </w:r>
    </w:p>
    <w:p w:rsidR="00000000" w:rsidDel="00000000" w:rsidP="00000000" w:rsidRDefault="00000000" w:rsidRPr="00000000" w14:paraId="00002E8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in The Harrowing Truth often hinges on the utility of the gear your character carries. Proper preparation can help players navigate dangerous environments, solve puzzles, or improvise solutions to unexpected problems.</w:t>
      </w:r>
    </w:p>
    <w:p w:rsidR="00000000" w:rsidDel="00000000" w:rsidP="00000000" w:rsidRDefault="00000000" w:rsidRPr="00000000" w14:paraId="00002E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8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Description</w:t>
        <w:tab/>
        <w:t xml:space="preserve">Use</w:t>
      </w:r>
    </w:p>
    <w:p w:rsidR="00000000" w:rsidDel="00000000" w:rsidP="00000000" w:rsidRDefault="00000000" w:rsidRPr="00000000" w14:paraId="00002E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Flashlight</w:t>
        <w:tab/>
        <w:t xml:space="preserve">Illuminates dark areas. Batteries required.</w:t>
        <w:tab/>
        <w:t xml:space="preserve">Reduces stealth penalties in darkness but may attract attention.</w:t>
      </w:r>
    </w:p>
    <w:p w:rsidR="00000000" w:rsidDel="00000000" w:rsidP="00000000" w:rsidRDefault="00000000" w:rsidRPr="00000000" w14:paraId="00002E9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Rope (50 ft)</w:t>
        <w:tab/>
        <w:t xml:space="preserve">Essential for climbing, securing objects, or creating makeshift traps.</w:t>
        <w:tab/>
        <w:t xml:space="preserve">Grants bonuses to climbing checks or creative problem-solving.</w:t>
      </w:r>
    </w:p>
    <w:p w:rsidR="00000000" w:rsidDel="00000000" w:rsidP="00000000" w:rsidRDefault="00000000" w:rsidRPr="00000000" w14:paraId="00002E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Contains bandages, antiseptics, and basic medical tools.</w:t>
        <w:tab/>
        <w:t xml:space="preserve">Heals 1d8 HP with successful Medicine check.</w:t>
      </w:r>
    </w:p>
    <w:p w:rsidR="00000000" w:rsidDel="00000000" w:rsidP="00000000" w:rsidRDefault="00000000" w:rsidRPr="00000000" w14:paraId="00002E9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Lockpicks</w:t>
        <w:tab/>
        <w:t xml:space="preserve">A set of tools for bypassing locks.</w:t>
        <w:tab/>
        <w:t xml:space="preserve">Grants bonus to Locksmith or Stealth checks.</w:t>
      </w:r>
    </w:p>
    <w:p w:rsidR="00000000" w:rsidDel="00000000" w:rsidP="00000000" w:rsidRDefault="00000000" w:rsidRPr="00000000" w14:paraId="00002E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Gas Mask</w:t>
        <w:tab/>
        <w:t xml:space="preserve">Protects against airborne toxins or gas.</w:t>
        <w:tab/>
        <w:t xml:space="preserve">Negates environmental damage from specific hazards.</w:t>
      </w:r>
    </w:p>
    <w:p w:rsidR="00000000" w:rsidDel="00000000" w:rsidP="00000000" w:rsidRDefault="00000000" w:rsidRPr="00000000" w14:paraId="00002E9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Occult Items</w:t>
      </w:r>
    </w:p>
    <w:p w:rsidR="00000000" w:rsidDel="00000000" w:rsidP="00000000" w:rsidRDefault="00000000" w:rsidRPr="00000000" w14:paraId="00002E9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Occult items are rare and dangerous, often carrying risks as well as benefits. These artifacts might grant a temporary boon, allow access to forbidden knowledge, or shield against supernatural entities—but at a cost.</w:t>
      </w:r>
    </w:p>
    <w:p w:rsidR="00000000" w:rsidDel="00000000" w:rsidP="00000000" w:rsidRDefault="00000000" w:rsidRPr="00000000" w14:paraId="00002E9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Effect</w:t>
        <w:tab/>
        <w:t xml:space="preserve">Risk/Drawback</w:t>
      </w:r>
    </w:p>
    <w:p w:rsidR="00000000" w:rsidDel="00000000" w:rsidP="00000000" w:rsidRDefault="00000000" w:rsidRPr="00000000" w14:paraId="00002E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Protective Amulet</w:t>
        <w:tab/>
        <w:t xml:space="preserve">Reduces SAN loss from witnessing minor supernatural events.</w:t>
        <w:tab/>
        <w:t xml:space="preserve">Loses effectiveness after prolonged use.</w:t>
      </w:r>
    </w:p>
    <w:p w:rsidR="00000000" w:rsidDel="00000000" w:rsidP="00000000" w:rsidRDefault="00000000" w:rsidRPr="00000000" w14:paraId="00002E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Ritual Dagger</w:t>
        <w:tab/>
        <w:t xml:space="preserve">Can be used to perform occult rituals or as a melee weapon.</w:t>
        <w:tab/>
        <w:t xml:space="preserve">May attract attention from eldritch forces.</w:t>
      </w:r>
    </w:p>
    <w:p w:rsidR="00000000" w:rsidDel="00000000" w:rsidP="00000000" w:rsidRDefault="00000000" w:rsidRPr="00000000" w14:paraId="00002E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Talisman of Binding</w:t>
        <w:tab/>
        <w:t xml:space="preserve">Temporarily immobilizes an eldritch creature.</w:t>
        <w:tab/>
        <w:t xml:space="preserve">High chance of ritual backfire on failure.</w:t>
      </w:r>
    </w:p>
    <w:p w:rsidR="00000000" w:rsidDel="00000000" w:rsidP="00000000" w:rsidRDefault="00000000" w:rsidRPr="00000000" w14:paraId="00002E9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5. Consumables</w:t>
      </w:r>
    </w:p>
    <w:p w:rsidR="00000000" w:rsidDel="00000000" w:rsidP="00000000" w:rsidRDefault="00000000" w:rsidRPr="00000000" w14:paraId="00002E9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Consumables are single-use items that must be carefully managed. They can provide healing, sustain the character in harsh environments, or serve as ammunition for weapons.</w:t>
      </w:r>
    </w:p>
    <w:p w:rsidR="00000000" w:rsidDel="00000000" w:rsidP="00000000" w:rsidRDefault="00000000" w:rsidRPr="00000000" w14:paraId="00002E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A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Consumable</w:t>
        <w:tab/>
        <w:t xml:space="preserve">Description</w:t>
        <w:tab/>
        <w:t xml:space="preserve">Effect</w:t>
      </w:r>
    </w:p>
    <w:p w:rsidR="00000000" w:rsidDel="00000000" w:rsidP="00000000" w:rsidRDefault="00000000" w:rsidRPr="00000000" w14:paraId="00002EA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Canned Food</w:t>
        <w:tab/>
        <w:t xml:space="preserve">Basic sustenance.</w:t>
        <w:tab/>
        <w:t xml:space="preserve">Prevents penalties from hunger.</w:t>
      </w:r>
    </w:p>
    <w:p w:rsidR="00000000" w:rsidDel="00000000" w:rsidP="00000000" w:rsidRDefault="00000000" w:rsidRPr="00000000" w14:paraId="00002E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Water Flask</w:t>
        <w:tab/>
        <w:t xml:space="preserve">Essential for survival.</w:t>
        <w:tab/>
        <w:t xml:space="preserve">Prevents penalties from dehydration.</w:t>
      </w:r>
    </w:p>
    <w:p w:rsidR="00000000" w:rsidDel="00000000" w:rsidP="00000000" w:rsidRDefault="00000000" w:rsidRPr="00000000" w14:paraId="00002EA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Ammo (Pistol)</w:t>
        <w:tab/>
        <w:t xml:space="preserve">Bullets for firearms.</w:t>
        <w:tab/>
        <w:t xml:space="preserve">Required for ranged combat.</w:t>
      </w:r>
    </w:p>
    <w:p w:rsidR="00000000" w:rsidDel="00000000" w:rsidP="00000000" w:rsidRDefault="00000000" w:rsidRPr="00000000" w14:paraId="00002EA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A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6. Personal Effects</w:t>
      </w:r>
    </w:p>
    <w:p w:rsidR="00000000" w:rsidDel="00000000" w:rsidP="00000000" w:rsidRDefault="00000000" w:rsidRPr="00000000" w14:paraId="00002EA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A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While not strictly mechanical, personal items help flesh out your character’s backstory and provide narrative hooks for the GM to incorporate. Examples include:</w:t>
      </w:r>
    </w:p>
    <w:p w:rsidR="00000000" w:rsidDel="00000000" w:rsidP="00000000" w:rsidRDefault="00000000" w:rsidRPr="00000000" w14:paraId="00002E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photograph of a loved one.</w:t>
      </w:r>
    </w:p>
    <w:p w:rsidR="00000000" w:rsidDel="00000000" w:rsidP="00000000" w:rsidRDefault="00000000" w:rsidRPr="00000000" w14:paraId="00002E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journal containing cryptic notes.</w:t>
      </w:r>
    </w:p>
    <w:p w:rsidR="00000000" w:rsidDel="00000000" w:rsidP="00000000" w:rsidRDefault="00000000" w:rsidRPr="00000000" w14:paraId="00002EA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A broken pocket watch tied to a traumatic memory.</w:t>
      </w:r>
    </w:p>
    <w:p w:rsidR="00000000" w:rsidDel="00000000" w:rsidP="00000000" w:rsidRDefault="00000000" w:rsidRPr="00000000" w14:paraId="00002EA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A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These items can serve as reminders of your character’s humanity or become central to their descent into madness.</w:t>
      </w:r>
    </w:p>
    <w:p w:rsidR="00000000" w:rsidDel="00000000" w:rsidP="00000000" w:rsidRDefault="00000000" w:rsidRPr="00000000" w14:paraId="00002EA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B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7. Managing Inventory</w:t>
      </w:r>
    </w:p>
    <w:p w:rsidR="00000000" w:rsidDel="00000000" w:rsidP="00000000" w:rsidRDefault="00000000" w:rsidRPr="00000000" w14:paraId="00002EB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rsidR="00000000" w:rsidDel="00000000" w:rsidP="00000000" w:rsidRDefault="00000000" w:rsidRPr="00000000" w14:paraId="00002EB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B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8. Resource Scarcity and Bartering</w:t>
      </w:r>
    </w:p>
    <w:p w:rsidR="00000000" w:rsidDel="00000000" w:rsidP="00000000" w:rsidRDefault="00000000" w:rsidRPr="00000000" w14:paraId="00002EB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B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Resources in The Harrowing Truth are scarce. Characters must frequently make tough decisions about what to carry, what to leave behind, and what risks to take for additional supplies.</w:t>
      </w:r>
    </w:p>
    <w:p w:rsidR="00000000" w:rsidDel="00000000" w:rsidP="00000000" w:rsidRDefault="00000000" w:rsidRPr="00000000" w14:paraId="00002E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Bartering: In the absence of a traditional economy, barter becomes a key mechanic. Items like ammunition, food, or medical supplies can be traded for tools, information, or safe passage.</w:t>
      </w:r>
    </w:p>
    <w:p w:rsidR="00000000" w:rsidDel="00000000" w:rsidP="00000000" w:rsidRDefault="00000000" w:rsidRPr="00000000" w14:paraId="00002EB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Improvisation: Many items can serve multiple purposes. A crowbar might be a weapon, a tool, or a lever to open locked doors.</w:t>
      </w:r>
    </w:p>
    <w:p w:rsidR="00000000" w:rsidDel="00000000" w:rsidP="00000000" w:rsidRDefault="00000000" w:rsidRPr="00000000" w14:paraId="00002EB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B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B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B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B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B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C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D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 Weapons</w:t>
      </w:r>
    </w:p>
    <w:p w:rsidR="00000000" w:rsidDel="00000000" w:rsidP="00000000" w:rsidRDefault="00000000" w:rsidRPr="00000000" w14:paraId="00002E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D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1.1. Melee Weapons by Era</w:t>
      </w:r>
    </w:p>
    <w:p w:rsidR="00000000" w:rsidDel="00000000" w:rsidP="00000000" w:rsidRDefault="00000000" w:rsidRPr="00000000" w14:paraId="00002E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D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Era</w:t>
        <w:tab/>
        <w:t xml:space="preserve">Damage</w:t>
        <w:tab/>
        <w:t xml:space="preserve">Special Properties</w:t>
        <w:tab/>
        <w:t xml:space="preserve">Notes</w:t>
      </w:r>
    </w:p>
    <w:p w:rsidR="00000000" w:rsidDel="00000000" w:rsidP="00000000" w:rsidRDefault="00000000" w:rsidRPr="00000000" w14:paraId="00002ED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Claymore</w:t>
        <w:tab/>
        <w:t xml:space="preserve">Historical</w:t>
        <w:tab/>
        <w:t xml:space="preserve">1d12 + STR</w:t>
        <w:tab/>
        <w:t xml:space="preserve">Two-handed; intimidates enemies</w:t>
        <w:tab/>
        <w:t xml:space="preserve">Heavy, often ceremonial.</w:t>
      </w:r>
    </w:p>
    <w:p w:rsidR="00000000" w:rsidDel="00000000" w:rsidP="00000000" w:rsidRDefault="00000000" w:rsidRPr="00000000" w14:paraId="00002E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Viking Axe</w:t>
        <w:tab/>
        <w:t xml:space="preserve">Historical</w:t>
        <w:tab/>
        <w:t xml:space="preserve">1d10 + STR</w:t>
        <w:tab/>
        <w:t xml:space="preserve">Durable; effective for splitting shields</w:t>
        <w:tab/>
        <w:t xml:space="preserve">A versatile weapon and tool.</w:t>
      </w:r>
    </w:p>
    <w:p w:rsidR="00000000" w:rsidDel="00000000" w:rsidP="00000000" w:rsidRDefault="00000000" w:rsidRPr="00000000" w14:paraId="00002ED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Rapier</w:t>
        <w:tab/>
        <w:t xml:space="preserve">Historical</w:t>
        <w:tab/>
        <w:t xml:space="preserve">1d8 + STR</w:t>
        <w:tab/>
        <w:t xml:space="preserve">+5 bonus to Parry rolls; lightweight</w:t>
        <w:tab/>
        <w:t xml:space="preserve">Designed for thrusting attacks.</w:t>
      </w:r>
    </w:p>
    <w:p w:rsidR="00000000" w:rsidDel="00000000" w:rsidP="00000000" w:rsidRDefault="00000000" w:rsidRPr="00000000" w14:paraId="00002ED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Bayonet (Rifle)</w:t>
        <w:tab/>
        <w:t xml:space="preserve">Historical/Modern</w:t>
        <w:tab/>
        <w:t xml:space="preserve">1d6 + STR</w:t>
        <w:tab/>
        <w:t xml:space="preserve">Can be affixed to rifles</w:t>
        <w:tab/>
        <w:t xml:space="preserve">Dual-use as a weapon and attachment.</w:t>
      </w:r>
    </w:p>
    <w:p w:rsidR="00000000" w:rsidDel="00000000" w:rsidP="00000000" w:rsidRDefault="00000000" w:rsidRPr="00000000" w14:paraId="00002ED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Ka-Bar Knife</w:t>
        <w:tab/>
        <w:t xml:space="preserve">Modern</w:t>
        <w:tab/>
        <w:t xml:space="preserve">1d6 + STR</w:t>
        <w:tab/>
        <w:t xml:space="preserve">Multipurpose combat knife; +2 to Stealth rolls</w:t>
        <w:tab/>
        <w:t xml:space="preserve">Standard issue for many military forces.</w:t>
      </w:r>
    </w:p>
    <w:p w:rsidR="00000000" w:rsidDel="00000000" w:rsidP="00000000" w:rsidRDefault="00000000" w:rsidRPr="00000000" w14:paraId="00002ED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Trench Club</w:t>
        <w:tab/>
        <w:t xml:space="preserve">Historical</w:t>
        <w:tab/>
        <w:t xml:space="preserve">1d8 + STR</w:t>
        <w:tab/>
        <w:t xml:space="preserve">Blunt, designed for breaking bone</w:t>
        <w:tab/>
        <w:t xml:space="preserve">Used in World War I trench warfare.</w:t>
      </w:r>
    </w:p>
    <w:p w:rsidR="00000000" w:rsidDel="00000000" w:rsidP="00000000" w:rsidRDefault="00000000" w:rsidRPr="00000000" w14:paraId="00002ED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Machete</w:t>
        <w:tab/>
        <w:t xml:space="preserve">Modern</w:t>
        <w:tab/>
        <w:t xml:space="preserve">1d8 + STR</w:t>
        <w:tab/>
        <w:t xml:space="preserve">Cuts through foliage; versatile survival tool</w:t>
        <w:tab/>
        <w:t xml:space="preserve">Essential for jungle exploration.</w:t>
      </w:r>
    </w:p>
    <w:p w:rsidR="00000000" w:rsidDel="00000000" w:rsidP="00000000" w:rsidRDefault="00000000" w:rsidRPr="00000000" w14:paraId="00002ED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Crowbar</w:t>
        <w:tab/>
        <w:t xml:space="preserve">Modern</w:t>
        <w:tab/>
        <w:t xml:space="preserve">1d8 + STR</w:t>
        <w:tab/>
        <w:t xml:space="preserve">Useful as a tool and weapon</w:t>
        <w:tab/>
        <w:t xml:space="preserve">Adds bonuses to forcing open barriers.</w:t>
      </w:r>
    </w:p>
    <w:p w:rsidR="00000000" w:rsidDel="00000000" w:rsidP="00000000" w:rsidRDefault="00000000" w:rsidRPr="00000000" w14:paraId="00002ED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Katana</w:t>
        <w:tab/>
        <w:t xml:space="preserve">Historical/Modern</w:t>
        <w:tab/>
        <w:t xml:space="preserve">1d10 + STR</w:t>
        <w:tab/>
        <w:t xml:space="preserve">Precision strikes; requires specialized skill to use</w:t>
        <w:tab/>
        <w:t xml:space="preserve">Iconic Japanese weapon.</w:t>
      </w:r>
    </w:p>
    <w:p w:rsidR="00000000" w:rsidDel="00000000" w:rsidP="00000000" w:rsidRDefault="00000000" w:rsidRPr="00000000" w14:paraId="00002ED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Laser Blade</w:t>
        <w:tab/>
        <w:t xml:space="preserve">Futuristic</w:t>
        <w:tab/>
        <w:t xml:space="preserve">1d12 + STR</w:t>
        <w:tab/>
        <w:t xml:space="preserve">Cuts through most materials; emits light</w:t>
        <w:tab/>
        <w:t xml:space="preserve">Requires a power source to function.</w:t>
      </w:r>
    </w:p>
    <w:p w:rsidR="00000000" w:rsidDel="00000000" w:rsidP="00000000" w:rsidRDefault="00000000" w:rsidRPr="00000000" w14:paraId="00002EE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Morning Star</w:t>
        <w:tab/>
        <w:t xml:space="preserve">Historical</w:t>
        <w:tab/>
        <w:t xml:space="preserve">1d8 + STR</w:t>
        <w:tab/>
        <w:t xml:space="preserve">Spiked ball on a chain; designed for striking heavy armor</w:t>
        <w:tab/>
        <w:t xml:space="preserve">Difficult to wield but devastating.</w:t>
      </w:r>
    </w:p>
    <w:p w:rsidR="00000000" w:rsidDel="00000000" w:rsidP="00000000" w:rsidRDefault="00000000" w:rsidRPr="00000000" w14:paraId="00002EE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Falchion</w:t>
        <w:tab/>
        <w:t xml:space="preserve">Historical</w:t>
        <w:tab/>
        <w:t xml:space="preserve">1d10 + STR</w:t>
        <w:tab/>
        <w:t xml:space="preserve">Single-edged curved sword; excellent for cleaving</w:t>
        <w:tab/>
        <w:t xml:space="preserve">Heavy weapon requiring skill.</w:t>
      </w:r>
    </w:p>
    <w:p w:rsidR="00000000" w:rsidDel="00000000" w:rsidP="00000000" w:rsidRDefault="00000000" w:rsidRPr="00000000" w14:paraId="00002EE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Hammer</w:t>
        <w:tab/>
        <w:t xml:space="preserve">Modern</w:t>
        <w:tab/>
        <w:t xml:space="preserve">1d10 + STR</w:t>
        <w:tab/>
        <w:t xml:space="preserve">Slow but powerful, perfect for crushing limbs</w:t>
        <w:tab/>
        <w:t xml:space="preserve">Used in some military or police units.</w:t>
      </w:r>
    </w:p>
    <w:p w:rsidR="00000000" w:rsidDel="00000000" w:rsidP="00000000" w:rsidRDefault="00000000" w:rsidRPr="00000000" w14:paraId="00002EE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Tonfa</w:t>
        <w:tab/>
        <w:t xml:space="preserve">Modern</w:t>
        <w:tab/>
        <w:t xml:space="preserve">1d6 + STR</w:t>
        <w:tab/>
        <w:t xml:space="preserve">Defensive weapon, ideal for blocking and striking</w:t>
        <w:tab/>
        <w:t xml:space="preserve">Used by law enforcement.</w:t>
      </w:r>
    </w:p>
    <w:p w:rsidR="00000000" w:rsidDel="00000000" w:rsidP="00000000" w:rsidRDefault="00000000" w:rsidRPr="00000000" w14:paraId="00002EE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Energy Whip</w:t>
        <w:tab/>
        <w:t xml:space="preserve">Futuristic</w:t>
        <w:tab/>
        <w:t xml:space="preserve">1d8 + STR</w:t>
        <w:tab/>
        <w:t xml:space="preserve">Charges with energy to strike foes</w:t>
        <w:tab/>
        <w:t xml:space="preserve">Requires energy source to function.</w:t>
      </w:r>
    </w:p>
    <w:p w:rsidR="00000000" w:rsidDel="00000000" w:rsidP="00000000" w:rsidRDefault="00000000" w:rsidRPr="00000000" w14:paraId="00002EE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Chainsaw Sword</w:t>
        <w:tab/>
        <w:t xml:space="preserve">Futuristic</w:t>
        <w:tab/>
        <w:t xml:space="preserve">1d12 + STR</w:t>
        <w:tab/>
        <w:t xml:space="preserve">Melee weapon with chainsaw functionality</w:t>
        <w:tab/>
        <w:t xml:space="preserve">Dangerous for both user and target.</w:t>
      </w:r>
    </w:p>
    <w:p w:rsidR="00000000" w:rsidDel="00000000" w:rsidP="00000000" w:rsidRDefault="00000000" w:rsidRPr="00000000" w14:paraId="00002EE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Shock Sword</w:t>
        <w:tab/>
        <w:t xml:space="preserve">Futuristic</w:t>
        <w:tab/>
        <w:t xml:space="preserve">1d10 + STR</w:t>
        <w:tab/>
        <w:t xml:space="preserve">Electric blade capable of stunning foes</w:t>
        <w:tab/>
        <w:t xml:space="preserve">High risk of backfire.</w:t>
      </w:r>
    </w:p>
    <w:p w:rsidR="00000000" w:rsidDel="00000000" w:rsidP="00000000" w:rsidRDefault="00000000" w:rsidRPr="00000000" w14:paraId="00002EE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Combat Spade</w:t>
        <w:tab/>
        <w:t xml:space="preserve">Modern/Futuristic</w:t>
        <w:tab/>
        <w:t xml:space="preserve">1d8 + STR</w:t>
        <w:tab/>
        <w:t xml:space="preserve">Dual-purpose tool; can be used to dig or as a weapon</w:t>
        <w:tab/>
        <w:t xml:space="preserve">Effective in tight situations.</w:t>
      </w:r>
    </w:p>
    <w:p w:rsidR="00000000" w:rsidDel="00000000" w:rsidP="00000000" w:rsidRDefault="00000000" w:rsidRPr="00000000" w14:paraId="00002EE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Pneumatic Dagger</w:t>
        <w:tab/>
        <w:t xml:space="preserve">Futuristic</w:t>
        <w:tab/>
        <w:t xml:space="preserve">1d6 + STR</w:t>
        <w:tab/>
        <w:t xml:space="preserve">Fires a sharp blade at the target</w:t>
        <w:tab/>
        <w:t xml:space="preserve">Requires compressed air to function.</w:t>
      </w:r>
    </w:p>
    <w:p w:rsidR="00000000" w:rsidDel="00000000" w:rsidP="00000000" w:rsidRDefault="00000000" w:rsidRPr="00000000" w14:paraId="00002EE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Electroshock Baton</w:t>
        <w:tab/>
        <w:t xml:space="preserve">Modern</w:t>
        <w:tab/>
        <w:t xml:space="preserve">1d6 + STR</w:t>
        <w:tab/>
        <w:t xml:space="preserve">Stuns foes on impact</w:t>
        <w:tab/>
        <w:t xml:space="preserve">Non-lethal; requires recharge.</w:t>
      </w:r>
    </w:p>
    <w:p w:rsidR="00000000" w:rsidDel="00000000" w:rsidP="00000000" w:rsidRDefault="00000000" w:rsidRPr="00000000" w14:paraId="00002EE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Sledgehammer</w:t>
        <w:tab/>
        <w:t xml:space="preserve">Modern</w:t>
        <w:tab/>
        <w:t xml:space="preserve">1d10 + STR</w:t>
        <w:tab/>
        <w:t xml:space="preserve">Heavy; good for breaking down barriers or dealing with large threats</w:t>
        <w:tab/>
        <w:t xml:space="preserve">Very slow to wield but devastating on hit.</w:t>
      </w:r>
    </w:p>
    <w:p w:rsidR="00000000" w:rsidDel="00000000" w:rsidP="00000000" w:rsidRDefault="00000000" w:rsidRPr="00000000" w14:paraId="00002EE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Cleaver</w:t>
        <w:tab/>
        <w:t xml:space="preserve">Modern</w:t>
        <w:tab/>
        <w:t xml:space="preserve">1d8 + STR</w:t>
        <w:tab/>
        <w:t xml:space="preserve">Heavy, often used in kitchens, brutal strikes</w:t>
        <w:tab/>
        <w:t xml:space="preserve">Excellent for dealing with fleshy targets.</w:t>
      </w:r>
    </w:p>
    <w:p w:rsidR="00000000" w:rsidDel="00000000" w:rsidP="00000000" w:rsidRDefault="00000000" w:rsidRPr="00000000" w14:paraId="00002EE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E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1.2. Ranged Weapons by Era</w:t>
      </w:r>
    </w:p>
    <w:p w:rsidR="00000000" w:rsidDel="00000000" w:rsidP="00000000" w:rsidRDefault="00000000" w:rsidRPr="00000000" w14:paraId="00002EE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E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Historical Ranged Weapons</w:t>
      </w:r>
    </w:p>
    <w:p w:rsidR="00000000" w:rsidDel="00000000" w:rsidP="00000000" w:rsidRDefault="00000000" w:rsidRPr="00000000" w14:paraId="00002EF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F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Model/Type</w:t>
        <w:tab/>
        <w:t xml:space="preserve">Damage</w:t>
        <w:tab/>
        <w:t xml:space="preserve">Range</w:t>
        <w:tab/>
        <w:t xml:space="preserve">Ammo Capacity</w:t>
        <w:tab/>
        <w:t xml:space="preserve">Special Properties</w:t>
      </w:r>
    </w:p>
    <w:p w:rsidR="00000000" w:rsidDel="00000000" w:rsidP="00000000" w:rsidRDefault="00000000" w:rsidRPr="00000000" w14:paraId="00002EF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Longbow</w:t>
        <w:tab/>
        <w:t xml:space="preserve">English</w:t>
        <w:tab/>
        <w:t xml:space="preserve">1d8 + DEX</w:t>
        <w:tab/>
        <w:t xml:space="preserve">150 ft</w:t>
        <w:tab/>
        <w:t xml:space="preserve">1 arrow</w:t>
        <w:tab/>
        <w:t xml:space="preserve">Quiet, reusable ammunition.</w:t>
      </w:r>
    </w:p>
    <w:p w:rsidR="00000000" w:rsidDel="00000000" w:rsidP="00000000" w:rsidRDefault="00000000" w:rsidRPr="00000000" w14:paraId="00002EF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Matchlock Musket</w:t>
        <w:tab/>
        <w:t xml:space="preserve">N/A</w:t>
        <w:tab/>
        <w:t xml:space="preserve">1d10 + DEX</w:t>
        <w:tab/>
        <w:t xml:space="preserve">100 ft</w:t>
        <w:tab/>
        <w:t xml:space="preserve">1 round</w:t>
        <w:tab/>
        <w:t xml:space="preserve">Long reload; prone to misfires.</w:t>
      </w:r>
    </w:p>
    <w:p w:rsidR="00000000" w:rsidDel="00000000" w:rsidP="00000000" w:rsidRDefault="00000000" w:rsidRPr="00000000" w14:paraId="00002EF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Blunderbuss</w:t>
        <w:tab/>
        <w:t xml:space="preserve">N/A</w:t>
        <w:tab/>
        <w:t xml:space="preserve">1d12 + DEX</w:t>
        <w:tab/>
        <w:t xml:space="preserve">30 ft (spread)</w:t>
        <w:tab/>
        <w:t xml:space="preserve">1 charge</w:t>
        <w:tab/>
        <w:t xml:space="preserve">Shotgun predecessor; scatter shot.</w:t>
      </w:r>
    </w:p>
    <w:p w:rsidR="00000000" w:rsidDel="00000000" w:rsidP="00000000" w:rsidRDefault="00000000" w:rsidRPr="00000000" w14:paraId="00002EF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Wheellock Pistol</w:t>
        <w:tab/>
        <w:t xml:space="preserve">N/A</w:t>
        <w:tab/>
        <w:t xml:space="preserve">1d8 + DEX</w:t>
        <w:tab/>
        <w:t xml:space="preserve">50 ft</w:t>
        <w:tab/>
        <w:t xml:space="preserve">1 round</w:t>
        <w:tab/>
        <w:t xml:space="preserve">Complex firing mechanism.</w:t>
      </w:r>
    </w:p>
    <w:p w:rsidR="00000000" w:rsidDel="00000000" w:rsidP="00000000" w:rsidRDefault="00000000" w:rsidRPr="00000000" w14:paraId="00002EF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Crossbow</w:t>
        <w:tab/>
        <w:t xml:space="preserve">N/A</w:t>
        <w:tab/>
        <w:t xml:space="preserve">1d8 + DEX</w:t>
        <w:tab/>
        <w:t xml:space="preserve">60 ft</w:t>
        <w:tab/>
        <w:t xml:space="preserve">1 bolt</w:t>
        <w:tab/>
        <w:t xml:space="preserve">Silent but slow reload.</w:t>
      </w:r>
    </w:p>
    <w:p w:rsidR="00000000" w:rsidDel="00000000" w:rsidP="00000000" w:rsidRDefault="00000000" w:rsidRPr="00000000" w14:paraId="00002EF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Arbalest</w:t>
        <w:tab/>
        <w:t xml:space="preserve">N/A</w:t>
        <w:tab/>
        <w:t xml:space="preserve">1d10 + DEX</w:t>
        <w:tab/>
        <w:t xml:space="preserve">200 ft</w:t>
        <w:tab/>
        <w:t xml:space="preserve">1 bolt</w:t>
        <w:tab/>
        <w:t xml:space="preserve">Long-range heavy crossbow, slow reload.</w:t>
      </w:r>
    </w:p>
    <w:p w:rsidR="00000000" w:rsidDel="00000000" w:rsidP="00000000" w:rsidRDefault="00000000" w:rsidRPr="00000000" w14:paraId="00002EF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Hand Cannon</w:t>
        <w:tab/>
        <w:t xml:space="preserve">Early Firearm</w:t>
        <w:tab/>
        <w:t xml:space="preserve">2d6 + DEX</w:t>
        <w:tab/>
        <w:t xml:space="preserve">20 ft</w:t>
        <w:tab/>
        <w:t xml:space="preserve">1 round</w:t>
        <w:tab/>
        <w:t xml:space="preserve">High risk, unstable barrel.</w:t>
      </w:r>
    </w:p>
    <w:p w:rsidR="00000000" w:rsidDel="00000000" w:rsidP="00000000" w:rsidRDefault="00000000" w:rsidRPr="00000000" w14:paraId="00002EF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Gatling Gun</w:t>
        <w:tab/>
        <w:t xml:space="preserve">Historical</w:t>
        <w:tab/>
        <w:t xml:space="preserve">1d6 + DEX</w:t>
        <w:tab/>
        <w:t xml:space="preserve">40 ft</w:t>
        <w:tab/>
        <w:t xml:space="preserve">50 rounds</w:t>
        <w:tab/>
        <w:t xml:space="preserve">Early automatic weapon; heavy and slow.</w:t>
      </w:r>
    </w:p>
    <w:p w:rsidR="00000000" w:rsidDel="00000000" w:rsidP="00000000" w:rsidRDefault="00000000" w:rsidRPr="00000000" w14:paraId="00002EF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Cannon</w:t>
        <w:tab/>
        <w:t xml:space="preserve">N/A</w:t>
        <w:tab/>
        <w:t xml:space="preserve">3d12 + DEX</w:t>
        <w:tab/>
        <w:t xml:space="preserve">500 ft</w:t>
        <w:tab/>
        <w:t xml:space="preserve">1 round per barrel</w:t>
        <w:tab/>
        <w:t xml:space="preserve">Massive cannon with devastating impact.</w:t>
      </w:r>
    </w:p>
    <w:p w:rsidR="00000000" w:rsidDel="00000000" w:rsidP="00000000" w:rsidRDefault="00000000" w:rsidRPr="00000000" w14:paraId="00002EF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Javelin</w:t>
        <w:tab/>
        <w:t xml:space="preserve">N/A</w:t>
        <w:tab/>
        <w:t xml:space="preserve">1d6 + DEX</w:t>
        <w:tab/>
        <w:t xml:space="preserve">30 ft</w:t>
        <w:tab/>
        <w:t xml:space="preserve">1 projectile</w:t>
        <w:tab/>
        <w:t xml:space="preserve">Lightweight; effective for quick strikes.</w:t>
      </w:r>
    </w:p>
    <w:p w:rsidR="00000000" w:rsidDel="00000000" w:rsidP="00000000" w:rsidRDefault="00000000" w:rsidRPr="00000000" w14:paraId="00002EF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F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Modern Ranged Weapons</w:t>
      </w:r>
    </w:p>
    <w:p w:rsidR="00000000" w:rsidDel="00000000" w:rsidP="00000000" w:rsidRDefault="00000000" w:rsidRPr="00000000" w14:paraId="00002EF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EF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w:t>
        <w:tab/>
        <w:t xml:space="preserve">Damage</w:t>
        <w:tab/>
        <w:t xml:space="preserve">Range</w:t>
        <w:tab/>
        <w:t xml:space="preserve">Ammo Capacity</w:t>
        <w:tab/>
        <w:t xml:space="preserve">Special Properties</w:t>
      </w:r>
    </w:p>
    <w:p w:rsidR="00000000" w:rsidDel="00000000" w:rsidP="00000000" w:rsidRDefault="00000000" w:rsidRPr="00000000" w14:paraId="00002F0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Handgun</w:t>
        <w:tab/>
        <w:t xml:space="preserve">Glock 19</w:t>
        <w:tab/>
        <w:t xml:space="preserve">1d8 + DEX</w:t>
        <w:tab/>
        <w:t xml:space="preserve">30 ft</w:t>
        <w:tab/>
        <w:t xml:space="preserve">15 rounds</w:t>
        <w:tab/>
        <w:t xml:space="preserve">Reliable and widely available.</w:t>
      </w:r>
    </w:p>
    <w:p w:rsidR="00000000" w:rsidDel="00000000" w:rsidP="00000000" w:rsidRDefault="00000000" w:rsidRPr="00000000" w14:paraId="00002F0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Revolver</w:t>
        <w:tab/>
        <w:t xml:space="preserve">Colt Python</w:t>
        <w:tab/>
        <w:t xml:space="preserve">1d8 + DEX</w:t>
        <w:tab/>
        <w:t xml:space="preserve">20 ft</w:t>
        <w:tab/>
        <w:t xml:space="preserve">6 rounds</w:t>
        <w:tab/>
        <w:t xml:space="preserve">High stopping power.</w:t>
      </w:r>
    </w:p>
    <w:p w:rsidR="00000000" w:rsidDel="00000000" w:rsidP="00000000" w:rsidRDefault="00000000" w:rsidRPr="00000000" w14:paraId="00002F0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Hunting Rifle</w:t>
        <w:tab/>
        <w:t xml:space="preserve">Remington 700</w:t>
        <w:tab/>
        <w:t xml:space="preserve">1d10 + DEX</w:t>
        <w:tab/>
        <w:t xml:space="preserve">200 ft</w:t>
        <w:tab/>
        <w:t xml:space="preserve">5 rounds</w:t>
        <w:tab/>
        <w:t xml:space="preserve">Precision weapon; effective at range.</w:t>
      </w:r>
    </w:p>
    <w:p w:rsidR="00000000" w:rsidDel="00000000" w:rsidP="00000000" w:rsidRDefault="00000000" w:rsidRPr="00000000" w14:paraId="00002F0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Shotgun</w:t>
        <w:tab/>
        <w:t xml:space="preserve">Mossberg 500</w:t>
        <w:tab/>
        <w:t xml:space="preserve">1d12 + DEX</w:t>
        <w:tab/>
        <w:t xml:space="preserve">20 ft (spread)</w:t>
        <w:tab/>
        <w:t xml:space="preserve">6 shells</w:t>
        <w:tab/>
        <w:t xml:space="preserve">Devastating at close range.</w:t>
      </w:r>
    </w:p>
    <w:p w:rsidR="00000000" w:rsidDel="00000000" w:rsidP="00000000" w:rsidRDefault="00000000" w:rsidRPr="00000000" w14:paraId="00002F0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Submachine Gun</w:t>
        <w:tab/>
        <w:t xml:space="preserve">Uzi</w:t>
        <w:tab/>
        <w:t xml:space="preserve">1d8 + DEX</w:t>
        <w:tab/>
        <w:t xml:space="preserve">50 ft</w:t>
        <w:tab/>
        <w:t xml:space="preserve">30 rounds</w:t>
        <w:tab/>
        <w:t xml:space="preserve">High fire rate; prone to inaccuracy.</w:t>
      </w:r>
    </w:p>
    <w:p w:rsidR="00000000" w:rsidDel="00000000" w:rsidP="00000000" w:rsidRDefault="00000000" w:rsidRPr="00000000" w14:paraId="00002F0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Sniper Rifle</w:t>
        <w:tab/>
        <w:t xml:space="preserve">Barrett M82</w:t>
        <w:tab/>
        <w:t xml:space="preserve">2d10 + DEX</w:t>
        <w:tab/>
        <w:t xml:space="preserve">300 ft</w:t>
        <w:tab/>
        <w:t xml:space="preserve">10 rounds</w:t>
        <w:tab/>
        <w:t xml:space="preserve">Pierces most materials.</w:t>
      </w:r>
    </w:p>
    <w:p w:rsidR="00000000" w:rsidDel="00000000" w:rsidP="00000000" w:rsidRDefault="00000000" w:rsidRPr="00000000" w14:paraId="00002F0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M16 Rifle</w:t>
        <w:tab/>
        <w:t xml:space="preserve">Colt M16</w:t>
        <w:tab/>
        <w:t xml:space="preserve">1d10 + DEX</w:t>
        <w:tab/>
        <w:t xml:space="preserve">200 ft</w:t>
        <w:tab/>
        <w:t xml:space="preserve">30 rounds</w:t>
        <w:tab/>
        <w:t xml:space="preserve">Military standard, reliable and versatile.</w:t>
      </w:r>
    </w:p>
    <w:p w:rsidR="00000000" w:rsidDel="00000000" w:rsidP="00000000" w:rsidRDefault="00000000" w:rsidRPr="00000000" w14:paraId="00002F0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AK-47</w:t>
        <w:tab/>
        <w:t xml:space="preserve">Kalashnikov</w:t>
        <w:tab/>
        <w:t xml:space="preserve">1d8 + DEX</w:t>
        <w:tab/>
        <w:t xml:space="preserve">100 ft</w:t>
        <w:tab/>
        <w:t xml:space="preserve">30 rounds</w:t>
        <w:tab/>
        <w:t xml:space="preserve">Durable; easy to maintain.</w:t>
      </w:r>
    </w:p>
    <w:p w:rsidR="00000000" w:rsidDel="00000000" w:rsidP="00000000" w:rsidRDefault="00000000" w:rsidRPr="00000000" w14:paraId="00002F0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M1911</w:t>
        <w:tab/>
        <w:t xml:space="preserve">Colt</w:t>
        <w:tab/>
        <w:t xml:space="preserve">1d8 + DEX</w:t>
        <w:tab/>
        <w:t xml:space="preserve">30 ft</w:t>
        <w:tab/>
        <w:t xml:space="preserve">7 rounds</w:t>
        <w:tab/>
        <w:t xml:space="preserve">Powerful semi-automatic pistol.</w:t>
      </w:r>
    </w:p>
    <w:p w:rsidR="00000000" w:rsidDel="00000000" w:rsidP="00000000" w:rsidRDefault="00000000" w:rsidRPr="00000000" w14:paraId="00002F0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M1 Garand</w:t>
        <w:tab/>
        <w:t xml:space="preserve">Springfield</w:t>
        <w:tab/>
        <w:t xml:space="preserve">2d6 + DEX</w:t>
        <w:tab/>
        <w:t xml:space="preserve">100 ft</w:t>
        <w:tab/>
        <w:t xml:space="preserve">8 rounds</w:t>
        <w:tab/>
        <w:t xml:space="preserve">Iconic WWII-era rifle, reliable and accurate.</w:t>
      </w:r>
    </w:p>
    <w:p w:rsidR="00000000" w:rsidDel="00000000" w:rsidP="00000000" w:rsidRDefault="00000000" w:rsidRPr="00000000" w14:paraId="00002F0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0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Futuristic Ranged Weapons</w:t>
      </w:r>
    </w:p>
    <w:p w:rsidR="00000000" w:rsidDel="00000000" w:rsidP="00000000" w:rsidRDefault="00000000" w:rsidRPr="00000000" w14:paraId="00002F0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0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Weapon</w:t>
        <w:tab/>
        <w:t xml:space="preserve">Model/Type</w:t>
        <w:tab/>
        <w:t xml:space="preserve">Damage</w:t>
        <w:tab/>
        <w:t xml:space="preserve">Range</w:t>
        <w:tab/>
        <w:t xml:space="preserve">Ammo Capacity</w:t>
        <w:tab/>
        <w:t xml:space="preserve">Special Properties</w:t>
      </w:r>
    </w:p>
    <w:p w:rsidR="00000000" w:rsidDel="00000000" w:rsidP="00000000" w:rsidRDefault="00000000" w:rsidRPr="00000000" w14:paraId="00002F0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Laser Pistol</w:t>
        <w:tab/>
        <w:t xml:space="preserve">N/A</w:t>
        <w:tab/>
        <w:t xml:space="preserve">1d8 + DEX</w:t>
        <w:tab/>
        <w:t xml:space="preserve">50 ft</w:t>
        <w:tab/>
        <w:t xml:space="preserve">20 charges</w:t>
        <w:tab/>
        <w:t xml:space="preserve">Bypasses standard armor.</w:t>
      </w:r>
    </w:p>
    <w:p w:rsidR="00000000" w:rsidDel="00000000" w:rsidP="00000000" w:rsidRDefault="00000000" w:rsidRPr="00000000" w14:paraId="00002F0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Plasma Rifle</w:t>
        <w:tab/>
        <w:t xml:space="preserve">N/A</w:t>
        <w:tab/>
        <w:t xml:space="preserve">2d10 + DEX</w:t>
        <w:tab/>
        <w:t xml:space="preserve">150 ft</w:t>
        <w:tab/>
        <w:t xml:space="preserve">10 charges</w:t>
        <w:tab/>
        <w:t xml:space="preserve">Extreme damage but unstable.</w:t>
      </w:r>
    </w:p>
    <w:p w:rsidR="00000000" w:rsidDel="00000000" w:rsidP="00000000" w:rsidRDefault="00000000" w:rsidRPr="00000000" w14:paraId="00002F1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Railgun</w:t>
        <w:tab/>
        <w:t xml:space="preserve">N/A</w:t>
        <w:tab/>
        <w:t xml:space="preserve">3d10 + DEX</w:t>
        <w:tab/>
        <w:t xml:space="preserve">500 ft</w:t>
        <w:tab/>
        <w:t xml:space="preserve">5 charges</w:t>
        <w:tab/>
        <w:t xml:space="preserve">Penetrates through solid barriers.</w:t>
      </w:r>
    </w:p>
    <w:p w:rsidR="00000000" w:rsidDel="00000000" w:rsidP="00000000" w:rsidRDefault="00000000" w:rsidRPr="00000000" w14:paraId="00002F1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Gauss Cannon</w:t>
        <w:tab/>
        <w:t xml:space="preserve">N/A</w:t>
        <w:tab/>
        <w:t xml:space="preserve">4d10 + DEX</w:t>
        <w:tab/>
        <w:t xml:space="preserve">200 ft</w:t>
        <w:tab/>
        <w:t xml:space="preserve">3 charges</w:t>
        <w:tab/>
        <w:t xml:space="preserve">Overkill against most foes.</w:t>
      </w:r>
    </w:p>
    <w:p w:rsidR="00000000" w:rsidDel="00000000" w:rsidP="00000000" w:rsidRDefault="00000000" w:rsidRPr="00000000" w14:paraId="00002F1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Ion Blaster</w:t>
        <w:tab/>
        <w:t xml:space="preserve">N/A</w:t>
        <w:tab/>
        <w:t xml:space="preserve">2d8 + DEX</w:t>
        <w:tab/>
        <w:t xml:space="preserve">100 ft</w:t>
        <w:tab/>
        <w:t xml:space="preserve">12 charges</w:t>
        <w:tab/>
        <w:t xml:space="preserve">High accuracy, short-range weapon.</w:t>
      </w:r>
    </w:p>
    <w:p w:rsidR="00000000" w:rsidDel="00000000" w:rsidP="00000000" w:rsidRDefault="00000000" w:rsidRPr="00000000" w14:paraId="00002F1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Vortex Shotgun</w:t>
        <w:tab/>
        <w:t xml:space="preserve">N/A</w:t>
        <w:tab/>
        <w:t xml:space="preserve">3d6 + DEX</w:t>
        <w:tab/>
        <w:t xml:space="preserve">40 ft (spread)</w:t>
        <w:tab/>
        <w:t xml:space="preserve">6 charges</w:t>
        <w:tab/>
        <w:t xml:space="preserve">High-tech shotgun that disintegrates matter.</w:t>
      </w:r>
    </w:p>
    <w:p w:rsidR="00000000" w:rsidDel="00000000" w:rsidP="00000000" w:rsidRDefault="00000000" w:rsidRPr="00000000" w14:paraId="00002F1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1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 Adventuring Gear and Accessories</w:t>
      </w:r>
    </w:p>
    <w:p w:rsidR="00000000" w:rsidDel="00000000" w:rsidP="00000000" w:rsidRDefault="00000000" w:rsidRPr="00000000" w14:paraId="00002F1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1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3.1. General Survival Gear by Era</w:t>
      </w:r>
    </w:p>
    <w:p w:rsidR="00000000" w:rsidDel="00000000" w:rsidP="00000000" w:rsidRDefault="00000000" w:rsidRPr="00000000" w14:paraId="00002F1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1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Era</w:t>
        <w:tab/>
        <w:t xml:space="preserve">Description</w:t>
        <w:tab/>
        <w:t xml:space="preserve">Effect</w:t>
      </w:r>
    </w:p>
    <w:p w:rsidR="00000000" w:rsidDel="00000000" w:rsidP="00000000" w:rsidRDefault="00000000" w:rsidRPr="00000000" w14:paraId="00002F1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Oil Lantern</w:t>
        <w:tab/>
        <w:t xml:space="preserve">Historical</w:t>
        <w:tab/>
        <w:t xml:space="preserve">Provides light; prone to spills.</w:t>
        <w:tab/>
        <w:t xml:space="preserve">Negates darkness penalties.</w:t>
      </w:r>
    </w:p>
    <w:p w:rsidR="00000000" w:rsidDel="00000000" w:rsidP="00000000" w:rsidRDefault="00000000" w:rsidRPr="00000000" w14:paraId="00002F1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Lantern</w:t>
        <w:tab/>
        <w:t xml:space="preserve">Modern</w:t>
        <w:tab/>
        <w:t xml:space="preserve">Provides long-lasting light source.</w:t>
        <w:tab/>
        <w:t xml:space="preserve">Longer burn time, ideal for extended travel.</w:t>
      </w:r>
    </w:p>
    <w:p w:rsidR="00000000" w:rsidDel="00000000" w:rsidP="00000000" w:rsidRDefault="00000000" w:rsidRPr="00000000" w14:paraId="00002F1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Holographic Lantern</w:t>
        <w:tab/>
        <w:t xml:space="preserve">Futuristic</w:t>
        <w:tab/>
        <w:t xml:space="preserve">Projects light in the form of a floating hologram.</w:t>
        <w:tab/>
        <w:t xml:space="preserve">Visual effects add to immersion.</w:t>
      </w:r>
    </w:p>
    <w:p w:rsidR="00000000" w:rsidDel="00000000" w:rsidP="00000000" w:rsidRDefault="00000000" w:rsidRPr="00000000" w14:paraId="00002F1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First Aid Kit</w:t>
        <w:tab/>
        <w:t xml:space="preserve">Modern/Futuristic</w:t>
        <w:tab/>
        <w:t xml:space="preserve">Portable medical supply pack.</w:t>
        <w:tab/>
        <w:t xml:space="preserve">Heals 1d8 HP.</w:t>
      </w:r>
    </w:p>
    <w:p w:rsidR="00000000" w:rsidDel="00000000" w:rsidP="00000000" w:rsidRDefault="00000000" w:rsidRPr="00000000" w14:paraId="00002F1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Compass</w:t>
        <w:tab/>
        <w:t xml:space="preserve">All</w:t>
        <w:tab/>
        <w:t xml:space="preserve">Basic navigational tool.</w:t>
        <w:tab/>
        <w:t xml:space="preserve">+5 to navigation checks.</w:t>
      </w:r>
    </w:p>
    <w:p w:rsidR="00000000" w:rsidDel="00000000" w:rsidP="00000000" w:rsidRDefault="00000000" w:rsidRPr="00000000" w14:paraId="00002F1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Binoculars</w:t>
        <w:tab/>
        <w:t xml:space="preserve">Modern/Futuristic</w:t>
        <w:tab/>
        <w:t xml:space="preserve">Magnification tool for far-away observation.</w:t>
        <w:tab/>
        <w:t xml:space="preserve">+5 to perception checks over distance.</w:t>
      </w:r>
    </w:p>
    <w:p w:rsidR="00000000" w:rsidDel="00000000" w:rsidP="00000000" w:rsidRDefault="00000000" w:rsidRPr="00000000" w14:paraId="00002F2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Survival Knife</w:t>
        <w:tab/>
        <w:t xml:space="preserve">All</w:t>
        <w:tab/>
        <w:t xml:space="preserve">Multipurpose cutting tool for survival situations.</w:t>
        <w:tab/>
        <w:t xml:space="preserve">Grants +2 to crafting or survival checks.</w:t>
      </w:r>
    </w:p>
    <w:p w:rsidR="00000000" w:rsidDel="00000000" w:rsidP="00000000" w:rsidRDefault="00000000" w:rsidRPr="00000000" w14:paraId="00002F2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Rope (100 ft)</w:t>
        <w:tab/>
        <w:t xml:space="preserve">All</w:t>
        <w:tab/>
        <w:t xml:space="preserve">Strong rope for climbing or tying down gear.</w:t>
        <w:tab/>
        <w:t xml:space="preserve">Grants bonus to Strength-based checks.</w:t>
      </w:r>
    </w:p>
    <w:p w:rsidR="00000000" w:rsidDel="00000000" w:rsidP="00000000" w:rsidRDefault="00000000" w:rsidRPr="00000000" w14:paraId="00002F2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Thermal Blanket</w:t>
        <w:tab/>
        <w:t xml:space="preserve">Modern/Futuristic</w:t>
        <w:tab/>
        <w:t xml:space="preserve">Compact, heat-retaining survival item.</w:t>
        <w:tab/>
        <w:t xml:space="preserve">Prevents cold penalties in freezing conditions.</w:t>
      </w:r>
    </w:p>
    <w:p w:rsidR="00000000" w:rsidDel="00000000" w:rsidP="00000000" w:rsidRDefault="00000000" w:rsidRPr="00000000" w14:paraId="00002F2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Water Purification Tablets</w:t>
        <w:tab/>
        <w:t xml:space="preserve">Modern</w:t>
        <w:tab/>
        <w:t xml:space="preserve">Small tablets used for cleaning contaminated water.</w:t>
        <w:tab/>
        <w:t xml:space="preserve">Clears water of pathogens, ensuring safe consumption.</w:t>
      </w:r>
    </w:p>
    <w:p w:rsidR="00000000" w:rsidDel="00000000" w:rsidP="00000000" w:rsidRDefault="00000000" w:rsidRPr="00000000" w14:paraId="00002F2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2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3.2. Tools for Investigation and Problem-Solving</w:t>
      </w:r>
    </w:p>
    <w:p w:rsidR="00000000" w:rsidDel="00000000" w:rsidP="00000000" w:rsidRDefault="00000000" w:rsidRPr="00000000" w14:paraId="00002F3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3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w:t>
        <w:tab/>
        <w:t xml:space="preserve">Era</w:t>
        <w:tab/>
        <w:t xml:space="preserve">Description</w:t>
        <w:tab/>
        <w:t xml:space="preserve">Effect</w:t>
      </w:r>
    </w:p>
    <w:p w:rsidR="00000000" w:rsidDel="00000000" w:rsidP="00000000" w:rsidRDefault="00000000" w:rsidRPr="00000000" w14:paraId="00002F3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Magnifying Glass</w:t>
        <w:tab/>
        <w:t xml:space="preserve">All</w:t>
        <w:tab/>
        <w:t xml:space="preserve">Used for detailed examination of small objects.</w:t>
        <w:tab/>
        <w:t xml:space="preserve">+10 to Investigation checks for fine details.</w:t>
      </w:r>
    </w:p>
    <w:p w:rsidR="00000000" w:rsidDel="00000000" w:rsidP="00000000" w:rsidRDefault="00000000" w:rsidRPr="00000000" w14:paraId="00002F3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Notebook and Pen</w:t>
        <w:tab/>
        <w:t xml:space="preserve">All</w:t>
        <w:tab/>
        <w:t xml:space="preserve">Used for recording clues, events, or thoughts.</w:t>
        <w:tab/>
        <w:t xml:space="preserve">+5 to puzzle solving or clue recording.</w:t>
      </w:r>
    </w:p>
    <w:p w:rsidR="00000000" w:rsidDel="00000000" w:rsidP="00000000" w:rsidRDefault="00000000" w:rsidRPr="00000000" w14:paraId="00002F3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Digital Recorder</w:t>
        <w:tab/>
        <w:t xml:space="preserve">Modern/Futuristic</w:t>
        <w:tab/>
        <w:t xml:space="preserve">Used to record voice or environmental sounds.</w:t>
        <w:tab/>
        <w:t xml:space="preserve">+5 to interaction with npcs or clues.</w:t>
      </w:r>
    </w:p>
    <w:p w:rsidR="00000000" w:rsidDel="00000000" w:rsidP="00000000" w:rsidRDefault="00000000" w:rsidRPr="00000000" w14:paraId="00002F3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Smartphone</w:t>
        <w:tab/>
        <w:t xml:space="preserve">Modern/Futuristic</w:t>
        <w:tab/>
        <w:t xml:space="preserve">Multi-use tool with internet, camera, and communication features.</w:t>
        <w:tab/>
        <w:t xml:space="preserve">Grants +5 to research or accessing information online.</w:t>
      </w:r>
    </w:p>
    <w:p w:rsidR="00000000" w:rsidDel="00000000" w:rsidP="00000000" w:rsidRDefault="00000000" w:rsidRPr="00000000" w14:paraId="00002F3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Geiger Counter</w:t>
        <w:tab/>
        <w:t xml:space="preserve">Modern/Futuristic</w:t>
        <w:tab/>
        <w:t xml:space="preserve">Detects radiation and supernatural energy sources.</w:t>
        <w:tab/>
        <w:t xml:space="preserve">Useful for detecting radiation or anomalies.</w:t>
      </w:r>
    </w:p>
    <w:p w:rsidR="00000000" w:rsidDel="00000000" w:rsidP="00000000" w:rsidRDefault="00000000" w:rsidRPr="00000000" w14:paraId="00002F3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Fingerprint Kit</w:t>
        <w:tab/>
        <w:t xml:space="preserve">Modern/Futuristic</w:t>
        <w:tab/>
        <w:t xml:space="preserve">Used for gathering prints from surfaces.</w:t>
        <w:tab/>
        <w:t xml:space="preserve">+10 to investigation checks related to evidence gathering.</w:t>
      </w:r>
    </w:p>
    <w:p w:rsidR="00000000" w:rsidDel="00000000" w:rsidP="00000000" w:rsidRDefault="00000000" w:rsidRPr="00000000" w14:paraId="00002F3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3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Item Creation Matrix for Game Masters</w:t>
      </w:r>
    </w:p>
    <w:p w:rsidR="00000000" w:rsidDel="00000000" w:rsidP="00000000" w:rsidRDefault="00000000" w:rsidRPr="00000000" w14:paraId="00002F3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3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creating new items or adapting real-world objects for use in The Harrowing Truth, the Game Master should follow this matrix to translate the qualities of real-world objects into game terms.</w:t>
      </w:r>
    </w:p>
    <w:p w:rsidR="00000000" w:rsidDel="00000000" w:rsidP="00000000" w:rsidRDefault="00000000" w:rsidRPr="00000000" w14:paraId="00002F3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3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1: Determine Item Purpose and Type</w:t>
      </w:r>
    </w:p>
    <w:p w:rsidR="00000000" w:rsidDel="00000000" w:rsidP="00000000" w:rsidRDefault="00000000" w:rsidRPr="00000000" w14:paraId="00002F3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3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Purpose: Is the item combat-related, utility-based, investigative, or occult?</w:t>
      </w:r>
    </w:p>
    <w:p w:rsidR="00000000" w:rsidDel="00000000" w:rsidP="00000000" w:rsidRDefault="00000000" w:rsidRPr="00000000" w14:paraId="00002F4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Is it a weapon, tool, protective gear, or consumable?</w:t>
      </w:r>
    </w:p>
    <w:p w:rsidR="00000000" w:rsidDel="00000000" w:rsidP="00000000" w:rsidRDefault="00000000" w:rsidRPr="00000000" w14:paraId="00002F4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4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2: Assign Base Attributes</w:t>
      </w:r>
    </w:p>
    <w:p w:rsidR="00000000" w:rsidDel="00000000" w:rsidP="00000000" w:rsidRDefault="00000000" w:rsidRPr="00000000" w14:paraId="00002F4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4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Damage/Effect: What is the base functionality? For weapons, assign damage based on type (melee, ranged, explosive). For tools, determine bonuses to skill checks.</w:t>
      </w:r>
    </w:p>
    <w:p w:rsidR="00000000" w:rsidDel="00000000" w:rsidP="00000000" w:rsidRDefault="00000000" w:rsidRPr="00000000" w14:paraId="00002F4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Durability/Capacity: Does the item have limited use (ammunition, charges)? Does it degrade over time (tools breaking)?</w:t>
      </w:r>
    </w:p>
    <w:p w:rsidR="00000000" w:rsidDel="00000000" w:rsidP="00000000" w:rsidRDefault="00000000" w:rsidRPr="00000000" w14:paraId="00002F4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 Is the item usable at a distance, and if so, what is its effective range?</w:t>
      </w:r>
    </w:p>
    <w:p w:rsidR="00000000" w:rsidDel="00000000" w:rsidP="00000000" w:rsidRDefault="00000000" w:rsidRPr="00000000" w14:paraId="00002F4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Properties: Does the item have magical or technological enhancements, like bypassing armor, healing effects, or increased stealth?</w:t>
      </w:r>
    </w:p>
    <w:p w:rsidR="00000000" w:rsidDel="00000000" w:rsidP="00000000" w:rsidRDefault="00000000" w:rsidRPr="00000000" w14:paraId="00002F4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4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3: Balance Risks</w:t>
      </w:r>
    </w:p>
    <w:p w:rsidR="00000000" w:rsidDel="00000000" w:rsidP="00000000" w:rsidRDefault="00000000" w:rsidRPr="00000000" w14:paraId="00002F4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4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Drawbacks: Every powerful item should have a potential cost (reduced sanity, misfires, danger of backfire). Consider the effect on balance and ensure items don’t overshadow narrative risks.</w:t>
      </w:r>
    </w:p>
    <w:p w:rsidR="00000000" w:rsidDel="00000000" w:rsidP="00000000" w:rsidRDefault="00000000" w:rsidRPr="00000000" w14:paraId="00002F4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4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Crafting a “Rusty Knife”</w:t>
      </w:r>
    </w:p>
    <w:p w:rsidR="00000000" w:rsidDel="00000000" w:rsidP="00000000" w:rsidRDefault="00000000" w:rsidRPr="00000000" w14:paraId="00002F4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Purpose: Melee weapon (combat)</w:t>
      </w:r>
    </w:p>
    <w:p w:rsidR="00000000" w:rsidDel="00000000" w:rsidP="00000000" w:rsidRDefault="00000000" w:rsidRPr="00000000" w14:paraId="00002F4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1d6 + STR</w:t>
      </w:r>
    </w:p>
    <w:p w:rsidR="00000000" w:rsidDel="00000000" w:rsidP="00000000" w:rsidRDefault="00000000" w:rsidRPr="00000000" w14:paraId="00002F5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 Melee</w:t>
      </w:r>
    </w:p>
    <w:p w:rsidR="00000000" w:rsidDel="00000000" w:rsidP="00000000" w:rsidRDefault="00000000" w:rsidRPr="00000000" w14:paraId="00002F5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Properties: May rust over time (-1 damage after 10 uses).</w:t>
      </w:r>
    </w:p>
    <w:p w:rsidR="00000000" w:rsidDel="00000000" w:rsidP="00000000" w:rsidRDefault="00000000" w:rsidRPr="00000000" w14:paraId="00002F5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Risk: +10% chance of infection on wounds.</w:t>
      </w:r>
    </w:p>
    <w:p w:rsidR="00000000" w:rsidDel="00000000" w:rsidP="00000000" w:rsidRDefault="00000000" w:rsidRPr="00000000" w14:paraId="00002F5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5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5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Game Master Rules for Creating Items and Gear</w:t>
      </w:r>
    </w:p>
    <w:p w:rsidR="00000000" w:rsidDel="00000000" w:rsidP="00000000" w:rsidRDefault="00000000" w:rsidRPr="00000000" w14:paraId="00002F5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5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crafting new items or equipment, whether found during gameplay or created by the GM, the following matrix ensures consistency and balance.</w:t>
      </w:r>
    </w:p>
    <w:p w:rsidR="00000000" w:rsidDel="00000000" w:rsidP="00000000" w:rsidRDefault="00000000" w:rsidRPr="00000000" w14:paraId="00002F5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5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 Creation Matrix</w:t>
      </w:r>
    </w:p>
    <w:p w:rsidR="00000000" w:rsidDel="00000000" w:rsidP="00000000" w:rsidRDefault="00000000" w:rsidRPr="00000000" w14:paraId="00002F5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5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Determine Item Type:</w:t>
      </w:r>
    </w:p>
    <w:p w:rsidR="00000000" w:rsidDel="00000000" w:rsidP="00000000" w:rsidRDefault="00000000" w:rsidRPr="00000000" w14:paraId="00002F5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 Tool, Armor, Consumable, Occult Item, Miscellaneous</w:t>
      </w:r>
    </w:p>
    <w:p w:rsidR="00000000" w:rsidDel="00000000" w:rsidP="00000000" w:rsidRDefault="00000000" w:rsidRPr="00000000" w14:paraId="00002F5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Assign Base Attributes:</w:t>
      </w:r>
    </w:p>
    <w:p w:rsidR="00000000" w:rsidDel="00000000" w:rsidP="00000000" w:rsidRDefault="00000000" w:rsidRPr="00000000" w14:paraId="00002F5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(for weapons), Effectiveness (for tools, potions, or consumables), Armor Value (for armor), or Sanity Loss (for occult items).</w:t>
      </w:r>
    </w:p>
    <w:p w:rsidR="00000000" w:rsidDel="00000000" w:rsidP="00000000" w:rsidRDefault="00000000" w:rsidRPr="00000000" w14:paraId="00002F5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Formula: For weapons, determine base damage using the type of weapon and its era (e.g., melee or ranged).</w:t>
      </w:r>
    </w:p>
    <w:p w:rsidR="00000000" w:rsidDel="00000000" w:rsidP="00000000" w:rsidRDefault="00000000" w:rsidRPr="00000000" w14:paraId="00002F6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Effect Range: Define the distance or radius the item affects (e.g., Range for projectiles, Area of Effect for explosives).</w:t>
      </w:r>
    </w:p>
    <w:p w:rsidR="00000000" w:rsidDel="00000000" w:rsidP="00000000" w:rsidRDefault="00000000" w:rsidRPr="00000000" w14:paraId="00002F6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Assign Modifiers:</w:t>
      </w:r>
    </w:p>
    <w:p w:rsidR="00000000" w:rsidDel="00000000" w:rsidP="00000000" w:rsidRDefault="00000000" w:rsidRPr="00000000" w14:paraId="00002F6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Properties: Does the item have any unique qualities or special uses? (e.g., armor-piercing, healing over time, fire resistance)</w:t>
      </w:r>
    </w:p>
    <w:p w:rsidR="00000000" w:rsidDel="00000000" w:rsidP="00000000" w:rsidRDefault="00000000" w:rsidRPr="00000000" w14:paraId="00002F6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Limitations/Drawbacks: Define the risks associated with the item (e.g., misfires, insanity loss, durability loss).</w:t>
      </w:r>
    </w:p>
    <w:p w:rsidR="00000000" w:rsidDel="00000000" w:rsidP="00000000" w:rsidRDefault="00000000" w:rsidRPr="00000000" w14:paraId="00002F6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Determine Availability and Rarity:</w:t>
      </w:r>
    </w:p>
    <w:p w:rsidR="00000000" w:rsidDel="00000000" w:rsidP="00000000" w:rsidRDefault="00000000" w:rsidRPr="00000000" w14:paraId="00002F6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Common, Uncommon, Rare, Legendary</w:t>
      </w:r>
    </w:p>
    <w:p w:rsidR="00000000" w:rsidDel="00000000" w:rsidP="00000000" w:rsidRDefault="00000000" w:rsidRPr="00000000" w14:paraId="00002F6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Items from different eras (historical, modern, or futuristic) should have varying levels of availability based on the setting and storyline.</w:t>
      </w:r>
    </w:p>
    <w:p w:rsidR="00000000" w:rsidDel="00000000" w:rsidP="00000000" w:rsidRDefault="00000000" w:rsidRPr="00000000" w14:paraId="00002F6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6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6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6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6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6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6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6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6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7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8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8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8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8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8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8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8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Creating Investigation Tools as a Game Master</w:t>
      </w:r>
    </w:p>
    <w:p w:rsidR="00000000" w:rsidDel="00000000" w:rsidP="00000000" w:rsidRDefault="00000000" w:rsidRPr="00000000" w14:paraId="00002F8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8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the GM introduces new tools, aides, or unique items into the investigation process, the following rules should be applied:</w:t>
      </w:r>
    </w:p>
    <w:p w:rsidR="00000000" w:rsidDel="00000000" w:rsidP="00000000" w:rsidRDefault="00000000" w:rsidRPr="00000000" w14:paraId="00002F8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Determine the Item’s Purpose: Is it meant to enhance investigation through physical examination, digital investigation, or supernatural means?</w:t>
      </w:r>
    </w:p>
    <w:p w:rsidR="00000000" w:rsidDel="00000000" w:rsidP="00000000" w:rsidRDefault="00000000" w:rsidRPr="00000000" w14:paraId="00002F8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Assign the Mechanics: What specific bonus does the item provide? Is it a one-time use item, or does it have charges or durability?</w:t>
      </w:r>
    </w:p>
    <w:p w:rsidR="00000000" w:rsidDel="00000000" w:rsidP="00000000" w:rsidRDefault="00000000" w:rsidRPr="00000000" w14:paraId="00002F8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Define the Drawbacks or Limitations: What are the risks? Does it require maintenance, could it backfire, or does it degrade over time?</w:t>
      </w:r>
    </w:p>
    <w:p w:rsidR="00000000" w:rsidDel="00000000" w:rsidP="00000000" w:rsidRDefault="00000000" w:rsidRPr="00000000" w14:paraId="00002F8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Balancing the Item: Ensure no item is so powerful that it trivializes the investigation. Items should add tension or narrative depth, not just mechanical advantage.</w:t>
      </w:r>
    </w:p>
    <w:p w:rsidR="00000000" w:rsidDel="00000000" w:rsidP="00000000" w:rsidRDefault="00000000" w:rsidRPr="00000000" w14:paraId="00002F8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8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8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Game Master Rules for Creating Items and Gear</w:t>
      </w:r>
    </w:p>
    <w:p w:rsidR="00000000" w:rsidDel="00000000" w:rsidP="00000000" w:rsidRDefault="00000000" w:rsidRPr="00000000" w14:paraId="00002F9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9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crafting new items or equipment, whether found during gameplay or created by the GM, the following matrix ensures consistency and balance.</w:t>
      </w:r>
    </w:p>
    <w:p w:rsidR="00000000" w:rsidDel="00000000" w:rsidP="00000000" w:rsidRDefault="00000000" w:rsidRPr="00000000" w14:paraId="00002F9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9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 Creation Matrix</w:t>
      </w:r>
    </w:p>
    <w:p w:rsidR="00000000" w:rsidDel="00000000" w:rsidP="00000000" w:rsidRDefault="00000000" w:rsidRPr="00000000" w14:paraId="00002F9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Determine Item Type:</w:t>
      </w:r>
    </w:p>
    <w:p w:rsidR="00000000" w:rsidDel="00000000" w:rsidP="00000000" w:rsidRDefault="00000000" w:rsidRPr="00000000" w14:paraId="00002F9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 Tool, Armor, Consumable, Occult Item, Miscellaneous</w:t>
      </w:r>
    </w:p>
    <w:p w:rsidR="00000000" w:rsidDel="00000000" w:rsidP="00000000" w:rsidRDefault="00000000" w:rsidRPr="00000000" w14:paraId="00002F9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Assign Base Attributes:</w:t>
      </w:r>
    </w:p>
    <w:p w:rsidR="00000000" w:rsidDel="00000000" w:rsidP="00000000" w:rsidRDefault="00000000" w:rsidRPr="00000000" w14:paraId="00002F9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(for weapons), Effectiveness (for tools, potions, or consumables), Armor Value (for armor), or Sanity Loss (for occult items).</w:t>
      </w:r>
    </w:p>
    <w:p w:rsidR="00000000" w:rsidDel="00000000" w:rsidP="00000000" w:rsidRDefault="00000000" w:rsidRPr="00000000" w14:paraId="00002F9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Formula: For weapons, determine base damage using the type of weapon and its era (e.g., melee or ranged).</w:t>
      </w:r>
    </w:p>
    <w:p w:rsidR="00000000" w:rsidDel="00000000" w:rsidP="00000000" w:rsidRDefault="00000000" w:rsidRPr="00000000" w14:paraId="00002F9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Effect Range: Define the distance or radius the item affects (e.g., Range for projectiles, Area of Effect for explosives).</w:t>
      </w:r>
    </w:p>
    <w:p w:rsidR="00000000" w:rsidDel="00000000" w:rsidP="00000000" w:rsidRDefault="00000000" w:rsidRPr="00000000" w14:paraId="00002F9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Assign Modifiers:</w:t>
      </w:r>
    </w:p>
    <w:p w:rsidR="00000000" w:rsidDel="00000000" w:rsidP="00000000" w:rsidRDefault="00000000" w:rsidRPr="00000000" w14:paraId="00002F9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Properties: Does the item have any unique qualities or special uses? (e.g., armor-piercing, healing over time, fire resistance)</w:t>
      </w:r>
    </w:p>
    <w:p w:rsidR="00000000" w:rsidDel="00000000" w:rsidP="00000000" w:rsidRDefault="00000000" w:rsidRPr="00000000" w14:paraId="00002F9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Limitations/Drawbacks: Define the risks associated with the item (e.g., misfires, insanity loss, durability loss).</w:t>
      </w:r>
    </w:p>
    <w:p w:rsidR="00000000" w:rsidDel="00000000" w:rsidP="00000000" w:rsidRDefault="00000000" w:rsidRPr="00000000" w14:paraId="00002F9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Determine Availability and Rarity:</w:t>
      </w:r>
    </w:p>
    <w:p w:rsidR="00000000" w:rsidDel="00000000" w:rsidP="00000000" w:rsidRDefault="00000000" w:rsidRPr="00000000" w14:paraId="00002F9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Common, Uncommon, Rare, Legenda</w:t>
      </w:r>
    </w:p>
    <w:p w:rsidR="00000000" w:rsidDel="00000000" w:rsidP="00000000" w:rsidRDefault="00000000" w:rsidRPr="00000000" w14:paraId="00002F9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Items from different eras (historical, modern, or futuristic) should have varying levels of</w:t>
      </w:r>
    </w:p>
    <w:p w:rsidR="00000000" w:rsidDel="00000000" w:rsidP="00000000" w:rsidRDefault="00000000" w:rsidRPr="00000000" w14:paraId="00002FA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Availability based on the setting and storyline.</w:t>
      </w:r>
    </w:p>
    <w:p w:rsidR="00000000" w:rsidDel="00000000" w:rsidP="00000000" w:rsidRDefault="00000000" w:rsidRPr="00000000" w14:paraId="00002FA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A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A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A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 Item Creation Matrix for Game Masters</w:t>
      </w:r>
    </w:p>
    <w:p w:rsidR="00000000" w:rsidDel="00000000" w:rsidP="00000000" w:rsidRDefault="00000000" w:rsidRPr="00000000" w14:paraId="00002FA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A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creating new items or adapting real-world objects for use in The Harrowing Truth, the Game Master should follow this matrix to translate the qualities of real-world objects into game terms.</w:t>
      </w:r>
    </w:p>
    <w:p w:rsidR="00000000" w:rsidDel="00000000" w:rsidP="00000000" w:rsidRDefault="00000000" w:rsidRPr="00000000" w14:paraId="00002FA7">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A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1: Determine Item Purpose and Type</w:t>
      </w:r>
    </w:p>
    <w:p w:rsidR="00000000" w:rsidDel="00000000" w:rsidP="00000000" w:rsidRDefault="00000000" w:rsidRPr="00000000" w14:paraId="00002FA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A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Purpose: Is the item combat-related, utility-based, investigative, or occult?</w:t>
      </w:r>
    </w:p>
    <w:p w:rsidR="00000000" w:rsidDel="00000000" w:rsidP="00000000" w:rsidRDefault="00000000" w:rsidRPr="00000000" w14:paraId="00002FA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Type: Is it a weapon, tool, protective gear, or consumable?</w:t>
      </w:r>
    </w:p>
    <w:p w:rsidR="00000000" w:rsidDel="00000000" w:rsidP="00000000" w:rsidRDefault="00000000" w:rsidRPr="00000000" w14:paraId="00002FA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A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2: Assign Base Attributes</w:t>
      </w:r>
    </w:p>
    <w:p w:rsidR="00000000" w:rsidDel="00000000" w:rsidP="00000000" w:rsidRDefault="00000000" w:rsidRPr="00000000" w14:paraId="00002FAE">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A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Damage/Effect: What is the base functionality? For weapons, assign damage based on type (melee, ranged, explosive). For tools, determine bonuses to skill check</w:t>
      </w:r>
    </w:p>
    <w:p w:rsidR="00000000" w:rsidDel="00000000" w:rsidP="00000000" w:rsidRDefault="00000000" w:rsidRPr="00000000" w14:paraId="00002FB0">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B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Durability/Capacity: Does the item have limited use (ammunition, charges)? Does it degrade over time (tools breaking)?</w:t>
      </w:r>
    </w:p>
    <w:p w:rsidR="00000000" w:rsidDel="00000000" w:rsidP="00000000" w:rsidRDefault="00000000" w:rsidRPr="00000000" w14:paraId="00002FB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 Is the item usable at a distance, and if so, what is its effective range?</w:t>
      </w:r>
    </w:p>
    <w:p w:rsidR="00000000" w:rsidDel="00000000" w:rsidP="00000000" w:rsidRDefault="00000000" w:rsidRPr="00000000" w14:paraId="00002FB3">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Properties: Does the item have magical or technological enhancements, like bypassing armor, healing effects, or increased stealth?</w:t>
      </w:r>
    </w:p>
    <w:p w:rsidR="00000000" w:rsidDel="00000000" w:rsidP="00000000" w:rsidRDefault="00000000" w:rsidRPr="00000000" w14:paraId="00002FB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B5">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Step 3: Balance Risks</w:t>
      </w:r>
    </w:p>
    <w:p w:rsidR="00000000" w:rsidDel="00000000" w:rsidP="00000000" w:rsidRDefault="00000000" w:rsidRPr="00000000" w14:paraId="00002FB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B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Drawbacks: Every powerful item should have a potential cost (reduced sanity, misfires, danger of backfire). Consider the effect on balance and ensure items don’t overshadow narrative risks.</w:t>
      </w:r>
    </w:p>
    <w:p w:rsidR="00000000" w:rsidDel="00000000" w:rsidP="00000000" w:rsidRDefault="00000000" w:rsidRPr="00000000" w14:paraId="00002FB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B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Example: Crafting a “Rusty Knife”</w:t>
      </w:r>
    </w:p>
    <w:p w:rsidR="00000000" w:rsidDel="00000000" w:rsidP="00000000" w:rsidRDefault="00000000" w:rsidRPr="00000000" w14:paraId="00002FB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Purpose: Melee weapon (combat)</w:t>
      </w:r>
    </w:p>
    <w:p w:rsidR="00000000" w:rsidDel="00000000" w:rsidP="00000000" w:rsidRDefault="00000000" w:rsidRPr="00000000" w14:paraId="00002FB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1d6 + STR</w:t>
      </w:r>
    </w:p>
    <w:p w:rsidR="00000000" w:rsidDel="00000000" w:rsidP="00000000" w:rsidRDefault="00000000" w:rsidRPr="00000000" w14:paraId="00002FB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Range: Melee</w:t>
      </w:r>
    </w:p>
    <w:p w:rsidR="00000000" w:rsidDel="00000000" w:rsidP="00000000" w:rsidRDefault="00000000" w:rsidRPr="00000000" w14:paraId="00002FB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Properties: May rust over time (-1 damage after 10 uses).</w:t>
      </w:r>
    </w:p>
    <w:p w:rsidR="00000000" w:rsidDel="00000000" w:rsidP="00000000" w:rsidRDefault="00000000" w:rsidRPr="00000000" w14:paraId="00002FB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Risk: +10% chance of infection on wounds.</w:t>
      </w:r>
    </w:p>
    <w:p w:rsidR="00000000" w:rsidDel="00000000" w:rsidP="00000000" w:rsidRDefault="00000000" w:rsidRPr="00000000" w14:paraId="00002FBF">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C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Game Master Rules for Creating Items and Gear</w:t>
      </w:r>
    </w:p>
    <w:p w:rsidR="00000000" w:rsidDel="00000000" w:rsidP="00000000" w:rsidRDefault="00000000" w:rsidRPr="00000000" w14:paraId="00002FC1">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C2">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When crafting new items or equipment, whether found during gameplay or created by the GM, the following matrix ensures consistency and balance.</w:t>
      </w:r>
    </w:p>
    <w:p w:rsidR="00000000" w:rsidDel="00000000" w:rsidP="00000000" w:rsidRDefault="00000000" w:rsidRPr="00000000" w14:paraId="00002FC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C4">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Item Creation Matrix</w:t>
      </w:r>
    </w:p>
    <w:p w:rsidR="00000000" w:rsidDel="00000000" w:rsidP="00000000" w:rsidRDefault="00000000" w:rsidRPr="00000000" w14:paraId="00002FC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C6">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1.</w:t>
        <w:tab/>
        <w:t xml:space="preserve">Determine Item Type:</w:t>
      </w:r>
    </w:p>
    <w:p w:rsidR="00000000" w:rsidDel="00000000" w:rsidP="00000000" w:rsidRDefault="00000000" w:rsidRPr="00000000" w14:paraId="00002FC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Weapon, Tool, Armor, Consumable, Occult Item, Miscellaneous</w:t>
      </w:r>
    </w:p>
    <w:p w:rsidR="00000000" w:rsidDel="00000000" w:rsidP="00000000" w:rsidRDefault="00000000" w:rsidRPr="00000000" w14:paraId="00002FC8">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2.</w:t>
        <w:tab/>
        <w:t xml:space="preserve">Assign Base Attributes:</w:t>
      </w:r>
    </w:p>
    <w:p w:rsidR="00000000" w:rsidDel="00000000" w:rsidP="00000000" w:rsidRDefault="00000000" w:rsidRPr="00000000" w14:paraId="00002FC9">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(for weapons), Effectiveness (for tools, potions, or consumables), Armor Value (for armor), or Sanity Loss (for occult items).</w:t>
      </w:r>
    </w:p>
    <w:p w:rsidR="00000000" w:rsidDel="00000000" w:rsidP="00000000" w:rsidRDefault="00000000" w:rsidRPr="00000000" w14:paraId="00002FCA">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Damage Formula: For weapons, determine base damage using the type of weapon and its era (e.g., melee or ranged).</w:t>
      </w:r>
    </w:p>
    <w:p w:rsidR="00000000" w:rsidDel="00000000" w:rsidP="00000000" w:rsidRDefault="00000000" w:rsidRPr="00000000" w14:paraId="00002FCB">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Effect Range: Define the distance or radius the item affects (e.g., Range for projectiles, Area of Effect for explosives).</w:t>
      </w:r>
    </w:p>
    <w:p w:rsidR="00000000" w:rsidDel="00000000" w:rsidP="00000000" w:rsidRDefault="00000000" w:rsidRPr="00000000" w14:paraId="00002FCC">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3.</w:t>
        <w:tab/>
        <w:t xml:space="preserve">Assign Modifiers:</w:t>
      </w:r>
    </w:p>
    <w:p w:rsidR="00000000" w:rsidDel="00000000" w:rsidP="00000000" w:rsidRDefault="00000000" w:rsidRPr="00000000" w14:paraId="00002FCD">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Special Properties: Does the item have any unique qualities or special uses? (e.g., armor-piercing, healing over time, fire resistance)</w:t>
      </w:r>
    </w:p>
    <w:p w:rsidR="00000000" w:rsidDel="00000000" w:rsidP="00000000" w:rsidRDefault="00000000" w:rsidRPr="00000000" w14:paraId="00002FCE">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Limitations/Drawbacks: Define the risks associated with the item (e.g., misfires, insanity loss, durability loss).</w:t>
      </w:r>
    </w:p>
    <w:p w:rsidR="00000000" w:rsidDel="00000000" w:rsidP="00000000" w:rsidRDefault="00000000" w:rsidRPr="00000000" w14:paraId="00002FCF">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4.</w:t>
        <w:tab/>
        <w:t xml:space="preserve">Determine Availability and Rarity:</w:t>
      </w:r>
    </w:p>
    <w:p w:rsidR="00000000" w:rsidDel="00000000" w:rsidP="00000000" w:rsidRDefault="00000000" w:rsidRPr="00000000" w14:paraId="00002FD0">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Common, Uncommon, Rare, Legendary</w:t>
      </w:r>
    </w:p>
    <w:p w:rsidR="00000000" w:rsidDel="00000000" w:rsidP="00000000" w:rsidRDefault="00000000" w:rsidRPr="00000000" w14:paraId="00002FD1">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tab/>
        <w:t xml:space="preserve">Items from different eras (historical, modern, or futuristic) should be rare and cost </w:t>
      </w:r>
      <w:r w:rsidDel="00000000" w:rsidR="00000000" w:rsidRPr="00000000">
        <w:rPr>
          <w:rFonts w:ascii="Oswald SemiBold" w:cs="Oswald SemiBold" w:eastAsia="Oswald SemiBold" w:hAnsi="Oswald SemiBold"/>
          <w:sz w:val="24"/>
          <w:szCs w:val="24"/>
          <w:rtl w:val="0"/>
        </w:rPr>
        <w:t xml:space="preserve">inhibitive.</w:t>
      </w:r>
      <w:r w:rsidDel="00000000" w:rsidR="00000000" w:rsidRPr="00000000">
        <w:rPr>
          <w:rtl w:val="0"/>
        </w:rPr>
      </w:r>
    </w:p>
    <w:p w:rsidR="00000000" w:rsidDel="00000000" w:rsidP="00000000" w:rsidRDefault="00000000" w:rsidRPr="00000000" w14:paraId="00002FD2">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3">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4">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5">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6">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7">
      <w:pPr>
        <w:spacing w:line="276" w:lineRule="auto"/>
        <w:rPr>
          <w:rFonts w:ascii="Oswald SemiBold" w:cs="Oswald SemiBold" w:eastAsia="Oswald SemiBold" w:hAnsi="Oswald SemiBold"/>
          <w:color w:val="000000"/>
          <w:sz w:val="24"/>
          <w:szCs w:val="24"/>
        </w:rPr>
      </w:pPr>
      <w:r w:rsidDel="00000000" w:rsidR="00000000" w:rsidRPr="00000000">
        <w:rPr>
          <w:rFonts w:ascii="Oswald SemiBold" w:cs="Oswald SemiBold" w:eastAsia="Oswald SemiBold" w:hAnsi="Oswald SemiBold"/>
          <w:color w:val="000000"/>
          <w:sz w:val="24"/>
          <w:szCs w:val="24"/>
          <w:rtl w:val="0"/>
        </w:rPr>
        <w:t xml:space="preserve">.</w:t>
      </w:r>
    </w:p>
    <w:p w:rsidR="00000000" w:rsidDel="00000000" w:rsidP="00000000" w:rsidRDefault="00000000" w:rsidRPr="00000000" w14:paraId="00002FD8">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9">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A">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B">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C">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D">
      <w:pPr>
        <w:spacing w:line="276" w:lineRule="auto"/>
        <w:rPr>
          <w:rFonts w:ascii="Oswald SemiBold" w:cs="Oswald SemiBold" w:eastAsia="Oswald SemiBold" w:hAnsi="Oswald SemiBold"/>
          <w:color w:val="000000"/>
          <w:sz w:val="24"/>
          <w:szCs w:val="24"/>
        </w:rPr>
      </w:pPr>
      <w:r w:rsidDel="00000000" w:rsidR="00000000" w:rsidRPr="00000000">
        <w:rPr>
          <w:rtl w:val="0"/>
        </w:rPr>
      </w:r>
    </w:p>
    <w:p w:rsidR="00000000" w:rsidDel="00000000" w:rsidP="00000000" w:rsidRDefault="00000000" w:rsidRPr="00000000" w14:paraId="00002FDE">
      <w:pPr>
        <w:spacing w:line="276" w:lineRule="auto"/>
        <w:rPr>
          <w:rFonts w:ascii="Oswald SemiBold" w:cs="Oswald SemiBold" w:eastAsia="Oswald SemiBold" w:hAnsi="Oswald SemiBold"/>
          <w:color w:val="000000"/>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20" w:top="720" w:left="720" w:right="720" w:header="720" w:footer="720"/>
      <w:pgNumType w:start="1"/>
      <w:cols w:equalWidth="0" w:num="2" w:sep="1">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Oswald SemiBold">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E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2FE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2FE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2FE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2FE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2FE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2FE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94BD4"/>
    <w:pPr>
      <w:tabs>
        <w:tab w:val="center" w:pos="4680"/>
        <w:tab w:val="right" w:pos="9360"/>
      </w:tabs>
    </w:pPr>
  </w:style>
  <w:style w:type="character" w:styleId="HeaderChar" w:customStyle="1">
    <w:name w:val="Header Char"/>
    <w:basedOn w:val="DefaultParagraphFont"/>
    <w:link w:val="Header"/>
    <w:uiPriority w:val="99"/>
    <w:rsid w:val="00994BD4"/>
  </w:style>
  <w:style w:type="paragraph" w:styleId="Footer">
    <w:name w:val="footer"/>
    <w:basedOn w:val="Normal"/>
    <w:link w:val="FooterChar"/>
    <w:uiPriority w:val="99"/>
    <w:unhideWhenUsed w:val="1"/>
    <w:rsid w:val="00994BD4"/>
    <w:pPr>
      <w:tabs>
        <w:tab w:val="center" w:pos="4680"/>
        <w:tab w:val="right" w:pos="9360"/>
      </w:tabs>
    </w:pPr>
  </w:style>
  <w:style w:type="character" w:styleId="FooterChar" w:customStyle="1">
    <w:name w:val="Footer Char"/>
    <w:basedOn w:val="DefaultParagraphFont"/>
    <w:link w:val="Footer"/>
    <w:uiPriority w:val="99"/>
    <w:rsid w:val="00994BD4"/>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OswaldSemiBold-regular.ttf"/><Relationship Id="rId2" Type="http://schemas.openxmlformats.org/officeDocument/2006/relationships/font" Target="fonts/OswaldSemiBold-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ta9y87ujUpnRp3ks5s8bL3uGw==">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2025-01-24T16:51:00Z</dcterms:created>
</cp:coreProperties>
</file>